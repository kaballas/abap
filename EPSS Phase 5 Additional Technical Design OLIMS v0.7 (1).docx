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CA09" w14:textId="300176AF" w:rsidR="008E728A" w:rsidRDefault="008E728A" w:rsidP="008E728A">
      <w:pPr>
        <w:rPr>
          <w:del w:id="0" w:author="Salomina Malan" w:date="2026-09-30T14:13:00Z" w16du:dateUtc="2026-09-30T04:13:00Z"/>
        </w:rPr>
      </w:pPr>
    </w:p>
    <w:p w14:paraId="3D889628" w14:textId="77777777" w:rsidR="008E728A" w:rsidRDefault="008E728A" w:rsidP="008E728A"/>
    <w:p w14:paraId="3BF56309" w14:textId="77777777" w:rsidR="008E728A" w:rsidRDefault="008E728A" w:rsidP="008E728A"/>
    <w:p w14:paraId="4FE51654" w14:textId="77777777" w:rsidR="008E728A" w:rsidRDefault="008E728A" w:rsidP="008E728A">
      <w:pPr>
        <w:jc w:val="center"/>
      </w:pPr>
      <w:r>
        <w:rPr>
          <w:noProof/>
          <w:lang w:val="en-US"/>
        </w:rPr>
        <w:drawing>
          <wp:inline distT="0" distB="0" distL="0" distR="0" wp14:anchorId="4BA3ECD2" wp14:editId="6AC11C23">
            <wp:extent cx="1504950" cy="1504950"/>
            <wp:effectExtent l="0" t="0" r="0" b="0"/>
            <wp:docPr id="793007559" name="Picture 3" descr="exte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ernal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inline>
        </w:drawing>
      </w:r>
    </w:p>
    <w:p w14:paraId="229667FD" w14:textId="77777777" w:rsidR="008E728A" w:rsidRDefault="008E728A" w:rsidP="008E728A">
      <w:pPr>
        <w:pStyle w:val="BodyText"/>
        <w:jc w:val="center"/>
        <w:rPr>
          <w:b/>
          <w:color w:val="000000"/>
          <w:sz w:val="40"/>
          <w:szCs w:val="40"/>
          <w:lang w:val="en-AU" w:eastAsia="en-US"/>
        </w:rPr>
      </w:pPr>
    </w:p>
    <w:p w14:paraId="7F2015B8" w14:textId="56F41ED3" w:rsidR="008E728A" w:rsidRPr="00BF4136" w:rsidRDefault="008E728A" w:rsidP="008E728A">
      <w:pPr>
        <w:pStyle w:val="BodyText"/>
        <w:jc w:val="center"/>
        <w:rPr>
          <w:b/>
          <w:color w:val="000000"/>
          <w:sz w:val="40"/>
          <w:szCs w:val="40"/>
          <w:lang w:val="en-AU" w:eastAsia="en-US"/>
        </w:rPr>
      </w:pPr>
      <w:r>
        <w:rPr>
          <w:b/>
          <w:color w:val="000000"/>
          <w:sz w:val="40"/>
          <w:szCs w:val="40"/>
          <w:lang w:val="en-AU" w:eastAsia="en-US"/>
        </w:rPr>
        <w:t xml:space="preserve">Technical </w:t>
      </w:r>
      <w:r w:rsidR="007B0EBE">
        <w:rPr>
          <w:b/>
          <w:color w:val="000000"/>
          <w:sz w:val="40"/>
          <w:szCs w:val="40"/>
          <w:lang w:val="en-AU" w:eastAsia="en-US"/>
        </w:rPr>
        <w:t xml:space="preserve">Design </w:t>
      </w:r>
      <w:r>
        <w:rPr>
          <w:b/>
          <w:color w:val="000000"/>
          <w:sz w:val="40"/>
          <w:szCs w:val="40"/>
          <w:lang w:val="en-AU" w:eastAsia="en-US"/>
        </w:rPr>
        <w:t>Document</w:t>
      </w:r>
    </w:p>
    <w:p w14:paraId="0CEE389F" w14:textId="77777777" w:rsidR="008E728A" w:rsidRDefault="008E728A" w:rsidP="008E728A">
      <w:pPr>
        <w:pStyle w:val="BodyText"/>
        <w:jc w:val="center"/>
        <w:rPr>
          <w:b/>
          <w:color w:val="000000"/>
          <w:sz w:val="40"/>
          <w:szCs w:val="40"/>
          <w:lang w:val="en-AU" w:eastAsia="en-US"/>
        </w:rPr>
      </w:pPr>
    </w:p>
    <w:p w14:paraId="29FEDA25" w14:textId="3B725BD2" w:rsidR="008E728A" w:rsidRPr="00741290" w:rsidRDefault="008E728A" w:rsidP="008E728A">
      <w:pPr>
        <w:pStyle w:val="BodyText"/>
        <w:jc w:val="center"/>
        <w:rPr>
          <w:sz w:val="28"/>
          <w:lang w:eastAsia="zh-CN"/>
        </w:rPr>
      </w:pPr>
      <w:r w:rsidRPr="00BB39E9">
        <w:rPr>
          <w:b/>
          <w:color w:val="000000"/>
          <w:sz w:val="40"/>
          <w:szCs w:val="40"/>
          <w:lang w:val="en-AU" w:eastAsia="en-US"/>
        </w:rPr>
        <w:t>EPSS</w:t>
      </w:r>
      <w:r w:rsidR="00FA4A11">
        <w:rPr>
          <w:b/>
          <w:color w:val="000000"/>
          <w:sz w:val="40"/>
          <w:szCs w:val="40"/>
          <w:lang w:val="en-AU" w:eastAsia="en-US"/>
        </w:rPr>
        <w:t xml:space="preserve"> </w:t>
      </w:r>
      <w:r w:rsidR="007B0EBE">
        <w:rPr>
          <w:b/>
          <w:color w:val="000000"/>
          <w:sz w:val="40"/>
          <w:szCs w:val="40"/>
          <w:lang w:val="en-AU" w:eastAsia="en-US"/>
        </w:rPr>
        <w:t>Phase</w:t>
      </w:r>
      <w:r w:rsidR="00C85537">
        <w:rPr>
          <w:b/>
          <w:color w:val="000000"/>
          <w:sz w:val="40"/>
          <w:szCs w:val="40"/>
          <w:lang w:val="en-AU" w:eastAsia="en-US"/>
        </w:rPr>
        <w:t xml:space="preserve"> </w:t>
      </w:r>
      <w:r w:rsidR="00310630">
        <w:rPr>
          <w:b/>
          <w:color w:val="000000"/>
          <w:sz w:val="40"/>
          <w:szCs w:val="40"/>
          <w:lang w:val="en-AU" w:eastAsia="en-US"/>
        </w:rPr>
        <w:t>5</w:t>
      </w:r>
      <w:r w:rsidR="009F7409">
        <w:rPr>
          <w:b/>
          <w:color w:val="000000"/>
          <w:sz w:val="40"/>
          <w:szCs w:val="40"/>
          <w:lang w:val="en-AU" w:eastAsia="en-US"/>
        </w:rPr>
        <w:t xml:space="preserve"> </w:t>
      </w:r>
    </w:p>
    <w:p w14:paraId="6E90BC33" w14:textId="77777777" w:rsidR="008E728A" w:rsidRDefault="008E728A" w:rsidP="008E728A">
      <w:pPr>
        <w:rPr>
          <w:lang w:val="en-US"/>
        </w:rPr>
      </w:pPr>
    </w:p>
    <w:p w14:paraId="4806EDCA" w14:textId="77777777" w:rsidR="00EF6E60" w:rsidRDefault="00EF6E60" w:rsidP="008E728A">
      <w:pPr>
        <w:rPr>
          <w:lang w:val="en-US"/>
        </w:rPr>
      </w:pPr>
    </w:p>
    <w:p w14:paraId="18E859BB" w14:textId="77777777" w:rsidR="002C6F9E" w:rsidRDefault="002C6F9E">
      <w:pPr>
        <w:rPr>
          <w:color w:val="2F5496" w:themeColor="accent1" w:themeShade="BF"/>
          <w:u w:val="single"/>
          <w:lang w:val="en-US"/>
        </w:rPr>
      </w:pPr>
      <w:r>
        <w:rPr>
          <w:color w:val="2F5496" w:themeColor="accent1" w:themeShade="BF"/>
          <w:u w:val="single"/>
          <w:lang w:val="en-US"/>
        </w:rPr>
        <w:br w:type="page"/>
      </w:r>
    </w:p>
    <w:p w14:paraId="5E9D2A8C" w14:textId="454F93DD" w:rsidR="00EF6E60" w:rsidRPr="00FA0E01" w:rsidRDefault="00EF6E60" w:rsidP="008E728A">
      <w:pPr>
        <w:rPr>
          <w:color w:val="2F5496" w:themeColor="accent1" w:themeShade="BF"/>
          <w:u w:val="single"/>
          <w:lang w:val="en-US"/>
        </w:rPr>
      </w:pPr>
      <w:r w:rsidRPr="00FA0E01">
        <w:rPr>
          <w:color w:val="2F5496" w:themeColor="accent1" w:themeShade="BF"/>
          <w:u w:val="single"/>
          <w:lang w:val="en-US"/>
        </w:rPr>
        <w:t>Document Control</w:t>
      </w:r>
    </w:p>
    <w:tbl>
      <w:tblPr>
        <w:tblW w:w="9090" w:type="dxa"/>
        <w:tblLook w:val="04A0" w:firstRow="1" w:lastRow="0" w:firstColumn="1" w:lastColumn="0" w:noHBand="0" w:noVBand="1"/>
      </w:tblPr>
      <w:tblGrid>
        <w:gridCol w:w="1137"/>
        <w:gridCol w:w="1391"/>
        <w:gridCol w:w="1468"/>
        <w:gridCol w:w="5094"/>
      </w:tblGrid>
      <w:tr w:rsidR="008E728A" w:rsidRPr="00AD14D6" w14:paraId="66182161" w14:textId="77777777" w:rsidTr="00AC2C8B">
        <w:trPr>
          <w:trHeight w:val="380"/>
          <w:tblHeader/>
        </w:trPr>
        <w:tc>
          <w:tcPr>
            <w:tcW w:w="1137" w:type="dxa"/>
          </w:tcPr>
          <w:p w14:paraId="4190F201" w14:textId="77777777" w:rsidR="008E728A" w:rsidRPr="00AD14D6" w:rsidRDefault="008E728A" w:rsidP="00DB4DE2">
            <w:pPr>
              <w:rPr>
                <w:b/>
                <w:bCs/>
                <w:lang w:val="en-US"/>
              </w:rPr>
            </w:pPr>
            <w:r w:rsidRPr="00AD14D6">
              <w:rPr>
                <w:b/>
                <w:bCs/>
                <w:lang w:val="en-US"/>
              </w:rPr>
              <w:t>Version</w:t>
            </w:r>
          </w:p>
        </w:tc>
        <w:tc>
          <w:tcPr>
            <w:tcW w:w="1391" w:type="dxa"/>
          </w:tcPr>
          <w:p w14:paraId="70A0E567" w14:textId="77777777" w:rsidR="008E728A" w:rsidRPr="00AD14D6" w:rsidRDefault="008E728A" w:rsidP="00DB4DE2">
            <w:pPr>
              <w:rPr>
                <w:b/>
                <w:bCs/>
                <w:lang w:val="en-US"/>
              </w:rPr>
            </w:pPr>
            <w:r w:rsidRPr="00AD14D6">
              <w:rPr>
                <w:b/>
                <w:bCs/>
                <w:lang w:val="en-US"/>
              </w:rPr>
              <w:t>Date</w:t>
            </w:r>
          </w:p>
        </w:tc>
        <w:tc>
          <w:tcPr>
            <w:tcW w:w="1468" w:type="dxa"/>
          </w:tcPr>
          <w:p w14:paraId="678DA6D6" w14:textId="77777777" w:rsidR="008E728A" w:rsidRPr="00AD14D6" w:rsidRDefault="008E728A" w:rsidP="00DB4DE2">
            <w:pPr>
              <w:rPr>
                <w:b/>
                <w:bCs/>
                <w:lang w:val="en-US"/>
              </w:rPr>
            </w:pPr>
            <w:r w:rsidRPr="00AD14D6">
              <w:rPr>
                <w:b/>
                <w:bCs/>
                <w:lang w:val="en-US"/>
              </w:rPr>
              <w:t>Responsible</w:t>
            </w:r>
          </w:p>
        </w:tc>
        <w:tc>
          <w:tcPr>
            <w:tcW w:w="5094" w:type="dxa"/>
          </w:tcPr>
          <w:p w14:paraId="40465ADA" w14:textId="77777777" w:rsidR="008E728A" w:rsidRPr="00AD14D6" w:rsidRDefault="008E728A" w:rsidP="00DB4DE2">
            <w:pPr>
              <w:rPr>
                <w:b/>
                <w:bCs/>
                <w:lang w:val="en-US"/>
              </w:rPr>
            </w:pPr>
            <w:r w:rsidRPr="00AD14D6">
              <w:rPr>
                <w:b/>
                <w:bCs/>
                <w:lang w:val="en-US"/>
              </w:rPr>
              <w:t>Description</w:t>
            </w:r>
          </w:p>
        </w:tc>
      </w:tr>
      <w:tr w:rsidR="008E728A" w14:paraId="1FDDFC61" w14:textId="77777777" w:rsidTr="00AC2C8B">
        <w:trPr>
          <w:trHeight w:val="380"/>
        </w:trPr>
        <w:tc>
          <w:tcPr>
            <w:tcW w:w="1137" w:type="dxa"/>
          </w:tcPr>
          <w:p w14:paraId="46C56B51" w14:textId="77777777" w:rsidR="008E728A" w:rsidRDefault="008E728A" w:rsidP="00DB4DE2">
            <w:pPr>
              <w:rPr>
                <w:lang w:val="en-US"/>
              </w:rPr>
            </w:pPr>
            <w:r>
              <w:rPr>
                <w:lang w:val="en-US"/>
              </w:rPr>
              <w:t>0.1</w:t>
            </w:r>
          </w:p>
        </w:tc>
        <w:tc>
          <w:tcPr>
            <w:tcW w:w="1391" w:type="dxa"/>
          </w:tcPr>
          <w:p w14:paraId="1EB2DD8A" w14:textId="02A341E7" w:rsidR="008E728A" w:rsidRDefault="00E4739E" w:rsidP="00DB4DE2">
            <w:pPr>
              <w:rPr>
                <w:lang w:val="en-US"/>
              </w:rPr>
            </w:pPr>
            <w:r>
              <w:rPr>
                <w:lang w:val="en-US"/>
              </w:rPr>
              <w:t>0</w:t>
            </w:r>
            <w:r w:rsidR="00230145">
              <w:rPr>
                <w:lang w:val="en-US"/>
              </w:rPr>
              <w:t>1</w:t>
            </w:r>
            <w:r w:rsidR="008E728A">
              <w:rPr>
                <w:lang w:val="en-US"/>
              </w:rPr>
              <w:t>/0</w:t>
            </w:r>
            <w:r w:rsidR="00230145">
              <w:rPr>
                <w:lang w:val="en-US"/>
              </w:rPr>
              <w:t>7</w:t>
            </w:r>
            <w:r w:rsidR="008E728A">
              <w:rPr>
                <w:lang w:val="en-US"/>
              </w:rPr>
              <w:t>/2025</w:t>
            </w:r>
          </w:p>
        </w:tc>
        <w:tc>
          <w:tcPr>
            <w:tcW w:w="1468" w:type="dxa"/>
          </w:tcPr>
          <w:p w14:paraId="4EE9CC2D" w14:textId="77777777" w:rsidR="008E728A" w:rsidRDefault="008E728A" w:rsidP="00DB4DE2">
            <w:pPr>
              <w:rPr>
                <w:lang w:val="en-US"/>
              </w:rPr>
            </w:pPr>
            <w:r>
              <w:rPr>
                <w:lang w:val="en-US"/>
              </w:rPr>
              <w:t>Andre Zorba</w:t>
            </w:r>
          </w:p>
        </w:tc>
        <w:tc>
          <w:tcPr>
            <w:tcW w:w="5094" w:type="dxa"/>
          </w:tcPr>
          <w:p w14:paraId="7A4ABA67" w14:textId="39B9DD98" w:rsidR="008E728A" w:rsidRDefault="00230145" w:rsidP="00DB4DE2">
            <w:pPr>
              <w:rPr>
                <w:lang w:val="en-US"/>
              </w:rPr>
            </w:pPr>
            <w:r>
              <w:rPr>
                <w:lang w:val="en-US"/>
              </w:rPr>
              <w:t>Initial Draft</w:t>
            </w:r>
          </w:p>
        </w:tc>
      </w:tr>
      <w:tr w:rsidR="00155F28" w14:paraId="3B357D43" w14:textId="77777777" w:rsidTr="00AC2C8B">
        <w:trPr>
          <w:trHeight w:val="631"/>
        </w:trPr>
        <w:tc>
          <w:tcPr>
            <w:tcW w:w="1137" w:type="dxa"/>
          </w:tcPr>
          <w:p w14:paraId="2BD04FF1" w14:textId="33B15D1F" w:rsidR="00155F28" w:rsidRDefault="00155F28" w:rsidP="00DB4DE2">
            <w:pPr>
              <w:rPr>
                <w:lang w:val="en-US"/>
              </w:rPr>
            </w:pPr>
            <w:r>
              <w:rPr>
                <w:lang w:val="en-US"/>
              </w:rPr>
              <w:t>0.2</w:t>
            </w:r>
          </w:p>
        </w:tc>
        <w:tc>
          <w:tcPr>
            <w:tcW w:w="1391" w:type="dxa"/>
          </w:tcPr>
          <w:p w14:paraId="71979E66" w14:textId="402B0133" w:rsidR="00155F28" w:rsidRDefault="00155F28" w:rsidP="00DB4DE2">
            <w:pPr>
              <w:rPr>
                <w:lang w:val="en-US"/>
              </w:rPr>
            </w:pPr>
            <w:r>
              <w:rPr>
                <w:lang w:val="en-US"/>
              </w:rPr>
              <w:t>28/07/2025</w:t>
            </w:r>
          </w:p>
        </w:tc>
        <w:tc>
          <w:tcPr>
            <w:tcW w:w="1468" w:type="dxa"/>
          </w:tcPr>
          <w:p w14:paraId="60A4B031" w14:textId="6C907E14" w:rsidR="00155F28" w:rsidRDefault="00155F28" w:rsidP="00DB4DE2">
            <w:pPr>
              <w:rPr>
                <w:lang w:val="en-US"/>
              </w:rPr>
            </w:pPr>
            <w:r>
              <w:rPr>
                <w:lang w:val="en-US"/>
              </w:rPr>
              <w:t>Andre Zorba</w:t>
            </w:r>
          </w:p>
        </w:tc>
        <w:tc>
          <w:tcPr>
            <w:tcW w:w="5094" w:type="dxa"/>
          </w:tcPr>
          <w:p w14:paraId="29083712" w14:textId="3A5FA76D" w:rsidR="00155F28" w:rsidRDefault="00155F28" w:rsidP="00DB4DE2">
            <w:pPr>
              <w:rPr>
                <w:lang w:val="en-US"/>
              </w:rPr>
            </w:pPr>
            <w:r>
              <w:rPr>
                <w:lang w:val="en-US"/>
              </w:rPr>
              <w:t xml:space="preserve">Updates as per requirements </w:t>
            </w:r>
            <w:r w:rsidR="007F186F">
              <w:rPr>
                <w:lang w:val="en-US"/>
              </w:rPr>
              <w:t>gathered</w:t>
            </w:r>
            <w:r>
              <w:rPr>
                <w:lang w:val="en-US"/>
              </w:rPr>
              <w:t xml:space="preserve"> during the phase</w:t>
            </w:r>
            <w:r w:rsidR="009F7409">
              <w:rPr>
                <w:lang w:val="en-US"/>
              </w:rPr>
              <w:t xml:space="preserve"> 4 design </w:t>
            </w:r>
            <w:r w:rsidR="009726DA">
              <w:rPr>
                <w:lang w:val="en-US"/>
              </w:rPr>
              <w:t>workshops</w:t>
            </w:r>
            <w:r w:rsidR="009F7409">
              <w:rPr>
                <w:lang w:val="en-US"/>
              </w:rPr>
              <w:t xml:space="preserve"> – October 2025 release</w:t>
            </w:r>
          </w:p>
        </w:tc>
      </w:tr>
      <w:tr w:rsidR="00B81C01" w14:paraId="5C7E7516" w14:textId="77777777" w:rsidTr="00AC2C8B">
        <w:trPr>
          <w:trHeight w:val="631"/>
        </w:trPr>
        <w:tc>
          <w:tcPr>
            <w:tcW w:w="1137" w:type="dxa"/>
          </w:tcPr>
          <w:p w14:paraId="7F118AD5" w14:textId="3A921A5D" w:rsidR="00B81C01" w:rsidRDefault="00B81C01" w:rsidP="00DB4DE2">
            <w:pPr>
              <w:rPr>
                <w:lang w:val="en-US"/>
              </w:rPr>
            </w:pPr>
            <w:r>
              <w:rPr>
                <w:lang w:val="en-US"/>
              </w:rPr>
              <w:t>0.3</w:t>
            </w:r>
          </w:p>
        </w:tc>
        <w:tc>
          <w:tcPr>
            <w:tcW w:w="1391" w:type="dxa"/>
          </w:tcPr>
          <w:p w14:paraId="5F081AC4" w14:textId="3B876CF5" w:rsidR="00B81C01" w:rsidRDefault="00B81C01" w:rsidP="00DB4DE2">
            <w:pPr>
              <w:rPr>
                <w:lang w:val="en-US"/>
              </w:rPr>
            </w:pPr>
            <w:r>
              <w:rPr>
                <w:lang w:val="en-US"/>
              </w:rPr>
              <w:t>15/08/2025</w:t>
            </w:r>
          </w:p>
        </w:tc>
        <w:tc>
          <w:tcPr>
            <w:tcW w:w="1468" w:type="dxa"/>
          </w:tcPr>
          <w:p w14:paraId="54F7C81D" w14:textId="2114D4BE" w:rsidR="00B81C01" w:rsidRDefault="00B81C01" w:rsidP="00DB4DE2">
            <w:pPr>
              <w:rPr>
                <w:lang w:val="en-US"/>
              </w:rPr>
            </w:pPr>
            <w:r>
              <w:rPr>
                <w:lang w:val="en-US"/>
              </w:rPr>
              <w:t>Andre Zorba</w:t>
            </w:r>
          </w:p>
        </w:tc>
        <w:tc>
          <w:tcPr>
            <w:tcW w:w="5094" w:type="dxa"/>
          </w:tcPr>
          <w:p w14:paraId="40C4E47D" w14:textId="626D3F16" w:rsidR="00B81C01" w:rsidRDefault="00B81C01" w:rsidP="00DB4DE2">
            <w:pPr>
              <w:rPr>
                <w:lang w:val="en-US"/>
              </w:rPr>
            </w:pPr>
            <w:r>
              <w:rPr>
                <w:lang w:val="en-US"/>
              </w:rPr>
              <w:t xml:space="preserve">Updates as per </w:t>
            </w:r>
            <w:r w:rsidR="008D57BC">
              <w:rPr>
                <w:lang w:val="en-US"/>
              </w:rPr>
              <w:t xml:space="preserve">new Extract requirement </w:t>
            </w:r>
            <w:r w:rsidR="00031F9D">
              <w:rPr>
                <w:lang w:val="en-US"/>
              </w:rPr>
              <w:t>on the EPSS Recoup Report</w:t>
            </w:r>
          </w:p>
        </w:tc>
      </w:tr>
      <w:tr w:rsidR="0469369E" w14:paraId="4FD6A791" w14:textId="77777777" w:rsidTr="00AC2C8B">
        <w:trPr>
          <w:trHeight w:val="255"/>
        </w:trPr>
        <w:tc>
          <w:tcPr>
            <w:tcW w:w="1137" w:type="dxa"/>
          </w:tcPr>
          <w:p w14:paraId="7CE6302E" w14:textId="79CE7938" w:rsidR="5F2962BD" w:rsidRDefault="5F2962BD" w:rsidP="0469369E">
            <w:pPr>
              <w:rPr>
                <w:lang w:val="en-US"/>
              </w:rPr>
            </w:pPr>
            <w:r w:rsidRPr="0469369E">
              <w:rPr>
                <w:lang w:val="en-US"/>
              </w:rPr>
              <w:t>0.4</w:t>
            </w:r>
          </w:p>
        </w:tc>
        <w:tc>
          <w:tcPr>
            <w:tcW w:w="1391" w:type="dxa"/>
          </w:tcPr>
          <w:p w14:paraId="216A37E1" w14:textId="6AE65257" w:rsidR="5F2962BD" w:rsidRDefault="5F2962BD" w:rsidP="0469369E">
            <w:pPr>
              <w:rPr>
                <w:lang w:val="en-US"/>
              </w:rPr>
            </w:pPr>
            <w:r w:rsidRPr="0469369E">
              <w:rPr>
                <w:lang w:val="en-US"/>
              </w:rPr>
              <w:t>19/09/2025</w:t>
            </w:r>
          </w:p>
        </w:tc>
        <w:tc>
          <w:tcPr>
            <w:tcW w:w="1468" w:type="dxa"/>
          </w:tcPr>
          <w:p w14:paraId="200C633F" w14:textId="7D65E5D3" w:rsidR="5F2962BD" w:rsidRDefault="5F2962BD" w:rsidP="0469369E">
            <w:pPr>
              <w:rPr>
                <w:lang w:val="en-US"/>
              </w:rPr>
            </w:pPr>
            <w:r w:rsidRPr="0469369E">
              <w:rPr>
                <w:lang w:val="en-US"/>
              </w:rPr>
              <w:t>Andre Zorba</w:t>
            </w:r>
          </w:p>
        </w:tc>
        <w:tc>
          <w:tcPr>
            <w:tcW w:w="5094" w:type="dxa"/>
          </w:tcPr>
          <w:p w14:paraId="71933E9F" w14:textId="6D70BA06" w:rsidR="5F2962BD" w:rsidRDefault="5F2962BD" w:rsidP="0469369E">
            <w:pPr>
              <w:rPr>
                <w:lang w:val="en-US"/>
              </w:rPr>
            </w:pPr>
            <w:r w:rsidRPr="0469369E">
              <w:rPr>
                <w:lang w:val="en-US"/>
              </w:rPr>
              <w:t>Technical Build updates</w:t>
            </w:r>
          </w:p>
        </w:tc>
      </w:tr>
      <w:tr w:rsidR="00CD6E5F" w14:paraId="582E4EF9" w14:textId="77777777" w:rsidTr="00AC2C8B">
        <w:trPr>
          <w:trHeight w:val="255"/>
        </w:trPr>
        <w:tc>
          <w:tcPr>
            <w:tcW w:w="1137" w:type="dxa"/>
          </w:tcPr>
          <w:p w14:paraId="3730AA86" w14:textId="5A7B4B74" w:rsidR="00CD6E5F" w:rsidRPr="0469369E" w:rsidRDefault="00701033" w:rsidP="0469369E">
            <w:pPr>
              <w:rPr>
                <w:lang w:val="en-US"/>
              </w:rPr>
            </w:pPr>
            <w:r>
              <w:rPr>
                <w:lang w:val="en-US"/>
              </w:rPr>
              <w:t>0.4</w:t>
            </w:r>
          </w:p>
        </w:tc>
        <w:tc>
          <w:tcPr>
            <w:tcW w:w="1391" w:type="dxa"/>
          </w:tcPr>
          <w:p w14:paraId="610AADD2" w14:textId="4B23A410" w:rsidR="00CD6E5F" w:rsidRPr="0469369E" w:rsidRDefault="00701033" w:rsidP="0469369E">
            <w:pPr>
              <w:rPr>
                <w:lang w:val="en-US"/>
              </w:rPr>
            </w:pPr>
            <w:r>
              <w:rPr>
                <w:lang w:val="en-US"/>
              </w:rPr>
              <w:t>12/11/2025</w:t>
            </w:r>
          </w:p>
        </w:tc>
        <w:tc>
          <w:tcPr>
            <w:tcW w:w="1468" w:type="dxa"/>
          </w:tcPr>
          <w:p w14:paraId="71BB34A4" w14:textId="2D0E9B83" w:rsidR="00CD6E5F" w:rsidRPr="0469369E" w:rsidRDefault="00701033" w:rsidP="0469369E">
            <w:pPr>
              <w:rPr>
                <w:lang w:val="en-US"/>
              </w:rPr>
            </w:pPr>
            <w:r>
              <w:rPr>
                <w:lang w:val="en-US"/>
              </w:rPr>
              <w:t>Salmie Malan</w:t>
            </w:r>
          </w:p>
        </w:tc>
        <w:tc>
          <w:tcPr>
            <w:tcW w:w="5094" w:type="dxa"/>
          </w:tcPr>
          <w:p w14:paraId="35DF723D" w14:textId="4367F3A8" w:rsidR="00CD6E5F" w:rsidRPr="0469369E" w:rsidRDefault="00701033" w:rsidP="0469369E">
            <w:pPr>
              <w:rPr>
                <w:lang w:val="en-US"/>
              </w:rPr>
            </w:pPr>
            <w:r>
              <w:rPr>
                <w:lang w:val="en-US"/>
              </w:rPr>
              <w:t xml:space="preserve">2.4 </w:t>
            </w:r>
            <w:r>
              <w:t xml:space="preserve">EPSS P1 </w:t>
            </w:r>
            <w:r w:rsidRPr="00C33E88">
              <w:t>39 weeks are continuous 39 weeks for employees on Section 36 &amp; 37</w:t>
            </w:r>
            <w:r>
              <w:t xml:space="preserve"> (Fix weeks count when</w:t>
            </w:r>
            <w:r w:rsidR="00B9485B">
              <w:t xml:space="preserve"> 4901 does not exist for the 9WCO split)</w:t>
            </w:r>
          </w:p>
        </w:tc>
      </w:tr>
      <w:tr w:rsidR="00A13D7D" w14:paraId="71B73AFD" w14:textId="77777777" w:rsidTr="00AC2C8B">
        <w:trPr>
          <w:trHeight w:val="255"/>
        </w:trPr>
        <w:tc>
          <w:tcPr>
            <w:tcW w:w="1137" w:type="dxa"/>
          </w:tcPr>
          <w:p w14:paraId="7C341891" w14:textId="445A6020" w:rsidR="00A13D7D" w:rsidRDefault="00A13D7D" w:rsidP="00A13D7D">
            <w:pPr>
              <w:rPr>
                <w:lang w:val="en-US"/>
              </w:rPr>
            </w:pPr>
            <w:r w:rsidRPr="69CBE5DB">
              <w:rPr>
                <w:lang w:val="en-US"/>
              </w:rPr>
              <w:t>0.5</w:t>
            </w:r>
          </w:p>
        </w:tc>
        <w:tc>
          <w:tcPr>
            <w:tcW w:w="1391" w:type="dxa"/>
          </w:tcPr>
          <w:p w14:paraId="759F5E92" w14:textId="5A2696FF" w:rsidR="00A13D7D" w:rsidRDefault="00A13D7D" w:rsidP="00A13D7D">
            <w:pPr>
              <w:rPr>
                <w:lang w:val="en-US"/>
              </w:rPr>
            </w:pPr>
            <w:r>
              <w:rPr>
                <w:lang w:val="en-US"/>
              </w:rPr>
              <w:t>03</w:t>
            </w:r>
            <w:r w:rsidRPr="69CBE5DB">
              <w:rPr>
                <w:lang w:val="en-US"/>
              </w:rPr>
              <w:t>/0</w:t>
            </w:r>
            <w:r>
              <w:rPr>
                <w:lang w:val="en-US"/>
              </w:rPr>
              <w:t>3</w:t>
            </w:r>
            <w:r w:rsidRPr="69CBE5DB">
              <w:rPr>
                <w:lang w:val="en-US"/>
              </w:rPr>
              <w:t>/2026</w:t>
            </w:r>
          </w:p>
        </w:tc>
        <w:tc>
          <w:tcPr>
            <w:tcW w:w="1468" w:type="dxa"/>
          </w:tcPr>
          <w:p w14:paraId="7DFBF674" w14:textId="157B99A5" w:rsidR="00A13D7D" w:rsidRDefault="00A13D7D" w:rsidP="00A13D7D">
            <w:pPr>
              <w:rPr>
                <w:lang w:val="en-US"/>
              </w:rPr>
            </w:pPr>
            <w:r w:rsidRPr="69CBE5DB">
              <w:rPr>
                <w:lang w:val="en-US"/>
              </w:rPr>
              <w:t>Andre Zorba</w:t>
            </w:r>
          </w:p>
        </w:tc>
        <w:tc>
          <w:tcPr>
            <w:tcW w:w="5094" w:type="dxa"/>
          </w:tcPr>
          <w:p w14:paraId="462AC43D" w14:textId="26C77640" w:rsidR="00A13D7D" w:rsidRDefault="00A13D7D" w:rsidP="00A13D7D">
            <w:pPr>
              <w:rPr>
                <w:lang w:val="en-US"/>
              </w:rPr>
            </w:pPr>
            <w:r w:rsidRPr="69CBE5DB">
              <w:rPr>
                <w:lang w:val="en-US"/>
              </w:rPr>
              <w:t>Technical requirements for EPSS Phase 5</w:t>
            </w:r>
            <w:r>
              <w:rPr>
                <w:lang w:val="en-US"/>
              </w:rPr>
              <w:t xml:space="preserve"> OLIMS</w:t>
            </w:r>
          </w:p>
        </w:tc>
      </w:tr>
      <w:tr w:rsidR="00A13D7D" w14:paraId="548966F9" w14:textId="77777777" w:rsidTr="00AC2C8B">
        <w:trPr>
          <w:trHeight w:val="255"/>
        </w:trPr>
        <w:tc>
          <w:tcPr>
            <w:tcW w:w="1137" w:type="dxa"/>
          </w:tcPr>
          <w:p w14:paraId="1E9BE47C" w14:textId="021C408C" w:rsidR="00A13D7D" w:rsidRDefault="00A13D7D" w:rsidP="00A13D7D">
            <w:pPr>
              <w:rPr>
                <w:lang w:val="en-US"/>
              </w:rPr>
            </w:pPr>
            <w:r w:rsidRPr="69CBE5DB">
              <w:rPr>
                <w:lang w:val="en-US"/>
              </w:rPr>
              <w:t>0.</w:t>
            </w:r>
            <w:r>
              <w:rPr>
                <w:lang w:val="en-US"/>
              </w:rPr>
              <w:t>6</w:t>
            </w:r>
          </w:p>
        </w:tc>
        <w:tc>
          <w:tcPr>
            <w:tcW w:w="1391" w:type="dxa"/>
          </w:tcPr>
          <w:p w14:paraId="780FC10B" w14:textId="304E7294" w:rsidR="00A13D7D" w:rsidRDefault="00A13D7D" w:rsidP="00A13D7D">
            <w:pPr>
              <w:rPr>
                <w:lang w:val="en-US"/>
              </w:rPr>
            </w:pPr>
            <w:r>
              <w:rPr>
                <w:lang w:val="en-US"/>
              </w:rPr>
              <w:t>23</w:t>
            </w:r>
            <w:r w:rsidRPr="69CBE5DB">
              <w:rPr>
                <w:lang w:val="en-US"/>
              </w:rPr>
              <w:t>/0</w:t>
            </w:r>
            <w:r>
              <w:rPr>
                <w:lang w:val="en-US"/>
              </w:rPr>
              <w:t>3</w:t>
            </w:r>
            <w:r w:rsidRPr="69CBE5DB">
              <w:rPr>
                <w:lang w:val="en-US"/>
              </w:rPr>
              <w:t>/2026</w:t>
            </w:r>
          </w:p>
        </w:tc>
        <w:tc>
          <w:tcPr>
            <w:tcW w:w="1468" w:type="dxa"/>
          </w:tcPr>
          <w:p w14:paraId="72979D73" w14:textId="49ADFD80" w:rsidR="00A13D7D" w:rsidRDefault="00A13D7D" w:rsidP="00A13D7D">
            <w:pPr>
              <w:rPr>
                <w:lang w:val="en-US"/>
              </w:rPr>
            </w:pPr>
            <w:r>
              <w:rPr>
                <w:lang w:val="en-US"/>
              </w:rPr>
              <w:t>Salmie Malan</w:t>
            </w:r>
          </w:p>
        </w:tc>
        <w:tc>
          <w:tcPr>
            <w:tcW w:w="5094" w:type="dxa"/>
          </w:tcPr>
          <w:p w14:paraId="18C735A9" w14:textId="76D6171C" w:rsidR="00A13D7D" w:rsidRDefault="00A13D7D" w:rsidP="00671C93">
            <w:pPr>
              <w:rPr>
                <w:lang w:val="en-US"/>
              </w:rPr>
            </w:pPr>
            <w:r w:rsidRPr="69CBE5DB">
              <w:rPr>
                <w:lang w:val="en-US"/>
              </w:rPr>
              <w:t>Technical requirements for EPSS Phase 5</w:t>
            </w:r>
            <w:r>
              <w:rPr>
                <w:lang w:val="en-US"/>
              </w:rPr>
              <w:t xml:space="preserve"> OLIMS Sign-off version</w:t>
            </w:r>
          </w:p>
        </w:tc>
      </w:tr>
      <w:tr w:rsidR="00A13D7D" w14:paraId="61936915" w14:textId="77777777" w:rsidTr="00AC2C8B">
        <w:trPr>
          <w:trHeight w:val="255"/>
        </w:trPr>
        <w:tc>
          <w:tcPr>
            <w:tcW w:w="1137" w:type="dxa"/>
          </w:tcPr>
          <w:p w14:paraId="38AB81FD" w14:textId="13937805" w:rsidR="00A13D7D" w:rsidRPr="69CBE5DB" w:rsidRDefault="00671C93" w:rsidP="00A13D7D">
            <w:pPr>
              <w:rPr>
                <w:lang w:val="en-US"/>
              </w:rPr>
            </w:pPr>
            <w:r>
              <w:rPr>
                <w:lang w:val="en-US"/>
              </w:rPr>
              <w:t>0.7</w:t>
            </w:r>
          </w:p>
        </w:tc>
        <w:tc>
          <w:tcPr>
            <w:tcW w:w="1391" w:type="dxa"/>
          </w:tcPr>
          <w:p w14:paraId="26A6A459" w14:textId="2410EC44" w:rsidR="00A13D7D" w:rsidRDefault="00671C93" w:rsidP="00A13D7D">
            <w:pPr>
              <w:rPr>
                <w:lang w:val="en-US"/>
              </w:rPr>
            </w:pPr>
            <w:r>
              <w:rPr>
                <w:lang w:val="en-US"/>
              </w:rPr>
              <w:t>??/??/2026</w:t>
            </w:r>
          </w:p>
        </w:tc>
        <w:tc>
          <w:tcPr>
            <w:tcW w:w="1468" w:type="dxa"/>
          </w:tcPr>
          <w:p w14:paraId="61FBB136" w14:textId="3844B7DB" w:rsidR="00A13D7D" w:rsidRPr="69CBE5DB" w:rsidRDefault="00671C93" w:rsidP="00A13D7D">
            <w:pPr>
              <w:rPr>
                <w:lang w:val="en-US"/>
              </w:rPr>
            </w:pPr>
            <w:r>
              <w:rPr>
                <w:lang w:val="en-US"/>
              </w:rPr>
              <w:t>?</w:t>
            </w:r>
          </w:p>
        </w:tc>
        <w:tc>
          <w:tcPr>
            <w:tcW w:w="5094" w:type="dxa"/>
          </w:tcPr>
          <w:p w14:paraId="0FCA5E61" w14:textId="17FB1DCF" w:rsidR="00A13D7D" w:rsidRPr="69CBE5DB" w:rsidRDefault="002E3271" w:rsidP="00A13D7D">
            <w:pPr>
              <w:rPr>
                <w:lang w:val="en-US"/>
              </w:rPr>
            </w:pPr>
            <w:r>
              <w:rPr>
                <w:lang w:val="en-US"/>
              </w:rPr>
              <w:t xml:space="preserve">Additional </w:t>
            </w:r>
            <w:r w:rsidR="00671C93" w:rsidRPr="69CBE5DB">
              <w:rPr>
                <w:lang w:val="en-US"/>
              </w:rPr>
              <w:t>Technical requirements for EPSS Phase 5</w:t>
            </w:r>
            <w:r w:rsidR="00671C93">
              <w:rPr>
                <w:lang w:val="en-US"/>
              </w:rPr>
              <w:t xml:space="preserve"> OLIMS draft</w:t>
            </w:r>
          </w:p>
        </w:tc>
      </w:tr>
    </w:tbl>
    <w:p w14:paraId="2227CB90" w14:textId="77777777" w:rsidR="008E728A" w:rsidRDefault="008E728A" w:rsidP="008E728A"/>
    <w:p w14:paraId="3EDB051F" w14:textId="0F15F938" w:rsidR="4A4FC771" w:rsidRDefault="4A4FC771"/>
    <w:p w14:paraId="686E977D" w14:textId="3E68B107" w:rsidR="4A4FC771" w:rsidRDefault="4A4FC771"/>
    <w:p w14:paraId="6BB9213C" w14:textId="2D227496" w:rsidR="008E728A" w:rsidRDefault="009046D2" w:rsidP="009C084F">
      <w:pPr>
        <w:pStyle w:val="Heading1"/>
      </w:pPr>
      <w:bookmarkStart w:id="1" w:name="_Toc241226838"/>
      <w:r>
        <w:t>Sign-offs</w:t>
      </w:r>
      <w:bookmarkEnd w:id="1"/>
    </w:p>
    <w:p w14:paraId="6E07B721" w14:textId="546C07DA" w:rsidR="001D7539" w:rsidRDefault="00CE6239" w:rsidP="009C084F">
      <w:pPr>
        <w:pStyle w:val="Heading2"/>
      </w:pPr>
      <w:bookmarkStart w:id="2" w:name="_Toc241226839"/>
      <w:r>
        <w:t xml:space="preserve">Approval &amp; </w:t>
      </w:r>
      <w:r w:rsidR="00DA2964" w:rsidRPr="00FA0E01">
        <w:t>Sign</w:t>
      </w:r>
      <w:r w:rsidR="005967E5" w:rsidRPr="00FA0E01">
        <w:t xml:space="preserve"> </w:t>
      </w:r>
      <w:r w:rsidR="00DA2964" w:rsidRPr="00FA0E01">
        <w:t>Off</w:t>
      </w:r>
      <w:r w:rsidR="00E551AB">
        <w:t xml:space="preserve"> Phase 4 – October 2025 </w:t>
      </w:r>
      <w:r w:rsidR="00E551AB" w:rsidRPr="7023EB42">
        <w:t>Release</w:t>
      </w:r>
      <w:bookmarkEnd w:id="2"/>
    </w:p>
    <w:tbl>
      <w:tblPr>
        <w:tblW w:w="9026" w:type="dxa"/>
        <w:tblLook w:val="04A0" w:firstRow="1" w:lastRow="0" w:firstColumn="1" w:lastColumn="0" w:noHBand="0" w:noVBand="1"/>
        <w:tblPrChange w:id="3" w:author="Salomina Malan" w:date="2026-09-23T17:10:00Z" w16du:dateUtc="2026-09-23T07:10:00Z">
          <w:tblPr>
            <w:tblW w:w="9003" w:type="dxa"/>
            <w:tblLook w:val="04A0" w:firstRow="1" w:lastRow="0" w:firstColumn="1" w:lastColumn="0" w:noHBand="0" w:noVBand="1"/>
          </w:tblPr>
        </w:tblPrChange>
      </w:tblPr>
      <w:tblGrid>
        <w:gridCol w:w="3088"/>
        <w:gridCol w:w="2801"/>
        <w:gridCol w:w="706"/>
        <w:gridCol w:w="220"/>
        <w:gridCol w:w="95"/>
        <w:gridCol w:w="617"/>
        <w:gridCol w:w="232"/>
        <w:gridCol w:w="424"/>
        <w:gridCol w:w="843"/>
        <w:tblGridChange w:id="4">
          <w:tblGrid>
            <w:gridCol w:w="2412"/>
            <w:gridCol w:w="676"/>
            <w:gridCol w:w="3495"/>
            <w:gridCol w:w="220"/>
            <w:gridCol w:w="107"/>
            <w:gridCol w:w="2"/>
            <w:gridCol w:w="39"/>
            <w:gridCol w:w="584"/>
            <w:gridCol w:w="565"/>
            <w:gridCol w:w="83"/>
            <w:gridCol w:w="1"/>
            <w:gridCol w:w="842"/>
          </w:tblGrid>
        </w:tblGridChange>
      </w:tblGrid>
      <w:tr w:rsidR="00E408CD" w:rsidRPr="00AD14D6" w14:paraId="6E0AE2EC" w14:textId="2D14AEE7" w:rsidTr="00617052">
        <w:trPr>
          <w:trHeight w:val="250"/>
          <w:tblHeader/>
          <w:trPrChange w:id="5" w:author="Salomina Malan" w:date="2026-09-23T17:10:00Z" w16du:dateUtc="2026-09-23T07:10:00Z">
            <w:trPr>
              <w:trHeight w:val="250"/>
              <w:tblHeader/>
            </w:trPr>
          </w:trPrChange>
        </w:trPr>
        <w:tc>
          <w:tcPr>
            <w:tcW w:w="3110" w:type="dxa"/>
            <w:tcPrChange w:id="6" w:author="Salomina Malan" w:date="2026-09-23T17:10:00Z" w16du:dateUtc="2026-09-23T07:10:00Z">
              <w:tcPr>
                <w:tcW w:w="1561" w:type="dxa"/>
              </w:tcPr>
            </w:tcPrChange>
          </w:tcPr>
          <w:p w14:paraId="598C2D17" w14:textId="13073CFF" w:rsidR="00E408CD" w:rsidRPr="00AD14D6" w:rsidRDefault="00E408CD">
            <w:pPr>
              <w:rPr>
                <w:b/>
                <w:bCs/>
                <w:lang w:val="en-US"/>
              </w:rPr>
            </w:pPr>
            <w:r>
              <w:rPr>
                <w:b/>
                <w:bCs/>
                <w:lang w:val="en-US"/>
              </w:rPr>
              <w:t>Name</w:t>
            </w:r>
          </w:p>
        </w:tc>
        <w:tc>
          <w:tcPr>
            <w:tcW w:w="3802" w:type="dxa"/>
            <w:gridSpan w:val="4"/>
            <w:tcPrChange w:id="7" w:author="Salomina Malan" w:date="2026-09-23T17:10:00Z" w16du:dateUtc="2026-09-23T07:10:00Z">
              <w:tcPr>
                <w:tcW w:w="4232" w:type="dxa"/>
                <w:gridSpan w:val="6"/>
              </w:tcPr>
            </w:tcPrChange>
          </w:tcPr>
          <w:p w14:paraId="71AAB886" w14:textId="32BDAF37" w:rsidR="00E408CD" w:rsidRPr="00AD14D6" w:rsidRDefault="00E408CD">
            <w:pPr>
              <w:rPr>
                <w:b/>
                <w:bCs/>
                <w:lang w:val="en-US"/>
              </w:rPr>
            </w:pPr>
            <w:r>
              <w:rPr>
                <w:b/>
                <w:bCs/>
                <w:lang w:val="en-US"/>
              </w:rPr>
              <w:t>Position</w:t>
            </w:r>
          </w:p>
        </w:tc>
        <w:tc>
          <w:tcPr>
            <w:tcW w:w="1272" w:type="dxa"/>
            <w:gridSpan w:val="3"/>
            <w:tcPrChange w:id="8" w:author="Salomina Malan" w:date="2026-09-23T17:10:00Z" w16du:dateUtc="2026-09-23T07:10:00Z">
              <w:tcPr>
                <w:tcW w:w="1611" w:type="dxa"/>
                <w:gridSpan w:val="2"/>
              </w:tcPr>
            </w:tcPrChange>
          </w:tcPr>
          <w:p w14:paraId="7221CFC7" w14:textId="57BAD8BE" w:rsidR="00E408CD" w:rsidRDefault="00E408CD">
            <w:pPr>
              <w:rPr>
                <w:b/>
                <w:bCs/>
                <w:lang w:val="en-US"/>
              </w:rPr>
            </w:pPr>
            <w:r>
              <w:rPr>
                <w:b/>
                <w:bCs/>
                <w:lang w:val="en-US"/>
              </w:rPr>
              <w:t>Sign</w:t>
            </w:r>
          </w:p>
        </w:tc>
        <w:tc>
          <w:tcPr>
            <w:tcW w:w="842" w:type="dxa"/>
            <w:tcPrChange w:id="9" w:author="Salomina Malan" w:date="2026-09-23T17:10:00Z" w16du:dateUtc="2026-09-23T07:10:00Z">
              <w:tcPr>
                <w:tcW w:w="1599" w:type="dxa"/>
                <w:gridSpan w:val="3"/>
              </w:tcPr>
            </w:tcPrChange>
          </w:tcPr>
          <w:p w14:paraId="3D75DF78" w14:textId="72E25D87" w:rsidR="00E408CD" w:rsidRPr="00AD14D6" w:rsidRDefault="00E408CD">
            <w:pPr>
              <w:rPr>
                <w:b/>
                <w:bCs/>
                <w:lang w:val="en-US"/>
              </w:rPr>
            </w:pPr>
            <w:r>
              <w:rPr>
                <w:b/>
                <w:bCs/>
                <w:lang w:val="en-US"/>
              </w:rPr>
              <w:t>Date</w:t>
            </w:r>
          </w:p>
        </w:tc>
      </w:tr>
      <w:tr w:rsidR="00E408CD" w14:paraId="1D4F0F13" w14:textId="5423FC8E" w:rsidTr="00617052">
        <w:trPr>
          <w:trHeight w:val="250"/>
          <w:trPrChange w:id="10" w:author="Salomina Malan" w:date="2026-09-23T17:10:00Z" w16du:dateUtc="2026-09-23T07:10:00Z">
            <w:trPr>
              <w:trHeight w:val="250"/>
            </w:trPr>
          </w:trPrChange>
        </w:trPr>
        <w:tc>
          <w:tcPr>
            <w:tcW w:w="3110" w:type="dxa"/>
            <w:tcPrChange w:id="11" w:author="Salomina Malan" w:date="2026-09-23T17:10:00Z" w16du:dateUtc="2026-09-23T07:10:00Z">
              <w:tcPr>
                <w:tcW w:w="1561" w:type="dxa"/>
              </w:tcPr>
            </w:tcPrChange>
          </w:tcPr>
          <w:p w14:paraId="327557DF" w14:textId="6BD505D0" w:rsidR="00E408CD" w:rsidRDefault="00E408CD">
            <w:pPr>
              <w:rPr>
                <w:lang w:val="en-US"/>
              </w:rPr>
            </w:pPr>
            <w:r>
              <w:rPr>
                <w:lang w:val="en-US"/>
              </w:rPr>
              <w:t>Darryl Mee</w:t>
            </w:r>
          </w:p>
        </w:tc>
        <w:tc>
          <w:tcPr>
            <w:tcW w:w="3802" w:type="dxa"/>
            <w:gridSpan w:val="4"/>
            <w:tcPrChange w:id="12" w:author="Salomina Malan" w:date="2026-09-23T17:10:00Z" w16du:dateUtc="2026-09-23T07:10:00Z">
              <w:tcPr>
                <w:tcW w:w="4232" w:type="dxa"/>
                <w:gridSpan w:val="6"/>
              </w:tcPr>
            </w:tcPrChange>
          </w:tcPr>
          <w:p w14:paraId="5AB8C9E5" w14:textId="6967F8CF" w:rsidR="00E408CD" w:rsidRDefault="00E408CD">
            <w:pPr>
              <w:rPr>
                <w:lang w:val="en-US"/>
              </w:rPr>
            </w:pPr>
            <w:r>
              <w:rPr>
                <w:lang w:val="en-US"/>
              </w:rPr>
              <w:t>Lead Application Developer</w:t>
            </w:r>
          </w:p>
        </w:tc>
        <w:tc>
          <w:tcPr>
            <w:tcW w:w="1272" w:type="dxa"/>
            <w:gridSpan w:val="3"/>
            <w:tcPrChange w:id="13" w:author="Salomina Malan" w:date="2026-09-23T17:10:00Z" w16du:dateUtc="2026-09-23T07:10:00Z">
              <w:tcPr>
                <w:tcW w:w="1611" w:type="dxa"/>
                <w:gridSpan w:val="2"/>
              </w:tcPr>
            </w:tcPrChange>
          </w:tcPr>
          <w:p w14:paraId="30278A7A" w14:textId="7D8874CA" w:rsidR="00E408CD" w:rsidRDefault="2021DCA1">
            <w:pPr>
              <w:rPr>
                <w:lang w:val="en-US"/>
              </w:rPr>
            </w:pPr>
            <w:r>
              <w:rPr>
                <w:noProof/>
              </w:rPr>
              <w:drawing>
                <wp:inline distT="0" distB="0" distL="0" distR="0" wp14:anchorId="1D668B72" wp14:editId="1421B876">
                  <wp:extent cx="876300" cy="447675"/>
                  <wp:effectExtent l="0" t="0" r="0" b="0"/>
                  <wp:docPr id="1064004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0453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76300" cy="447675"/>
                          </a:xfrm>
                          <a:prstGeom prst="rect">
                            <a:avLst/>
                          </a:prstGeom>
                        </pic:spPr>
                      </pic:pic>
                    </a:graphicData>
                  </a:graphic>
                </wp:inline>
              </w:drawing>
            </w:r>
          </w:p>
        </w:tc>
        <w:tc>
          <w:tcPr>
            <w:tcW w:w="842" w:type="dxa"/>
            <w:tcPrChange w:id="14" w:author="Salomina Malan" w:date="2026-09-23T17:10:00Z" w16du:dateUtc="2026-09-23T07:10:00Z">
              <w:tcPr>
                <w:tcW w:w="1599" w:type="dxa"/>
                <w:gridSpan w:val="3"/>
              </w:tcPr>
            </w:tcPrChange>
          </w:tcPr>
          <w:p w14:paraId="54DFD458" w14:textId="177FDC56" w:rsidR="00E408CD" w:rsidRDefault="2021DCA1" w:rsidP="7023EB42">
            <w:pPr>
              <w:rPr>
                <w:lang w:val="en-US"/>
              </w:rPr>
            </w:pPr>
            <w:r w:rsidRPr="4E44CC7F">
              <w:rPr>
                <w:lang w:val="en-US"/>
              </w:rPr>
              <w:t>13/8/2025</w:t>
            </w:r>
          </w:p>
          <w:p w14:paraId="7E2645C2" w14:textId="68A81DFC" w:rsidR="00E408CD" w:rsidRDefault="00E408CD">
            <w:pPr>
              <w:rPr>
                <w:lang w:val="en-US"/>
              </w:rPr>
            </w:pPr>
          </w:p>
        </w:tc>
      </w:tr>
      <w:tr w:rsidR="4A78B331" w14:paraId="5793F962" w14:textId="77777777" w:rsidTr="00617052">
        <w:trPr>
          <w:gridAfter w:val="4"/>
          <w:wAfter w:w="2114" w:type="dxa"/>
          <w:trHeight w:val="250"/>
          <w:trPrChange w:id="15" w:author="Salomina Malan" w:date="2026-09-23T17:10:00Z" w16du:dateUtc="2026-09-23T07:10:00Z">
            <w:trPr>
              <w:gridAfter w:val="5"/>
              <w:wAfter w:w="3210" w:type="dxa"/>
              <w:trHeight w:val="250"/>
            </w:trPr>
          </w:trPrChange>
        </w:trPr>
        <w:tc>
          <w:tcPr>
            <w:tcW w:w="6912" w:type="dxa"/>
            <w:gridSpan w:val="5"/>
            <w:tcPrChange w:id="16" w:author="Salomina Malan" w:date="2026-09-23T17:10:00Z" w16du:dateUtc="2026-09-23T07:10:00Z">
              <w:tcPr>
                <w:tcW w:w="5793" w:type="dxa"/>
                <w:gridSpan w:val="7"/>
              </w:tcPr>
            </w:tcPrChange>
          </w:tcPr>
          <w:p w14:paraId="1BF54188" w14:textId="361A4AC3" w:rsidR="4A78B331" w:rsidRPr="00063771" w:rsidRDefault="5DFF710A" w:rsidP="009C084F">
            <w:pPr>
              <w:pStyle w:val="Heading2"/>
            </w:pPr>
            <w:bookmarkStart w:id="17" w:name="_Toc241226840"/>
            <w:r w:rsidRPr="00063771">
              <w:t>Approval &amp; Sign Off Phase 5</w:t>
            </w:r>
            <w:bookmarkEnd w:id="17"/>
            <w:r w:rsidRPr="00063771">
              <w:t xml:space="preserve"> </w:t>
            </w:r>
          </w:p>
          <w:p w14:paraId="64F96088" w14:textId="77777777" w:rsidR="00063771" w:rsidRDefault="00063771" w:rsidP="00063771"/>
          <w:p w14:paraId="3A16F9A6" w14:textId="1D551AFF" w:rsidR="00D731B2" w:rsidRPr="00D731B2" w:rsidRDefault="00D731B2" w:rsidP="00063771">
            <w:r w:rsidRPr="00D731B2">
              <w:t xml:space="preserve">Sign-off is for the content of the document, it does not </w:t>
            </w:r>
            <w:r>
              <w:t>i</w:t>
            </w:r>
            <w:r w:rsidRPr="00D731B2">
              <w:t>nclude comments or interpretations from comments.</w:t>
            </w:r>
          </w:p>
          <w:p w14:paraId="7A210E11" w14:textId="48579D85" w:rsidR="00D731B2" w:rsidRDefault="00D731B2" w:rsidP="4A78B331"/>
        </w:tc>
      </w:tr>
      <w:tr w:rsidR="5D150F57" w14:paraId="1D185C8F" w14:textId="77777777" w:rsidTr="00617052">
        <w:trPr>
          <w:trHeight w:val="250"/>
          <w:trPrChange w:id="18" w:author="Salomina Malan" w:date="2026-09-23T17:10:00Z" w16du:dateUtc="2026-09-23T07:10:00Z">
            <w:trPr>
              <w:trHeight w:val="250"/>
            </w:trPr>
          </w:trPrChange>
        </w:trPr>
        <w:tc>
          <w:tcPr>
            <w:tcW w:w="3110" w:type="dxa"/>
            <w:tcPrChange w:id="19" w:author="Salomina Malan" w:date="2026-09-23T17:10:00Z" w16du:dateUtc="2026-09-23T07:10:00Z">
              <w:tcPr>
                <w:tcW w:w="1561" w:type="dxa"/>
              </w:tcPr>
            </w:tcPrChange>
          </w:tcPr>
          <w:p w14:paraId="028F95E5" w14:textId="13073CFF" w:rsidR="5D150F57" w:rsidRDefault="5D150F57" w:rsidP="5D150F57">
            <w:pPr>
              <w:rPr>
                <w:b/>
                <w:bCs/>
                <w:lang w:val="en-US"/>
              </w:rPr>
            </w:pPr>
            <w:r w:rsidRPr="5D150F57">
              <w:rPr>
                <w:b/>
                <w:bCs/>
                <w:lang w:val="en-US"/>
              </w:rPr>
              <w:t>Name</w:t>
            </w:r>
          </w:p>
        </w:tc>
        <w:tc>
          <w:tcPr>
            <w:tcW w:w="2825" w:type="dxa"/>
            <w:tcPrChange w:id="20" w:author="Salomina Malan" w:date="2026-09-23T17:10:00Z" w16du:dateUtc="2026-09-23T07:10:00Z">
              <w:tcPr>
                <w:tcW w:w="4232" w:type="dxa"/>
                <w:gridSpan w:val="6"/>
              </w:tcPr>
            </w:tcPrChange>
          </w:tcPr>
          <w:p w14:paraId="059DD248" w14:textId="32BDAF37" w:rsidR="5D150F57" w:rsidRDefault="5D150F57" w:rsidP="5D150F57">
            <w:pPr>
              <w:rPr>
                <w:b/>
                <w:bCs/>
                <w:lang w:val="en-US"/>
              </w:rPr>
            </w:pPr>
            <w:r w:rsidRPr="5D150F57">
              <w:rPr>
                <w:b/>
                <w:bCs/>
                <w:lang w:val="en-US"/>
              </w:rPr>
              <w:t>Position</w:t>
            </w:r>
          </w:p>
        </w:tc>
        <w:tc>
          <w:tcPr>
            <w:tcW w:w="1780" w:type="dxa"/>
            <w:gridSpan w:val="5"/>
            <w:tcPrChange w:id="21" w:author="Salomina Malan" w:date="2026-09-23T17:10:00Z" w16du:dateUtc="2026-09-23T07:10:00Z">
              <w:tcPr>
                <w:tcW w:w="1611" w:type="dxa"/>
                <w:gridSpan w:val="2"/>
              </w:tcPr>
            </w:tcPrChange>
          </w:tcPr>
          <w:p w14:paraId="2EFF38EF" w14:textId="57BAD8BE" w:rsidR="5D150F57" w:rsidRDefault="5D150F57" w:rsidP="5D150F57">
            <w:pPr>
              <w:rPr>
                <w:b/>
                <w:bCs/>
                <w:lang w:val="en-US"/>
              </w:rPr>
            </w:pPr>
            <w:r w:rsidRPr="5D150F57">
              <w:rPr>
                <w:b/>
                <w:bCs/>
                <w:lang w:val="en-US"/>
              </w:rPr>
              <w:t>Sign</w:t>
            </w:r>
          </w:p>
        </w:tc>
        <w:tc>
          <w:tcPr>
            <w:tcW w:w="1311" w:type="dxa"/>
            <w:gridSpan w:val="2"/>
            <w:tcPrChange w:id="22" w:author="Salomina Malan" w:date="2026-09-23T17:10:00Z" w16du:dateUtc="2026-09-23T07:10:00Z">
              <w:tcPr>
                <w:tcW w:w="1599" w:type="dxa"/>
                <w:gridSpan w:val="3"/>
              </w:tcPr>
            </w:tcPrChange>
          </w:tcPr>
          <w:p w14:paraId="56A76905" w14:textId="72E25D87" w:rsidR="5D150F57" w:rsidRDefault="5D150F57" w:rsidP="5D150F57">
            <w:pPr>
              <w:rPr>
                <w:b/>
                <w:bCs/>
                <w:lang w:val="en-US"/>
              </w:rPr>
            </w:pPr>
            <w:r w:rsidRPr="5D150F57">
              <w:rPr>
                <w:b/>
                <w:bCs/>
                <w:lang w:val="en-US"/>
              </w:rPr>
              <w:t>Date</w:t>
            </w:r>
          </w:p>
        </w:tc>
      </w:tr>
      <w:tr w:rsidR="5D150F57" w14:paraId="3B994054" w14:textId="77777777" w:rsidTr="00617052">
        <w:trPr>
          <w:trHeight w:val="250"/>
          <w:trPrChange w:id="23" w:author="Salomina Malan" w:date="2026-09-23T17:10:00Z" w16du:dateUtc="2026-09-23T07:10:00Z">
            <w:trPr>
              <w:trHeight w:val="250"/>
            </w:trPr>
          </w:trPrChange>
        </w:trPr>
        <w:tc>
          <w:tcPr>
            <w:tcW w:w="3110" w:type="dxa"/>
            <w:tcPrChange w:id="24" w:author="Salomina Malan" w:date="2026-09-23T17:10:00Z" w16du:dateUtc="2026-09-23T07:10:00Z">
              <w:tcPr>
                <w:tcW w:w="1561" w:type="dxa"/>
              </w:tcPr>
            </w:tcPrChange>
          </w:tcPr>
          <w:p w14:paraId="3A8E5990" w14:textId="37C76434" w:rsidR="5D150F57" w:rsidRDefault="00AB3BFD" w:rsidP="5D150F57">
            <w:pPr>
              <w:rPr>
                <w:lang w:val="en-US"/>
              </w:rPr>
            </w:pPr>
            <w:r>
              <w:rPr>
                <w:lang w:val="en-US"/>
              </w:rPr>
              <w:t>Gay Martin</w:t>
            </w:r>
          </w:p>
        </w:tc>
        <w:tc>
          <w:tcPr>
            <w:tcW w:w="2825" w:type="dxa"/>
            <w:tcPrChange w:id="25" w:author="Salomina Malan" w:date="2026-09-23T17:10:00Z" w16du:dateUtc="2026-09-23T07:10:00Z">
              <w:tcPr>
                <w:tcW w:w="4232" w:type="dxa"/>
                <w:gridSpan w:val="6"/>
              </w:tcPr>
            </w:tcPrChange>
          </w:tcPr>
          <w:p w14:paraId="570C0C39" w14:textId="11123F69" w:rsidR="5D150F57" w:rsidRDefault="549723C7" w:rsidP="5D150F57">
            <w:pPr>
              <w:rPr>
                <w:lang w:val="en-US"/>
              </w:rPr>
            </w:pPr>
            <w:r w:rsidRPr="00080B05">
              <w:rPr>
                <w:rFonts w:ascii="Calibri" w:eastAsia="Times New Roman" w:hAnsi="Calibri" w:cs="Calibri"/>
                <w:kern w:val="0"/>
                <w:lang w:eastAsia="en-AU"/>
                <w14:ligatures w14:val="none"/>
              </w:rPr>
              <w:t>A/</w:t>
            </w:r>
            <w:r w:rsidR="00D121C3" w:rsidRPr="00080B05">
              <w:rPr>
                <w:rFonts w:ascii="Calibri" w:eastAsia="Times New Roman" w:hAnsi="Calibri" w:cs="Calibri"/>
                <w:kern w:val="0"/>
                <w:lang w:eastAsia="en-AU"/>
                <w14:ligatures w14:val="none"/>
              </w:rPr>
              <w:t>Manager – SAP Technical</w:t>
            </w:r>
          </w:p>
        </w:tc>
        <w:tc>
          <w:tcPr>
            <w:tcW w:w="1780" w:type="dxa"/>
            <w:gridSpan w:val="5"/>
            <w:tcPrChange w:id="26" w:author="Salomina Malan" w:date="2026-09-23T17:10:00Z" w16du:dateUtc="2026-09-23T07:10:00Z">
              <w:tcPr>
                <w:tcW w:w="1611" w:type="dxa"/>
                <w:gridSpan w:val="2"/>
              </w:tcPr>
            </w:tcPrChange>
          </w:tcPr>
          <w:p w14:paraId="4A1A868E" w14:textId="5F67EB48" w:rsidR="5D150F57" w:rsidRDefault="02D028CD" w:rsidP="5D150F57">
            <w:r>
              <w:rPr>
                <w:noProof/>
              </w:rPr>
              <w:drawing>
                <wp:inline distT="0" distB="0" distL="0" distR="0" wp14:anchorId="4FBD2A00" wp14:editId="6E08754F">
                  <wp:extent cx="885825" cy="295275"/>
                  <wp:effectExtent l="0" t="0" r="0" b="0"/>
                  <wp:docPr id="1822012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12625" name="Picture 1822012625"/>
                          <pic:cNvPicPr/>
                        </pic:nvPicPr>
                        <pic:blipFill>
                          <a:blip r:embed="rId14">
                            <a:extLst>
                              <a:ext uri="{28A0092B-C50C-407E-A947-70E740481C1C}">
                                <a14:useLocalDpi xmlns:a14="http://schemas.microsoft.com/office/drawing/2010/main"/>
                              </a:ext>
                            </a:extLst>
                          </a:blip>
                          <a:stretch>
                            <a:fillRect/>
                          </a:stretch>
                        </pic:blipFill>
                        <pic:spPr>
                          <a:xfrm>
                            <a:off x="0" y="0"/>
                            <a:ext cx="885825" cy="295275"/>
                          </a:xfrm>
                          <a:prstGeom prst="rect">
                            <a:avLst/>
                          </a:prstGeom>
                        </pic:spPr>
                      </pic:pic>
                    </a:graphicData>
                  </a:graphic>
                </wp:inline>
              </w:drawing>
            </w:r>
          </w:p>
        </w:tc>
        <w:tc>
          <w:tcPr>
            <w:tcW w:w="1311" w:type="dxa"/>
            <w:gridSpan w:val="2"/>
            <w:tcPrChange w:id="27" w:author="Salomina Malan" w:date="2026-09-23T17:10:00Z" w16du:dateUtc="2026-09-23T07:10:00Z">
              <w:tcPr>
                <w:tcW w:w="1599" w:type="dxa"/>
                <w:gridSpan w:val="3"/>
              </w:tcPr>
            </w:tcPrChange>
          </w:tcPr>
          <w:p w14:paraId="1753245A" w14:textId="716F6BFB" w:rsidR="5D150F57" w:rsidRDefault="02D028CD" w:rsidP="5D150F57">
            <w:pPr>
              <w:rPr>
                <w:lang w:val="en-US"/>
              </w:rPr>
            </w:pPr>
            <w:r w:rsidRPr="7F27B691">
              <w:rPr>
                <w:lang w:val="en-US"/>
              </w:rPr>
              <w:t>17/03/2026</w:t>
            </w:r>
          </w:p>
        </w:tc>
      </w:tr>
      <w:tr w:rsidR="00F702E9" w14:paraId="287D1FCC" w14:textId="77777777" w:rsidTr="00617052">
        <w:tblPrEx>
          <w:tblPrExChange w:id="28" w:author="Salomina Malan" w:date="2026-09-23T17:10:00Z" w16du:dateUtc="2026-09-23T07:10:00Z">
            <w:tblPrEx>
              <w:tblW w:w="9026" w:type="dxa"/>
            </w:tblPrEx>
          </w:tblPrExChange>
        </w:tblPrEx>
        <w:trPr>
          <w:trHeight w:val="250"/>
          <w:trPrChange w:id="29" w:author="Salomina Malan" w:date="2026-09-23T17:10:00Z" w16du:dateUtc="2026-09-23T07:10:00Z">
            <w:trPr>
              <w:trHeight w:val="250"/>
            </w:trPr>
          </w:trPrChange>
        </w:trPr>
        <w:tc>
          <w:tcPr>
            <w:tcW w:w="6583" w:type="dxa"/>
            <w:gridSpan w:val="3"/>
            <w:tcPrChange w:id="30" w:author="Salomina Malan" w:date="2026-09-23T17:10:00Z" w16du:dateUtc="2026-09-23T07:10:00Z">
              <w:tcPr>
                <w:tcW w:w="6557" w:type="dxa"/>
                <w:gridSpan w:val="3"/>
              </w:tcPr>
            </w:tcPrChange>
          </w:tcPr>
          <w:p w14:paraId="068B19AD" w14:textId="77777777" w:rsidR="0085799B" w:rsidRDefault="18BAA8D7" w:rsidP="00AF1B75">
            <w:pPr>
              <w:pStyle w:val="Heading2"/>
            </w:pPr>
            <w:bookmarkStart w:id="31" w:name="_Toc241226841"/>
            <w:r w:rsidRPr="00AF1B75">
              <w:t>Approval</w:t>
            </w:r>
            <w:r>
              <w:t xml:space="preserve"> &amp; Sign Off </w:t>
            </w:r>
            <w:r w:rsidR="5CA4C26F">
              <w:t xml:space="preserve">Additional </w:t>
            </w:r>
            <w:r w:rsidR="0FF4C7A5">
              <w:t>Requirements</w:t>
            </w:r>
            <w:r w:rsidR="5CA4C26F">
              <w:t xml:space="preserve"> </w:t>
            </w:r>
            <w:r>
              <w:t>Phase 5</w:t>
            </w:r>
            <w:bookmarkEnd w:id="31"/>
          </w:p>
          <w:p w14:paraId="51926BB1" w14:textId="77777777" w:rsidR="000311B9" w:rsidRDefault="000311B9" w:rsidP="00694A62">
            <w:pPr>
              <w:pStyle w:val="Heading3"/>
            </w:pPr>
            <w:bookmarkStart w:id="32" w:name="_Toc241226842"/>
            <w:r>
              <w:t xml:space="preserve">Non-week </w:t>
            </w:r>
            <w:r w:rsidRPr="00694A62">
              <w:t>Items</w:t>
            </w:r>
            <w:r>
              <w:t xml:space="preserve"> for sign-off</w:t>
            </w:r>
            <w:bookmarkEnd w:id="32"/>
          </w:p>
          <w:tbl>
            <w:tblPr>
              <w:tblW w:w="5842" w:type="dxa"/>
              <w:tblLook w:val="04A0" w:firstRow="1" w:lastRow="0" w:firstColumn="1" w:lastColumn="0" w:noHBand="0" w:noVBand="1"/>
            </w:tblPr>
            <w:tblGrid>
              <w:gridCol w:w="960"/>
              <w:gridCol w:w="3520"/>
              <w:gridCol w:w="1362"/>
            </w:tblGrid>
            <w:tr w:rsidR="000311B9" w:rsidRPr="000311B9" w14:paraId="776116D2" w14:textId="77777777" w:rsidTr="00EB5819">
              <w:trPr>
                <w:trHeight w:val="860"/>
              </w:trPr>
              <w:tc>
                <w:tcPr>
                  <w:tcW w:w="960"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93A50BF" w14:textId="08675C5A" w:rsidR="000311B9" w:rsidRPr="00694A62" w:rsidRDefault="00694A62" w:rsidP="000311B9">
                  <w:pPr>
                    <w:spacing w:after="0" w:line="240" w:lineRule="auto"/>
                    <w:rPr>
                      <w:rFonts w:ascii="Arial Narrow" w:eastAsia="Times New Roman" w:hAnsi="Arial Narrow" w:cs="Times New Roman"/>
                      <w:b/>
                      <w:bCs/>
                      <w:color w:val="000000"/>
                      <w:kern w:val="0"/>
                      <w:sz w:val="16"/>
                      <w:szCs w:val="16"/>
                      <w:lang w:eastAsia="en-AU"/>
                      <w14:ligatures w14:val="none"/>
                    </w:rPr>
                  </w:pPr>
                  <w:r w:rsidRPr="00694A62">
                    <w:rPr>
                      <w:rFonts w:ascii="Arial Narrow" w:eastAsia="Times New Roman" w:hAnsi="Arial Narrow" w:cs="Times New Roman"/>
                      <w:b/>
                      <w:bCs/>
                      <w:color w:val="000000"/>
                      <w:kern w:val="0"/>
                      <w:sz w:val="16"/>
                      <w:szCs w:val="16"/>
                      <w:lang w:eastAsia="en-AU"/>
                      <w14:ligatures w14:val="none"/>
                    </w:rPr>
                    <w:t>BRD reference</w:t>
                  </w:r>
                </w:p>
              </w:tc>
              <w:tc>
                <w:tcPr>
                  <w:tcW w:w="3520" w:type="dxa"/>
                  <w:tcBorders>
                    <w:top w:val="single" w:sz="4" w:space="0" w:color="auto"/>
                    <w:left w:val="nil"/>
                    <w:bottom w:val="single" w:sz="4" w:space="0" w:color="auto"/>
                    <w:right w:val="single" w:sz="4" w:space="0" w:color="auto"/>
                  </w:tcBorders>
                  <w:shd w:val="clear" w:color="000000" w:fill="FFFFFF"/>
                  <w:vAlign w:val="bottom"/>
                  <w:hideMark/>
                </w:tcPr>
                <w:p w14:paraId="4D389B5C" w14:textId="77777777" w:rsidR="000311B9" w:rsidRPr="00694A62" w:rsidRDefault="000311B9" w:rsidP="000311B9">
                  <w:pPr>
                    <w:spacing w:after="0" w:line="240" w:lineRule="auto"/>
                    <w:rPr>
                      <w:rFonts w:ascii="Arial Narrow" w:eastAsia="Times New Roman" w:hAnsi="Arial Narrow" w:cs="Times New Roman"/>
                      <w:b/>
                      <w:bCs/>
                      <w:color w:val="000000"/>
                      <w:kern w:val="0"/>
                      <w:sz w:val="16"/>
                      <w:szCs w:val="16"/>
                      <w:lang w:eastAsia="en-AU"/>
                      <w14:ligatures w14:val="none"/>
                    </w:rPr>
                  </w:pPr>
                  <w:r w:rsidRPr="00694A62">
                    <w:rPr>
                      <w:rFonts w:ascii="Arial Narrow" w:eastAsia="Times New Roman" w:hAnsi="Arial Narrow" w:cs="Times New Roman"/>
                      <w:b/>
                      <w:bCs/>
                      <w:color w:val="000000"/>
                      <w:kern w:val="0"/>
                      <w:sz w:val="16"/>
                      <w:szCs w:val="16"/>
                      <w:lang w:eastAsia="en-AU"/>
                      <w14:ligatures w14:val="none"/>
                    </w:rPr>
                    <w:t>Requirement</w:t>
                  </w:r>
                </w:p>
              </w:tc>
              <w:tc>
                <w:tcPr>
                  <w:tcW w:w="1362" w:type="dxa"/>
                  <w:tcBorders>
                    <w:top w:val="single" w:sz="4" w:space="0" w:color="auto"/>
                    <w:left w:val="nil"/>
                    <w:bottom w:val="single" w:sz="4" w:space="0" w:color="auto"/>
                    <w:right w:val="single" w:sz="4" w:space="0" w:color="auto"/>
                  </w:tcBorders>
                  <w:shd w:val="clear" w:color="000000" w:fill="FFFFFF"/>
                  <w:vAlign w:val="bottom"/>
                  <w:hideMark/>
                </w:tcPr>
                <w:p w14:paraId="0FACE886" w14:textId="77777777" w:rsidR="000311B9" w:rsidRPr="00694A62" w:rsidRDefault="000311B9" w:rsidP="000311B9">
                  <w:pPr>
                    <w:spacing w:after="0" w:line="240" w:lineRule="auto"/>
                    <w:rPr>
                      <w:rFonts w:ascii="Arial Narrow" w:eastAsia="Times New Roman" w:hAnsi="Arial Narrow" w:cs="Times New Roman"/>
                      <w:b/>
                      <w:bCs/>
                      <w:color w:val="000000"/>
                      <w:kern w:val="0"/>
                      <w:sz w:val="16"/>
                      <w:szCs w:val="16"/>
                      <w:lang w:eastAsia="en-AU"/>
                      <w14:ligatures w14:val="none"/>
                    </w:rPr>
                  </w:pPr>
                  <w:r w:rsidRPr="00694A62">
                    <w:rPr>
                      <w:rFonts w:ascii="Arial Narrow" w:eastAsia="Times New Roman" w:hAnsi="Arial Narrow" w:cs="Times New Roman"/>
                      <w:b/>
                      <w:bCs/>
                      <w:color w:val="000000"/>
                      <w:kern w:val="0"/>
                      <w:sz w:val="16"/>
                      <w:szCs w:val="16"/>
                      <w:lang w:eastAsia="en-AU"/>
                      <w14:ligatures w14:val="none"/>
                    </w:rPr>
                    <w:t>Changed since March'26 sign-off</w:t>
                  </w:r>
                </w:p>
              </w:tc>
            </w:tr>
            <w:tr w:rsidR="000311B9" w:rsidRPr="000311B9" w14:paraId="3943E116" w14:textId="77777777" w:rsidTr="00EB5819">
              <w:trPr>
                <w:trHeight w:val="290"/>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62B574B1" w14:textId="77777777" w:rsidR="000311B9" w:rsidRPr="00EB5819" w:rsidRDefault="000311B9" w:rsidP="000311B9">
                  <w:pPr>
                    <w:spacing w:after="0" w:line="240" w:lineRule="auto"/>
                    <w:rPr>
                      <w:rFonts w:ascii="Arial Narrow" w:eastAsia="Times New Roman" w:hAnsi="Arial Narrow" w:cs="Times New Roman"/>
                      <w:kern w:val="0"/>
                      <w:sz w:val="16"/>
                      <w:szCs w:val="16"/>
                      <w:lang w:eastAsia="en-AU"/>
                      <w14:ligatures w14:val="none"/>
                    </w:rPr>
                  </w:pPr>
                  <w:r w:rsidRPr="00EB5819">
                    <w:rPr>
                      <w:rFonts w:ascii="Arial Narrow" w:eastAsia="Times New Roman" w:hAnsi="Arial Narrow" w:cs="Times New Roman"/>
                      <w:kern w:val="0"/>
                      <w:sz w:val="16"/>
                      <w:szCs w:val="16"/>
                      <w:lang w:eastAsia="en-AU"/>
                      <w14:ligatures w14:val="none"/>
                    </w:rPr>
                    <w:t>2.3.3</w:t>
                  </w:r>
                </w:p>
              </w:tc>
              <w:tc>
                <w:tcPr>
                  <w:tcW w:w="3520" w:type="dxa"/>
                  <w:tcBorders>
                    <w:top w:val="nil"/>
                    <w:left w:val="nil"/>
                    <w:bottom w:val="single" w:sz="4" w:space="0" w:color="auto"/>
                    <w:right w:val="single" w:sz="4" w:space="0" w:color="auto"/>
                  </w:tcBorders>
                  <w:shd w:val="clear" w:color="000000" w:fill="FFFFFF"/>
                  <w:vAlign w:val="bottom"/>
                  <w:hideMark/>
                </w:tcPr>
                <w:p w14:paraId="664A949F"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OLIMS: EPSS Off Duty Claim Management</w:t>
                  </w:r>
                </w:p>
              </w:tc>
              <w:tc>
                <w:tcPr>
                  <w:tcW w:w="1362" w:type="dxa"/>
                  <w:tcBorders>
                    <w:top w:val="nil"/>
                    <w:left w:val="nil"/>
                    <w:bottom w:val="single" w:sz="4" w:space="0" w:color="auto"/>
                    <w:right w:val="single" w:sz="4" w:space="0" w:color="auto"/>
                  </w:tcBorders>
                  <w:shd w:val="clear" w:color="000000" w:fill="FFFFFF"/>
                  <w:vAlign w:val="bottom"/>
                  <w:hideMark/>
                </w:tcPr>
                <w:p w14:paraId="56348E4C"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No</w:t>
                  </w:r>
                </w:p>
              </w:tc>
            </w:tr>
            <w:tr w:rsidR="00F85CDE" w:rsidRPr="000311B9" w14:paraId="78540E94" w14:textId="77777777" w:rsidTr="00EB5819">
              <w:trPr>
                <w:trHeight w:val="290"/>
                <w:ins w:id="33" w:author="Salomina Malan" w:date="2026-10-01T12:53:00Z"/>
              </w:trPr>
              <w:tc>
                <w:tcPr>
                  <w:tcW w:w="960" w:type="dxa"/>
                  <w:tcBorders>
                    <w:top w:val="nil"/>
                    <w:left w:val="single" w:sz="4" w:space="0" w:color="auto"/>
                    <w:bottom w:val="single" w:sz="4" w:space="0" w:color="auto"/>
                    <w:right w:val="single" w:sz="4" w:space="0" w:color="auto"/>
                  </w:tcBorders>
                  <w:shd w:val="clear" w:color="000000" w:fill="FFFFFF"/>
                  <w:vAlign w:val="bottom"/>
                </w:tcPr>
                <w:p w14:paraId="7AF1A1B0" w14:textId="50A0E4B3" w:rsidR="00F85CDE" w:rsidRPr="00EB5819" w:rsidRDefault="00F85CDE" w:rsidP="000311B9">
                  <w:pPr>
                    <w:spacing w:after="0" w:line="240" w:lineRule="auto"/>
                    <w:rPr>
                      <w:ins w:id="34" w:author="Salomina Malan" w:date="2026-10-01T12:53:00Z" w16du:dateUtc="2026-10-01T02:53:00Z"/>
                      <w:rFonts w:ascii="Arial Narrow" w:eastAsia="Times New Roman" w:hAnsi="Arial Narrow" w:cs="Times New Roman"/>
                      <w:kern w:val="0"/>
                      <w:sz w:val="16"/>
                      <w:szCs w:val="16"/>
                      <w:lang w:eastAsia="en-AU"/>
                      <w14:ligatures w14:val="none"/>
                    </w:rPr>
                  </w:pPr>
                  <w:ins w:id="35" w:author="Salomina Malan" w:date="2026-10-01T12:53:00Z" w16du:dateUtc="2026-10-01T02:53:00Z">
                    <w:r>
                      <w:rPr>
                        <w:rFonts w:ascii="Arial Narrow" w:eastAsia="Times New Roman" w:hAnsi="Arial Narrow" w:cs="Times New Roman"/>
                        <w:kern w:val="0"/>
                        <w:sz w:val="16"/>
                        <w:szCs w:val="16"/>
                        <w:lang w:eastAsia="en-AU"/>
                        <w14:ligatures w14:val="none"/>
                      </w:rPr>
                      <w:t>2.3.4.1</w:t>
                    </w:r>
                  </w:ins>
                </w:p>
              </w:tc>
              <w:tc>
                <w:tcPr>
                  <w:tcW w:w="3520" w:type="dxa"/>
                  <w:tcBorders>
                    <w:top w:val="nil"/>
                    <w:left w:val="nil"/>
                    <w:bottom w:val="single" w:sz="4" w:space="0" w:color="auto"/>
                    <w:right w:val="single" w:sz="4" w:space="0" w:color="auto"/>
                  </w:tcBorders>
                  <w:shd w:val="clear" w:color="000000" w:fill="FFFFFF"/>
                  <w:vAlign w:val="bottom"/>
                </w:tcPr>
                <w:p w14:paraId="22D4DD7B" w14:textId="6DB2AF6B" w:rsidR="00F85CDE" w:rsidRPr="00EB5819" w:rsidRDefault="00F43FF1" w:rsidP="000311B9">
                  <w:pPr>
                    <w:spacing w:after="0" w:line="240" w:lineRule="auto"/>
                    <w:rPr>
                      <w:ins w:id="36" w:author="Salomina Malan" w:date="2026-10-01T12:53:00Z" w16du:dateUtc="2026-10-01T02:53:00Z"/>
                      <w:rFonts w:ascii="Arial Narrow" w:eastAsia="Times New Roman" w:hAnsi="Arial Narrow" w:cs="Times New Roman"/>
                      <w:color w:val="000000"/>
                      <w:kern w:val="0"/>
                      <w:sz w:val="16"/>
                      <w:szCs w:val="16"/>
                      <w:lang w:eastAsia="en-AU"/>
                      <w14:ligatures w14:val="none"/>
                    </w:rPr>
                  </w:pPr>
                  <w:ins w:id="37" w:author="Salomina Malan" w:date="2026-10-01T12:53:00Z" w16du:dateUtc="2026-10-01T02:53:00Z">
                    <w:r>
                      <w:rPr>
                        <w:rFonts w:ascii="Arial Narrow" w:eastAsia="Times New Roman" w:hAnsi="Arial Narrow" w:cs="Times New Roman"/>
                        <w:color w:val="000000"/>
                        <w:kern w:val="0"/>
                        <w:sz w:val="16"/>
                        <w:szCs w:val="16"/>
                        <w:lang w:eastAsia="en-AU"/>
                        <w14:ligatures w14:val="none"/>
                      </w:rPr>
                      <w:t>OLIMS</w:t>
                    </w:r>
                  </w:ins>
                  <w:ins w:id="38" w:author="Salomina Malan" w:date="2026-10-01T12:54:00Z" w16du:dateUtc="2026-10-01T02:54:00Z">
                    <w:r>
                      <w:rPr>
                        <w:rFonts w:ascii="Arial Narrow" w:eastAsia="Times New Roman" w:hAnsi="Arial Narrow" w:cs="Times New Roman"/>
                        <w:color w:val="000000"/>
                        <w:kern w:val="0"/>
                        <w:sz w:val="16"/>
                        <w:szCs w:val="16"/>
                        <w:lang w:eastAsia="en-AU"/>
                        <w14:ligatures w14:val="none"/>
                      </w:rPr>
                      <w:t>:</w:t>
                    </w:r>
                  </w:ins>
                  <w:ins w:id="39" w:author="Salomina Malan" w:date="2026-10-01T12:53:00Z" w16du:dateUtc="2026-10-01T02:53:00Z">
                    <w:r w:rsidRPr="00F43FF1">
                      <w:rPr>
                        <w:rFonts w:ascii="Arial Narrow" w:eastAsia="Times New Roman" w:hAnsi="Arial Narrow" w:cs="Times New Roman"/>
                        <w:color w:val="000000"/>
                        <w:kern w:val="0"/>
                        <w:sz w:val="16"/>
                        <w:szCs w:val="16"/>
                        <w:lang w:eastAsia="en-AU"/>
                        <w14:ligatures w14:val="none"/>
                      </w:rPr>
                      <w:t xml:space="preserve"> Amending the Date of Disablement (DOD)</w:t>
                    </w:r>
                  </w:ins>
                </w:p>
              </w:tc>
              <w:tc>
                <w:tcPr>
                  <w:tcW w:w="1362" w:type="dxa"/>
                  <w:tcBorders>
                    <w:top w:val="nil"/>
                    <w:left w:val="nil"/>
                    <w:bottom w:val="single" w:sz="4" w:space="0" w:color="auto"/>
                    <w:right w:val="single" w:sz="4" w:space="0" w:color="auto"/>
                  </w:tcBorders>
                  <w:shd w:val="clear" w:color="000000" w:fill="FFFFFF"/>
                  <w:vAlign w:val="bottom"/>
                </w:tcPr>
                <w:p w14:paraId="5B416F34" w14:textId="5F0A44E3" w:rsidR="00F85CDE" w:rsidRPr="00EB5819" w:rsidRDefault="00F43FF1" w:rsidP="000311B9">
                  <w:pPr>
                    <w:spacing w:after="0" w:line="240" w:lineRule="auto"/>
                    <w:rPr>
                      <w:ins w:id="40" w:author="Salomina Malan" w:date="2026-10-01T12:53:00Z" w16du:dateUtc="2026-10-01T02:53:00Z"/>
                      <w:rFonts w:ascii="Arial Narrow" w:eastAsia="Times New Roman" w:hAnsi="Arial Narrow" w:cs="Times New Roman"/>
                      <w:color w:val="000000"/>
                      <w:kern w:val="0"/>
                      <w:sz w:val="16"/>
                      <w:szCs w:val="16"/>
                      <w:lang w:eastAsia="en-AU"/>
                      <w14:ligatures w14:val="none"/>
                    </w:rPr>
                  </w:pPr>
                  <w:ins w:id="41" w:author="Salomina Malan" w:date="2026-10-01T12:54:00Z" w16du:dateUtc="2026-10-01T02:54:00Z">
                    <w:r>
                      <w:rPr>
                        <w:rFonts w:ascii="Arial Narrow" w:eastAsia="Times New Roman" w:hAnsi="Arial Narrow" w:cs="Times New Roman"/>
                        <w:color w:val="000000"/>
                        <w:kern w:val="0"/>
                        <w:sz w:val="16"/>
                        <w:szCs w:val="16"/>
                        <w:lang w:eastAsia="en-AU"/>
                        <w14:ligatures w14:val="none"/>
                      </w:rPr>
                      <w:t>Yes</w:t>
                    </w:r>
                  </w:ins>
                </w:p>
              </w:tc>
            </w:tr>
            <w:tr w:rsidR="000311B9" w:rsidRPr="000311B9" w14:paraId="5103319D" w14:textId="77777777" w:rsidTr="00EB5819">
              <w:trPr>
                <w:trHeight w:val="290"/>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7C1EDCE9" w14:textId="77777777" w:rsidR="000311B9" w:rsidRPr="00EB5819" w:rsidRDefault="000311B9" w:rsidP="000311B9">
                  <w:pPr>
                    <w:spacing w:after="0" w:line="240" w:lineRule="auto"/>
                    <w:rPr>
                      <w:rFonts w:ascii="Arial Narrow" w:eastAsia="Times New Roman" w:hAnsi="Arial Narrow" w:cs="Times New Roman"/>
                      <w:kern w:val="0"/>
                      <w:sz w:val="16"/>
                      <w:szCs w:val="16"/>
                      <w:lang w:eastAsia="en-AU"/>
                      <w14:ligatures w14:val="none"/>
                    </w:rPr>
                  </w:pPr>
                  <w:r w:rsidRPr="00EB5819">
                    <w:rPr>
                      <w:rFonts w:ascii="Arial Narrow" w:eastAsia="Times New Roman" w:hAnsi="Arial Narrow" w:cs="Times New Roman"/>
                      <w:kern w:val="0"/>
                      <w:sz w:val="16"/>
                      <w:szCs w:val="16"/>
                      <w:lang w:eastAsia="en-AU"/>
                      <w14:ligatures w14:val="none"/>
                    </w:rPr>
                    <w:t>2.3.4.2</w:t>
                  </w:r>
                </w:p>
              </w:tc>
              <w:tc>
                <w:tcPr>
                  <w:tcW w:w="3520" w:type="dxa"/>
                  <w:tcBorders>
                    <w:top w:val="nil"/>
                    <w:left w:val="nil"/>
                    <w:bottom w:val="single" w:sz="4" w:space="0" w:color="auto"/>
                    <w:right w:val="single" w:sz="4" w:space="0" w:color="auto"/>
                  </w:tcBorders>
                  <w:shd w:val="clear" w:color="000000" w:fill="FFFFFF"/>
                  <w:vAlign w:val="bottom"/>
                  <w:hideMark/>
                </w:tcPr>
                <w:p w14:paraId="470DC144"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Document Generation – generate and send EPSS letters and forms</w:t>
                  </w:r>
                </w:p>
              </w:tc>
              <w:tc>
                <w:tcPr>
                  <w:tcW w:w="1362" w:type="dxa"/>
                  <w:tcBorders>
                    <w:top w:val="nil"/>
                    <w:left w:val="nil"/>
                    <w:bottom w:val="single" w:sz="4" w:space="0" w:color="auto"/>
                    <w:right w:val="single" w:sz="4" w:space="0" w:color="auto"/>
                  </w:tcBorders>
                  <w:shd w:val="clear" w:color="000000" w:fill="FFFFFF"/>
                  <w:vAlign w:val="bottom"/>
                  <w:hideMark/>
                </w:tcPr>
                <w:p w14:paraId="75BC39D2"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Yes</w:t>
                  </w:r>
                </w:p>
              </w:tc>
            </w:tr>
            <w:tr w:rsidR="000311B9" w:rsidRPr="000311B9" w14:paraId="3D212145" w14:textId="77777777" w:rsidTr="00EB5819">
              <w:trPr>
                <w:trHeight w:val="290"/>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0293257C" w14:textId="77777777" w:rsidR="000311B9" w:rsidRPr="00EB5819" w:rsidRDefault="000311B9" w:rsidP="000311B9">
                  <w:pPr>
                    <w:spacing w:after="0" w:line="240" w:lineRule="auto"/>
                    <w:rPr>
                      <w:rFonts w:ascii="Arial Narrow" w:eastAsia="Times New Roman" w:hAnsi="Arial Narrow" w:cs="Times New Roman"/>
                      <w:kern w:val="0"/>
                      <w:sz w:val="16"/>
                      <w:szCs w:val="16"/>
                      <w:lang w:eastAsia="en-AU"/>
                      <w14:ligatures w14:val="none"/>
                    </w:rPr>
                  </w:pPr>
                  <w:r w:rsidRPr="00EB5819">
                    <w:rPr>
                      <w:rFonts w:ascii="Arial Narrow" w:eastAsia="Times New Roman" w:hAnsi="Arial Narrow" w:cs="Times New Roman"/>
                      <w:kern w:val="0"/>
                      <w:sz w:val="16"/>
                      <w:szCs w:val="16"/>
                      <w:lang w:eastAsia="en-AU"/>
                      <w14:ligatures w14:val="none"/>
                    </w:rPr>
                    <w:t>2.3.4.3</w:t>
                  </w:r>
                </w:p>
              </w:tc>
              <w:tc>
                <w:tcPr>
                  <w:tcW w:w="3520" w:type="dxa"/>
                  <w:tcBorders>
                    <w:top w:val="nil"/>
                    <w:left w:val="nil"/>
                    <w:bottom w:val="single" w:sz="4" w:space="0" w:color="auto"/>
                    <w:right w:val="single" w:sz="4" w:space="0" w:color="auto"/>
                  </w:tcBorders>
                  <w:shd w:val="clear" w:color="000000" w:fill="FFFFFF"/>
                  <w:vAlign w:val="bottom"/>
                  <w:hideMark/>
                </w:tcPr>
                <w:p w14:paraId="6211CA88"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Request for Review tab</w:t>
                  </w:r>
                </w:p>
              </w:tc>
              <w:tc>
                <w:tcPr>
                  <w:tcW w:w="1362" w:type="dxa"/>
                  <w:tcBorders>
                    <w:top w:val="nil"/>
                    <w:left w:val="nil"/>
                    <w:bottom w:val="single" w:sz="4" w:space="0" w:color="auto"/>
                    <w:right w:val="single" w:sz="4" w:space="0" w:color="auto"/>
                  </w:tcBorders>
                  <w:shd w:val="clear" w:color="000000" w:fill="FFFFFF"/>
                  <w:vAlign w:val="bottom"/>
                  <w:hideMark/>
                </w:tcPr>
                <w:p w14:paraId="5F939DFF"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No</w:t>
                  </w:r>
                </w:p>
              </w:tc>
            </w:tr>
            <w:tr w:rsidR="000311B9" w:rsidRPr="000311B9" w14:paraId="6731AFAC" w14:textId="77777777" w:rsidTr="00EB5819">
              <w:trPr>
                <w:trHeight w:val="290"/>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3B06218B"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2.3.4.4</w:t>
                  </w:r>
                </w:p>
              </w:tc>
              <w:tc>
                <w:tcPr>
                  <w:tcW w:w="3520" w:type="dxa"/>
                  <w:tcBorders>
                    <w:top w:val="nil"/>
                    <w:left w:val="nil"/>
                    <w:bottom w:val="single" w:sz="4" w:space="0" w:color="auto"/>
                    <w:right w:val="single" w:sz="4" w:space="0" w:color="auto"/>
                  </w:tcBorders>
                  <w:shd w:val="clear" w:color="000000" w:fill="FFFFFF"/>
                  <w:vAlign w:val="bottom"/>
                  <w:hideMark/>
                </w:tcPr>
                <w:p w14:paraId="7541A44A"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OLIMS Diary / Reminders / Tasks</w:t>
                  </w:r>
                </w:p>
              </w:tc>
              <w:tc>
                <w:tcPr>
                  <w:tcW w:w="1362" w:type="dxa"/>
                  <w:tcBorders>
                    <w:top w:val="nil"/>
                    <w:left w:val="nil"/>
                    <w:bottom w:val="single" w:sz="4" w:space="0" w:color="auto"/>
                    <w:right w:val="single" w:sz="4" w:space="0" w:color="auto"/>
                  </w:tcBorders>
                  <w:shd w:val="clear" w:color="000000" w:fill="FFFFFF"/>
                  <w:vAlign w:val="bottom"/>
                  <w:hideMark/>
                </w:tcPr>
                <w:p w14:paraId="7248A011"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Yes</w:t>
                  </w:r>
                </w:p>
              </w:tc>
            </w:tr>
            <w:tr w:rsidR="000311B9" w:rsidRPr="000311B9" w14:paraId="57D42525" w14:textId="77777777" w:rsidTr="00EB5819">
              <w:trPr>
                <w:trHeight w:val="290"/>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782D514B" w14:textId="77777777" w:rsidR="000311B9" w:rsidRPr="00EB5819" w:rsidRDefault="000311B9" w:rsidP="000311B9">
                  <w:pPr>
                    <w:spacing w:after="0" w:line="240" w:lineRule="auto"/>
                    <w:rPr>
                      <w:rFonts w:ascii="Arial Narrow" w:eastAsia="Times New Roman" w:hAnsi="Arial Narrow" w:cs="Times New Roman"/>
                      <w:kern w:val="0"/>
                      <w:sz w:val="16"/>
                      <w:szCs w:val="16"/>
                      <w:lang w:eastAsia="en-AU"/>
                      <w14:ligatures w14:val="none"/>
                    </w:rPr>
                  </w:pPr>
                  <w:r w:rsidRPr="00EB5819">
                    <w:rPr>
                      <w:rFonts w:ascii="Arial Narrow" w:eastAsia="Times New Roman" w:hAnsi="Arial Narrow" w:cs="Times New Roman"/>
                      <w:kern w:val="0"/>
                      <w:sz w:val="16"/>
                      <w:szCs w:val="16"/>
                      <w:lang w:eastAsia="en-AU"/>
                      <w14:ligatures w14:val="none"/>
                    </w:rPr>
                    <w:t>2.3.4.8</w:t>
                  </w:r>
                </w:p>
              </w:tc>
              <w:tc>
                <w:tcPr>
                  <w:tcW w:w="3520" w:type="dxa"/>
                  <w:tcBorders>
                    <w:top w:val="nil"/>
                    <w:left w:val="nil"/>
                    <w:bottom w:val="single" w:sz="4" w:space="0" w:color="auto"/>
                    <w:right w:val="single" w:sz="4" w:space="0" w:color="auto"/>
                  </w:tcBorders>
                  <w:shd w:val="clear" w:color="000000" w:fill="FFFFFF"/>
                  <w:vAlign w:val="bottom"/>
                  <w:hideMark/>
                </w:tcPr>
                <w:p w14:paraId="7D949517"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EPSS Claim Status Reasons</w:t>
                  </w:r>
                </w:p>
              </w:tc>
              <w:tc>
                <w:tcPr>
                  <w:tcW w:w="1362" w:type="dxa"/>
                  <w:tcBorders>
                    <w:top w:val="nil"/>
                    <w:left w:val="nil"/>
                    <w:bottom w:val="single" w:sz="4" w:space="0" w:color="auto"/>
                    <w:right w:val="single" w:sz="4" w:space="0" w:color="auto"/>
                  </w:tcBorders>
                  <w:shd w:val="clear" w:color="000000" w:fill="FFFFFF"/>
                  <w:vAlign w:val="bottom"/>
                  <w:hideMark/>
                </w:tcPr>
                <w:p w14:paraId="48289475" w14:textId="77777777" w:rsidR="000311B9" w:rsidRPr="00EB5819" w:rsidRDefault="000311B9" w:rsidP="000311B9">
                  <w:pPr>
                    <w:spacing w:after="0" w:line="240" w:lineRule="auto"/>
                    <w:rPr>
                      <w:rFonts w:ascii="Arial Narrow" w:eastAsia="Times New Roman" w:hAnsi="Arial Narrow" w:cs="Times New Roman"/>
                      <w:color w:val="000000"/>
                      <w:kern w:val="0"/>
                      <w:sz w:val="16"/>
                      <w:szCs w:val="16"/>
                      <w:lang w:eastAsia="en-AU"/>
                      <w14:ligatures w14:val="none"/>
                    </w:rPr>
                  </w:pPr>
                  <w:r w:rsidRPr="00EB5819">
                    <w:rPr>
                      <w:rFonts w:ascii="Arial Narrow" w:eastAsia="Times New Roman" w:hAnsi="Arial Narrow" w:cs="Times New Roman"/>
                      <w:color w:val="000000"/>
                      <w:kern w:val="0"/>
                      <w:sz w:val="16"/>
                      <w:szCs w:val="16"/>
                      <w:lang w:eastAsia="en-AU"/>
                      <w14:ligatures w14:val="none"/>
                    </w:rPr>
                    <w:t>Yes</w:t>
                  </w:r>
                </w:p>
              </w:tc>
            </w:tr>
          </w:tbl>
          <w:p w14:paraId="05A92212" w14:textId="1BB388C3" w:rsidR="18BAA8D7" w:rsidRDefault="18BAA8D7" w:rsidP="00EB5819">
            <w:pPr>
              <w:pStyle w:val="Heading3"/>
            </w:pPr>
            <w:r>
              <w:t xml:space="preserve"> </w:t>
            </w:r>
          </w:p>
          <w:tbl>
            <w:tblPr>
              <w:tblW w:w="9003" w:type="dxa"/>
              <w:tblLook w:val="04A0" w:firstRow="1" w:lastRow="0" w:firstColumn="1" w:lastColumn="0" w:noHBand="0" w:noVBand="1"/>
            </w:tblPr>
            <w:tblGrid>
              <w:gridCol w:w="1561"/>
              <w:gridCol w:w="4232"/>
              <w:gridCol w:w="1611"/>
              <w:gridCol w:w="1599"/>
            </w:tblGrid>
            <w:tr w:rsidR="00D04E2C" w14:paraId="28B81574" w14:textId="77777777">
              <w:trPr>
                <w:trHeight w:val="250"/>
              </w:trPr>
              <w:tc>
                <w:tcPr>
                  <w:tcW w:w="1561" w:type="dxa"/>
                </w:tcPr>
                <w:p w14:paraId="398F21FF" w14:textId="00580F53" w:rsidR="00D04E2C" w:rsidRDefault="006F1297" w:rsidP="00D04E2C">
                  <w:pPr>
                    <w:rPr>
                      <w:lang w:val="en-US"/>
                    </w:rPr>
                  </w:pPr>
                  <w:r w:rsidRPr="006F1297">
                    <w:rPr>
                      <w:lang w:val="en-US"/>
                    </w:rPr>
                    <w:t xml:space="preserve">Yameng Chen </w:t>
                  </w:r>
                </w:p>
              </w:tc>
              <w:tc>
                <w:tcPr>
                  <w:tcW w:w="4232" w:type="dxa"/>
                </w:tcPr>
                <w:p w14:paraId="431809F4" w14:textId="3E2F9698" w:rsidR="00D04E2C" w:rsidRDefault="00D04E2C" w:rsidP="00D04E2C">
                  <w:pPr>
                    <w:rPr>
                      <w:lang w:val="en-US"/>
                    </w:rPr>
                  </w:pPr>
                  <w:r w:rsidRPr="00080B05">
                    <w:rPr>
                      <w:rFonts w:ascii="Calibri" w:eastAsia="Times New Roman" w:hAnsi="Calibri" w:cs="Calibri"/>
                      <w:kern w:val="0"/>
                      <w:lang w:eastAsia="en-AU"/>
                      <w14:ligatures w14:val="none"/>
                    </w:rPr>
                    <w:t>Manager – SAP Technical</w:t>
                  </w:r>
                </w:p>
              </w:tc>
              <w:tc>
                <w:tcPr>
                  <w:tcW w:w="1611" w:type="dxa"/>
                </w:tcPr>
                <w:p w14:paraId="0C42B913" w14:textId="5CD9D3D0" w:rsidR="00D04E2C" w:rsidRDefault="00D04E2C" w:rsidP="00D04E2C"/>
              </w:tc>
              <w:tc>
                <w:tcPr>
                  <w:tcW w:w="1599" w:type="dxa"/>
                </w:tcPr>
                <w:p w14:paraId="76C2C2CC" w14:textId="77777777" w:rsidR="00D04E2C" w:rsidRDefault="00D04E2C" w:rsidP="00D04E2C">
                  <w:pPr>
                    <w:rPr>
                      <w:lang w:val="en-US"/>
                    </w:rPr>
                  </w:pPr>
                  <w:r w:rsidRPr="7F27B691">
                    <w:rPr>
                      <w:lang w:val="en-US"/>
                    </w:rPr>
                    <w:t>17/03/2026</w:t>
                  </w:r>
                </w:p>
              </w:tc>
            </w:tr>
            <w:tr w:rsidR="00BD54AA" w14:paraId="1FDA54B5" w14:textId="77777777">
              <w:trPr>
                <w:trHeight w:val="250"/>
              </w:trPr>
              <w:tc>
                <w:tcPr>
                  <w:tcW w:w="1561" w:type="dxa"/>
                </w:tcPr>
                <w:p w14:paraId="50E4D973" w14:textId="39D6A084" w:rsidR="00BD54AA" w:rsidRDefault="00DC6185" w:rsidP="00D04E2C">
                  <w:pPr>
                    <w:rPr>
                      <w:lang w:val="en-US"/>
                    </w:rPr>
                  </w:pPr>
                  <w:r>
                    <w:rPr>
                      <w:lang w:val="en-US"/>
                    </w:rPr>
                    <w:t>Darryl Mee</w:t>
                  </w:r>
                </w:p>
              </w:tc>
              <w:tc>
                <w:tcPr>
                  <w:tcW w:w="4232" w:type="dxa"/>
                </w:tcPr>
                <w:p w14:paraId="7676F21B" w14:textId="79D8C9BB" w:rsidR="00BD54AA" w:rsidRPr="00080B05" w:rsidRDefault="00DC6185" w:rsidP="00D04E2C">
                  <w:pPr>
                    <w:rPr>
                      <w:rFonts w:ascii="Calibri" w:eastAsia="Times New Roman" w:hAnsi="Calibri" w:cs="Calibri"/>
                      <w:kern w:val="0"/>
                      <w:lang w:eastAsia="en-AU"/>
                      <w14:ligatures w14:val="none"/>
                    </w:rPr>
                  </w:pPr>
                  <w:r>
                    <w:rPr>
                      <w:rFonts w:ascii="Calibri" w:eastAsia="Times New Roman" w:hAnsi="Calibri" w:cs="Calibri"/>
                      <w:kern w:val="0"/>
                      <w:lang w:eastAsia="en-AU"/>
                      <w14:ligatures w14:val="none"/>
                    </w:rPr>
                    <w:t xml:space="preserve"> ERP platform technical support</w:t>
                  </w:r>
                </w:p>
              </w:tc>
              <w:tc>
                <w:tcPr>
                  <w:tcW w:w="1611" w:type="dxa"/>
                </w:tcPr>
                <w:p w14:paraId="4C32F423" w14:textId="77777777" w:rsidR="00BD54AA" w:rsidRDefault="00BD54AA" w:rsidP="00D04E2C">
                  <w:pPr>
                    <w:rPr>
                      <w:noProof/>
                    </w:rPr>
                  </w:pPr>
                </w:p>
              </w:tc>
              <w:tc>
                <w:tcPr>
                  <w:tcW w:w="1599" w:type="dxa"/>
                </w:tcPr>
                <w:p w14:paraId="59CCC625" w14:textId="77777777" w:rsidR="00BD54AA" w:rsidRPr="7F27B691" w:rsidRDefault="00BD54AA" w:rsidP="00D04E2C">
                  <w:pPr>
                    <w:rPr>
                      <w:lang w:val="en-US"/>
                    </w:rPr>
                  </w:pPr>
                </w:p>
              </w:tc>
            </w:tr>
            <w:tr w:rsidR="00EB5819" w14:paraId="30204777" w14:textId="77777777">
              <w:trPr>
                <w:trHeight w:val="250"/>
              </w:trPr>
              <w:tc>
                <w:tcPr>
                  <w:tcW w:w="1561" w:type="dxa"/>
                </w:tcPr>
                <w:p w14:paraId="4F8732E4" w14:textId="164D6ECB" w:rsidR="00EB5819" w:rsidRDefault="008624E0" w:rsidP="00D04E2C">
                  <w:pPr>
                    <w:rPr>
                      <w:lang w:val="en-US"/>
                    </w:rPr>
                  </w:pPr>
                  <w:r>
                    <w:rPr>
                      <w:lang w:val="en-US"/>
                    </w:rPr>
                    <w:t>Keven Lumpan</w:t>
                  </w:r>
                </w:p>
              </w:tc>
              <w:tc>
                <w:tcPr>
                  <w:tcW w:w="4232" w:type="dxa"/>
                </w:tcPr>
                <w:p w14:paraId="10B82CA6" w14:textId="11FB3489" w:rsidR="00EB5819" w:rsidRDefault="008624E0" w:rsidP="00D04E2C">
                  <w:pPr>
                    <w:rPr>
                      <w:rFonts w:ascii="Calibri" w:eastAsia="Times New Roman" w:hAnsi="Calibri" w:cs="Calibri"/>
                      <w:kern w:val="0"/>
                      <w:lang w:eastAsia="en-AU"/>
                      <w14:ligatures w14:val="none"/>
                    </w:rPr>
                  </w:pPr>
                  <w:r>
                    <w:rPr>
                      <w:rFonts w:ascii="Calibri" w:eastAsia="Times New Roman" w:hAnsi="Calibri" w:cs="Calibri"/>
                      <w:kern w:val="0"/>
                      <w:lang w:eastAsia="en-AU"/>
                      <w14:ligatures w14:val="none"/>
                    </w:rPr>
                    <w:t>Application developer</w:t>
                  </w:r>
                </w:p>
              </w:tc>
              <w:tc>
                <w:tcPr>
                  <w:tcW w:w="1611" w:type="dxa"/>
                </w:tcPr>
                <w:p w14:paraId="04958B4A" w14:textId="77777777" w:rsidR="00EB5819" w:rsidRDefault="00EB5819" w:rsidP="00D04E2C">
                  <w:pPr>
                    <w:rPr>
                      <w:noProof/>
                    </w:rPr>
                  </w:pPr>
                </w:p>
              </w:tc>
              <w:tc>
                <w:tcPr>
                  <w:tcW w:w="1599" w:type="dxa"/>
                </w:tcPr>
                <w:p w14:paraId="780D4516" w14:textId="77777777" w:rsidR="00EB5819" w:rsidRPr="7F27B691" w:rsidRDefault="00EB5819" w:rsidP="00D04E2C">
                  <w:pPr>
                    <w:rPr>
                      <w:lang w:val="en-US"/>
                    </w:rPr>
                  </w:pPr>
                </w:p>
              </w:tc>
            </w:tr>
            <w:tr w:rsidR="008624E0" w14:paraId="6410FB72" w14:textId="77777777">
              <w:trPr>
                <w:trHeight w:val="250"/>
                <w:ins w:id="42" w:author="Salomina Malan" w:date="2026-09-25T11:05:00Z"/>
              </w:trPr>
              <w:tc>
                <w:tcPr>
                  <w:tcW w:w="1561" w:type="dxa"/>
                </w:tcPr>
                <w:p w14:paraId="65EB7A80" w14:textId="78C535C5" w:rsidR="008624E0" w:rsidRDefault="004345C3" w:rsidP="00D04E2C">
                  <w:pPr>
                    <w:rPr>
                      <w:lang w:val="en-US"/>
                    </w:rPr>
                  </w:pPr>
                  <w:r w:rsidRPr="00A91847">
                    <w:rPr>
                      <w:rFonts w:ascii="Calibri" w:eastAsia="Times New Roman" w:hAnsi="Calibri" w:cs="Calibri"/>
                      <w:kern w:val="0"/>
                      <w:lang w:eastAsia="en-AU"/>
                      <w14:ligatures w14:val="none"/>
                    </w:rPr>
                    <w:t>Rishi Baldeo</w:t>
                  </w:r>
                </w:p>
              </w:tc>
              <w:tc>
                <w:tcPr>
                  <w:tcW w:w="4232" w:type="dxa"/>
                </w:tcPr>
                <w:p w14:paraId="15C77970" w14:textId="760C782F" w:rsidR="008624E0" w:rsidRDefault="00D51FE0" w:rsidP="00D04E2C">
                  <w:pPr>
                    <w:rPr>
                      <w:rFonts w:ascii="Calibri" w:eastAsia="Times New Roman" w:hAnsi="Calibri" w:cs="Calibri"/>
                      <w:kern w:val="0"/>
                      <w:lang w:eastAsia="en-AU"/>
                      <w14:ligatures w14:val="none"/>
                    </w:rPr>
                  </w:pPr>
                  <w:r w:rsidRPr="005C3EBA">
                    <w:rPr>
                      <w:rFonts w:ascii="Calibri" w:eastAsia="Times New Roman" w:hAnsi="Calibri" w:cs="Calibri"/>
                      <w:kern w:val="0"/>
                      <w:lang w:eastAsia="en-AU"/>
                      <w14:ligatures w14:val="none"/>
                    </w:rPr>
                    <w:t>Director HSW Insurance &amp; Legal Directorate</w:t>
                  </w:r>
                </w:p>
              </w:tc>
              <w:tc>
                <w:tcPr>
                  <w:tcW w:w="1611" w:type="dxa"/>
                </w:tcPr>
                <w:p w14:paraId="208A779C" w14:textId="77777777" w:rsidR="008624E0" w:rsidRDefault="008624E0" w:rsidP="00D04E2C">
                  <w:pPr>
                    <w:rPr>
                      <w:noProof/>
                    </w:rPr>
                  </w:pPr>
                </w:p>
              </w:tc>
              <w:tc>
                <w:tcPr>
                  <w:tcW w:w="1599" w:type="dxa"/>
                </w:tcPr>
                <w:p w14:paraId="7B1B5ECE" w14:textId="77777777" w:rsidR="008624E0" w:rsidRPr="7F27B691" w:rsidRDefault="008624E0" w:rsidP="00D04E2C">
                  <w:pPr>
                    <w:rPr>
                      <w:lang w:val="en-US"/>
                    </w:rPr>
                  </w:pPr>
                </w:p>
              </w:tc>
            </w:tr>
            <w:tr w:rsidR="00C53208" w14:paraId="2AB7031F" w14:textId="77777777">
              <w:trPr>
                <w:trHeight w:val="250"/>
                <w:ins w:id="43" w:author="Salomina Malan" w:date="2026-09-25T11:06:00Z"/>
              </w:trPr>
              <w:tc>
                <w:tcPr>
                  <w:tcW w:w="1561" w:type="dxa"/>
                </w:tcPr>
                <w:p w14:paraId="62FD00AD" w14:textId="70C6E0C3" w:rsidR="00C53208" w:rsidRPr="00A91847" w:rsidRDefault="00C53208" w:rsidP="00D04E2C">
                  <w:pPr>
                    <w:rPr>
                      <w:rFonts w:ascii="Calibri" w:eastAsia="Times New Roman" w:hAnsi="Calibri" w:cs="Calibri"/>
                      <w:kern w:val="0"/>
                      <w:lang w:eastAsia="en-AU"/>
                      <w14:ligatures w14:val="none"/>
                    </w:rPr>
                  </w:pPr>
                  <w:r w:rsidRPr="005C3EBA">
                    <w:rPr>
                      <w:rFonts w:ascii="Calibri" w:eastAsia="Times New Roman" w:hAnsi="Calibri" w:cs="Calibri"/>
                      <w:kern w:val="0"/>
                      <w:lang w:eastAsia="en-AU"/>
                      <w14:ligatures w14:val="none"/>
                    </w:rPr>
                    <w:t>Rachel Timmermann</w:t>
                  </w:r>
                </w:p>
              </w:tc>
              <w:tc>
                <w:tcPr>
                  <w:tcW w:w="4232" w:type="dxa"/>
                </w:tcPr>
                <w:p w14:paraId="1F0FC8F0" w14:textId="4FF52605" w:rsidR="00C53208" w:rsidRPr="005C3EBA" w:rsidRDefault="005F6721" w:rsidP="00D04E2C">
                  <w:pPr>
                    <w:rPr>
                      <w:rFonts w:ascii="Calibri" w:eastAsia="Times New Roman" w:hAnsi="Calibri" w:cs="Calibri"/>
                      <w:kern w:val="0"/>
                      <w:lang w:eastAsia="en-AU"/>
                      <w14:ligatures w14:val="none"/>
                    </w:rPr>
                  </w:pPr>
                  <w:r w:rsidRPr="005C3EBA">
                    <w:rPr>
                      <w:rFonts w:ascii="Calibri" w:eastAsia="Times New Roman" w:hAnsi="Calibri" w:cs="Calibri"/>
                      <w:kern w:val="0"/>
                      <w:lang w:eastAsia="en-AU"/>
                      <w14:ligatures w14:val="none"/>
                    </w:rPr>
                    <w:t>Manager, HSW EPSS Persnl Injury Insurance</w:t>
                  </w:r>
                </w:p>
              </w:tc>
              <w:tc>
                <w:tcPr>
                  <w:tcW w:w="1611" w:type="dxa"/>
                </w:tcPr>
                <w:p w14:paraId="3B9C5BBB" w14:textId="77777777" w:rsidR="00C53208" w:rsidRDefault="00C53208" w:rsidP="00D04E2C">
                  <w:pPr>
                    <w:rPr>
                      <w:noProof/>
                    </w:rPr>
                  </w:pPr>
                </w:p>
              </w:tc>
              <w:tc>
                <w:tcPr>
                  <w:tcW w:w="1599" w:type="dxa"/>
                </w:tcPr>
                <w:p w14:paraId="7877E5C7" w14:textId="77777777" w:rsidR="00C53208" w:rsidRPr="7F27B691" w:rsidRDefault="00C53208" w:rsidP="00D04E2C">
                  <w:pPr>
                    <w:rPr>
                      <w:lang w:val="en-US"/>
                    </w:rPr>
                  </w:pPr>
                </w:p>
              </w:tc>
            </w:tr>
          </w:tbl>
          <w:p w14:paraId="51469C24" w14:textId="67E1ACD8" w:rsidR="5139CFA6" w:rsidRPr="00EB5819" w:rsidRDefault="00694A62" w:rsidP="00AD0EBE">
            <w:pPr>
              <w:pStyle w:val="Heading3"/>
            </w:pPr>
            <w:bookmarkStart w:id="44" w:name="_Toc241226843"/>
            <w:r w:rsidRPr="00AD0EBE">
              <w:t>Week-count impact (</w:t>
            </w:r>
            <w:r w:rsidR="5139CFA6" w:rsidRPr="00AD0EBE">
              <w:t>Remainder</w:t>
            </w:r>
            <w:r w:rsidRPr="00AD0EBE">
              <w:t>)</w:t>
            </w:r>
            <w:r w:rsidR="5ECDB8F0" w:rsidRPr="00AD0EBE">
              <w:t xml:space="preserve"> </w:t>
            </w:r>
            <w:r w:rsidRPr="00AD0EBE">
              <w:t>S</w:t>
            </w:r>
            <w:r w:rsidR="5ECDB8F0" w:rsidRPr="00AD0EBE">
              <w:t>ign-off</w:t>
            </w:r>
            <w:bookmarkEnd w:id="44"/>
          </w:p>
        </w:tc>
        <w:tc>
          <w:tcPr>
            <w:tcW w:w="220" w:type="dxa"/>
            <w:tcPrChange w:id="45" w:author="Salomina Malan" w:date="2026-09-23T17:10:00Z" w16du:dateUtc="2026-09-23T07:10:00Z">
              <w:tcPr>
                <w:tcW w:w="220" w:type="dxa"/>
              </w:tcPr>
            </w:tcPrChange>
          </w:tcPr>
          <w:p w14:paraId="1CE0FEB3" w14:textId="0E2151FF" w:rsidR="0AC9BE0B" w:rsidRDefault="0AC9BE0B" w:rsidP="0AC9BE0B">
            <w:pPr>
              <w:rPr>
                <w:b/>
                <w:bCs/>
                <w:lang w:val="en-US"/>
              </w:rPr>
            </w:pPr>
          </w:p>
        </w:tc>
        <w:tc>
          <w:tcPr>
            <w:tcW w:w="732" w:type="dxa"/>
            <w:gridSpan w:val="2"/>
            <w:tcPrChange w:id="46" w:author="Salomina Malan" w:date="2026-09-23T17:10:00Z" w16du:dateUtc="2026-09-23T07:10:00Z">
              <w:tcPr>
                <w:tcW w:w="736" w:type="dxa"/>
                <w:gridSpan w:val="4"/>
              </w:tcPr>
            </w:tcPrChange>
          </w:tcPr>
          <w:p w14:paraId="7E97E8E6" w14:textId="73122841" w:rsidR="0AC9BE0B" w:rsidRDefault="0AC9BE0B" w:rsidP="0AC9BE0B">
            <w:pPr>
              <w:rPr>
                <w:b/>
                <w:bCs/>
                <w:lang w:val="en-US"/>
              </w:rPr>
            </w:pPr>
          </w:p>
        </w:tc>
        <w:tc>
          <w:tcPr>
            <w:tcW w:w="1491" w:type="dxa"/>
            <w:gridSpan w:val="3"/>
            <w:tcPrChange w:id="47" w:author="Salomina Malan" w:date="2026-09-23T17:10:00Z" w16du:dateUtc="2026-09-23T07:10:00Z">
              <w:tcPr>
                <w:tcW w:w="1513" w:type="dxa"/>
                <w:gridSpan w:val="4"/>
              </w:tcPr>
            </w:tcPrChange>
          </w:tcPr>
          <w:p w14:paraId="1DE490A8" w14:textId="77777777" w:rsidR="00F702E9" w:rsidRDefault="00F702E9" w:rsidP="00F702E9">
            <w:pPr>
              <w:rPr>
                <w:b/>
                <w:bCs/>
                <w:lang w:val="en-US"/>
              </w:rPr>
            </w:pPr>
          </w:p>
          <w:p w14:paraId="24CEB186" w14:textId="2E0DBD03" w:rsidR="00BD54AA" w:rsidRPr="00EB5819" w:rsidRDefault="00BD54AA" w:rsidP="00BD54AA">
            <w:pPr>
              <w:rPr>
                <w:lang w:val="en-US"/>
              </w:rPr>
            </w:pPr>
          </w:p>
        </w:tc>
      </w:tr>
      <w:tr w:rsidR="00EB57CA" w14:paraId="51DE82C9" w14:textId="77777777" w:rsidTr="00617052">
        <w:tblPrEx>
          <w:tblPrExChange w:id="48" w:author="Salomina Malan" w:date="2026-09-23T17:10:00Z" w16du:dateUtc="2026-09-23T07:10:00Z">
            <w:tblPrEx>
              <w:tblW w:w="9026" w:type="dxa"/>
            </w:tblPrEx>
          </w:tblPrExChange>
        </w:tblPrEx>
        <w:trPr>
          <w:trHeight w:val="250"/>
          <w:trPrChange w:id="49" w:author="Salomina Malan" w:date="2026-09-23T17:10:00Z" w16du:dateUtc="2026-09-23T07:10:00Z">
            <w:trPr>
              <w:trHeight w:val="250"/>
            </w:trPr>
          </w:trPrChange>
        </w:trPr>
        <w:tc>
          <w:tcPr>
            <w:tcW w:w="6583" w:type="dxa"/>
            <w:gridSpan w:val="3"/>
            <w:tcPrChange w:id="50" w:author="Salomina Malan" w:date="2026-09-23T17:10:00Z" w16du:dateUtc="2026-09-23T07:10:00Z">
              <w:tcPr>
                <w:tcW w:w="6557" w:type="dxa"/>
                <w:gridSpan w:val="3"/>
              </w:tcPr>
            </w:tcPrChange>
          </w:tcPr>
          <w:p w14:paraId="1711CE9F" w14:textId="77777777" w:rsidR="00EB57CA" w:rsidRPr="003D36C6" w:rsidRDefault="00EB57CA" w:rsidP="003D36C6">
            <w:pPr>
              <w:pStyle w:val="Heading2"/>
            </w:pPr>
          </w:p>
        </w:tc>
        <w:tc>
          <w:tcPr>
            <w:tcW w:w="329" w:type="dxa"/>
            <w:gridSpan w:val="2"/>
            <w:tcPrChange w:id="51" w:author="Salomina Malan" w:date="2026-09-23T17:10:00Z" w16du:dateUtc="2026-09-23T07:10:00Z">
              <w:tcPr>
                <w:tcW w:w="364" w:type="dxa"/>
                <w:gridSpan w:val="3"/>
              </w:tcPr>
            </w:tcPrChange>
          </w:tcPr>
          <w:p w14:paraId="213067F4" w14:textId="77777777" w:rsidR="00EB57CA" w:rsidRDefault="00EB57CA" w:rsidP="00F702E9">
            <w:pPr>
              <w:rPr>
                <w:b/>
                <w:bCs/>
                <w:lang w:val="en-US"/>
              </w:rPr>
            </w:pPr>
          </w:p>
        </w:tc>
        <w:tc>
          <w:tcPr>
            <w:tcW w:w="1272" w:type="dxa"/>
            <w:gridSpan w:val="3"/>
            <w:tcPrChange w:id="52" w:author="Salomina Malan" w:date="2026-09-23T17:10:00Z" w16du:dateUtc="2026-09-23T07:10:00Z">
              <w:tcPr>
                <w:tcW w:w="1194" w:type="dxa"/>
                <w:gridSpan w:val="5"/>
              </w:tcPr>
            </w:tcPrChange>
          </w:tcPr>
          <w:p w14:paraId="5910CC56" w14:textId="77777777" w:rsidR="00EB57CA" w:rsidRDefault="00EB57CA" w:rsidP="00F702E9">
            <w:pPr>
              <w:rPr>
                <w:b/>
                <w:bCs/>
                <w:lang w:val="en-US"/>
              </w:rPr>
            </w:pPr>
          </w:p>
        </w:tc>
        <w:tc>
          <w:tcPr>
            <w:tcW w:w="842" w:type="dxa"/>
            <w:tcPrChange w:id="53" w:author="Salomina Malan" w:date="2026-09-23T17:10:00Z" w16du:dateUtc="2026-09-23T07:10:00Z">
              <w:tcPr>
                <w:tcW w:w="911" w:type="dxa"/>
              </w:tcPr>
            </w:tcPrChange>
          </w:tcPr>
          <w:p w14:paraId="747BF121" w14:textId="77777777" w:rsidR="00EB57CA" w:rsidRDefault="00EB57CA" w:rsidP="00F702E9">
            <w:pPr>
              <w:rPr>
                <w:b/>
                <w:bCs/>
                <w:lang w:val="en-US"/>
              </w:rPr>
            </w:pPr>
          </w:p>
        </w:tc>
      </w:tr>
      <w:tr w:rsidR="00AC1101" w14:paraId="669B07D3" w14:textId="77777777" w:rsidTr="00617052">
        <w:trPr>
          <w:trHeight w:val="250"/>
        </w:trPr>
        <w:tc>
          <w:tcPr>
            <w:tcW w:w="3110" w:type="dxa"/>
          </w:tcPr>
          <w:p w14:paraId="63399ED6" w14:textId="59DAC094" w:rsidR="00AC1101" w:rsidRDefault="00EB5819" w:rsidP="0039587C">
            <w:pPr>
              <w:rPr>
                <w:lang w:val="en-US"/>
              </w:rPr>
            </w:pPr>
            <w:r>
              <w:rPr>
                <w:lang w:val="en-US"/>
              </w:rPr>
              <w:t>Yameng Chen</w:t>
            </w:r>
          </w:p>
        </w:tc>
        <w:tc>
          <w:tcPr>
            <w:tcW w:w="3802" w:type="dxa"/>
            <w:gridSpan w:val="4"/>
          </w:tcPr>
          <w:p w14:paraId="348F6DC1" w14:textId="381ACECC" w:rsidR="00AC1101" w:rsidRDefault="00AC1101" w:rsidP="0039587C">
            <w:pPr>
              <w:rPr>
                <w:lang w:val="en-US"/>
              </w:rPr>
            </w:pPr>
            <w:r w:rsidRPr="00080B05">
              <w:rPr>
                <w:rFonts w:ascii="Calibri" w:eastAsia="Times New Roman" w:hAnsi="Calibri" w:cs="Calibri"/>
                <w:kern w:val="0"/>
                <w:lang w:eastAsia="en-AU"/>
                <w14:ligatures w14:val="none"/>
              </w:rPr>
              <w:t>Manager – SAP Technical</w:t>
            </w:r>
          </w:p>
        </w:tc>
        <w:tc>
          <w:tcPr>
            <w:tcW w:w="1272" w:type="dxa"/>
            <w:gridSpan w:val="3"/>
          </w:tcPr>
          <w:p w14:paraId="7D72622C" w14:textId="5105AC15" w:rsidR="00AC1101" w:rsidRDefault="00AC1101" w:rsidP="0039587C"/>
        </w:tc>
        <w:tc>
          <w:tcPr>
            <w:tcW w:w="842" w:type="dxa"/>
          </w:tcPr>
          <w:p w14:paraId="282D22C1" w14:textId="61A79205" w:rsidR="00AC1101" w:rsidRDefault="00AC1101" w:rsidP="0039587C">
            <w:pPr>
              <w:rPr>
                <w:lang w:val="en-US"/>
              </w:rPr>
            </w:pPr>
          </w:p>
        </w:tc>
      </w:tr>
      <w:tr w:rsidR="00617052" w14:paraId="0E81ED73" w14:textId="77777777" w:rsidTr="00617052">
        <w:trPr>
          <w:trHeight w:val="250"/>
        </w:trPr>
        <w:tc>
          <w:tcPr>
            <w:tcW w:w="3110" w:type="dxa"/>
          </w:tcPr>
          <w:p w14:paraId="52CDCD15" w14:textId="2E356CD7" w:rsidR="00617052" w:rsidDel="00EB5819" w:rsidRDefault="00617052" w:rsidP="0039587C">
            <w:pPr>
              <w:rPr>
                <w:lang w:val="en-US"/>
              </w:rPr>
            </w:pPr>
            <w:r>
              <w:rPr>
                <w:lang w:val="en-US"/>
              </w:rPr>
              <w:t>Keven Lumpan</w:t>
            </w:r>
          </w:p>
        </w:tc>
        <w:tc>
          <w:tcPr>
            <w:tcW w:w="3802" w:type="dxa"/>
            <w:gridSpan w:val="4"/>
          </w:tcPr>
          <w:p w14:paraId="3C417B3E" w14:textId="4FA3F49A" w:rsidR="00617052" w:rsidRPr="00080B05" w:rsidDel="00EB5819" w:rsidRDefault="00617052" w:rsidP="0039587C">
            <w:pPr>
              <w:rPr>
                <w:rFonts w:ascii="Calibri" w:eastAsia="Times New Roman" w:hAnsi="Calibri" w:cs="Calibri"/>
                <w:kern w:val="0"/>
                <w:lang w:eastAsia="en-AU"/>
                <w14:ligatures w14:val="none"/>
              </w:rPr>
            </w:pPr>
            <w:r>
              <w:rPr>
                <w:rFonts w:ascii="Calibri" w:eastAsia="Times New Roman" w:hAnsi="Calibri" w:cs="Calibri"/>
                <w:kern w:val="0"/>
                <w:lang w:eastAsia="en-AU"/>
                <w14:ligatures w14:val="none"/>
              </w:rPr>
              <w:t>Application developer</w:t>
            </w:r>
          </w:p>
        </w:tc>
        <w:tc>
          <w:tcPr>
            <w:tcW w:w="1272" w:type="dxa"/>
            <w:gridSpan w:val="3"/>
          </w:tcPr>
          <w:p w14:paraId="3721C07B" w14:textId="77777777" w:rsidR="00617052" w:rsidRDefault="00617052" w:rsidP="0039587C"/>
        </w:tc>
        <w:tc>
          <w:tcPr>
            <w:tcW w:w="842" w:type="dxa"/>
          </w:tcPr>
          <w:p w14:paraId="24E2090D" w14:textId="77777777" w:rsidR="00617052" w:rsidRDefault="00617052" w:rsidP="0039587C">
            <w:pPr>
              <w:rPr>
                <w:lang w:val="en-US"/>
              </w:rPr>
            </w:pPr>
          </w:p>
        </w:tc>
      </w:tr>
      <w:tr w:rsidR="00387564" w14:paraId="76FC2C34" w14:textId="77777777" w:rsidTr="00BD54AA">
        <w:trPr>
          <w:trHeight w:val="250"/>
          <w:trPrChange w:id="54" w:author="Yatendra Singh" w:date="2026-09-23T16:03:00Z" w16du:dateUtc="2026-09-23T06:03:00Z">
            <w:trPr>
              <w:trHeight w:val="250"/>
            </w:trPr>
          </w:trPrChange>
        </w:trPr>
        <w:tc>
          <w:tcPr>
            <w:tcW w:w="9026" w:type="dxa"/>
            <w:gridSpan w:val="9"/>
            <w:tcPrChange w:id="55" w:author="Yatendra Singh" w:date="2026-09-23T16:03:00Z" w16du:dateUtc="2026-09-23T06:03:00Z">
              <w:tcPr>
                <w:tcW w:w="9003" w:type="dxa"/>
                <w:gridSpan w:val="12"/>
              </w:tcPr>
            </w:tcPrChange>
          </w:tcPr>
          <w:p w14:paraId="36A870CD" w14:textId="77777777" w:rsidR="00387564" w:rsidRPr="7F27B691" w:rsidRDefault="00387564" w:rsidP="00617052">
            <w:pPr>
              <w:rPr>
                <w:lang w:val="en-US"/>
              </w:rPr>
            </w:pPr>
          </w:p>
        </w:tc>
      </w:tr>
      <w:tr w:rsidR="00AC1101" w14:paraId="69BD0BD3" w14:textId="77777777" w:rsidTr="00BD54AA">
        <w:trPr>
          <w:trHeight w:val="250"/>
          <w:trPrChange w:id="56" w:author="Yatendra Singh" w:date="2026-09-23T16:03:00Z" w16du:dateUtc="2026-09-23T06:03:00Z">
            <w:trPr>
              <w:trHeight w:val="250"/>
            </w:trPr>
          </w:trPrChange>
        </w:trPr>
        <w:tc>
          <w:tcPr>
            <w:tcW w:w="9026" w:type="dxa"/>
            <w:gridSpan w:val="9"/>
            <w:tcPrChange w:id="57" w:author="Yatendra Singh" w:date="2026-09-23T16:03:00Z" w16du:dateUtc="2026-09-23T06:03:00Z">
              <w:tcPr>
                <w:tcW w:w="9003" w:type="dxa"/>
                <w:gridSpan w:val="12"/>
              </w:tcPr>
            </w:tcPrChange>
          </w:tcPr>
          <w:p w14:paraId="57EAE76C" w14:textId="77777777" w:rsidR="00AC1101" w:rsidRPr="4A78B331" w:rsidRDefault="00AC1101" w:rsidP="002E3271">
            <w:pPr>
              <w:rPr>
                <w:color w:val="2F5496" w:themeColor="accent1" w:themeShade="BF"/>
                <w:u w:val="single"/>
              </w:rPr>
            </w:pPr>
          </w:p>
        </w:tc>
      </w:tr>
      <w:tr w:rsidR="00AC1101" w14:paraId="598F3E3D" w14:textId="77777777" w:rsidTr="00BD54AA">
        <w:trPr>
          <w:trHeight w:val="250"/>
          <w:trPrChange w:id="58" w:author="Yatendra Singh" w:date="2026-09-23T16:03:00Z" w16du:dateUtc="2026-09-23T06:03:00Z">
            <w:trPr>
              <w:trHeight w:val="250"/>
            </w:trPr>
          </w:trPrChange>
        </w:trPr>
        <w:tc>
          <w:tcPr>
            <w:tcW w:w="9026" w:type="dxa"/>
            <w:gridSpan w:val="9"/>
            <w:tcPrChange w:id="59" w:author="Yatendra Singh" w:date="2026-09-23T16:03:00Z" w16du:dateUtc="2026-09-23T06:03:00Z">
              <w:tcPr>
                <w:tcW w:w="9003" w:type="dxa"/>
                <w:gridSpan w:val="12"/>
              </w:tcPr>
            </w:tcPrChange>
          </w:tcPr>
          <w:p w14:paraId="204D890B" w14:textId="77777777" w:rsidR="00AC1101" w:rsidRPr="4A78B331" w:rsidRDefault="00AC1101" w:rsidP="002E3271">
            <w:pPr>
              <w:rPr>
                <w:color w:val="2F5496" w:themeColor="accent1" w:themeShade="BF"/>
                <w:u w:val="single"/>
              </w:rPr>
            </w:pPr>
          </w:p>
        </w:tc>
      </w:tr>
      <w:tr w:rsidR="00D121C3" w14:paraId="781F3A46" w14:textId="77777777" w:rsidTr="00617052">
        <w:trPr>
          <w:trHeight w:val="250"/>
          <w:trPrChange w:id="60" w:author="Salomina Malan" w:date="2026-09-23T17:10:00Z" w16du:dateUtc="2026-09-23T07:10:00Z">
            <w:trPr>
              <w:trHeight w:val="250"/>
            </w:trPr>
          </w:trPrChange>
        </w:trPr>
        <w:tc>
          <w:tcPr>
            <w:tcW w:w="3110" w:type="dxa"/>
            <w:tcPrChange w:id="61" w:author="Salomina Malan" w:date="2026-09-23T17:10:00Z" w16du:dateUtc="2026-09-23T07:10:00Z">
              <w:tcPr>
                <w:tcW w:w="1561" w:type="dxa"/>
              </w:tcPr>
            </w:tcPrChange>
          </w:tcPr>
          <w:p w14:paraId="5C77617D" w14:textId="4A71A48B" w:rsidR="00D121C3" w:rsidRDefault="00D121C3" w:rsidP="00D121C3">
            <w:pPr>
              <w:rPr>
                <w:lang w:val="en-US"/>
              </w:rPr>
            </w:pPr>
          </w:p>
        </w:tc>
        <w:tc>
          <w:tcPr>
            <w:tcW w:w="3802" w:type="dxa"/>
            <w:gridSpan w:val="4"/>
            <w:tcPrChange w:id="62" w:author="Salomina Malan" w:date="2026-09-23T17:10:00Z" w16du:dateUtc="2026-09-23T07:10:00Z">
              <w:tcPr>
                <w:tcW w:w="4232" w:type="dxa"/>
                <w:gridSpan w:val="6"/>
              </w:tcPr>
            </w:tcPrChange>
          </w:tcPr>
          <w:p w14:paraId="6AE3DF6F" w14:textId="7D694464" w:rsidR="00D121C3" w:rsidRPr="00080B05" w:rsidRDefault="00D121C3" w:rsidP="00D121C3">
            <w:pPr>
              <w:rPr>
                <w:rFonts w:ascii="Calibri" w:eastAsia="Times New Roman" w:hAnsi="Calibri" w:cs="Calibri"/>
                <w:kern w:val="0"/>
                <w:lang w:eastAsia="en-AU"/>
                <w14:ligatures w14:val="none"/>
              </w:rPr>
            </w:pPr>
          </w:p>
        </w:tc>
        <w:tc>
          <w:tcPr>
            <w:tcW w:w="1272" w:type="dxa"/>
            <w:gridSpan w:val="3"/>
            <w:tcPrChange w:id="63" w:author="Salomina Malan" w:date="2026-09-23T17:10:00Z" w16du:dateUtc="2026-09-23T07:10:00Z">
              <w:tcPr>
                <w:tcW w:w="1611" w:type="dxa"/>
                <w:gridSpan w:val="2"/>
              </w:tcPr>
            </w:tcPrChange>
          </w:tcPr>
          <w:p w14:paraId="42FF9C29" w14:textId="77777777" w:rsidR="00D121C3" w:rsidRDefault="00D121C3" w:rsidP="00D121C3"/>
        </w:tc>
        <w:tc>
          <w:tcPr>
            <w:tcW w:w="842" w:type="dxa"/>
            <w:tcPrChange w:id="64" w:author="Salomina Malan" w:date="2026-09-23T17:10:00Z" w16du:dateUtc="2026-09-23T07:10:00Z">
              <w:tcPr>
                <w:tcW w:w="1599" w:type="dxa"/>
                <w:gridSpan w:val="3"/>
              </w:tcPr>
            </w:tcPrChange>
          </w:tcPr>
          <w:p w14:paraId="6316AE07" w14:textId="77777777" w:rsidR="00D121C3" w:rsidRDefault="00D121C3" w:rsidP="00D121C3">
            <w:pPr>
              <w:rPr>
                <w:lang w:val="en-US"/>
              </w:rPr>
            </w:pPr>
          </w:p>
        </w:tc>
      </w:tr>
      <w:tr w:rsidR="00D95583" w14:paraId="7BCE57A2" w14:textId="77777777" w:rsidTr="00617052">
        <w:trPr>
          <w:trHeight w:val="250"/>
          <w:trPrChange w:id="65" w:author="Salomina Malan" w:date="2026-09-23T17:10:00Z" w16du:dateUtc="2026-09-23T07:10:00Z">
            <w:trPr>
              <w:trHeight w:val="250"/>
            </w:trPr>
          </w:trPrChange>
        </w:trPr>
        <w:tc>
          <w:tcPr>
            <w:tcW w:w="3110" w:type="dxa"/>
            <w:tcPrChange w:id="66" w:author="Salomina Malan" w:date="2026-09-23T17:10:00Z" w16du:dateUtc="2026-09-23T07:10:00Z">
              <w:tcPr>
                <w:tcW w:w="1561" w:type="dxa"/>
              </w:tcPr>
            </w:tcPrChange>
          </w:tcPr>
          <w:p w14:paraId="6FE6ED64" w14:textId="29E54105" w:rsidR="00D95583" w:rsidRDefault="00D95583" w:rsidP="00D121C3">
            <w:pPr>
              <w:rPr>
                <w:lang w:val="en-US"/>
              </w:rPr>
            </w:pPr>
          </w:p>
        </w:tc>
        <w:tc>
          <w:tcPr>
            <w:tcW w:w="3802" w:type="dxa"/>
            <w:gridSpan w:val="4"/>
            <w:tcPrChange w:id="67" w:author="Salomina Malan" w:date="2026-09-23T17:10:00Z" w16du:dateUtc="2026-09-23T07:10:00Z">
              <w:tcPr>
                <w:tcW w:w="4232" w:type="dxa"/>
                <w:gridSpan w:val="6"/>
              </w:tcPr>
            </w:tcPrChange>
          </w:tcPr>
          <w:p w14:paraId="092E17EF" w14:textId="04C237D9" w:rsidR="00D95583" w:rsidRDefault="00D95583" w:rsidP="00D121C3">
            <w:pPr>
              <w:rPr>
                <w:lang w:val="en-US"/>
              </w:rPr>
            </w:pPr>
          </w:p>
        </w:tc>
        <w:tc>
          <w:tcPr>
            <w:tcW w:w="1272" w:type="dxa"/>
            <w:gridSpan w:val="3"/>
            <w:tcPrChange w:id="68" w:author="Salomina Malan" w:date="2026-09-23T17:10:00Z" w16du:dateUtc="2026-09-23T07:10:00Z">
              <w:tcPr>
                <w:tcW w:w="1611" w:type="dxa"/>
                <w:gridSpan w:val="2"/>
              </w:tcPr>
            </w:tcPrChange>
          </w:tcPr>
          <w:p w14:paraId="4858D004" w14:textId="77777777" w:rsidR="00D95583" w:rsidRDefault="00D95583" w:rsidP="00D121C3"/>
        </w:tc>
        <w:tc>
          <w:tcPr>
            <w:tcW w:w="842" w:type="dxa"/>
            <w:tcPrChange w:id="69" w:author="Salomina Malan" w:date="2026-09-23T17:10:00Z" w16du:dateUtc="2026-09-23T07:10:00Z">
              <w:tcPr>
                <w:tcW w:w="1599" w:type="dxa"/>
                <w:gridSpan w:val="3"/>
              </w:tcPr>
            </w:tcPrChange>
          </w:tcPr>
          <w:p w14:paraId="1230F908" w14:textId="77777777" w:rsidR="00D95583" w:rsidRDefault="00D95583" w:rsidP="00D121C3">
            <w:pPr>
              <w:rPr>
                <w:lang w:val="en-US"/>
              </w:rPr>
            </w:pPr>
          </w:p>
        </w:tc>
      </w:tr>
      <w:tr w:rsidR="004149E8" w14:paraId="2E57D830" w14:textId="77777777" w:rsidTr="00617052">
        <w:trPr>
          <w:trHeight w:val="250"/>
          <w:trPrChange w:id="70" w:author="Salomina Malan" w:date="2026-09-23T17:10:00Z" w16du:dateUtc="2026-09-23T07:10:00Z">
            <w:trPr>
              <w:trHeight w:val="250"/>
            </w:trPr>
          </w:trPrChange>
        </w:trPr>
        <w:tc>
          <w:tcPr>
            <w:tcW w:w="3110" w:type="dxa"/>
            <w:tcPrChange w:id="71" w:author="Salomina Malan" w:date="2026-09-23T17:10:00Z" w16du:dateUtc="2026-09-23T07:10:00Z">
              <w:tcPr>
                <w:tcW w:w="1561" w:type="dxa"/>
              </w:tcPr>
            </w:tcPrChange>
          </w:tcPr>
          <w:p w14:paraId="55DF7AB3" w14:textId="18F1DAE5" w:rsidR="004149E8" w:rsidRDefault="004149E8" w:rsidP="00D121C3">
            <w:pPr>
              <w:rPr>
                <w:lang w:val="en-US"/>
              </w:rPr>
            </w:pPr>
          </w:p>
        </w:tc>
        <w:tc>
          <w:tcPr>
            <w:tcW w:w="3802" w:type="dxa"/>
            <w:gridSpan w:val="4"/>
            <w:tcPrChange w:id="72" w:author="Salomina Malan" w:date="2026-09-23T17:10:00Z" w16du:dateUtc="2026-09-23T07:10:00Z">
              <w:tcPr>
                <w:tcW w:w="4232" w:type="dxa"/>
                <w:gridSpan w:val="6"/>
              </w:tcPr>
            </w:tcPrChange>
          </w:tcPr>
          <w:p w14:paraId="7973059B" w14:textId="5AFC37B4" w:rsidR="004149E8" w:rsidRPr="00080B05" w:rsidRDefault="004149E8" w:rsidP="00D121C3">
            <w:pPr>
              <w:rPr>
                <w:rFonts w:ascii="Calibri" w:eastAsia="Times New Roman" w:hAnsi="Calibri" w:cs="Calibri"/>
                <w:kern w:val="0"/>
                <w:lang w:eastAsia="en-AU"/>
                <w14:ligatures w14:val="none"/>
              </w:rPr>
            </w:pPr>
          </w:p>
        </w:tc>
        <w:tc>
          <w:tcPr>
            <w:tcW w:w="1272" w:type="dxa"/>
            <w:gridSpan w:val="3"/>
            <w:tcPrChange w:id="73" w:author="Salomina Malan" w:date="2026-09-23T17:10:00Z" w16du:dateUtc="2026-09-23T07:10:00Z">
              <w:tcPr>
                <w:tcW w:w="1611" w:type="dxa"/>
                <w:gridSpan w:val="2"/>
              </w:tcPr>
            </w:tcPrChange>
          </w:tcPr>
          <w:p w14:paraId="4CAB10AE" w14:textId="77777777" w:rsidR="004149E8" w:rsidRDefault="004149E8" w:rsidP="00D121C3"/>
        </w:tc>
        <w:tc>
          <w:tcPr>
            <w:tcW w:w="842" w:type="dxa"/>
            <w:tcPrChange w:id="74" w:author="Salomina Malan" w:date="2026-09-23T17:10:00Z" w16du:dateUtc="2026-09-23T07:10:00Z">
              <w:tcPr>
                <w:tcW w:w="1599" w:type="dxa"/>
                <w:gridSpan w:val="3"/>
              </w:tcPr>
            </w:tcPrChange>
          </w:tcPr>
          <w:p w14:paraId="59ABC956" w14:textId="77777777" w:rsidR="004149E8" w:rsidRDefault="004149E8" w:rsidP="00D121C3">
            <w:pPr>
              <w:rPr>
                <w:lang w:val="en-US"/>
              </w:rPr>
            </w:pPr>
          </w:p>
        </w:tc>
      </w:tr>
    </w:tbl>
    <w:p w14:paraId="74A60C65" w14:textId="756AF7C6" w:rsidR="59C932E8" w:rsidRDefault="59C932E8"/>
    <w:p w14:paraId="4AE765B0" w14:textId="22F18DD4" w:rsidR="13765474" w:rsidRDefault="13765474"/>
    <w:p w14:paraId="478FD6A7" w14:textId="77777777" w:rsidR="00413752" w:rsidRDefault="00413752">
      <w:pPr>
        <w:rPr>
          <w:rFonts w:ascii="Calibri Light" w:eastAsia="Calibri Light" w:hAnsi="Calibri Light" w:cs="Calibri Light"/>
          <w:color w:val="2F5496" w:themeColor="accent1" w:themeShade="BF"/>
          <w:sz w:val="32"/>
          <w:szCs w:val="32"/>
          <w:lang w:val="en-US"/>
        </w:rPr>
      </w:pPr>
      <w:bookmarkStart w:id="75" w:name="_Toc1049104676"/>
      <w:r>
        <w:rPr>
          <w:rFonts w:ascii="Calibri Light" w:eastAsia="Calibri Light" w:hAnsi="Calibri Light" w:cs="Calibri Light"/>
          <w:lang w:val="en-US"/>
        </w:rPr>
        <w:br w:type="page"/>
      </w:r>
    </w:p>
    <w:p w14:paraId="7DD5F2CE" w14:textId="4679BE8C" w:rsidR="59C932E8" w:rsidRDefault="72E7C201" w:rsidP="4E7F176E">
      <w:pPr>
        <w:pStyle w:val="Heading1"/>
        <w:rPr>
          <w:rFonts w:ascii="Calibri Light" w:eastAsia="Calibri Light" w:hAnsi="Calibri Light" w:cs="Calibri Light"/>
        </w:rPr>
      </w:pPr>
      <w:bookmarkStart w:id="76" w:name="_Toc241226844"/>
      <w:r w:rsidRPr="4E7F176E">
        <w:rPr>
          <w:rFonts w:ascii="Calibri Light" w:eastAsia="Calibri Light" w:hAnsi="Calibri Light" w:cs="Calibri Light"/>
          <w:lang w:val="en-US"/>
        </w:rPr>
        <w:t>Index</w:t>
      </w:r>
      <w:bookmarkEnd w:id="75"/>
      <w:bookmarkEnd w:id="76"/>
    </w:p>
    <w:p w14:paraId="2AF6F591" w14:textId="51DC7A8D" w:rsidR="59C932E8" w:rsidRDefault="72E7C201" w:rsidP="4E7F176E">
      <w:pPr>
        <w:pStyle w:val="TOCHeading"/>
        <w:rPr>
          <w:rFonts w:ascii="Calibri Light" w:eastAsia="Calibri Light" w:hAnsi="Calibri Light" w:cs="Calibri Light"/>
          <w:lang w:val="en-AU"/>
        </w:rPr>
      </w:pPr>
      <w:r w:rsidRPr="4E7F176E">
        <w:rPr>
          <w:rFonts w:ascii="Calibri Light" w:eastAsia="Calibri Light" w:hAnsi="Calibri Light" w:cs="Calibri Light"/>
        </w:rPr>
        <w:t>Contents</w:t>
      </w:r>
    </w:p>
    <w:p w14:paraId="259CBC47" w14:textId="5F637B78" w:rsidR="59C932E8" w:rsidRDefault="72E7C201" w:rsidP="4E7F176E">
      <w:pPr>
        <w:tabs>
          <w:tab w:val="left" w:pos="870"/>
          <w:tab w:val="right" w:leader="dot" w:pos="9015"/>
        </w:tabs>
        <w:spacing w:after="100"/>
        <w:ind w:left="220"/>
      </w:pPr>
      <w:r w:rsidRPr="4C872274">
        <w:rPr>
          <w:rFonts w:ascii="Calibri" w:eastAsia="Calibri" w:hAnsi="Calibri" w:cs="Calibri"/>
          <w:color w:val="0563C1"/>
        </w:rPr>
        <w:t xml:space="preserve"> </w:t>
      </w:r>
      <w:r w:rsidRPr="4C872274">
        <w:rPr>
          <w:rFonts w:ascii="Calibri" w:eastAsia="Calibri" w:hAnsi="Calibri" w:cs="Calibri"/>
        </w:rPr>
        <w:t xml:space="preserve"> </w:t>
      </w:r>
    </w:p>
    <w:p w14:paraId="28DDC9F9" w14:textId="26DE5C05" w:rsidR="009C084F" w:rsidRDefault="7810F796">
      <w:pPr>
        <w:pStyle w:val="TOC1"/>
        <w:tabs>
          <w:tab w:val="right" w:leader="dot" w:pos="9016"/>
        </w:tabs>
        <w:rPr>
          <w:rFonts w:eastAsiaTheme="minorEastAsia"/>
          <w:noProof/>
          <w:sz w:val="24"/>
          <w:szCs w:val="24"/>
          <w:lang w:eastAsia="en-AU"/>
        </w:rPr>
      </w:pPr>
      <w:r>
        <w:fldChar w:fldCharType="begin"/>
      </w:r>
      <w:r>
        <w:instrText>TOC \o "1-9" \z \u \h</w:instrText>
      </w:r>
      <w:r>
        <w:fldChar w:fldCharType="separate"/>
      </w:r>
      <w:hyperlink w:anchor="_Toc241226838" w:history="1">
        <w:r w:rsidR="009C084F" w:rsidRPr="00987567">
          <w:rPr>
            <w:rStyle w:val="Hyperlink"/>
            <w:noProof/>
          </w:rPr>
          <w:t>Sign-offs</w:t>
        </w:r>
        <w:r w:rsidR="009C084F">
          <w:rPr>
            <w:noProof/>
            <w:webHidden/>
          </w:rPr>
          <w:tab/>
        </w:r>
        <w:r w:rsidR="009C084F">
          <w:rPr>
            <w:noProof/>
            <w:webHidden/>
          </w:rPr>
          <w:fldChar w:fldCharType="begin"/>
        </w:r>
        <w:r w:rsidR="009C084F">
          <w:rPr>
            <w:noProof/>
            <w:webHidden/>
          </w:rPr>
          <w:instrText xml:space="preserve"> PAGEREF _Toc241226838 \h </w:instrText>
        </w:r>
        <w:r w:rsidR="009C084F">
          <w:rPr>
            <w:noProof/>
            <w:webHidden/>
          </w:rPr>
        </w:r>
        <w:r w:rsidR="009C084F">
          <w:rPr>
            <w:noProof/>
            <w:webHidden/>
          </w:rPr>
          <w:fldChar w:fldCharType="separate"/>
        </w:r>
        <w:r w:rsidR="009C084F">
          <w:rPr>
            <w:noProof/>
            <w:webHidden/>
          </w:rPr>
          <w:t>2</w:t>
        </w:r>
        <w:r w:rsidR="009C084F">
          <w:rPr>
            <w:noProof/>
            <w:webHidden/>
          </w:rPr>
          <w:fldChar w:fldCharType="end"/>
        </w:r>
      </w:hyperlink>
    </w:p>
    <w:p w14:paraId="5F9A2E65" w14:textId="4194A626" w:rsidR="009C084F" w:rsidRDefault="009C084F">
      <w:pPr>
        <w:pStyle w:val="TOC2"/>
        <w:tabs>
          <w:tab w:val="right" w:leader="dot" w:pos="9016"/>
        </w:tabs>
        <w:rPr>
          <w:rFonts w:eastAsiaTheme="minorEastAsia"/>
          <w:noProof/>
          <w:sz w:val="24"/>
          <w:szCs w:val="24"/>
          <w:lang w:eastAsia="en-AU"/>
        </w:rPr>
      </w:pPr>
      <w:hyperlink w:anchor="_Toc241226839" w:history="1">
        <w:r w:rsidRPr="00987567">
          <w:rPr>
            <w:rStyle w:val="Hyperlink"/>
            <w:noProof/>
          </w:rPr>
          <w:t>Approval &amp; Sign Off Phase 4 – October 2025 Release</w:t>
        </w:r>
        <w:r>
          <w:rPr>
            <w:noProof/>
            <w:webHidden/>
          </w:rPr>
          <w:tab/>
        </w:r>
        <w:r>
          <w:rPr>
            <w:noProof/>
            <w:webHidden/>
          </w:rPr>
          <w:fldChar w:fldCharType="begin"/>
        </w:r>
        <w:r>
          <w:rPr>
            <w:noProof/>
            <w:webHidden/>
          </w:rPr>
          <w:instrText xml:space="preserve"> PAGEREF _Toc241226839 \h </w:instrText>
        </w:r>
        <w:r>
          <w:rPr>
            <w:noProof/>
            <w:webHidden/>
          </w:rPr>
        </w:r>
        <w:r>
          <w:rPr>
            <w:noProof/>
            <w:webHidden/>
          </w:rPr>
          <w:fldChar w:fldCharType="separate"/>
        </w:r>
        <w:r>
          <w:rPr>
            <w:noProof/>
            <w:webHidden/>
          </w:rPr>
          <w:t>2</w:t>
        </w:r>
        <w:r>
          <w:rPr>
            <w:noProof/>
            <w:webHidden/>
          </w:rPr>
          <w:fldChar w:fldCharType="end"/>
        </w:r>
      </w:hyperlink>
    </w:p>
    <w:p w14:paraId="38F2C9D5" w14:textId="4901B284" w:rsidR="009C084F" w:rsidRDefault="009C084F">
      <w:pPr>
        <w:pStyle w:val="TOC2"/>
        <w:tabs>
          <w:tab w:val="right" w:leader="dot" w:pos="9016"/>
        </w:tabs>
        <w:rPr>
          <w:rFonts w:eastAsiaTheme="minorEastAsia"/>
          <w:noProof/>
          <w:sz w:val="24"/>
          <w:szCs w:val="24"/>
          <w:lang w:eastAsia="en-AU"/>
        </w:rPr>
      </w:pPr>
      <w:hyperlink w:anchor="_Toc241226840" w:history="1">
        <w:r w:rsidRPr="00987567">
          <w:rPr>
            <w:rStyle w:val="Hyperlink"/>
            <w:noProof/>
          </w:rPr>
          <w:t>Approval &amp; Sign Off Phase 5</w:t>
        </w:r>
        <w:r>
          <w:rPr>
            <w:noProof/>
            <w:webHidden/>
          </w:rPr>
          <w:tab/>
        </w:r>
        <w:r>
          <w:rPr>
            <w:noProof/>
            <w:webHidden/>
          </w:rPr>
          <w:fldChar w:fldCharType="begin"/>
        </w:r>
        <w:r>
          <w:rPr>
            <w:noProof/>
            <w:webHidden/>
          </w:rPr>
          <w:instrText xml:space="preserve"> PAGEREF _Toc241226840 \h </w:instrText>
        </w:r>
        <w:r>
          <w:rPr>
            <w:noProof/>
            <w:webHidden/>
          </w:rPr>
        </w:r>
        <w:r>
          <w:rPr>
            <w:noProof/>
            <w:webHidden/>
          </w:rPr>
          <w:fldChar w:fldCharType="separate"/>
        </w:r>
        <w:r>
          <w:rPr>
            <w:noProof/>
            <w:webHidden/>
          </w:rPr>
          <w:t>2</w:t>
        </w:r>
        <w:r>
          <w:rPr>
            <w:noProof/>
            <w:webHidden/>
          </w:rPr>
          <w:fldChar w:fldCharType="end"/>
        </w:r>
      </w:hyperlink>
    </w:p>
    <w:p w14:paraId="5535D4DB" w14:textId="304869CC" w:rsidR="009C084F" w:rsidRDefault="009C084F">
      <w:pPr>
        <w:pStyle w:val="TOC2"/>
        <w:tabs>
          <w:tab w:val="right" w:leader="dot" w:pos="9016"/>
        </w:tabs>
        <w:rPr>
          <w:rFonts w:eastAsiaTheme="minorEastAsia"/>
          <w:noProof/>
          <w:sz w:val="24"/>
          <w:szCs w:val="24"/>
          <w:lang w:eastAsia="en-AU"/>
        </w:rPr>
      </w:pPr>
      <w:hyperlink w:anchor="_Toc241226841" w:history="1">
        <w:r w:rsidRPr="00987567">
          <w:rPr>
            <w:rStyle w:val="Hyperlink"/>
            <w:noProof/>
          </w:rPr>
          <w:t>Approval &amp; Sign Off Additional Requirements Phase 5</w:t>
        </w:r>
        <w:r>
          <w:rPr>
            <w:noProof/>
            <w:webHidden/>
          </w:rPr>
          <w:tab/>
        </w:r>
        <w:r>
          <w:rPr>
            <w:noProof/>
            <w:webHidden/>
          </w:rPr>
          <w:fldChar w:fldCharType="begin"/>
        </w:r>
        <w:r>
          <w:rPr>
            <w:noProof/>
            <w:webHidden/>
          </w:rPr>
          <w:instrText xml:space="preserve"> PAGEREF _Toc241226841 \h </w:instrText>
        </w:r>
        <w:r>
          <w:rPr>
            <w:noProof/>
            <w:webHidden/>
          </w:rPr>
        </w:r>
        <w:r>
          <w:rPr>
            <w:noProof/>
            <w:webHidden/>
          </w:rPr>
          <w:fldChar w:fldCharType="separate"/>
        </w:r>
        <w:r>
          <w:rPr>
            <w:noProof/>
            <w:webHidden/>
          </w:rPr>
          <w:t>3</w:t>
        </w:r>
        <w:r>
          <w:rPr>
            <w:noProof/>
            <w:webHidden/>
          </w:rPr>
          <w:fldChar w:fldCharType="end"/>
        </w:r>
      </w:hyperlink>
    </w:p>
    <w:p w14:paraId="0D33C5A8" w14:textId="1E756BC4" w:rsidR="009C084F" w:rsidRDefault="009C084F">
      <w:pPr>
        <w:pStyle w:val="TOC3"/>
        <w:tabs>
          <w:tab w:val="right" w:leader="dot" w:pos="9016"/>
        </w:tabs>
        <w:rPr>
          <w:rFonts w:eastAsiaTheme="minorEastAsia"/>
          <w:noProof/>
          <w:sz w:val="24"/>
          <w:szCs w:val="24"/>
          <w:lang w:eastAsia="en-AU"/>
        </w:rPr>
      </w:pPr>
      <w:hyperlink w:anchor="_Toc241226842" w:history="1">
        <w:r w:rsidRPr="00987567">
          <w:rPr>
            <w:rStyle w:val="Hyperlink"/>
            <w:noProof/>
          </w:rPr>
          <w:t>Non-week Items for sign-off</w:t>
        </w:r>
        <w:r>
          <w:rPr>
            <w:noProof/>
            <w:webHidden/>
          </w:rPr>
          <w:tab/>
        </w:r>
        <w:r>
          <w:rPr>
            <w:noProof/>
            <w:webHidden/>
          </w:rPr>
          <w:fldChar w:fldCharType="begin"/>
        </w:r>
        <w:r>
          <w:rPr>
            <w:noProof/>
            <w:webHidden/>
          </w:rPr>
          <w:instrText xml:space="preserve"> PAGEREF _Toc241226842 \h </w:instrText>
        </w:r>
        <w:r>
          <w:rPr>
            <w:noProof/>
            <w:webHidden/>
          </w:rPr>
        </w:r>
        <w:r>
          <w:rPr>
            <w:noProof/>
            <w:webHidden/>
          </w:rPr>
          <w:fldChar w:fldCharType="separate"/>
        </w:r>
        <w:r>
          <w:rPr>
            <w:noProof/>
            <w:webHidden/>
          </w:rPr>
          <w:t>3</w:t>
        </w:r>
        <w:r>
          <w:rPr>
            <w:noProof/>
            <w:webHidden/>
          </w:rPr>
          <w:fldChar w:fldCharType="end"/>
        </w:r>
      </w:hyperlink>
    </w:p>
    <w:p w14:paraId="16326752" w14:textId="29ACD678" w:rsidR="009C084F" w:rsidRDefault="009C084F">
      <w:pPr>
        <w:pStyle w:val="TOC3"/>
        <w:tabs>
          <w:tab w:val="right" w:leader="dot" w:pos="9016"/>
        </w:tabs>
        <w:rPr>
          <w:rFonts w:eastAsiaTheme="minorEastAsia"/>
          <w:noProof/>
          <w:sz w:val="24"/>
          <w:szCs w:val="24"/>
          <w:lang w:eastAsia="en-AU"/>
        </w:rPr>
      </w:pPr>
      <w:hyperlink w:anchor="_Toc241226843" w:history="1">
        <w:r w:rsidRPr="00987567">
          <w:rPr>
            <w:rStyle w:val="Hyperlink"/>
            <w:noProof/>
          </w:rPr>
          <w:t>Week-count impact (Remainder) Sign-off</w:t>
        </w:r>
        <w:r>
          <w:rPr>
            <w:noProof/>
            <w:webHidden/>
          </w:rPr>
          <w:tab/>
        </w:r>
        <w:r>
          <w:rPr>
            <w:noProof/>
            <w:webHidden/>
          </w:rPr>
          <w:fldChar w:fldCharType="begin"/>
        </w:r>
        <w:r>
          <w:rPr>
            <w:noProof/>
            <w:webHidden/>
          </w:rPr>
          <w:instrText xml:space="preserve"> PAGEREF _Toc241226843 \h </w:instrText>
        </w:r>
        <w:r>
          <w:rPr>
            <w:noProof/>
            <w:webHidden/>
          </w:rPr>
        </w:r>
        <w:r>
          <w:rPr>
            <w:noProof/>
            <w:webHidden/>
          </w:rPr>
          <w:fldChar w:fldCharType="separate"/>
        </w:r>
        <w:r>
          <w:rPr>
            <w:noProof/>
            <w:webHidden/>
          </w:rPr>
          <w:t>3</w:t>
        </w:r>
        <w:r>
          <w:rPr>
            <w:noProof/>
            <w:webHidden/>
          </w:rPr>
          <w:fldChar w:fldCharType="end"/>
        </w:r>
      </w:hyperlink>
    </w:p>
    <w:p w14:paraId="26B26B7D" w14:textId="011D4EFD" w:rsidR="009C084F" w:rsidRDefault="009C084F">
      <w:pPr>
        <w:pStyle w:val="TOC1"/>
        <w:tabs>
          <w:tab w:val="right" w:leader="dot" w:pos="9016"/>
        </w:tabs>
        <w:rPr>
          <w:rFonts w:eastAsiaTheme="minorEastAsia"/>
          <w:noProof/>
          <w:sz w:val="24"/>
          <w:szCs w:val="24"/>
          <w:lang w:eastAsia="en-AU"/>
        </w:rPr>
      </w:pPr>
      <w:hyperlink w:anchor="_Toc241226844" w:history="1">
        <w:r w:rsidRPr="00987567">
          <w:rPr>
            <w:rStyle w:val="Hyperlink"/>
            <w:rFonts w:ascii="Calibri Light" w:eastAsia="Calibri Light" w:hAnsi="Calibri Light" w:cs="Calibri Light"/>
            <w:noProof/>
            <w:lang w:val="en-US"/>
          </w:rPr>
          <w:t>Index</w:t>
        </w:r>
        <w:r>
          <w:rPr>
            <w:noProof/>
            <w:webHidden/>
          </w:rPr>
          <w:tab/>
        </w:r>
        <w:r>
          <w:rPr>
            <w:noProof/>
            <w:webHidden/>
          </w:rPr>
          <w:fldChar w:fldCharType="begin"/>
        </w:r>
        <w:r>
          <w:rPr>
            <w:noProof/>
            <w:webHidden/>
          </w:rPr>
          <w:instrText xml:space="preserve"> PAGEREF _Toc241226844 \h </w:instrText>
        </w:r>
        <w:r>
          <w:rPr>
            <w:noProof/>
            <w:webHidden/>
          </w:rPr>
        </w:r>
        <w:r>
          <w:rPr>
            <w:noProof/>
            <w:webHidden/>
          </w:rPr>
          <w:fldChar w:fldCharType="separate"/>
        </w:r>
        <w:r>
          <w:rPr>
            <w:noProof/>
            <w:webHidden/>
          </w:rPr>
          <w:t>5</w:t>
        </w:r>
        <w:r>
          <w:rPr>
            <w:noProof/>
            <w:webHidden/>
          </w:rPr>
          <w:fldChar w:fldCharType="end"/>
        </w:r>
      </w:hyperlink>
    </w:p>
    <w:p w14:paraId="25D264D1" w14:textId="3561E342" w:rsidR="009C084F" w:rsidRDefault="009C084F">
      <w:pPr>
        <w:pStyle w:val="TOC1"/>
        <w:tabs>
          <w:tab w:val="right" w:leader="dot" w:pos="9016"/>
        </w:tabs>
        <w:rPr>
          <w:rFonts w:eastAsiaTheme="minorEastAsia"/>
          <w:noProof/>
          <w:sz w:val="24"/>
          <w:szCs w:val="24"/>
          <w:lang w:eastAsia="en-AU"/>
        </w:rPr>
      </w:pPr>
      <w:hyperlink w:anchor="_Toc241226845" w:history="1">
        <w:r w:rsidRPr="00987567">
          <w:rPr>
            <w:rStyle w:val="Hyperlink"/>
            <w:noProof/>
          </w:rPr>
          <w:t>Abbreviations</w:t>
        </w:r>
        <w:r>
          <w:rPr>
            <w:noProof/>
            <w:webHidden/>
          </w:rPr>
          <w:tab/>
        </w:r>
        <w:r>
          <w:rPr>
            <w:noProof/>
            <w:webHidden/>
          </w:rPr>
          <w:fldChar w:fldCharType="begin"/>
        </w:r>
        <w:r>
          <w:rPr>
            <w:noProof/>
            <w:webHidden/>
          </w:rPr>
          <w:instrText xml:space="preserve"> PAGEREF _Toc241226845 \h </w:instrText>
        </w:r>
        <w:r>
          <w:rPr>
            <w:noProof/>
            <w:webHidden/>
          </w:rPr>
        </w:r>
        <w:r>
          <w:rPr>
            <w:noProof/>
            <w:webHidden/>
          </w:rPr>
          <w:fldChar w:fldCharType="separate"/>
        </w:r>
        <w:r>
          <w:rPr>
            <w:noProof/>
            <w:webHidden/>
          </w:rPr>
          <w:t>8</w:t>
        </w:r>
        <w:r>
          <w:rPr>
            <w:noProof/>
            <w:webHidden/>
          </w:rPr>
          <w:fldChar w:fldCharType="end"/>
        </w:r>
      </w:hyperlink>
    </w:p>
    <w:p w14:paraId="13726791" w14:textId="5CFAB297" w:rsidR="009C084F" w:rsidRDefault="009C084F">
      <w:pPr>
        <w:pStyle w:val="TOC1"/>
        <w:tabs>
          <w:tab w:val="left" w:pos="440"/>
          <w:tab w:val="right" w:leader="dot" w:pos="9016"/>
        </w:tabs>
        <w:rPr>
          <w:rFonts w:eastAsiaTheme="minorEastAsia"/>
          <w:noProof/>
          <w:sz w:val="24"/>
          <w:szCs w:val="24"/>
          <w:lang w:eastAsia="en-AU"/>
        </w:rPr>
      </w:pPr>
      <w:hyperlink w:anchor="_Toc241226846" w:history="1">
        <w:r w:rsidRPr="00987567">
          <w:rPr>
            <w:rStyle w:val="Hyperlink"/>
            <w:noProof/>
          </w:rPr>
          <w:t>1.</w:t>
        </w:r>
        <w:r>
          <w:rPr>
            <w:rFonts w:eastAsiaTheme="minorEastAsia"/>
            <w:noProof/>
            <w:sz w:val="24"/>
            <w:szCs w:val="24"/>
            <w:lang w:eastAsia="en-AU"/>
          </w:rPr>
          <w:tab/>
        </w:r>
        <w:r w:rsidRPr="00987567">
          <w:rPr>
            <w:rStyle w:val="Hyperlink"/>
            <w:noProof/>
          </w:rPr>
          <w:t>Introduction</w:t>
        </w:r>
        <w:r>
          <w:rPr>
            <w:noProof/>
            <w:webHidden/>
          </w:rPr>
          <w:tab/>
        </w:r>
        <w:r>
          <w:rPr>
            <w:noProof/>
            <w:webHidden/>
          </w:rPr>
          <w:fldChar w:fldCharType="begin"/>
        </w:r>
        <w:r>
          <w:rPr>
            <w:noProof/>
            <w:webHidden/>
          </w:rPr>
          <w:instrText xml:space="preserve"> PAGEREF _Toc241226846 \h </w:instrText>
        </w:r>
        <w:r>
          <w:rPr>
            <w:noProof/>
            <w:webHidden/>
          </w:rPr>
        </w:r>
        <w:r>
          <w:rPr>
            <w:noProof/>
            <w:webHidden/>
          </w:rPr>
          <w:fldChar w:fldCharType="separate"/>
        </w:r>
        <w:r>
          <w:rPr>
            <w:noProof/>
            <w:webHidden/>
          </w:rPr>
          <w:t>10</w:t>
        </w:r>
        <w:r>
          <w:rPr>
            <w:noProof/>
            <w:webHidden/>
          </w:rPr>
          <w:fldChar w:fldCharType="end"/>
        </w:r>
      </w:hyperlink>
    </w:p>
    <w:p w14:paraId="26FBDDA6" w14:textId="2015EA73" w:rsidR="009C084F" w:rsidRDefault="009C084F">
      <w:pPr>
        <w:pStyle w:val="TOC1"/>
        <w:tabs>
          <w:tab w:val="left" w:pos="440"/>
          <w:tab w:val="right" w:leader="dot" w:pos="9016"/>
        </w:tabs>
        <w:rPr>
          <w:rFonts w:eastAsiaTheme="minorEastAsia"/>
          <w:noProof/>
          <w:sz w:val="24"/>
          <w:szCs w:val="24"/>
          <w:lang w:eastAsia="en-AU"/>
        </w:rPr>
      </w:pPr>
      <w:hyperlink w:anchor="_Toc241226847" w:history="1">
        <w:r w:rsidRPr="00987567">
          <w:rPr>
            <w:rStyle w:val="Hyperlink"/>
            <w:noProof/>
          </w:rPr>
          <w:t>2.</w:t>
        </w:r>
        <w:r>
          <w:rPr>
            <w:rFonts w:eastAsiaTheme="minorEastAsia"/>
            <w:noProof/>
            <w:sz w:val="24"/>
            <w:szCs w:val="24"/>
            <w:lang w:eastAsia="en-AU"/>
          </w:rPr>
          <w:tab/>
        </w:r>
        <w:r w:rsidRPr="00987567">
          <w:rPr>
            <w:rStyle w:val="Hyperlink"/>
            <w:noProof/>
          </w:rPr>
          <w:t>Technical Requirements Phase 4</w:t>
        </w:r>
        <w:r>
          <w:rPr>
            <w:noProof/>
            <w:webHidden/>
          </w:rPr>
          <w:tab/>
        </w:r>
        <w:r>
          <w:rPr>
            <w:noProof/>
            <w:webHidden/>
          </w:rPr>
          <w:fldChar w:fldCharType="begin"/>
        </w:r>
        <w:r>
          <w:rPr>
            <w:noProof/>
            <w:webHidden/>
          </w:rPr>
          <w:instrText xml:space="preserve"> PAGEREF _Toc241226847 \h </w:instrText>
        </w:r>
        <w:r>
          <w:rPr>
            <w:noProof/>
            <w:webHidden/>
          </w:rPr>
        </w:r>
        <w:r>
          <w:rPr>
            <w:noProof/>
            <w:webHidden/>
          </w:rPr>
          <w:fldChar w:fldCharType="separate"/>
        </w:r>
        <w:r>
          <w:rPr>
            <w:noProof/>
            <w:webHidden/>
          </w:rPr>
          <w:t>10</w:t>
        </w:r>
        <w:r>
          <w:rPr>
            <w:noProof/>
            <w:webHidden/>
          </w:rPr>
          <w:fldChar w:fldCharType="end"/>
        </w:r>
      </w:hyperlink>
    </w:p>
    <w:p w14:paraId="2772F715" w14:textId="5DE81F72" w:rsidR="009C084F" w:rsidRDefault="009C084F">
      <w:pPr>
        <w:pStyle w:val="TOC2"/>
        <w:tabs>
          <w:tab w:val="left" w:pos="880"/>
          <w:tab w:val="right" w:leader="dot" w:pos="9016"/>
        </w:tabs>
        <w:rPr>
          <w:rFonts w:eastAsiaTheme="minorEastAsia"/>
          <w:noProof/>
          <w:sz w:val="24"/>
          <w:szCs w:val="24"/>
          <w:lang w:eastAsia="en-AU"/>
        </w:rPr>
      </w:pPr>
      <w:hyperlink w:anchor="_Toc241226848" w:history="1">
        <w:r w:rsidRPr="00987567">
          <w:rPr>
            <w:rStyle w:val="Hyperlink"/>
            <w:noProof/>
          </w:rPr>
          <w:t>2.1.</w:t>
        </w:r>
        <w:r>
          <w:rPr>
            <w:rFonts w:eastAsiaTheme="minorEastAsia"/>
            <w:noProof/>
            <w:sz w:val="24"/>
            <w:szCs w:val="24"/>
            <w:lang w:eastAsia="en-AU"/>
          </w:rPr>
          <w:tab/>
        </w:r>
        <w:r w:rsidRPr="00987567">
          <w:rPr>
            <w:rStyle w:val="Hyperlink"/>
            <w:noProof/>
          </w:rPr>
          <w:t>CPI Indexation</w:t>
        </w:r>
        <w:r>
          <w:rPr>
            <w:noProof/>
            <w:webHidden/>
          </w:rPr>
          <w:tab/>
        </w:r>
        <w:r>
          <w:rPr>
            <w:noProof/>
            <w:webHidden/>
          </w:rPr>
          <w:fldChar w:fldCharType="begin"/>
        </w:r>
        <w:r>
          <w:rPr>
            <w:noProof/>
            <w:webHidden/>
          </w:rPr>
          <w:instrText xml:space="preserve"> PAGEREF _Toc241226848 \h </w:instrText>
        </w:r>
        <w:r>
          <w:rPr>
            <w:noProof/>
            <w:webHidden/>
          </w:rPr>
        </w:r>
        <w:r>
          <w:rPr>
            <w:noProof/>
            <w:webHidden/>
          </w:rPr>
          <w:fldChar w:fldCharType="separate"/>
        </w:r>
        <w:r>
          <w:rPr>
            <w:noProof/>
            <w:webHidden/>
          </w:rPr>
          <w:t>10</w:t>
        </w:r>
        <w:r>
          <w:rPr>
            <w:noProof/>
            <w:webHidden/>
          </w:rPr>
          <w:fldChar w:fldCharType="end"/>
        </w:r>
      </w:hyperlink>
    </w:p>
    <w:p w14:paraId="007DA8F0" w14:textId="21C49717" w:rsidR="009C084F" w:rsidRDefault="009C084F">
      <w:pPr>
        <w:pStyle w:val="TOC2"/>
        <w:tabs>
          <w:tab w:val="left" w:pos="880"/>
          <w:tab w:val="right" w:leader="dot" w:pos="9016"/>
        </w:tabs>
        <w:rPr>
          <w:rFonts w:eastAsiaTheme="minorEastAsia"/>
          <w:noProof/>
          <w:sz w:val="24"/>
          <w:szCs w:val="24"/>
          <w:lang w:eastAsia="en-AU"/>
        </w:rPr>
      </w:pPr>
      <w:hyperlink w:anchor="_Toc241226849" w:history="1">
        <w:r w:rsidRPr="00987567">
          <w:rPr>
            <w:rStyle w:val="Hyperlink"/>
            <w:noProof/>
          </w:rPr>
          <w:t>2.2.</w:t>
        </w:r>
        <w:r>
          <w:rPr>
            <w:rFonts w:eastAsiaTheme="minorEastAsia"/>
            <w:noProof/>
            <w:sz w:val="24"/>
            <w:szCs w:val="24"/>
            <w:lang w:eastAsia="en-AU"/>
          </w:rPr>
          <w:tab/>
        </w:r>
        <w:r w:rsidRPr="00987567">
          <w:rPr>
            <w:rStyle w:val="Hyperlink"/>
            <w:noProof/>
          </w:rPr>
          <w:t>ORP Amount</w:t>
        </w:r>
        <w:r>
          <w:rPr>
            <w:noProof/>
            <w:webHidden/>
          </w:rPr>
          <w:tab/>
        </w:r>
        <w:r>
          <w:rPr>
            <w:noProof/>
            <w:webHidden/>
          </w:rPr>
          <w:fldChar w:fldCharType="begin"/>
        </w:r>
        <w:r>
          <w:rPr>
            <w:noProof/>
            <w:webHidden/>
          </w:rPr>
          <w:instrText xml:space="preserve"> PAGEREF _Toc241226849 \h </w:instrText>
        </w:r>
        <w:r>
          <w:rPr>
            <w:noProof/>
            <w:webHidden/>
          </w:rPr>
        </w:r>
        <w:r>
          <w:rPr>
            <w:noProof/>
            <w:webHidden/>
          </w:rPr>
          <w:fldChar w:fldCharType="separate"/>
        </w:r>
        <w:r>
          <w:rPr>
            <w:noProof/>
            <w:webHidden/>
          </w:rPr>
          <w:t>22</w:t>
        </w:r>
        <w:r>
          <w:rPr>
            <w:noProof/>
            <w:webHidden/>
          </w:rPr>
          <w:fldChar w:fldCharType="end"/>
        </w:r>
      </w:hyperlink>
    </w:p>
    <w:p w14:paraId="6FC6BD86" w14:textId="264C5252" w:rsidR="009C084F" w:rsidRDefault="009C084F">
      <w:pPr>
        <w:pStyle w:val="TOC2"/>
        <w:tabs>
          <w:tab w:val="left" w:pos="880"/>
          <w:tab w:val="right" w:leader="dot" w:pos="9016"/>
        </w:tabs>
        <w:rPr>
          <w:rFonts w:eastAsiaTheme="minorEastAsia"/>
          <w:noProof/>
          <w:sz w:val="24"/>
          <w:szCs w:val="24"/>
          <w:lang w:eastAsia="en-AU"/>
        </w:rPr>
      </w:pPr>
      <w:hyperlink w:anchor="_Toc241226850" w:history="1">
        <w:r w:rsidRPr="00987567">
          <w:rPr>
            <w:rStyle w:val="Hyperlink"/>
            <w:noProof/>
          </w:rPr>
          <w:t>2.3.</w:t>
        </w:r>
        <w:r>
          <w:rPr>
            <w:rFonts w:eastAsiaTheme="minorEastAsia"/>
            <w:noProof/>
            <w:sz w:val="24"/>
            <w:szCs w:val="24"/>
            <w:lang w:eastAsia="en-AU"/>
          </w:rPr>
          <w:tab/>
        </w:r>
        <w:r w:rsidRPr="00987567">
          <w:rPr>
            <w:rStyle w:val="Hyperlink"/>
            <w:noProof/>
          </w:rPr>
          <w:t>Over 65 years employee contributions up to retirement age which is 67 &amp; Stop EPSS Top Ups when an officer reaches the official retirement age</w:t>
        </w:r>
        <w:r>
          <w:rPr>
            <w:noProof/>
            <w:webHidden/>
          </w:rPr>
          <w:tab/>
        </w:r>
        <w:r>
          <w:rPr>
            <w:noProof/>
            <w:webHidden/>
          </w:rPr>
          <w:fldChar w:fldCharType="begin"/>
        </w:r>
        <w:r>
          <w:rPr>
            <w:noProof/>
            <w:webHidden/>
          </w:rPr>
          <w:instrText xml:space="preserve"> PAGEREF _Toc241226850 \h </w:instrText>
        </w:r>
        <w:r>
          <w:rPr>
            <w:noProof/>
            <w:webHidden/>
          </w:rPr>
        </w:r>
        <w:r>
          <w:rPr>
            <w:noProof/>
            <w:webHidden/>
          </w:rPr>
          <w:fldChar w:fldCharType="separate"/>
        </w:r>
        <w:r>
          <w:rPr>
            <w:noProof/>
            <w:webHidden/>
          </w:rPr>
          <w:t>32</w:t>
        </w:r>
        <w:r>
          <w:rPr>
            <w:noProof/>
            <w:webHidden/>
          </w:rPr>
          <w:fldChar w:fldCharType="end"/>
        </w:r>
      </w:hyperlink>
    </w:p>
    <w:p w14:paraId="3661C2AE" w14:textId="4199A897" w:rsidR="009C084F" w:rsidRDefault="009C084F">
      <w:pPr>
        <w:pStyle w:val="TOC2"/>
        <w:tabs>
          <w:tab w:val="left" w:pos="880"/>
          <w:tab w:val="right" w:leader="dot" w:pos="9016"/>
        </w:tabs>
        <w:rPr>
          <w:rFonts w:eastAsiaTheme="minorEastAsia"/>
          <w:noProof/>
          <w:sz w:val="24"/>
          <w:szCs w:val="24"/>
          <w:lang w:eastAsia="en-AU"/>
        </w:rPr>
      </w:pPr>
      <w:hyperlink w:anchor="_Toc241226851" w:history="1">
        <w:r w:rsidRPr="00987567">
          <w:rPr>
            <w:rStyle w:val="Hyperlink"/>
            <w:noProof/>
          </w:rPr>
          <w:t>2.4.</w:t>
        </w:r>
        <w:r>
          <w:rPr>
            <w:rFonts w:eastAsiaTheme="minorEastAsia"/>
            <w:noProof/>
            <w:sz w:val="24"/>
            <w:szCs w:val="24"/>
            <w:lang w:eastAsia="en-AU"/>
          </w:rPr>
          <w:tab/>
        </w:r>
        <w:r w:rsidRPr="00987567">
          <w:rPr>
            <w:rStyle w:val="Hyperlink"/>
            <w:noProof/>
          </w:rPr>
          <w:t>EPSS P1 39 weeks are continuous 39 weeks for employees on Section 36 &amp; 37</w:t>
        </w:r>
        <w:r>
          <w:rPr>
            <w:noProof/>
            <w:webHidden/>
          </w:rPr>
          <w:tab/>
        </w:r>
        <w:r>
          <w:rPr>
            <w:noProof/>
            <w:webHidden/>
          </w:rPr>
          <w:fldChar w:fldCharType="begin"/>
        </w:r>
        <w:r>
          <w:rPr>
            <w:noProof/>
            <w:webHidden/>
          </w:rPr>
          <w:instrText xml:space="preserve"> PAGEREF _Toc241226851 \h </w:instrText>
        </w:r>
        <w:r>
          <w:rPr>
            <w:noProof/>
            <w:webHidden/>
          </w:rPr>
        </w:r>
        <w:r>
          <w:rPr>
            <w:noProof/>
            <w:webHidden/>
          </w:rPr>
          <w:fldChar w:fldCharType="separate"/>
        </w:r>
        <w:r>
          <w:rPr>
            <w:noProof/>
            <w:webHidden/>
          </w:rPr>
          <w:t>35</w:t>
        </w:r>
        <w:r>
          <w:rPr>
            <w:noProof/>
            <w:webHidden/>
          </w:rPr>
          <w:fldChar w:fldCharType="end"/>
        </w:r>
      </w:hyperlink>
    </w:p>
    <w:p w14:paraId="5F765C1C" w14:textId="05E7D76F" w:rsidR="009C084F" w:rsidRDefault="009C084F">
      <w:pPr>
        <w:pStyle w:val="TOC2"/>
        <w:tabs>
          <w:tab w:val="left" w:pos="880"/>
          <w:tab w:val="right" w:leader="dot" w:pos="9016"/>
        </w:tabs>
        <w:rPr>
          <w:rFonts w:eastAsiaTheme="minorEastAsia"/>
          <w:noProof/>
          <w:sz w:val="24"/>
          <w:szCs w:val="24"/>
          <w:lang w:eastAsia="en-AU"/>
        </w:rPr>
      </w:pPr>
      <w:hyperlink w:anchor="_Toc241226852" w:history="1">
        <w:r w:rsidRPr="00987567">
          <w:rPr>
            <w:rStyle w:val="Hyperlink"/>
            <w:noProof/>
          </w:rPr>
          <w:t>2.5.</w:t>
        </w:r>
        <w:r>
          <w:rPr>
            <w:rFonts w:eastAsiaTheme="minorEastAsia"/>
            <w:noProof/>
            <w:sz w:val="24"/>
            <w:szCs w:val="24"/>
            <w:lang w:eastAsia="en-AU"/>
          </w:rPr>
          <w:tab/>
        </w:r>
        <w:r w:rsidRPr="00987567">
          <w:rPr>
            <w:rStyle w:val="Hyperlink"/>
            <w:noProof/>
          </w:rPr>
          <w:t>BRD06 ICARE Recoup Report</w:t>
        </w:r>
        <w:r>
          <w:rPr>
            <w:noProof/>
            <w:webHidden/>
          </w:rPr>
          <w:tab/>
        </w:r>
        <w:r>
          <w:rPr>
            <w:noProof/>
            <w:webHidden/>
          </w:rPr>
          <w:fldChar w:fldCharType="begin"/>
        </w:r>
        <w:r>
          <w:rPr>
            <w:noProof/>
            <w:webHidden/>
          </w:rPr>
          <w:instrText xml:space="preserve"> PAGEREF _Toc241226852 \h </w:instrText>
        </w:r>
        <w:r>
          <w:rPr>
            <w:noProof/>
            <w:webHidden/>
          </w:rPr>
        </w:r>
        <w:r>
          <w:rPr>
            <w:noProof/>
            <w:webHidden/>
          </w:rPr>
          <w:fldChar w:fldCharType="separate"/>
        </w:r>
        <w:r>
          <w:rPr>
            <w:noProof/>
            <w:webHidden/>
          </w:rPr>
          <w:t>48</w:t>
        </w:r>
        <w:r>
          <w:rPr>
            <w:noProof/>
            <w:webHidden/>
          </w:rPr>
          <w:fldChar w:fldCharType="end"/>
        </w:r>
      </w:hyperlink>
    </w:p>
    <w:p w14:paraId="5AB88246" w14:textId="06900A80" w:rsidR="009C084F" w:rsidRDefault="009C084F">
      <w:pPr>
        <w:pStyle w:val="TOC2"/>
        <w:tabs>
          <w:tab w:val="left" w:pos="880"/>
          <w:tab w:val="right" w:leader="dot" w:pos="9016"/>
        </w:tabs>
        <w:rPr>
          <w:rFonts w:eastAsiaTheme="minorEastAsia"/>
          <w:noProof/>
          <w:sz w:val="24"/>
          <w:szCs w:val="24"/>
          <w:lang w:eastAsia="en-AU"/>
        </w:rPr>
      </w:pPr>
      <w:hyperlink w:anchor="_Toc241226853" w:history="1">
        <w:r w:rsidRPr="00987567">
          <w:rPr>
            <w:rStyle w:val="Hyperlink"/>
            <w:noProof/>
          </w:rPr>
          <w:t>2.6.</w:t>
        </w:r>
        <w:r>
          <w:rPr>
            <w:rFonts w:eastAsiaTheme="minorEastAsia"/>
            <w:noProof/>
            <w:sz w:val="24"/>
            <w:szCs w:val="24"/>
            <w:lang w:eastAsia="en-AU"/>
          </w:rPr>
          <w:tab/>
        </w:r>
        <w:r w:rsidRPr="00987567">
          <w:rPr>
            <w:rStyle w:val="Hyperlink"/>
            <w:noProof/>
          </w:rPr>
          <w:t>Pause EPSS Period 2 Commencement</w:t>
        </w:r>
        <w:r>
          <w:rPr>
            <w:noProof/>
            <w:webHidden/>
          </w:rPr>
          <w:tab/>
        </w:r>
        <w:r>
          <w:rPr>
            <w:noProof/>
            <w:webHidden/>
          </w:rPr>
          <w:fldChar w:fldCharType="begin"/>
        </w:r>
        <w:r>
          <w:rPr>
            <w:noProof/>
            <w:webHidden/>
          </w:rPr>
          <w:instrText xml:space="preserve"> PAGEREF _Toc241226853 \h </w:instrText>
        </w:r>
        <w:r>
          <w:rPr>
            <w:noProof/>
            <w:webHidden/>
          </w:rPr>
        </w:r>
        <w:r>
          <w:rPr>
            <w:noProof/>
            <w:webHidden/>
          </w:rPr>
          <w:fldChar w:fldCharType="separate"/>
        </w:r>
        <w:r>
          <w:rPr>
            <w:noProof/>
            <w:webHidden/>
          </w:rPr>
          <w:t>55</w:t>
        </w:r>
        <w:r>
          <w:rPr>
            <w:noProof/>
            <w:webHidden/>
          </w:rPr>
          <w:fldChar w:fldCharType="end"/>
        </w:r>
      </w:hyperlink>
    </w:p>
    <w:p w14:paraId="736AAB0B" w14:textId="25988024" w:rsidR="009C084F" w:rsidRDefault="009C084F">
      <w:pPr>
        <w:pStyle w:val="TOC2"/>
        <w:tabs>
          <w:tab w:val="right" w:leader="dot" w:pos="9016"/>
        </w:tabs>
        <w:rPr>
          <w:rFonts w:eastAsiaTheme="minorEastAsia"/>
          <w:noProof/>
          <w:sz w:val="24"/>
          <w:szCs w:val="24"/>
          <w:lang w:eastAsia="en-AU"/>
        </w:rPr>
      </w:pPr>
      <w:hyperlink w:anchor="_Toc241226854" w:history="1">
        <w:r w:rsidRPr="00987567">
          <w:rPr>
            <w:rStyle w:val="Hyperlink"/>
            <w:noProof/>
          </w:rPr>
          <w:t>2.7 Simulation Run Should not update weeks used count</w:t>
        </w:r>
        <w:r>
          <w:rPr>
            <w:noProof/>
            <w:webHidden/>
          </w:rPr>
          <w:tab/>
        </w:r>
        <w:r>
          <w:rPr>
            <w:noProof/>
            <w:webHidden/>
          </w:rPr>
          <w:fldChar w:fldCharType="begin"/>
        </w:r>
        <w:r>
          <w:rPr>
            <w:noProof/>
            <w:webHidden/>
          </w:rPr>
          <w:instrText xml:space="preserve"> PAGEREF _Toc241226854 \h </w:instrText>
        </w:r>
        <w:r>
          <w:rPr>
            <w:noProof/>
            <w:webHidden/>
          </w:rPr>
        </w:r>
        <w:r>
          <w:rPr>
            <w:noProof/>
            <w:webHidden/>
          </w:rPr>
          <w:fldChar w:fldCharType="separate"/>
        </w:r>
        <w:r>
          <w:rPr>
            <w:noProof/>
            <w:webHidden/>
          </w:rPr>
          <w:t>58</w:t>
        </w:r>
        <w:r>
          <w:rPr>
            <w:noProof/>
            <w:webHidden/>
          </w:rPr>
          <w:fldChar w:fldCharType="end"/>
        </w:r>
      </w:hyperlink>
    </w:p>
    <w:p w14:paraId="5E30A940" w14:textId="3E868E78" w:rsidR="009C084F" w:rsidRDefault="009C084F">
      <w:pPr>
        <w:pStyle w:val="TOC1"/>
        <w:tabs>
          <w:tab w:val="left" w:pos="440"/>
          <w:tab w:val="right" w:leader="dot" w:pos="9016"/>
        </w:tabs>
        <w:rPr>
          <w:rFonts w:eastAsiaTheme="minorEastAsia"/>
          <w:noProof/>
          <w:sz w:val="24"/>
          <w:szCs w:val="24"/>
          <w:lang w:eastAsia="en-AU"/>
        </w:rPr>
      </w:pPr>
      <w:hyperlink w:anchor="_Toc241226855" w:history="1">
        <w:r w:rsidRPr="00987567">
          <w:rPr>
            <w:rStyle w:val="Hyperlink"/>
            <w:noProof/>
          </w:rPr>
          <w:t>3.</w:t>
        </w:r>
        <w:r>
          <w:rPr>
            <w:rFonts w:eastAsiaTheme="minorEastAsia"/>
            <w:noProof/>
            <w:sz w:val="24"/>
            <w:szCs w:val="24"/>
            <w:lang w:eastAsia="en-AU"/>
          </w:rPr>
          <w:tab/>
        </w:r>
        <w:r w:rsidRPr="00987567">
          <w:rPr>
            <w:rStyle w:val="Hyperlink"/>
            <w:noProof/>
          </w:rPr>
          <w:t>CR and fixes</w:t>
        </w:r>
        <w:r>
          <w:rPr>
            <w:noProof/>
            <w:webHidden/>
          </w:rPr>
          <w:tab/>
        </w:r>
        <w:r>
          <w:rPr>
            <w:noProof/>
            <w:webHidden/>
          </w:rPr>
          <w:fldChar w:fldCharType="begin"/>
        </w:r>
        <w:r>
          <w:rPr>
            <w:noProof/>
            <w:webHidden/>
          </w:rPr>
          <w:instrText xml:space="preserve"> PAGEREF _Toc241226855 \h </w:instrText>
        </w:r>
        <w:r>
          <w:rPr>
            <w:noProof/>
            <w:webHidden/>
          </w:rPr>
        </w:r>
        <w:r>
          <w:rPr>
            <w:noProof/>
            <w:webHidden/>
          </w:rPr>
          <w:fldChar w:fldCharType="separate"/>
        </w:r>
        <w:r>
          <w:rPr>
            <w:noProof/>
            <w:webHidden/>
          </w:rPr>
          <w:t>59</w:t>
        </w:r>
        <w:r>
          <w:rPr>
            <w:noProof/>
            <w:webHidden/>
          </w:rPr>
          <w:fldChar w:fldCharType="end"/>
        </w:r>
      </w:hyperlink>
    </w:p>
    <w:p w14:paraId="0BD9D797" w14:textId="69F16CEA" w:rsidR="009C084F" w:rsidRDefault="009C084F">
      <w:pPr>
        <w:pStyle w:val="TOC2"/>
        <w:tabs>
          <w:tab w:val="left" w:pos="880"/>
          <w:tab w:val="right" w:leader="dot" w:pos="9016"/>
        </w:tabs>
        <w:rPr>
          <w:rFonts w:eastAsiaTheme="minorEastAsia"/>
          <w:noProof/>
          <w:sz w:val="24"/>
          <w:szCs w:val="24"/>
          <w:lang w:eastAsia="en-AU"/>
        </w:rPr>
      </w:pPr>
      <w:hyperlink w:anchor="_Toc241226856" w:history="1">
        <w:r w:rsidRPr="00987567">
          <w:rPr>
            <w:rStyle w:val="Hyperlink"/>
            <w:noProof/>
          </w:rPr>
          <w:t>3.1.</w:t>
        </w:r>
        <w:r>
          <w:rPr>
            <w:rFonts w:eastAsiaTheme="minorEastAsia"/>
            <w:noProof/>
            <w:sz w:val="24"/>
            <w:szCs w:val="24"/>
            <w:lang w:eastAsia="en-AU"/>
          </w:rPr>
          <w:tab/>
        </w:r>
        <w:r w:rsidRPr="00987567">
          <w:rPr>
            <w:rStyle w:val="Hyperlink"/>
            <w:noProof/>
          </w:rPr>
          <w:t>Issues and change list</w:t>
        </w:r>
        <w:r>
          <w:rPr>
            <w:noProof/>
            <w:webHidden/>
          </w:rPr>
          <w:tab/>
        </w:r>
        <w:r>
          <w:rPr>
            <w:noProof/>
            <w:webHidden/>
          </w:rPr>
          <w:fldChar w:fldCharType="begin"/>
        </w:r>
        <w:r>
          <w:rPr>
            <w:noProof/>
            <w:webHidden/>
          </w:rPr>
          <w:instrText xml:space="preserve"> PAGEREF _Toc241226856 \h </w:instrText>
        </w:r>
        <w:r>
          <w:rPr>
            <w:noProof/>
            <w:webHidden/>
          </w:rPr>
        </w:r>
        <w:r>
          <w:rPr>
            <w:noProof/>
            <w:webHidden/>
          </w:rPr>
          <w:fldChar w:fldCharType="separate"/>
        </w:r>
        <w:r>
          <w:rPr>
            <w:noProof/>
            <w:webHidden/>
          </w:rPr>
          <w:t>59</w:t>
        </w:r>
        <w:r>
          <w:rPr>
            <w:noProof/>
            <w:webHidden/>
          </w:rPr>
          <w:fldChar w:fldCharType="end"/>
        </w:r>
      </w:hyperlink>
    </w:p>
    <w:p w14:paraId="3F307F71" w14:textId="1D01C64D" w:rsidR="009C084F" w:rsidRDefault="009C084F">
      <w:pPr>
        <w:pStyle w:val="TOC2"/>
        <w:tabs>
          <w:tab w:val="left" w:pos="880"/>
          <w:tab w:val="right" w:leader="dot" w:pos="9016"/>
        </w:tabs>
        <w:rPr>
          <w:rFonts w:eastAsiaTheme="minorEastAsia"/>
          <w:noProof/>
          <w:sz w:val="24"/>
          <w:szCs w:val="24"/>
          <w:lang w:eastAsia="en-AU"/>
        </w:rPr>
      </w:pPr>
      <w:hyperlink w:anchor="_Toc241226857" w:history="1">
        <w:r w:rsidRPr="00987567">
          <w:rPr>
            <w:rStyle w:val="Hyperlink"/>
            <w:noProof/>
          </w:rPr>
          <w:t>3.2.</w:t>
        </w:r>
        <w:r>
          <w:rPr>
            <w:rFonts w:eastAsiaTheme="minorEastAsia"/>
            <w:noProof/>
            <w:sz w:val="24"/>
            <w:szCs w:val="24"/>
            <w:lang w:eastAsia="en-AU"/>
          </w:rPr>
          <w:tab/>
        </w:r>
        <w:r w:rsidRPr="00987567">
          <w:rPr>
            <w:rStyle w:val="Hyperlink"/>
            <w:noProof/>
          </w:rPr>
          <w:t>Unit Testing</w:t>
        </w:r>
        <w:r>
          <w:rPr>
            <w:noProof/>
            <w:webHidden/>
          </w:rPr>
          <w:tab/>
        </w:r>
        <w:r>
          <w:rPr>
            <w:noProof/>
            <w:webHidden/>
          </w:rPr>
          <w:fldChar w:fldCharType="begin"/>
        </w:r>
        <w:r>
          <w:rPr>
            <w:noProof/>
            <w:webHidden/>
          </w:rPr>
          <w:instrText xml:space="preserve"> PAGEREF _Toc241226857 \h </w:instrText>
        </w:r>
        <w:r>
          <w:rPr>
            <w:noProof/>
            <w:webHidden/>
          </w:rPr>
        </w:r>
        <w:r>
          <w:rPr>
            <w:noProof/>
            <w:webHidden/>
          </w:rPr>
          <w:fldChar w:fldCharType="separate"/>
        </w:r>
        <w:r>
          <w:rPr>
            <w:noProof/>
            <w:webHidden/>
          </w:rPr>
          <w:t>59</w:t>
        </w:r>
        <w:r>
          <w:rPr>
            <w:noProof/>
            <w:webHidden/>
          </w:rPr>
          <w:fldChar w:fldCharType="end"/>
        </w:r>
      </w:hyperlink>
    </w:p>
    <w:p w14:paraId="4295E5BF" w14:textId="5D64173D" w:rsidR="009C084F" w:rsidRDefault="009C084F">
      <w:pPr>
        <w:pStyle w:val="TOC3"/>
        <w:tabs>
          <w:tab w:val="right" w:leader="dot" w:pos="9016"/>
        </w:tabs>
        <w:rPr>
          <w:rFonts w:eastAsiaTheme="minorEastAsia"/>
          <w:noProof/>
          <w:sz w:val="24"/>
          <w:szCs w:val="24"/>
          <w:lang w:eastAsia="en-AU"/>
        </w:rPr>
      </w:pPr>
      <w:hyperlink w:anchor="_Toc241226858" w:history="1">
        <w:r w:rsidRPr="00987567">
          <w:rPr>
            <w:rStyle w:val="Hyperlink"/>
            <w:noProof/>
          </w:rPr>
          <w:t>Tracker 101</w:t>
        </w:r>
        <w:r>
          <w:rPr>
            <w:noProof/>
            <w:webHidden/>
          </w:rPr>
          <w:tab/>
        </w:r>
        <w:r>
          <w:rPr>
            <w:noProof/>
            <w:webHidden/>
          </w:rPr>
          <w:fldChar w:fldCharType="begin"/>
        </w:r>
        <w:r>
          <w:rPr>
            <w:noProof/>
            <w:webHidden/>
          </w:rPr>
          <w:instrText xml:space="preserve"> PAGEREF _Toc241226858 \h </w:instrText>
        </w:r>
        <w:r>
          <w:rPr>
            <w:noProof/>
            <w:webHidden/>
          </w:rPr>
        </w:r>
        <w:r>
          <w:rPr>
            <w:noProof/>
            <w:webHidden/>
          </w:rPr>
          <w:fldChar w:fldCharType="separate"/>
        </w:r>
        <w:r>
          <w:rPr>
            <w:noProof/>
            <w:webHidden/>
          </w:rPr>
          <w:t>59</w:t>
        </w:r>
        <w:r>
          <w:rPr>
            <w:noProof/>
            <w:webHidden/>
          </w:rPr>
          <w:fldChar w:fldCharType="end"/>
        </w:r>
      </w:hyperlink>
    </w:p>
    <w:p w14:paraId="0B9BA61C" w14:textId="19714E1A" w:rsidR="009C084F" w:rsidRDefault="009C084F">
      <w:pPr>
        <w:pStyle w:val="TOC1"/>
        <w:tabs>
          <w:tab w:val="left" w:pos="440"/>
          <w:tab w:val="right" w:leader="dot" w:pos="9016"/>
        </w:tabs>
        <w:rPr>
          <w:rFonts w:eastAsiaTheme="minorEastAsia"/>
          <w:noProof/>
          <w:sz w:val="24"/>
          <w:szCs w:val="24"/>
          <w:lang w:eastAsia="en-AU"/>
        </w:rPr>
      </w:pPr>
      <w:hyperlink w:anchor="_Toc241226859" w:history="1">
        <w:r w:rsidRPr="00987567">
          <w:rPr>
            <w:rStyle w:val="Hyperlink"/>
            <w:noProof/>
          </w:rPr>
          <w:t>4.</w:t>
        </w:r>
        <w:r>
          <w:rPr>
            <w:rFonts w:eastAsiaTheme="minorEastAsia"/>
            <w:noProof/>
            <w:sz w:val="24"/>
            <w:szCs w:val="24"/>
            <w:lang w:eastAsia="en-AU"/>
          </w:rPr>
          <w:tab/>
        </w:r>
        <w:r w:rsidRPr="00987567">
          <w:rPr>
            <w:rStyle w:val="Hyperlink"/>
            <w:noProof/>
          </w:rPr>
          <w:t>OLIMS Requirements Phase 5</w:t>
        </w:r>
        <w:r>
          <w:rPr>
            <w:noProof/>
            <w:webHidden/>
          </w:rPr>
          <w:tab/>
        </w:r>
        <w:r>
          <w:rPr>
            <w:noProof/>
            <w:webHidden/>
          </w:rPr>
          <w:fldChar w:fldCharType="begin"/>
        </w:r>
        <w:r>
          <w:rPr>
            <w:noProof/>
            <w:webHidden/>
          </w:rPr>
          <w:instrText xml:space="preserve"> PAGEREF _Toc241226859 \h </w:instrText>
        </w:r>
        <w:r>
          <w:rPr>
            <w:noProof/>
            <w:webHidden/>
          </w:rPr>
        </w:r>
        <w:r>
          <w:rPr>
            <w:noProof/>
            <w:webHidden/>
          </w:rPr>
          <w:fldChar w:fldCharType="separate"/>
        </w:r>
        <w:r>
          <w:rPr>
            <w:noProof/>
            <w:webHidden/>
          </w:rPr>
          <w:t>60</w:t>
        </w:r>
        <w:r>
          <w:rPr>
            <w:noProof/>
            <w:webHidden/>
          </w:rPr>
          <w:fldChar w:fldCharType="end"/>
        </w:r>
      </w:hyperlink>
    </w:p>
    <w:p w14:paraId="6D402BDA" w14:textId="3CA67F20" w:rsidR="009C084F" w:rsidRDefault="009C084F">
      <w:pPr>
        <w:pStyle w:val="TOC2"/>
        <w:tabs>
          <w:tab w:val="left" w:pos="880"/>
          <w:tab w:val="right" w:leader="dot" w:pos="9016"/>
        </w:tabs>
        <w:rPr>
          <w:rFonts w:eastAsiaTheme="minorEastAsia"/>
          <w:noProof/>
          <w:sz w:val="24"/>
          <w:szCs w:val="24"/>
          <w:lang w:eastAsia="en-AU"/>
        </w:rPr>
      </w:pPr>
      <w:hyperlink w:anchor="_Toc241226860" w:history="1">
        <w:r w:rsidRPr="00987567">
          <w:rPr>
            <w:rStyle w:val="Hyperlink"/>
            <w:noProof/>
          </w:rPr>
          <w:t>4.1.</w:t>
        </w:r>
        <w:r>
          <w:rPr>
            <w:rFonts w:eastAsiaTheme="minorEastAsia"/>
            <w:noProof/>
            <w:sz w:val="24"/>
            <w:szCs w:val="24"/>
            <w:lang w:eastAsia="en-AU"/>
          </w:rPr>
          <w:tab/>
        </w:r>
        <w:r w:rsidRPr="00987567">
          <w:rPr>
            <w:rStyle w:val="Hyperlink"/>
            <w:noProof/>
          </w:rPr>
          <w:t>(2.3.2) Detached Officers: EML workers compensation payment upload</w:t>
        </w:r>
        <w:r>
          <w:rPr>
            <w:noProof/>
            <w:webHidden/>
          </w:rPr>
          <w:tab/>
        </w:r>
        <w:r>
          <w:rPr>
            <w:noProof/>
            <w:webHidden/>
          </w:rPr>
          <w:fldChar w:fldCharType="begin"/>
        </w:r>
        <w:r>
          <w:rPr>
            <w:noProof/>
            <w:webHidden/>
          </w:rPr>
          <w:instrText xml:space="preserve"> PAGEREF _Toc241226860 \h </w:instrText>
        </w:r>
        <w:r>
          <w:rPr>
            <w:noProof/>
            <w:webHidden/>
          </w:rPr>
        </w:r>
        <w:r>
          <w:rPr>
            <w:noProof/>
            <w:webHidden/>
          </w:rPr>
          <w:fldChar w:fldCharType="separate"/>
        </w:r>
        <w:r>
          <w:rPr>
            <w:noProof/>
            <w:webHidden/>
          </w:rPr>
          <w:t>60</w:t>
        </w:r>
        <w:r>
          <w:rPr>
            <w:noProof/>
            <w:webHidden/>
          </w:rPr>
          <w:fldChar w:fldCharType="end"/>
        </w:r>
      </w:hyperlink>
    </w:p>
    <w:p w14:paraId="51DF466D" w14:textId="5B9C023A" w:rsidR="009C084F" w:rsidRDefault="009C084F">
      <w:pPr>
        <w:pStyle w:val="TOC4"/>
        <w:tabs>
          <w:tab w:val="right" w:leader="dot" w:pos="9016"/>
        </w:tabs>
        <w:rPr>
          <w:rFonts w:eastAsiaTheme="minorEastAsia"/>
          <w:noProof/>
          <w:sz w:val="24"/>
          <w:szCs w:val="24"/>
          <w:lang w:eastAsia="en-AU"/>
        </w:rPr>
      </w:pPr>
      <w:hyperlink w:anchor="_Toc241226861" w:history="1">
        <w:r w:rsidRPr="00987567">
          <w:rPr>
            <w:rStyle w:val="Hyperlink"/>
            <w:noProof/>
            <w:lang w:val="en-US"/>
          </w:rPr>
          <w:t>Current setup</w:t>
        </w:r>
        <w:r>
          <w:rPr>
            <w:noProof/>
            <w:webHidden/>
          </w:rPr>
          <w:tab/>
        </w:r>
        <w:r>
          <w:rPr>
            <w:noProof/>
            <w:webHidden/>
          </w:rPr>
          <w:fldChar w:fldCharType="begin"/>
        </w:r>
        <w:r>
          <w:rPr>
            <w:noProof/>
            <w:webHidden/>
          </w:rPr>
          <w:instrText xml:space="preserve"> PAGEREF _Toc241226861 \h </w:instrText>
        </w:r>
        <w:r>
          <w:rPr>
            <w:noProof/>
            <w:webHidden/>
          </w:rPr>
        </w:r>
        <w:r>
          <w:rPr>
            <w:noProof/>
            <w:webHidden/>
          </w:rPr>
          <w:fldChar w:fldCharType="separate"/>
        </w:r>
        <w:r>
          <w:rPr>
            <w:noProof/>
            <w:webHidden/>
          </w:rPr>
          <w:t>60</w:t>
        </w:r>
        <w:r>
          <w:rPr>
            <w:noProof/>
            <w:webHidden/>
          </w:rPr>
          <w:fldChar w:fldCharType="end"/>
        </w:r>
      </w:hyperlink>
    </w:p>
    <w:p w14:paraId="7D9DA3BA" w14:textId="401CD1CC" w:rsidR="009C084F" w:rsidRDefault="009C084F">
      <w:pPr>
        <w:pStyle w:val="TOC4"/>
        <w:tabs>
          <w:tab w:val="right" w:leader="dot" w:pos="9016"/>
        </w:tabs>
        <w:rPr>
          <w:rFonts w:eastAsiaTheme="minorEastAsia"/>
          <w:noProof/>
          <w:sz w:val="24"/>
          <w:szCs w:val="24"/>
          <w:lang w:eastAsia="en-AU"/>
        </w:rPr>
      </w:pPr>
      <w:hyperlink w:anchor="_Toc241226862" w:history="1">
        <w:r w:rsidRPr="00987567">
          <w:rPr>
            <w:rStyle w:val="Hyperlink"/>
            <w:noProof/>
            <w:lang w:val="en-US"/>
          </w:rPr>
          <w:t>Business requirement</w:t>
        </w:r>
        <w:r>
          <w:rPr>
            <w:noProof/>
            <w:webHidden/>
          </w:rPr>
          <w:tab/>
        </w:r>
        <w:r>
          <w:rPr>
            <w:noProof/>
            <w:webHidden/>
          </w:rPr>
          <w:fldChar w:fldCharType="begin"/>
        </w:r>
        <w:r>
          <w:rPr>
            <w:noProof/>
            <w:webHidden/>
          </w:rPr>
          <w:instrText xml:space="preserve"> PAGEREF _Toc241226862 \h </w:instrText>
        </w:r>
        <w:r>
          <w:rPr>
            <w:noProof/>
            <w:webHidden/>
          </w:rPr>
        </w:r>
        <w:r>
          <w:rPr>
            <w:noProof/>
            <w:webHidden/>
          </w:rPr>
          <w:fldChar w:fldCharType="separate"/>
        </w:r>
        <w:r>
          <w:rPr>
            <w:noProof/>
            <w:webHidden/>
          </w:rPr>
          <w:t>60</w:t>
        </w:r>
        <w:r>
          <w:rPr>
            <w:noProof/>
            <w:webHidden/>
          </w:rPr>
          <w:fldChar w:fldCharType="end"/>
        </w:r>
      </w:hyperlink>
    </w:p>
    <w:p w14:paraId="239F187F" w14:textId="75AF8C00" w:rsidR="009C084F" w:rsidRDefault="009C084F">
      <w:pPr>
        <w:pStyle w:val="TOC4"/>
        <w:tabs>
          <w:tab w:val="right" w:leader="dot" w:pos="9016"/>
        </w:tabs>
        <w:rPr>
          <w:rFonts w:eastAsiaTheme="minorEastAsia"/>
          <w:noProof/>
          <w:sz w:val="24"/>
          <w:szCs w:val="24"/>
          <w:lang w:eastAsia="en-AU"/>
        </w:rPr>
      </w:pPr>
      <w:hyperlink w:anchor="_Toc241226863"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_Toc241226863 \h </w:instrText>
        </w:r>
        <w:r>
          <w:rPr>
            <w:noProof/>
            <w:webHidden/>
          </w:rPr>
        </w:r>
        <w:r>
          <w:rPr>
            <w:noProof/>
            <w:webHidden/>
          </w:rPr>
          <w:fldChar w:fldCharType="separate"/>
        </w:r>
        <w:r>
          <w:rPr>
            <w:noProof/>
            <w:webHidden/>
          </w:rPr>
          <w:t>62</w:t>
        </w:r>
        <w:r>
          <w:rPr>
            <w:noProof/>
            <w:webHidden/>
          </w:rPr>
          <w:fldChar w:fldCharType="end"/>
        </w:r>
      </w:hyperlink>
    </w:p>
    <w:p w14:paraId="297B98C7" w14:textId="51D08AB5" w:rsidR="009C084F" w:rsidRDefault="009C084F">
      <w:pPr>
        <w:pStyle w:val="TOC5"/>
        <w:tabs>
          <w:tab w:val="right" w:leader="dot" w:pos="9016"/>
        </w:tabs>
        <w:rPr>
          <w:rFonts w:eastAsiaTheme="minorEastAsia"/>
          <w:noProof/>
          <w:sz w:val="24"/>
          <w:szCs w:val="24"/>
          <w:lang w:eastAsia="en-AU"/>
        </w:rPr>
      </w:pPr>
      <w:hyperlink w:anchor="_Toc241226864" w:history="1">
        <w:r w:rsidRPr="00987567">
          <w:rPr>
            <w:rStyle w:val="Hyperlink"/>
            <w:noProof/>
            <w:lang w:val="en-US"/>
          </w:rPr>
          <w:t>Load file for WC external earnings</w:t>
        </w:r>
        <w:r>
          <w:rPr>
            <w:noProof/>
            <w:webHidden/>
          </w:rPr>
          <w:tab/>
        </w:r>
        <w:r>
          <w:rPr>
            <w:noProof/>
            <w:webHidden/>
          </w:rPr>
          <w:fldChar w:fldCharType="begin"/>
        </w:r>
        <w:r>
          <w:rPr>
            <w:noProof/>
            <w:webHidden/>
          </w:rPr>
          <w:instrText xml:space="preserve"> PAGEREF _Toc241226864 \h </w:instrText>
        </w:r>
        <w:r>
          <w:rPr>
            <w:noProof/>
            <w:webHidden/>
          </w:rPr>
        </w:r>
        <w:r>
          <w:rPr>
            <w:noProof/>
            <w:webHidden/>
          </w:rPr>
          <w:fldChar w:fldCharType="separate"/>
        </w:r>
        <w:r>
          <w:rPr>
            <w:noProof/>
            <w:webHidden/>
          </w:rPr>
          <w:t>62</w:t>
        </w:r>
        <w:r>
          <w:rPr>
            <w:noProof/>
            <w:webHidden/>
          </w:rPr>
          <w:fldChar w:fldCharType="end"/>
        </w:r>
      </w:hyperlink>
    </w:p>
    <w:p w14:paraId="05A0DF91" w14:textId="0F998F44" w:rsidR="009C084F" w:rsidRDefault="009C084F">
      <w:pPr>
        <w:pStyle w:val="TOC5"/>
        <w:tabs>
          <w:tab w:val="right" w:leader="dot" w:pos="9016"/>
        </w:tabs>
        <w:rPr>
          <w:rFonts w:eastAsiaTheme="minorEastAsia"/>
          <w:noProof/>
          <w:sz w:val="24"/>
          <w:szCs w:val="24"/>
          <w:lang w:eastAsia="en-AU"/>
        </w:rPr>
      </w:pPr>
      <w:hyperlink w:anchor="_Toc241226865" w:history="1">
        <w:r w:rsidRPr="00987567">
          <w:rPr>
            <w:rStyle w:val="Hyperlink"/>
            <w:noProof/>
          </w:rPr>
          <w:t>Updates to the loaded WC external earnings</w:t>
        </w:r>
        <w:r>
          <w:rPr>
            <w:noProof/>
            <w:webHidden/>
          </w:rPr>
          <w:tab/>
        </w:r>
        <w:r>
          <w:rPr>
            <w:noProof/>
            <w:webHidden/>
          </w:rPr>
          <w:fldChar w:fldCharType="begin"/>
        </w:r>
        <w:r>
          <w:rPr>
            <w:noProof/>
            <w:webHidden/>
          </w:rPr>
          <w:instrText xml:space="preserve"> PAGEREF _Toc241226865 \h </w:instrText>
        </w:r>
        <w:r>
          <w:rPr>
            <w:noProof/>
            <w:webHidden/>
          </w:rPr>
        </w:r>
        <w:r>
          <w:rPr>
            <w:noProof/>
            <w:webHidden/>
          </w:rPr>
          <w:fldChar w:fldCharType="separate"/>
        </w:r>
        <w:r>
          <w:rPr>
            <w:noProof/>
            <w:webHidden/>
          </w:rPr>
          <w:t>65</w:t>
        </w:r>
        <w:r>
          <w:rPr>
            <w:noProof/>
            <w:webHidden/>
          </w:rPr>
          <w:fldChar w:fldCharType="end"/>
        </w:r>
      </w:hyperlink>
    </w:p>
    <w:p w14:paraId="07AD65EB" w14:textId="2804AA03" w:rsidR="009C084F" w:rsidRDefault="009C084F">
      <w:pPr>
        <w:pStyle w:val="TOC2"/>
        <w:tabs>
          <w:tab w:val="left" w:pos="880"/>
          <w:tab w:val="right" w:leader="dot" w:pos="9016"/>
        </w:tabs>
        <w:rPr>
          <w:rFonts w:eastAsiaTheme="minorEastAsia"/>
          <w:noProof/>
          <w:sz w:val="24"/>
          <w:szCs w:val="24"/>
          <w:lang w:eastAsia="en-AU"/>
        </w:rPr>
      </w:pPr>
      <w:hyperlink w:anchor="_Toc241226866" w:history="1">
        <w:r w:rsidRPr="00987567">
          <w:rPr>
            <w:rStyle w:val="Hyperlink"/>
            <w:noProof/>
          </w:rPr>
          <w:t>4.2.</w:t>
        </w:r>
        <w:r>
          <w:rPr>
            <w:rFonts w:eastAsiaTheme="minorEastAsia"/>
            <w:noProof/>
            <w:sz w:val="24"/>
            <w:szCs w:val="24"/>
            <w:lang w:eastAsia="en-AU"/>
          </w:rPr>
          <w:tab/>
        </w:r>
        <w:r w:rsidRPr="00987567">
          <w:rPr>
            <w:rStyle w:val="Hyperlink"/>
            <w:noProof/>
          </w:rPr>
          <w:t>(2.3.3) OLIMS EPSS Off Duty Claim Management</w:t>
        </w:r>
        <w:r>
          <w:rPr>
            <w:noProof/>
            <w:webHidden/>
          </w:rPr>
          <w:tab/>
        </w:r>
        <w:r>
          <w:rPr>
            <w:noProof/>
            <w:webHidden/>
          </w:rPr>
          <w:fldChar w:fldCharType="begin"/>
        </w:r>
        <w:r>
          <w:rPr>
            <w:noProof/>
            <w:webHidden/>
          </w:rPr>
          <w:instrText xml:space="preserve"> PAGEREF _Toc241226866 \h </w:instrText>
        </w:r>
        <w:r>
          <w:rPr>
            <w:noProof/>
            <w:webHidden/>
          </w:rPr>
        </w:r>
        <w:r>
          <w:rPr>
            <w:noProof/>
            <w:webHidden/>
          </w:rPr>
          <w:fldChar w:fldCharType="separate"/>
        </w:r>
        <w:r>
          <w:rPr>
            <w:noProof/>
            <w:webHidden/>
          </w:rPr>
          <w:t>66</w:t>
        </w:r>
        <w:r>
          <w:rPr>
            <w:noProof/>
            <w:webHidden/>
          </w:rPr>
          <w:fldChar w:fldCharType="end"/>
        </w:r>
      </w:hyperlink>
    </w:p>
    <w:p w14:paraId="222B8A3E" w14:textId="1AB23B0F" w:rsidR="009C084F" w:rsidRDefault="009C084F">
      <w:pPr>
        <w:pStyle w:val="TOC4"/>
        <w:tabs>
          <w:tab w:val="right" w:leader="dot" w:pos="9016"/>
        </w:tabs>
        <w:rPr>
          <w:rFonts w:eastAsiaTheme="minorEastAsia"/>
          <w:noProof/>
          <w:sz w:val="24"/>
          <w:szCs w:val="24"/>
          <w:lang w:eastAsia="en-AU"/>
        </w:rPr>
      </w:pPr>
      <w:hyperlink w:anchor="_Toc241226867" w:history="1">
        <w:r w:rsidRPr="00987567">
          <w:rPr>
            <w:rStyle w:val="Hyperlink"/>
            <w:rFonts w:ascii="Calibri Light" w:eastAsia="Calibri Light" w:hAnsi="Calibri Light" w:cs="Calibri Light"/>
            <w:noProof/>
          </w:rPr>
          <w:t>Current Setup</w:t>
        </w:r>
        <w:r>
          <w:rPr>
            <w:noProof/>
            <w:webHidden/>
          </w:rPr>
          <w:tab/>
        </w:r>
        <w:r>
          <w:rPr>
            <w:noProof/>
            <w:webHidden/>
          </w:rPr>
          <w:fldChar w:fldCharType="begin"/>
        </w:r>
        <w:r>
          <w:rPr>
            <w:noProof/>
            <w:webHidden/>
          </w:rPr>
          <w:instrText xml:space="preserve"> PAGEREF _Toc241226867 \h </w:instrText>
        </w:r>
        <w:r>
          <w:rPr>
            <w:noProof/>
            <w:webHidden/>
          </w:rPr>
        </w:r>
        <w:r>
          <w:rPr>
            <w:noProof/>
            <w:webHidden/>
          </w:rPr>
          <w:fldChar w:fldCharType="separate"/>
        </w:r>
        <w:r>
          <w:rPr>
            <w:noProof/>
            <w:webHidden/>
          </w:rPr>
          <w:t>66</w:t>
        </w:r>
        <w:r>
          <w:rPr>
            <w:noProof/>
            <w:webHidden/>
          </w:rPr>
          <w:fldChar w:fldCharType="end"/>
        </w:r>
      </w:hyperlink>
    </w:p>
    <w:p w14:paraId="7B6323E4" w14:textId="3A56D842" w:rsidR="009C084F" w:rsidRDefault="009C084F">
      <w:pPr>
        <w:pStyle w:val="TOC4"/>
        <w:tabs>
          <w:tab w:val="right" w:leader="dot" w:pos="9016"/>
        </w:tabs>
        <w:rPr>
          <w:rFonts w:eastAsiaTheme="minorEastAsia"/>
          <w:noProof/>
          <w:sz w:val="24"/>
          <w:szCs w:val="24"/>
          <w:lang w:eastAsia="en-AU"/>
        </w:rPr>
      </w:pPr>
      <w:hyperlink w:anchor="_Toc241226868" w:history="1">
        <w:r w:rsidRPr="00987567">
          <w:rPr>
            <w:rStyle w:val="Hyperlink"/>
            <w:rFonts w:ascii="Calibri Light" w:eastAsia="Calibri Light" w:hAnsi="Calibri Light" w:cs="Calibri Light"/>
            <w:noProof/>
          </w:rPr>
          <w:t>Business requirement</w:t>
        </w:r>
        <w:r>
          <w:rPr>
            <w:noProof/>
            <w:webHidden/>
          </w:rPr>
          <w:tab/>
        </w:r>
        <w:r>
          <w:rPr>
            <w:noProof/>
            <w:webHidden/>
          </w:rPr>
          <w:fldChar w:fldCharType="begin"/>
        </w:r>
        <w:r>
          <w:rPr>
            <w:noProof/>
            <w:webHidden/>
          </w:rPr>
          <w:instrText xml:space="preserve"> PAGEREF _Toc241226868 \h </w:instrText>
        </w:r>
        <w:r>
          <w:rPr>
            <w:noProof/>
            <w:webHidden/>
          </w:rPr>
        </w:r>
        <w:r>
          <w:rPr>
            <w:noProof/>
            <w:webHidden/>
          </w:rPr>
          <w:fldChar w:fldCharType="separate"/>
        </w:r>
        <w:r>
          <w:rPr>
            <w:noProof/>
            <w:webHidden/>
          </w:rPr>
          <w:t>66</w:t>
        </w:r>
        <w:r>
          <w:rPr>
            <w:noProof/>
            <w:webHidden/>
          </w:rPr>
          <w:fldChar w:fldCharType="end"/>
        </w:r>
      </w:hyperlink>
    </w:p>
    <w:p w14:paraId="2564EAF3" w14:textId="65F386CB" w:rsidR="009C084F" w:rsidRDefault="009C084F">
      <w:pPr>
        <w:pStyle w:val="TOC4"/>
        <w:tabs>
          <w:tab w:val="right" w:leader="dot" w:pos="9016"/>
        </w:tabs>
        <w:rPr>
          <w:rFonts w:eastAsiaTheme="minorEastAsia"/>
          <w:noProof/>
          <w:sz w:val="24"/>
          <w:szCs w:val="24"/>
          <w:lang w:eastAsia="en-AU"/>
        </w:rPr>
      </w:pPr>
      <w:hyperlink w:anchor="_Toc241226869"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_Toc241226869 \h </w:instrText>
        </w:r>
        <w:r>
          <w:rPr>
            <w:noProof/>
            <w:webHidden/>
          </w:rPr>
        </w:r>
        <w:r>
          <w:rPr>
            <w:noProof/>
            <w:webHidden/>
          </w:rPr>
          <w:fldChar w:fldCharType="separate"/>
        </w:r>
        <w:r>
          <w:rPr>
            <w:noProof/>
            <w:webHidden/>
          </w:rPr>
          <w:t>66</w:t>
        </w:r>
        <w:r>
          <w:rPr>
            <w:noProof/>
            <w:webHidden/>
          </w:rPr>
          <w:fldChar w:fldCharType="end"/>
        </w:r>
      </w:hyperlink>
    </w:p>
    <w:p w14:paraId="2B962F57" w14:textId="3AEA3D3C" w:rsidR="009C084F" w:rsidRDefault="009C084F">
      <w:pPr>
        <w:pStyle w:val="TOC2"/>
        <w:tabs>
          <w:tab w:val="left" w:pos="880"/>
          <w:tab w:val="right" w:leader="dot" w:pos="9016"/>
        </w:tabs>
        <w:rPr>
          <w:rFonts w:eastAsiaTheme="minorEastAsia"/>
          <w:noProof/>
          <w:sz w:val="24"/>
          <w:szCs w:val="24"/>
          <w:lang w:eastAsia="en-AU"/>
        </w:rPr>
      </w:pPr>
      <w:hyperlink w:anchor="_Toc241226870" w:history="1">
        <w:r w:rsidRPr="00987567">
          <w:rPr>
            <w:rStyle w:val="Hyperlink"/>
            <w:noProof/>
          </w:rPr>
          <w:t>4.3.</w:t>
        </w:r>
        <w:r>
          <w:rPr>
            <w:rFonts w:eastAsiaTheme="minorEastAsia"/>
            <w:noProof/>
            <w:sz w:val="24"/>
            <w:szCs w:val="24"/>
            <w:lang w:eastAsia="en-AU"/>
          </w:rPr>
          <w:tab/>
        </w:r>
        <w:r w:rsidRPr="00987567">
          <w:rPr>
            <w:rStyle w:val="Hyperlink"/>
            <w:noProof/>
          </w:rPr>
          <w:t>(2.3.4.1) Amending the Date of Disablement</w:t>
        </w:r>
        <w:r>
          <w:rPr>
            <w:noProof/>
            <w:webHidden/>
          </w:rPr>
          <w:tab/>
        </w:r>
        <w:r>
          <w:rPr>
            <w:noProof/>
            <w:webHidden/>
          </w:rPr>
          <w:fldChar w:fldCharType="begin"/>
        </w:r>
        <w:r>
          <w:rPr>
            <w:noProof/>
            <w:webHidden/>
          </w:rPr>
          <w:instrText xml:space="preserve"> PAGEREF _Toc241226870 \h </w:instrText>
        </w:r>
        <w:r>
          <w:rPr>
            <w:noProof/>
            <w:webHidden/>
          </w:rPr>
        </w:r>
        <w:r>
          <w:rPr>
            <w:noProof/>
            <w:webHidden/>
          </w:rPr>
          <w:fldChar w:fldCharType="separate"/>
        </w:r>
        <w:r>
          <w:rPr>
            <w:noProof/>
            <w:webHidden/>
          </w:rPr>
          <w:t>69</w:t>
        </w:r>
        <w:r>
          <w:rPr>
            <w:noProof/>
            <w:webHidden/>
          </w:rPr>
          <w:fldChar w:fldCharType="end"/>
        </w:r>
      </w:hyperlink>
    </w:p>
    <w:p w14:paraId="3BA2E5E3" w14:textId="650DD215" w:rsidR="009C084F" w:rsidRDefault="009C084F">
      <w:pPr>
        <w:pStyle w:val="TOC4"/>
        <w:tabs>
          <w:tab w:val="right" w:leader="dot" w:pos="9016"/>
        </w:tabs>
        <w:rPr>
          <w:rFonts w:eastAsiaTheme="minorEastAsia"/>
          <w:noProof/>
          <w:sz w:val="24"/>
          <w:szCs w:val="24"/>
          <w:lang w:eastAsia="en-AU"/>
        </w:rPr>
      </w:pPr>
      <w:hyperlink w:anchor="_Toc241226871" w:history="1">
        <w:r w:rsidRPr="00987567">
          <w:rPr>
            <w:rStyle w:val="Hyperlink"/>
            <w:rFonts w:ascii="Calibri Light" w:eastAsia="Calibri Light" w:hAnsi="Calibri Light" w:cs="Calibri Light"/>
            <w:noProof/>
          </w:rPr>
          <w:t>Current Setup</w:t>
        </w:r>
        <w:r>
          <w:rPr>
            <w:noProof/>
            <w:webHidden/>
          </w:rPr>
          <w:tab/>
        </w:r>
        <w:r>
          <w:rPr>
            <w:noProof/>
            <w:webHidden/>
          </w:rPr>
          <w:fldChar w:fldCharType="begin"/>
        </w:r>
        <w:r>
          <w:rPr>
            <w:noProof/>
            <w:webHidden/>
          </w:rPr>
          <w:instrText xml:space="preserve"> PAGEREF _Toc241226871 \h </w:instrText>
        </w:r>
        <w:r>
          <w:rPr>
            <w:noProof/>
            <w:webHidden/>
          </w:rPr>
        </w:r>
        <w:r>
          <w:rPr>
            <w:noProof/>
            <w:webHidden/>
          </w:rPr>
          <w:fldChar w:fldCharType="separate"/>
        </w:r>
        <w:r>
          <w:rPr>
            <w:noProof/>
            <w:webHidden/>
          </w:rPr>
          <w:t>69</w:t>
        </w:r>
        <w:r>
          <w:rPr>
            <w:noProof/>
            <w:webHidden/>
          </w:rPr>
          <w:fldChar w:fldCharType="end"/>
        </w:r>
      </w:hyperlink>
    </w:p>
    <w:p w14:paraId="735A01AA" w14:textId="0BB49ADC" w:rsidR="009C084F" w:rsidRDefault="009C084F">
      <w:pPr>
        <w:pStyle w:val="TOC4"/>
        <w:tabs>
          <w:tab w:val="right" w:leader="dot" w:pos="9016"/>
        </w:tabs>
        <w:rPr>
          <w:rFonts w:eastAsiaTheme="minorEastAsia"/>
          <w:noProof/>
          <w:sz w:val="24"/>
          <w:szCs w:val="24"/>
          <w:lang w:eastAsia="en-AU"/>
        </w:rPr>
      </w:pPr>
      <w:hyperlink w:anchor="_Toc241226872" w:history="1">
        <w:r w:rsidRPr="00987567">
          <w:rPr>
            <w:rStyle w:val="Hyperlink"/>
            <w:rFonts w:ascii="Calibri Light" w:eastAsia="Calibri Light" w:hAnsi="Calibri Light" w:cs="Calibri Light"/>
            <w:noProof/>
          </w:rPr>
          <w:t>Business requirement</w:t>
        </w:r>
        <w:r>
          <w:rPr>
            <w:noProof/>
            <w:webHidden/>
          </w:rPr>
          <w:tab/>
        </w:r>
        <w:r>
          <w:rPr>
            <w:noProof/>
            <w:webHidden/>
          </w:rPr>
          <w:fldChar w:fldCharType="begin"/>
        </w:r>
        <w:r>
          <w:rPr>
            <w:noProof/>
            <w:webHidden/>
          </w:rPr>
          <w:instrText xml:space="preserve"> PAGEREF _Toc241226872 \h </w:instrText>
        </w:r>
        <w:r>
          <w:rPr>
            <w:noProof/>
            <w:webHidden/>
          </w:rPr>
        </w:r>
        <w:r>
          <w:rPr>
            <w:noProof/>
            <w:webHidden/>
          </w:rPr>
          <w:fldChar w:fldCharType="separate"/>
        </w:r>
        <w:r>
          <w:rPr>
            <w:noProof/>
            <w:webHidden/>
          </w:rPr>
          <w:t>69</w:t>
        </w:r>
        <w:r>
          <w:rPr>
            <w:noProof/>
            <w:webHidden/>
          </w:rPr>
          <w:fldChar w:fldCharType="end"/>
        </w:r>
      </w:hyperlink>
    </w:p>
    <w:p w14:paraId="5EFECC8B" w14:textId="31B61FA5" w:rsidR="009C084F" w:rsidRDefault="009C084F">
      <w:pPr>
        <w:pStyle w:val="TOC4"/>
        <w:tabs>
          <w:tab w:val="right" w:leader="dot" w:pos="9016"/>
        </w:tabs>
        <w:rPr>
          <w:rFonts w:eastAsiaTheme="minorEastAsia"/>
          <w:noProof/>
          <w:sz w:val="24"/>
          <w:szCs w:val="24"/>
          <w:lang w:eastAsia="en-AU"/>
        </w:rPr>
      </w:pPr>
      <w:hyperlink w:anchor="_Toc241226873"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_Toc241226873 \h </w:instrText>
        </w:r>
        <w:r>
          <w:rPr>
            <w:noProof/>
            <w:webHidden/>
          </w:rPr>
        </w:r>
        <w:r>
          <w:rPr>
            <w:noProof/>
            <w:webHidden/>
          </w:rPr>
          <w:fldChar w:fldCharType="separate"/>
        </w:r>
        <w:r>
          <w:rPr>
            <w:noProof/>
            <w:webHidden/>
          </w:rPr>
          <w:t>69</w:t>
        </w:r>
        <w:r>
          <w:rPr>
            <w:noProof/>
            <w:webHidden/>
          </w:rPr>
          <w:fldChar w:fldCharType="end"/>
        </w:r>
      </w:hyperlink>
    </w:p>
    <w:p w14:paraId="6FF9DF03" w14:textId="299E672A" w:rsidR="009C084F" w:rsidRDefault="009C084F">
      <w:pPr>
        <w:pStyle w:val="TOC4"/>
        <w:tabs>
          <w:tab w:val="right" w:leader="dot" w:pos="9016"/>
        </w:tabs>
        <w:rPr>
          <w:rFonts w:eastAsiaTheme="minorEastAsia"/>
          <w:noProof/>
          <w:sz w:val="24"/>
          <w:szCs w:val="24"/>
          <w:lang w:eastAsia="en-AU"/>
        </w:rPr>
      </w:pPr>
      <w:hyperlink w:anchor="_Toc241226874" w:history="1">
        <w:r w:rsidRPr="00987567">
          <w:rPr>
            <w:rStyle w:val="Hyperlink"/>
            <w:noProof/>
          </w:rPr>
          <w:t>Cutover impact</w:t>
        </w:r>
        <w:r>
          <w:rPr>
            <w:noProof/>
            <w:webHidden/>
          </w:rPr>
          <w:tab/>
        </w:r>
        <w:r>
          <w:rPr>
            <w:noProof/>
            <w:webHidden/>
          </w:rPr>
          <w:fldChar w:fldCharType="begin"/>
        </w:r>
        <w:r>
          <w:rPr>
            <w:noProof/>
            <w:webHidden/>
          </w:rPr>
          <w:instrText xml:space="preserve"> PAGEREF _Toc241226874 \h </w:instrText>
        </w:r>
        <w:r>
          <w:rPr>
            <w:noProof/>
            <w:webHidden/>
          </w:rPr>
        </w:r>
        <w:r>
          <w:rPr>
            <w:noProof/>
            <w:webHidden/>
          </w:rPr>
          <w:fldChar w:fldCharType="separate"/>
        </w:r>
        <w:r>
          <w:rPr>
            <w:noProof/>
            <w:webHidden/>
          </w:rPr>
          <w:t>71</w:t>
        </w:r>
        <w:r>
          <w:rPr>
            <w:noProof/>
            <w:webHidden/>
          </w:rPr>
          <w:fldChar w:fldCharType="end"/>
        </w:r>
      </w:hyperlink>
    </w:p>
    <w:p w14:paraId="5FED7338" w14:textId="410C7F55" w:rsidR="009C084F" w:rsidRDefault="009C084F">
      <w:pPr>
        <w:pStyle w:val="TOC5"/>
        <w:tabs>
          <w:tab w:val="right" w:leader="dot" w:pos="9016"/>
        </w:tabs>
        <w:rPr>
          <w:rFonts w:eastAsiaTheme="minorEastAsia"/>
          <w:noProof/>
          <w:sz w:val="24"/>
          <w:szCs w:val="24"/>
          <w:lang w:eastAsia="en-AU"/>
        </w:rPr>
      </w:pPr>
      <w:hyperlink w:anchor="_Toc241226875" w:history="1">
        <w:r w:rsidRPr="00987567">
          <w:rPr>
            <w:rStyle w:val="Hyperlink"/>
            <w:noProof/>
          </w:rPr>
          <w:t>DTT Technical</w:t>
        </w:r>
        <w:r>
          <w:rPr>
            <w:noProof/>
            <w:webHidden/>
          </w:rPr>
          <w:tab/>
        </w:r>
        <w:r>
          <w:rPr>
            <w:noProof/>
            <w:webHidden/>
          </w:rPr>
          <w:fldChar w:fldCharType="begin"/>
        </w:r>
        <w:r>
          <w:rPr>
            <w:noProof/>
            <w:webHidden/>
          </w:rPr>
          <w:instrText xml:space="preserve"> PAGEREF _Toc241226875 \h </w:instrText>
        </w:r>
        <w:r>
          <w:rPr>
            <w:noProof/>
            <w:webHidden/>
          </w:rPr>
        </w:r>
        <w:r>
          <w:rPr>
            <w:noProof/>
            <w:webHidden/>
          </w:rPr>
          <w:fldChar w:fldCharType="separate"/>
        </w:r>
        <w:r>
          <w:rPr>
            <w:noProof/>
            <w:webHidden/>
          </w:rPr>
          <w:t>71</w:t>
        </w:r>
        <w:r>
          <w:rPr>
            <w:noProof/>
            <w:webHidden/>
          </w:rPr>
          <w:fldChar w:fldCharType="end"/>
        </w:r>
      </w:hyperlink>
    </w:p>
    <w:p w14:paraId="336A125F" w14:textId="4C2E0652" w:rsidR="009C084F" w:rsidRDefault="009C084F">
      <w:pPr>
        <w:pStyle w:val="TOC5"/>
        <w:tabs>
          <w:tab w:val="right" w:leader="dot" w:pos="9016"/>
        </w:tabs>
        <w:rPr>
          <w:rFonts w:eastAsiaTheme="minorEastAsia"/>
          <w:noProof/>
          <w:sz w:val="24"/>
          <w:szCs w:val="24"/>
          <w:lang w:eastAsia="en-AU"/>
        </w:rPr>
      </w:pPr>
      <w:hyperlink w:anchor="_Toc241226876" w:history="1">
        <w:r w:rsidRPr="00987567">
          <w:rPr>
            <w:rStyle w:val="Hyperlink"/>
            <w:noProof/>
          </w:rPr>
          <w:t>NSWPf functional</w:t>
        </w:r>
        <w:r>
          <w:rPr>
            <w:noProof/>
            <w:webHidden/>
          </w:rPr>
          <w:tab/>
        </w:r>
        <w:r>
          <w:rPr>
            <w:noProof/>
            <w:webHidden/>
          </w:rPr>
          <w:fldChar w:fldCharType="begin"/>
        </w:r>
        <w:r>
          <w:rPr>
            <w:noProof/>
            <w:webHidden/>
          </w:rPr>
          <w:instrText xml:space="preserve"> PAGEREF _Toc241226876 \h </w:instrText>
        </w:r>
        <w:r>
          <w:rPr>
            <w:noProof/>
            <w:webHidden/>
          </w:rPr>
        </w:r>
        <w:r>
          <w:rPr>
            <w:noProof/>
            <w:webHidden/>
          </w:rPr>
          <w:fldChar w:fldCharType="separate"/>
        </w:r>
        <w:r>
          <w:rPr>
            <w:noProof/>
            <w:webHidden/>
          </w:rPr>
          <w:t>72</w:t>
        </w:r>
        <w:r>
          <w:rPr>
            <w:noProof/>
            <w:webHidden/>
          </w:rPr>
          <w:fldChar w:fldCharType="end"/>
        </w:r>
      </w:hyperlink>
    </w:p>
    <w:p w14:paraId="074F96FD" w14:textId="70DE981E" w:rsidR="009C084F" w:rsidRDefault="009C084F">
      <w:pPr>
        <w:pStyle w:val="TOC5"/>
        <w:tabs>
          <w:tab w:val="right" w:leader="dot" w:pos="9016"/>
        </w:tabs>
        <w:rPr>
          <w:rFonts w:eastAsiaTheme="minorEastAsia"/>
          <w:noProof/>
          <w:sz w:val="24"/>
          <w:szCs w:val="24"/>
          <w:lang w:eastAsia="en-AU"/>
        </w:rPr>
      </w:pPr>
      <w:hyperlink w:anchor="_Toc241226877" w:history="1">
        <w:r w:rsidRPr="00987567">
          <w:rPr>
            <w:rStyle w:val="Hyperlink"/>
            <w:noProof/>
          </w:rPr>
          <w:t>NSWPf Technical</w:t>
        </w:r>
        <w:r>
          <w:rPr>
            <w:noProof/>
            <w:webHidden/>
          </w:rPr>
          <w:tab/>
        </w:r>
        <w:r>
          <w:rPr>
            <w:noProof/>
            <w:webHidden/>
          </w:rPr>
          <w:fldChar w:fldCharType="begin"/>
        </w:r>
        <w:r>
          <w:rPr>
            <w:noProof/>
            <w:webHidden/>
          </w:rPr>
          <w:instrText xml:space="preserve"> PAGEREF _Toc241226877 \h </w:instrText>
        </w:r>
        <w:r>
          <w:rPr>
            <w:noProof/>
            <w:webHidden/>
          </w:rPr>
        </w:r>
        <w:r>
          <w:rPr>
            <w:noProof/>
            <w:webHidden/>
          </w:rPr>
          <w:fldChar w:fldCharType="separate"/>
        </w:r>
        <w:r>
          <w:rPr>
            <w:noProof/>
            <w:webHidden/>
          </w:rPr>
          <w:t>72</w:t>
        </w:r>
        <w:r>
          <w:rPr>
            <w:noProof/>
            <w:webHidden/>
          </w:rPr>
          <w:fldChar w:fldCharType="end"/>
        </w:r>
      </w:hyperlink>
    </w:p>
    <w:p w14:paraId="13601E89" w14:textId="64A8249C" w:rsidR="009C084F" w:rsidRDefault="009C084F">
      <w:pPr>
        <w:pStyle w:val="TOC5"/>
        <w:tabs>
          <w:tab w:val="right" w:leader="dot" w:pos="9016"/>
        </w:tabs>
        <w:rPr>
          <w:rFonts w:eastAsiaTheme="minorEastAsia"/>
          <w:noProof/>
          <w:sz w:val="24"/>
          <w:szCs w:val="24"/>
          <w:lang w:eastAsia="en-AU"/>
        </w:rPr>
      </w:pPr>
      <w:hyperlink w:anchor="_Toc241226878" w:history="1">
        <w:r w:rsidRPr="00987567">
          <w:rPr>
            <w:rStyle w:val="Hyperlink"/>
            <w:noProof/>
          </w:rPr>
          <w:t>Business</w:t>
        </w:r>
        <w:r>
          <w:rPr>
            <w:noProof/>
            <w:webHidden/>
          </w:rPr>
          <w:tab/>
        </w:r>
        <w:r>
          <w:rPr>
            <w:noProof/>
            <w:webHidden/>
          </w:rPr>
          <w:fldChar w:fldCharType="begin"/>
        </w:r>
        <w:r>
          <w:rPr>
            <w:noProof/>
            <w:webHidden/>
          </w:rPr>
          <w:instrText xml:space="preserve"> PAGEREF _Toc241226878 \h </w:instrText>
        </w:r>
        <w:r>
          <w:rPr>
            <w:noProof/>
            <w:webHidden/>
          </w:rPr>
        </w:r>
        <w:r>
          <w:rPr>
            <w:noProof/>
            <w:webHidden/>
          </w:rPr>
          <w:fldChar w:fldCharType="separate"/>
        </w:r>
        <w:r>
          <w:rPr>
            <w:noProof/>
            <w:webHidden/>
          </w:rPr>
          <w:t>72</w:t>
        </w:r>
        <w:r>
          <w:rPr>
            <w:noProof/>
            <w:webHidden/>
          </w:rPr>
          <w:fldChar w:fldCharType="end"/>
        </w:r>
      </w:hyperlink>
    </w:p>
    <w:p w14:paraId="69803134" w14:textId="6080521C" w:rsidR="009C084F" w:rsidRDefault="009C084F">
      <w:pPr>
        <w:pStyle w:val="TOC2"/>
        <w:tabs>
          <w:tab w:val="left" w:pos="880"/>
          <w:tab w:val="right" w:leader="dot" w:pos="9016"/>
        </w:tabs>
        <w:rPr>
          <w:rFonts w:eastAsiaTheme="minorEastAsia"/>
          <w:noProof/>
          <w:sz w:val="24"/>
          <w:szCs w:val="24"/>
          <w:lang w:eastAsia="en-AU"/>
        </w:rPr>
      </w:pPr>
      <w:hyperlink w:anchor="_Toc241226879" w:history="1">
        <w:r w:rsidRPr="00987567">
          <w:rPr>
            <w:rStyle w:val="Hyperlink"/>
            <w:noProof/>
          </w:rPr>
          <w:t>4.4.</w:t>
        </w:r>
        <w:r>
          <w:rPr>
            <w:rFonts w:eastAsiaTheme="minorEastAsia"/>
            <w:noProof/>
            <w:sz w:val="24"/>
            <w:szCs w:val="24"/>
            <w:lang w:eastAsia="en-AU"/>
          </w:rPr>
          <w:tab/>
        </w:r>
        <w:r w:rsidRPr="00987567">
          <w:rPr>
            <w:rStyle w:val="Hyperlink"/>
            <w:noProof/>
          </w:rPr>
          <w:t>(2.3.4.2) Document Generation</w:t>
        </w:r>
        <w:r>
          <w:rPr>
            <w:noProof/>
            <w:webHidden/>
          </w:rPr>
          <w:tab/>
        </w:r>
        <w:r>
          <w:rPr>
            <w:noProof/>
            <w:webHidden/>
          </w:rPr>
          <w:fldChar w:fldCharType="begin"/>
        </w:r>
        <w:r>
          <w:rPr>
            <w:noProof/>
            <w:webHidden/>
          </w:rPr>
          <w:instrText xml:space="preserve"> PAGEREF _Toc241226879 \h </w:instrText>
        </w:r>
        <w:r>
          <w:rPr>
            <w:noProof/>
            <w:webHidden/>
          </w:rPr>
        </w:r>
        <w:r>
          <w:rPr>
            <w:noProof/>
            <w:webHidden/>
          </w:rPr>
          <w:fldChar w:fldCharType="separate"/>
        </w:r>
        <w:r>
          <w:rPr>
            <w:noProof/>
            <w:webHidden/>
          </w:rPr>
          <w:t>73</w:t>
        </w:r>
        <w:r>
          <w:rPr>
            <w:noProof/>
            <w:webHidden/>
          </w:rPr>
          <w:fldChar w:fldCharType="end"/>
        </w:r>
      </w:hyperlink>
    </w:p>
    <w:p w14:paraId="75EC8402" w14:textId="2BAF3075" w:rsidR="009C084F" w:rsidRDefault="009C084F">
      <w:pPr>
        <w:pStyle w:val="TOC4"/>
        <w:tabs>
          <w:tab w:val="right" w:leader="dot" w:pos="9016"/>
        </w:tabs>
        <w:rPr>
          <w:rFonts w:eastAsiaTheme="minorEastAsia"/>
          <w:noProof/>
          <w:sz w:val="24"/>
          <w:szCs w:val="24"/>
          <w:lang w:eastAsia="en-AU"/>
        </w:rPr>
      </w:pPr>
      <w:hyperlink w:anchor="_Toc241226880" w:history="1">
        <w:r w:rsidRPr="00987567">
          <w:rPr>
            <w:rStyle w:val="Hyperlink"/>
            <w:rFonts w:ascii="Calibri Light" w:eastAsia="Calibri Light" w:hAnsi="Calibri Light" w:cs="Calibri Light"/>
            <w:noProof/>
          </w:rPr>
          <w:t>Current setup</w:t>
        </w:r>
        <w:r>
          <w:rPr>
            <w:noProof/>
            <w:webHidden/>
          </w:rPr>
          <w:tab/>
        </w:r>
        <w:r>
          <w:rPr>
            <w:noProof/>
            <w:webHidden/>
          </w:rPr>
          <w:fldChar w:fldCharType="begin"/>
        </w:r>
        <w:r>
          <w:rPr>
            <w:noProof/>
            <w:webHidden/>
          </w:rPr>
          <w:instrText xml:space="preserve"> PAGEREF _Toc241226880 \h </w:instrText>
        </w:r>
        <w:r>
          <w:rPr>
            <w:noProof/>
            <w:webHidden/>
          </w:rPr>
        </w:r>
        <w:r>
          <w:rPr>
            <w:noProof/>
            <w:webHidden/>
          </w:rPr>
          <w:fldChar w:fldCharType="separate"/>
        </w:r>
        <w:r>
          <w:rPr>
            <w:noProof/>
            <w:webHidden/>
          </w:rPr>
          <w:t>73</w:t>
        </w:r>
        <w:r>
          <w:rPr>
            <w:noProof/>
            <w:webHidden/>
          </w:rPr>
          <w:fldChar w:fldCharType="end"/>
        </w:r>
      </w:hyperlink>
    </w:p>
    <w:p w14:paraId="0D91450E" w14:textId="6614A088" w:rsidR="009C084F" w:rsidRDefault="009C084F">
      <w:pPr>
        <w:pStyle w:val="TOC4"/>
        <w:tabs>
          <w:tab w:val="right" w:leader="dot" w:pos="9016"/>
        </w:tabs>
        <w:rPr>
          <w:rFonts w:eastAsiaTheme="minorEastAsia"/>
          <w:noProof/>
          <w:sz w:val="24"/>
          <w:szCs w:val="24"/>
          <w:lang w:eastAsia="en-AU"/>
        </w:rPr>
      </w:pPr>
      <w:hyperlink w:anchor="_Toc241226881" w:history="1">
        <w:r w:rsidRPr="00987567">
          <w:rPr>
            <w:rStyle w:val="Hyperlink"/>
            <w:rFonts w:ascii="Calibri Light" w:eastAsia="Calibri Light" w:hAnsi="Calibri Light" w:cs="Calibri Light"/>
            <w:noProof/>
          </w:rPr>
          <w:t>Business requirement</w:t>
        </w:r>
        <w:r>
          <w:rPr>
            <w:noProof/>
            <w:webHidden/>
          </w:rPr>
          <w:tab/>
        </w:r>
        <w:r>
          <w:rPr>
            <w:noProof/>
            <w:webHidden/>
          </w:rPr>
          <w:fldChar w:fldCharType="begin"/>
        </w:r>
        <w:r>
          <w:rPr>
            <w:noProof/>
            <w:webHidden/>
          </w:rPr>
          <w:instrText xml:space="preserve"> PAGEREF _Toc241226881 \h </w:instrText>
        </w:r>
        <w:r>
          <w:rPr>
            <w:noProof/>
            <w:webHidden/>
          </w:rPr>
        </w:r>
        <w:r>
          <w:rPr>
            <w:noProof/>
            <w:webHidden/>
          </w:rPr>
          <w:fldChar w:fldCharType="separate"/>
        </w:r>
        <w:r>
          <w:rPr>
            <w:noProof/>
            <w:webHidden/>
          </w:rPr>
          <w:t>73</w:t>
        </w:r>
        <w:r>
          <w:rPr>
            <w:noProof/>
            <w:webHidden/>
          </w:rPr>
          <w:fldChar w:fldCharType="end"/>
        </w:r>
      </w:hyperlink>
    </w:p>
    <w:p w14:paraId="1912D52C" w14:textId="2A8ED442" w:rsidR="009C084F" w:rsidRDefault="009C084F">
      <w:pPr>
        <w:pStyle w:val="TOC4"/>
        <w:tabs>
          <w:tab w:val="right" w:leader="dot" w:pos="9016"/>
        </w:tabs>
        <w:rPr>
          <w:rFonts w:eastAsiaTheme="minorEastAsia"/>
          <w:noProof/>
          <w:sz w:val="24"/>
          <w:szCs w:val="24"/>
          <w:lang w:eastAsia="en-AU"/>
        </w:rPr>
      </w:pPr>
      <w:hyperlink w:anchor="_Toc241226882" w:history="1">
        <w:r w:rsidRPr="00987567">
          <w:rPr>
            <w:rStyle w:val="Hyperlink"/>
            <w:rFonts w:ascii="Calibri Light" w:eastAsia="Calibri Light" w:hAnsi="Calibri Light" w:cs="Calibri Light"/>
            <w:noProof/>
          </w:rPr>
          <w:t>Out of scope for Document Generation</w:t>
        </w:r>
        <w:r>
          <w:rPr>
            <w:noProof/>
            <w:webHidden/>
          </w:rPr>
          <w:tab/>
        </w:r>
        <w:r>
          <w:rPr>
            <w:noProof/>
            <w:webHidden/>
          </w:rPr>
          <w:fldChar w:fldCharType="begin"/>
        </w:r>
        <w:r>
          <w:rPr>
            <w:noProof/>
            <w:webHidden/>
          </w:rPr>
          <w:instrText xml:space="preserve"> PAGEREF _Toc241226882 \h </w:instrText>
        </w:r>
        <w:r>
          <w:rPr>
            <w:noProof/>
            <w:webHidden/>
          </w:rPr>
        </w:r>
        <w:r>
          <w:rPr>
            <w:noProof/>
            <w:webHidden/>
          </w:rPr>
          <w:fldChar w:fldCharType="separate"/>
        </w:r>
        <w:r>
          <w:rPr>
            <w:noProof/>
            <w:webHidden/>
          </w:rPr>
          <w:t>74</w:t>
        </w:r>
        <w:r>
          <w:rPr>
            <w:noProof/>
            <w:webHidden/>
          </w:rPr>
          <w:fldChar w:fldCharType="end"/>
        </w:r>
      </w:hyperlink>
    </w:p>
    <w:p w14:paraId="0288BD79" w14:textId="5B8CBBF1" w:rsidR="009C084F" w:rsidRDefault="009C084F">
      <w:pPr>
        <w:pStyle w:val="TOC4"/>
        <w:tabs>
          <w:tab w:val="right" w:leader="dot" w:pos="9016"/>
        </w:tabs>
        <w:rPr>
          <w:rFonts w:eastAsiaTheme="minorEastAsia"/>
          <w:noProof/>
          <w:sz w:val="24"/>
          <w:szCs w:val="24"/>
          <w:lang w:eastAsia="en-AU"/>
        </w:rPr>
      </w:pPr>
      <w:hyperlink w:anchor="_Toc241226883"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_Toc241226883 \h </w:instrText>
        </w:r>
        <w:r>
          <w:rPr>
            <w:noProof/>
            <w:webHidden/>
          </w:rPr>
        </w:r>
        <w:r>
          <w:rPr>
            <w:noProof/>
            <w:webHidden/>
          </w:rPr>
          <w:fldChar w:fldCharType="separate"/>
        </w:r>
        <w:r>
          <w:rPr>
            <w:noProof/>
            <w:webHidden/>
          </w:rPr>
          <w:t>74</w:t>
        </w:r>
        <w:r>
          <w:rPr>
            <w:noProof/>
            <w:webHidden/>
          </w:rPr>
          <w:fldChar w:fldCharType="end"/>
        </w:r>
      </w:hyperlink>
    </w:p>
    <w:p w14:paraId="52D97F2E" w14:textId="0DCF93FC" w:rsidR="009C084F" w:rsidRDefault="009C084F">
      <w:pPr>
        <w:pStyle w:val="TOC4"/>
        <w:tabs>
          <w:tab w:val="right" w:leader="dot" w:pos="9016"/>
        </w:tabs>
        <w:rPr>
          <w:rFonts w:eastAsiaTheme="minorEastAsia"/>
          <w:noProof/>
          <w:sz w:val="24"/>
          <w:szCs w:val="24"/>
          <w:lang w:eastAsia="en-AU"/>
        </w:rPr>
      </w:pPr>
      <w:hyperlink w:anchor="_Toc241226884" w:history="1">
        <w:r w:rsidRPr="00987567">
          <w:rPr>
            <w:rStyle w:val="Hyperlink"/>
            <w:noProof/>
            <w:lang w:val="en-US"/>
          </w:rPr>
          <w:t>Reporting design specifics for NSWPF:</w:t>
        </w:r>
        <w:r>
          <w:rPr>
            <w:noProof/>
            <w:webHidden/>
          </w:rPr>
          <w:tab/>
        </w:r>
        <w:r>
          <w:rPr>
            <w:noProof/>
            <w:webHidden/>
          </w:rPr>
          <w:fldChar w:fldCharType="begin"/>
        </w:r>
        <w:r>
          <w:rPr>
            <w:noProof/>
            <w:webHidden/>
          </w:rPr>
          <w:instrText xml:space="preserve"> PAGEREF _Toc241226884 \h </w:instrText>
        </w:r>
        <w:r>
          <w:rPr>
            <w:noProof/>
            <w:webHidden/>
          </w:rPr>
        </w:r>
        <w:r>
          <w:rPr>
            <w:noProof/>
            <w:webHidden/>
          </w:rPr>
          <w:fldChar w:fldCharType="separate"/>
        </w:r>
        <w:r>
          <w:rPr>
            <w:noProof/>
            <w:webHidden/>
          </w:rPr>
          <w:t>75</w:t>
        </w:r>
        <w:r>
          <w:rPr>
            <w:noProof/>
            <w:webHidden/>
          </w:rPr>
          <w:fldChar w:fldCharType="end"/>
        </w:r>
      </w:hyperlink>
    </w:p>
    <w:p w14:paraId="7CF0F8B4" w14:textId="40714820" w:rsidR="009C084F" w:rsidRDefault="009C084F">
      <w:pPr>
        <w:pStyle w:val="TOC2"/>
        <w:tabs>
          <w:tab w:val="left" w:pos="880"/>
          <w:tab w:val="right" w:leader="dot" w:pos="9016"/>
        </w:tabs>
        <w:rPr>
          <w:rFonts w:eastAsiaTheme="minorEastAsia"/>
          <w:noProof/>
          <w:sz w:val="24"/>
          <w:szCs w:val="24"/>
          <w:lang w:eastAsia="en-AU"/>
        </w:rPr>
      </w:pPr>
      <w:hyperlink w:anchor="_Toc241226885" w:history="1">
        <w:r w:rsidRPr="00987567">
          <w:rPr>
            <w:rStyle w:val="Hyperlink"/>
            <w:noProof/>
          </w:rPr>
          <w:t>4.5.</w:t>
        </w:r>
        <w:r>
          <w:rPr>
            <w:rFonts w:eastAsiaTheme="minorEastAsia"/>
            <w:noProof/>
            <w:sz w:val="24"/>
            <w:szCs w:val="24"/>
            <w:lang w:eastAsia="en-AU"/>
          </w:rPr>
          <w:tab/>
        </w:r>
        <w:r w:rsidRPr="00987567">
          <w:rPr>
            <w:rStyle w:val="Hyperlink"/>
            <w:noProof/>
          </w:rPr>
          <w:t>(2.3.4.3) Request for Review tab</w:t>
        </w:r>
        <w:r>
          <w:rPr>
            <w:noProof/>
            <w:webHidden/>
          </w:rPr>
          <w:tab/>
        </w:r>
        <w:r>
          <w:rPr>
            <w:noProof/>
            <w:webHidden/>
          </w:rPr>
          <w:fldChar w:fldCharType="begin"/>
        </w:r>
        <w:r>
          <w:rPr>
            <w:noProof/>
            <w:webHidden/>
          </w:rPr>
          <w:instrText xml:space="preserve"> PAGEREF _Toc241226885 \h </w:instrText>
        </w:r>
        <w:r>
          <w:rPr>
            <w:noProof/>
            <w:webHidden/>
          </w:rPr>
        </w:r>
        <w:r>
          <w:rPr>
            <w:noProof/>
            <w:webHidden/>
          </w:rPr>
          <w:fldChar w:fldCharType="separate"/>
        </w:r>
        <w:r>
          <w:rPr>
            <w:noProof/>
            <w:webHidden/>
          </w:rPr>
          <w:t>76</w:t>
        </w:r>
        <w:r>
          <w:rPr>
            <w:noProof/>
            <w:webHidden/>
          </w:rPr>
          <w:fldChar w:fldCharType="end"/>
        </w:r>
      </w:hyperlink>
    </w:p>
    <w:p w14:paraId="4381FEF0" w14:textId="01CEA387" w:rsidR="009C084F" w:rsidRDefault="009C084F">
      <w:pPr>
        <w:pStyle w:val="TOC4"/>
        <w:tabs>
          <w:tab w:val="right" w:leader="dot" w:pos="9016"/>
        </w:tabs>
        <w:rPr>
          <w:rFonts w:eastAsiaTheme="minorEastAsia"/>
          <w:noProof/>
          <w:sz w:val="24"/>
          <w:szCs w:val="24"/>
          <w:lang w:eastAsia="en-AU"/>
        </w:rPr>
      </w:pPr>
      <w:hyperlink w:anchor="_Toc241226886" w:history="1">
        <w:r w:rsidRPr="00987567">
          <w:rPr>
            <w:rStyle w:val="Hyperlink"/>
            <w:rFonts w:ascii="Calibri Light" w:eastAsia="Calibri Light" w:hAnsi="Calibri Light" w:cs="Calibri Light"/>
            <w:noProof/>
          </w:rPr>
          <w:t>Current Setup</w:t>
        </w:r>
        <w:r>
          <w:rPr>
            <w:noProof/>
            <w:webHidden/>
          </w:rPr>
          <w:tab/>
        </w:r>
        <w:r>
          <w:rPr>
            <w:noProof/>
            <w:webHidden/>
          </w:rPr>
          <w:fldChar w:fldCharType="begin"/>
        </w:r>
        <w:r>
          <w:rPr>
            <w:noProof/>
            <w:webHidden/>
          </w:rPr>
          <w:instrText xml:space="preserve"> PAGEREF _Toc241226886 \h </w:instrText>
        </w:r>
        <w:r>
          <w:rPr>
            <w:noProof/>
            <w:webHidden/>
          </w:rPr>
        </w:r>
        <w:r>
          <w:rPr>
            <w:noProof/>
            <w:webHidden/>
          </w:rPr>
          <w:fldChar w:fldCharType="separate"/>
        </w:r>
        <w:r>
          <w:rPr>
            <w:noProof/>
            <w:webHidden/>
          </w:rPr>
          <w:t>76</w:t>
        </w:r>
        <w:r>
          <w:rPr>
            <w:noProof/>
            <w:webHidden/>
          </w:rPr>
          <w:fldChar w:fldCharType="end"/>
        </w:r>
      </w:hyperlink>
    </w:p>
    <w:p w14:paraId="6D1E063D" w14:textId="6FFA713F" w:rsidR="009C084F" w:rsidRDefault="009C084F">
      <w:pPr>
        <w:pStyle w:val="TOC4"/>
        <w:tabs>
          <w:tab w:val="right" w:leader="dot" w:pos="9016"/>
        </w:tabs>
        <w:rPr>
          <w:rFonts w:eastAsiaTheme="minorEastAsia"/>
          <w:noProof/>
          <w:sz w:val="24"/>
          <w:szCs w:val="24"/>
          <w:lang w:eastAsia="en-AU"/>
        </w:rPr>
      </w:pPr>
      <w:hyperlink w:anchor="_Toc241226887" w:history="1">
        <w:r w:rsidRPr="00987567">
          <w:rPr>
            <w:rStyle w:val="Hyperlink"/>
            <w:rFonts w:ascii="Calibri Light" w:eastAsia="Calibri Light" w:hAnsi="Calibri Light" w:cs="Calibri Light"/>
            <w:noProof/>
          </w:rPr>
          <w:t>Business requirement</w:t>
        </w:r>
        <w:r>
          <w:rPr>
            <w:noProof/>
            <w:webHidden/>
          </w:rPr>
          <w:tab/>
        </w:r>
        <w:r>
          <w:rPr>
            <w:noProof/>
            <w:webHidden/>
          </w:rPr>
          <w:fldChar w:fldCharType="begin"/>
        </w:r>
        <w:r>
          <w:rPr>
            <w:noProof/>
            <w:webHidden/>
          </w:rPr>
          <w:instrText xml:space="preserve"> PAGEREF _Toc241226887 \h </w:instrText>
        </w:r>
        <w:r>
          <w:rPr>
            <w:noProof/>
            <w:webHidden/>
          </w:rPr>
        </w:r>
        <w:r>
          <w:rPr>
            <w:noProof/>
            <w:webHidden/>
          </w:rPr>
          <w:fldChar w:fldCharType="separate"/>
        </w:r>
        <w:r>
          <w:rPr>
            <w:noProof/>
            <w:webHidden/>
          </w:rPr>
          <w:t>76</w:t>
        </w:r>
        <w:r>
          <w:rPr>
            <w:noProof/>
            <w:webHidden/>
          </w:rPr>
          <w:fldChar w:fldCharType="end"/>
        </w:r>
      </w:hyperlink>
    </w:p>
    <w:p w14:paraId="33E2562F" w14:textId="65ED9708" w:rsidR="009C084F" w:rsidRDefault="009C084F">
      <w:pPr>
        <w:pStyle w:val="TOC4"/>
        <w:tabs>
          <w:tab w:val="right" w:leader="dot" w:pos="9016"/>
        </w:tabs>
        <w:rPr>
          <w:rFonts w:eastAsiaTheme="minorEastAsia"/>
          <w:noProof/>
          <w:sz w:val="24"/>
          <w:szCs w:val="24"/>
          <w:lang w:eastAsia="en-AU"/>
        </w:rPr>
      </w:pPr>
      <w:hyperlink w:anchor="_Toc241226888"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_Toc241226888 \h </w:instrText>
        </w:r>
        <w:r>
          <w:rPr>
            <w:noProof/>
            <w:webHidden/>
          </w:rPr>
        </w:r>
        <w:r>
          <w:rPr>
            <w:noProof/>
            <w:webHidden/>
          </w:rPr>
          <w:fldChar w:fldCharType="separate"/>
        </w:r>
        <w:r>
          <w:rPr>
            <w:noProof/>
            <w:webHidden/>
          </w:rPr>
          <w:t>76</w:t>
        </w:r>
        <w:r>
          <w:rPr>
            <w:noProof/>
            <w:webHidden/>
          </w:rPr>
          <w:fldChar w:fldCharType="end"/>
        </w:r>
      </w:hyperlink>
    </w:p>
    <w:p w14:paraId="0D112504" w14:textId="23539F89" w:rsidR="009C084F" w:rsidRDefault="009C084F">
      <w:pPr>
        <w:pStyle w:val="TOC2"/>
        <w:tabs>
          <w:tab w:val="left" w:pos="880"/>
          <w:tab w:val="right" w:leader="dot" w:pos="9016"/>
        </w:tabs>
        <w:rPr>
          <w:rFonts w:eastAsiaTheme="minorEastAsia"/>
          <w:noProof/>
          <w:sz w:val="24"/>
          <w:szCs w:val="24"/>
          <w:lang w:eastAsia="en-AU"/>
        </w:rPr>
      </w:pPr>
      <w:hyperlink w:anchor="_Toc241226889" w:history="1">
        <w:r w:rsidRPr="00987567">
          <w:rPr>
            <w:rStyle w:val="Hyperlink"/>
            <w:noProof/>
          </w:rPr>
          <w:t>4.6.</w:t>
        </w:r>
        <w:r>
          <w:rPr>
            <w:rFonts w:eastAsiaTheme="minorEastAsia"/>
            <w:noProof/>
            <w:sz w:val="24"/>
            <w:szCs w:val="24"/>
            <w:lang w:eastAsia="en-AU"/>
          </w:rPr>
          <w:tab/>
        </w:r>
        <w:r w:rsidRPr="00987567">
          <w:rPr>
            <w:rStyle w:val="Hyperlink"/>
            <w:noProof/>
          </w:rPr>
          <w:t>(2.3.4.4) OLIMS Diary / Reminders / Tasks</w:t>
        </w:r>
        <w:r>
          <w:rPr>
            <w:noProof/>
            <w:webHidden/>
          </w:rPr>
          <w:tab/>
        </w:r>
        <w:r>
          <w:rPr>
            <w:noProof/>
            <w:webHidden/>
          </w:rPr>
          <w:fldChar w:fldCharType="begin"/>
        </w:r>
        <w:r>
          <w:rPr>
            <w:noProof/>
            <w:webHidden/>
          </w:rPr>
          <w:instrText xml:space="preserve"> PAGEREF _Toc241226889 \h </w:instrText>
        </w:r>
        <w:r>
          <w:rPr>
            <w:noProof/>
            <w:webHidden/>
          </w:rPr>
        </w:r>
        <w:r>
          <w:rPr>
            <w:noProof/>
            <w:webHidden/>
          </w:rPr>
          <w:fldChar w:fldCharType="separate"/>
        </w:r>
        <w:r>
          <w:rPr>
            <w:noProof/>
            <w:webHidden/>
          </w:rPr>
          <w:t>81</w:t>
        </w:r>
        <w:r>
          <w:rPr>
            <w:noProof/>
            <w:webHidden/>
          </w:rPr>
          <w:fldChar w:fldCharType="end"/>
        </w:r>
      </w:hyperlink>
    </w:p>
    <w:p w14:paraId="65C5B90E" w14:textId="0311993B" w:rsidR="009C084F" w:rsidRDefault="009C084F">
      <w:pPr>
        <w:pStyle w:val="TOC4"/>
        <w:tabs>
          <w:tab w:val="right" w:leader="dot" w:pos="9016"/>
        </w:tabs>
        <w:rPr>
          <w:rFonts w:eastAsiaTheme="minorEastAsia"/>
          <w:noProof/>
          <w:sz w:val="24"/>
          <w:szCs w:val="24"/>
          <w:lang w:eastAsia="en-AU"/>
        </w:rPr>
      </w:pPr>
      <w:hyperlink w:anchor="_Toc241226890" w:history="1">
        <w:r w:rsidRPr="00987567">
          <w:rPr>
            <w:rStyle w:val="Hyperlink"/>
            <w:noProof/>
            <w:lang w:val="en-US"/>
          </w:rPr>
          <w:t>Current setup</w:t>
        </w:r>
        <w:r>
          <w:rPr>
            <w:noProof/>
            <w:webHidden/>
          </w:rPr>
          <w:tab/>
        </w:r>
        <w:r>
          <w:rPr>
            <w:noProof/>
            <w:webHidden/>
          </w:rPr>
          <w:fldChar w:fldCharType="begin"/>
        </w:r>
        <w:r>
          <w:rPr>
            <w:noProof/>
            <w:webHidden/>
          </w:rPr>
          <w:instrText xml:space="preserve"> PAGEREF _Toc241226890 \h </w:instrText>
        </w:r>
        <w:r>
          <w:rPr>
            <w:noProof/>
            <w:webHidden/>
          </w:rPr>
        </w:r>
        <w:r>
          <w:rPr>
            <w:noProof/>
            <w:webHidden/>
          </w:rPr>
          <w:fldChar w:fldCharType="separate"/>
        </w:r>
        <w:r>
          <w:rPr>
            <w:noProof/>
            <w:webHidden/>
          </w:rPr>
          <w:t>81</w:t>
        </w:r>
        <w:r>
          <w:rPr>
            <w:noProof/>
            <w:webHidden/>
          </w:rPr>
          <w:fldChar w:fldCharType="end"/>
        </w:r>
      </w:hyperlink>
    </w:p>
    <w:p w14:paraId="6D594D89" w14:textId="3062150C" w:rsidR="009C084F" w:rsidRDefault="009C084F">
      <w:pPr>
        <w:pStyle w:val="TOC4"/>
        <w:tabs>
          <w:tab w:val="right" w:leader="dot" w:pos="9016"/>
        </w:tabs>
        <w:rPr>
          <w:rFonts w:eastAsiaTheme="minorEastAsia"/>
          <w:noProof/>
          <w:sz w:val="24"/>
          <w:szCs w:val="24"/>
          <w:lang w:eastAsia="en-AU"/>
        </w:rPr>
      </w:pPr>
      <w:hyperlink w:anchor="_Toc241226891" w:history="1">
        <w:r w:rsidRPr="00987567">
          <w:rPr>
            <w:rStyle w:val="Hyperlink"/>
            <w:noProof/>
            <w:lang w:val="en-US"/>
          </w:rPr>
          <w:t>Business requirement</w:t>
        </w:r>
        <w:r>
          <w:rPr>
            <w:noProof/>
            <w:webHidden/>
          </w:rPr>
          <w:tab/>
        </w:r>
        <w:r>
          <w:rPr>
            <w:noProof/>
            <w:webHidden/>
          </w:rPr>
          <w:fldChar w:fldCharType="begin"/>
        </w:r>
        <w:r>
          <w:rPr>
            <w:noProof/>
            <w:webHidden/>
          </w:rPr>
          <w:instrText xml:space="preserve"> PAGEREF _Toc241226891 \h </w:instrText>
        </w:r>
        <w:r>
          <w:rPr>
            <w:noProof/>
            <w:webHidden/>
          </w:rPr>
        </w:r>
        <w:r>
          <w:rPr>
            <w:noProof/>
            <w:webHidden/>
          </w:rPr>
          <w:fldChar w:fldCharType="separate"/>
        </w:r>
        <w:r>
          <w:rPr>
            <w:noProof/>
            <w:webHidden/>
          </w:rPr>
          <w:t>81</w:t>
        </w:r>
        <w:r>
          <w:rPr>
            <w:noProof/>
            <w:webHidden/>
          </w:rPr>
          <w:fldChar w:fldCharType="end"/>
        </w:r>
      </w:hyperlink>
    </w:p>
    <w:p w14:paraId="16007FDA" w14:textId="2B74B962" w:rsidR="009C084F" w:rsidRDefault="009C084F">
      <w:pPr>
        <w:pStyle w:val="TOC4"/>
        <w:tabs>
          <w:tab w:val="right" w:leader="dot" w:pos="9016"/>
        </w:tabs>
        <w:rPr>
          <w:rFonts w:eastAsiaTheme="minorEastAsia"/>
          <w:noProof/>
          <w:sz w:val="24"/>
          <w:szCs w:val="24"/>
          <w:lang w:eastAsia="en-AU"/>
        </w:rPr>
      </w:pPr>
      <w:hyperlink w:anchor="_Toc241226892"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_Toc241226892 \h </w:instrText>
        </w:r>
        <w:r>
          <w:rPr>
            <w:noProof/>
            <w:webHidden/>
          </w:rPr>
        </w:r>
        <w:r>
          <w:rPr>
            <w:noProof/>
            <w:webHidden/>
          </w:rPr>
          <w:fldChar w:fldCharType="separate"/>
        </w:r>
        <w:r>
          <w:rPr>
            <w:noProof/>
            <w:webHidden/>
          </w:rPr>
          <w:t>87</w:t>
        </w:r>
        <w:r>
          <w:rPr>
            <w:noProof/>
            <w:webHidden/>
          </w:rPr>
          <w:fldChar w:fldCharType="end"/>
        </w:r>
      </w:hyperlink>
    </w:p>
    <w:p w14:paraId="2C358412" w14:textId="5D1EE1AD" w:rsidR="009C084F" w:rsidRDefault="009C084F">
      <w:pPr>
        <w:pStyle w:val="TOC2"/>
        <w:tabs>
          <w:tab w:val="left" w:pos="880"/>
          <w:tab w:val="right" w:leader="dot" w:pos="9016"/>
        </w:tabs>
        <w:rPr>
          <w:rFonts w:eastAsiaTheme="minorEastAsia"/>
          <w:noProof/>
          <w:sz w:val="24"/>
          <w:szCs w:val="24"/>
          <w:lang w:eastAsia="en-AU"/>
        </w:rPr>
      </w:pPr>
      <w:hyperlink w:anchor="_Toc241226893" w:history="1">
        <w:r w:rsidRPr="00987567">
          <w:rPr>
            <w:rStyle w:val="Hyperlink"/>
            <w:b/>
            <w:bCs/>
            <w:noProof/>
          </w:rPr>
          <w:t>4.7.</w:t>
        </w:r>
        <w:r>
          <w:rPr>
            <w:rFonts w:eastAsiaTheme="minorEastAsia"/>
            <w:noProof/>
            <w:sz w:val="24"/>
            <w:szCs w:val="24"/>
            <w:lang w:eastAsia="en-AU"/>
          </w:rPr>
          <w:tab/>
        </w:r>
        <w:r w:rsidRPr="00987567">
          <w:rPr>
            <w:rStyle w:val="Hyperlink"/>
            <w:noProof/>
          </w:rPr>
          <w:t>(2.3.4.5) External Income and Payment Offset Model</w:t>
        </w:r>
        <w:r>
          <w:rPr>
            <w:noProof/>
            <w:webHidden/>
          </w:rPr>
          <w:tab/>
        </w:r>
        <w:r>
          <w:rPr>
            <w:noProof/>
            <w:webHidden/>
          </w:rPr>
          <w:fldChar w:fldCharType="begin"/>
        </w:r>
        <w:r>
          <w:rPr>
            <w:noProof/>
            <w:webHidden/>
          </w:rPr>
          <w:instrText xml:space="preserve"> PAGEREF _Toc241226893 \h </w:instrText>
        </w:r>
        <w:r>
          <w:rPr>
            <w:noProof/>
            <w:webHidden/>
          </w:rPr>
        </w:r>
        <w:r>
          <w:rPr>
            <w:noProof/>
            <w:webHidden/>
          </w:rPr>
          <w:fldChar w:fldCharType="separate"/>
        </w:r>
        <w:r>
          <w:rPr>
            <w:noProof/>
            <w:webHidden/>
          </w:rPr>
          <w:t>89</w:t>
        </w:r>
        <w:r>
          <w:rPr>
            <w:noProof/>
            <w:webHidden/>
          </w:rPr>
          <w:fldChar w:fldCharType="end"/>
        </w:r>
      </w:hyperlink>
    </w:p>
    <w:p w14:paraId="1C187105" w14:textId="069473B8" w:rsidR="009C084F" w:rsidRDefault="009C084F">
      <w:pPr>
        <w:pStyle w:val="TOC4"/>
        <w:tabs>
          <w:tab w:val="right" w:leader="dot" w:pos="9016"/>
        </w:tabs>
        <w:rPr>
          <w:rFonts w:eastAsiaTheme="minorEastAsia"/>
          <w:noProof/>
          <w:sz w:val="24"/>
          <w:szCs w:val="24"/>
          <w:lang w:eastAsia="en-AU"/>
        </w:rPr>
      </w:pPr>
      <w:hyperlink w:anchor="_Toc241226894" w:history="1">
        <w:r w:rsidRPr="00987567">
          <w:rPr>
            <w:rStyle w:val="Hyperlink"/>
            <w:noProof/>
            <w:lang w:val="en-US"/>
          </w:rPr>
          <w:t>Current setup</w:t>
        </w:r>
        <w:r>
          <w:rPr>
            <w:noProof/>
            <w:webHidden/>
          </w:rPr>
          <w:tab/>
        </w:r>
        <w:r>
          <w:rPr>
            <w:noProof/>
            <w:webHidden/>
          </w:rPr>
          <w:fldChar w:fldCharType="begin"/>
        </w:r>
        <w:r>
          <w:rPr>
            <w:noProof/>
            <w:webHidden/>
          </w:rPr>
          <w:instrText xml:space="preserve"> PAGEREF _Toc241226894 \h </w:instrText>
        </w:r>
        <w:r>
          <w:rPr>
            <w:noProof/>
            <w:webHidden/>
          </w:rPr>
        </w:r>
        <w:r>
          <w:rPr>
            <w:noProof/>
            <w:webHidden/>
          </w:rPr>
          <w:fldChar w:fldCharType="separate"/>
        </w:r>
        <w:r>
          <w:rPr>
            <w:noProof/>
            <w:webHidden/>
          </w:rPr>
          <w:t>89</w:t>
        </w:r>
        <w:r>
          <w:rPr>
            <w:noProof/>
            <w:webHidden/>
          </w:rPr>
          <w:fldChar w:fldCharType="end"/>
        </w:r>
      </w:hyperlink>
    </w:p>
    <w:p w14:paraId="70B4956B" w14:textId="03E170F9" w:rsidR="009C084F" w:rsidRDefault="009C084F">
      <w:pPr>
        <w:pStyle w:val="TOC4"/>
        <w:tabs>
          <w:tab w:val="right" w:leader="dot" w:pos="9016"/>
        </w:tabs>
        <w:rPr>
          <w:rFonts w:eastAsiaTheme="minorEastAsia"/>
          <w:noProof/>
          <w:sz w:val="24"/>
          <w:szCs w:val="24"/>
          <w:lang w:eastAsia="en-AU"/>
        </w:rPr>
      </w:pPr>
      <w:hyperlink w:anchor="_Toc241226895" w:history="1">
        <w:r w:rsidRPr="00987567">
          <w:rPr>
            <w:rStyle w:val="Hyperlink"/>
            <w:noProof/>
            <w:lang w:val="en-US"/>
          </w:rPr>
          <w:t>Business requirement</w:t>
        </w:r>
        <w:r>
          <w:rPr>
            <w:noProof/>
            <w:webHidden/>
          </w:rPr>
          <w:tab/>
        </w:r>
        <w:r>
          <w:rPr>
            <w:noProof/>
            <w:webHidden/>
          </w:rPr>
          <w:fldChar w:fldCharType="begin"/>
        </w:r>
        <w:r>
          <w:rPr>
            <w:noProof/>
            <w:webHidden/>
          </w:rPr>
          <w:instrText xml:space="preserve"> PAGEREF _Toc241226895 \h </w:instrText>
        </w:r>
        <w:r>
          <w:rPr>
            <w:noProof/>
            <w:webHidden/>
          </w:rPr>
        </w:r>
        <w:r>
          <w:rPr>
            <w:noProof/>
            <w:webHidden/>
          </w:rPr>
          <w:fldChar w:fldCharType="separate"/>
        </w:r>
        <w:r>
          <w:rPr>
            <w:noProof/>
            <w:webHidden/>
          </w:rPr>
          <w:t>89</w:t>
        </w:r>
        <w:r>
          <w:rPr>
            <w:noProof/>
            <w:webHidden/>
          </w:rPr>
          <w:fldChar w:fldCharType="end"/>
        </w:r>
      </w:hyperlink>
    </w:p>
    <w:p w14:paraId="5AD52A72" w14:textId="750003AC" w:rsidR="009C084F" w:rsidRDefault="009C084F">
      <w:pPr>
        <w:pStyle w:val="TOC4"/>
        <w:tabs>
          <w:tab w:val="right" w:leader="dot" w:pos="9016"/>
        </w:tabs>
        <w:rPr>
          <w:rFonts w:eastAsiaTheme="minorEastAsia"/>
          <w:noProof/>
          <w:sz w:val="24"/>
          <w:szCs w:val="24"/>
          <w:lang w:eastAsia="en-AU"/>
        </w:rPr>
      </w:pPr>
      <w:hyperlink w:anchor="_Toc241226896"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_Toc241226896 \h </w:instrText>
        </w:r>
        <w:r>
          <w:rPr>
            <w:noProof/>
            <w:webHidden/>
          </w:rPr>
        </w:r>
        <w:r>
          <w:rPr>
            <w:noProof/>
            <w:webHidden/>
          </w:rPr>
          <w:fldChar w:fldCharType="separate"/>
        </w:r>
        <w:r>
          <w:rPr>
            <w:noProof/>
            <w:webHidden/>
          </w:rPr>
          <w:t>93</w:t>
        </w:r>
        <w:r>
          <w:rPr>
            <w:noProof/>
            <w:webHidden/>
          </w:rPr>
          <w:fldChar w:fldCharType="end"/>
        </w:r>
      </w:hyperlink>
    </w:p>
    <w:p w14:paraId="3ECA4BEE" w14:textId="56C07056" w:rsidR="009C084F" w:rsidRDefault="009C084F">
      <w:pPr>
        <w:pStyle w:val="TOC2"/>
        <w:tabs>
          <w:tab w:val="left" w:pos="880"/>
          <w:tab w:val="right" w:leader="dot" w:pos="9016"/>
        </w:tabs>
        <w:rPr>
          <w:rFonts w:eastAsiaTheme="minorEastAsia"/>
          <w:noProof/>
          <w:sz w:val="24"/>
          <w:szCs w:val="24"/>
          <w:lang w:eastAsia="en-AU"/>
        </w:rPr>
      </w:pPr>
      <w:hyperlink w:anchor="_Toc241226897" w:history="1">
        <w:r w:rsidRPr="00987567">
          <w:rPr>
            <w:rStyle w:val="Hyperlink"/>
            <w:noProof/>
          </w:rPr>
          <w:t>4.8.</w:t>
        </w:r>
        <w:r>
          <w:rPr>
            <w:rFonts w:eastAsiaTheme="minorEastAsia"/>
            <w:noProof/>
            <w:sz w:val="24"/>
            <w:szCs w:val="24"/>
            <w:lang w:eastAsia="en-AU"/>
          </w:rPr>
          <w:tab/>
        </w:r>
        <w:r w:rsidRPr="00987567">
          <w:rPr>
            <w:rStyle w:val="Hyperlink"/>
            <w:noProof/>
          </w:rPr>
          <w:t>(2.3.4.6) EPSS Estimation Tab / Forecasting Calculator</w:t>
        </w:r>
        <w:r>
          <w:rPr>
            <w:noProof/>
            <w:webHidden/>
          </w:rPr>
          <w:tab/>
        </w:r>
        <w:r>
          <w:rPr>
            <w:noProof/>
            <w:webHidden/>
          </w:rPr>
          <w:fldChar w:fldCharType="begin"/>
        </w:r>
        <w:r>
          <w:rPr>
            <w:noProof/>
            <w:webHidden/>
          </w:rPr>
          <w:instrText xml:space="preserve"> PAGEREF _Toc241226897 \h </w:instrText>
        </w:r>
        <w:r>
          <w:rPr>
            <w:noProof/>
            <w:webHidden/>
          </w:rPr>
        </w:r>
        <w:r>
          <w:rPr>
            <w:noProof/>
            <w:webHidden/>
          </w:rPr>
          <w:fldChar w:fldCharType="separate"/>
        </w:r>
        <w:r>
          <w:rPr>
            <w:noProof/>
            <w:webHidden/>
          </w:rPr>
          <w:t>95</w:t>
        </w:r>
        <w:r>
          <w:rPr>
            <w:noProof/>
            <w:webHidden/>
          </w:rPr>
          <w:fldChar w:fldCharType="end"/>
        </w:r>
      </w:hyperlink>
    </w:p>
    <w:p w14:paraId="71CFAE3E" w14:textId="088F8A27" w:rsidR="009C084F" w:rsidRDefault="009C084F">
      <w:pPr>
        <w:pStyle w:val="TOC4"/>
        <w:tabs>
          <w:tab w:val="right" w:leader="dot" w:pos="9016"/>
        </w:tabs>
        <w:rPr>
          <w:rFonts w:eastAsiaTheme="minorEastAsia"/>
          <w:noProof/>
          <w:sz w:val="24"/>
          <w:szCs w:val="24"/>
          <w:lang w:eastAsia="en-AU"/>
        </w:rPr>
      </w:pPr>
      <w:hyperlink w:anchor="_Toc241226898" w:history="1">
        <w:r w:rsidRPr="00987567">
          <w:rPr>
            <w:rStyle w:val="Hyperlink"/>
            <w:noProof/>
            <w:lang w:val="en-US"/>
          </w:rPr>
          <w:t>Current setup</w:t>
        </w:r>
        <w:r>
          <w:rPr>
            <w:noProof/>
            <w:webHidden/>
          </w:rPr>
          <w:tab/>
        </w:r>
        <w:r>
          <w:rPr>
            <w:noProof/>
            <w:webHidden/>
          </w:rPr>
          <w:fldChar w:fldCharType="begin"/>
        </w:r>
        <w:r>
          <w:rPr>
            <w:noProof/>
            <w:webHidden/>
          </w:rPr>
          <w:instrText xml:space="preserve"> PAGEREF _Toc241226898 \h </w:instrText>
        </w:r>
        <w:r>
          <w:rPr>
            <w:noProof/>
            <w:webHidden/>
          </w:rPr>
        </w:r>
        <w:r>
          <w:rPr>
            <w:noProof/>
            <w:webHidden/>
          </w:rPr>
          <w:fldChar w:fldCharType="separate"/>
        </w:r>
        <w:r>
          <w:rPr>
            <w:noProof/>
            <w:webHidden/>
          </w:rPr>
          <w:t>95</w:t>
        </w:r>
        <w:r>
          <w:rPr>
            <w:noProof/>
            <w:webHidden/>
          </w:rPr>
          <w:fldChar w:fldCharType="end"/>
        </w:r>
      </w:hyperlink>
    </w:p>
    <w:p w14:paraId="475C76FC" w14:textId="5AD130D3" w:rsidR="009C084F" w:rsidRDefault="009C084F">
      <w:pPr>
        <w:pStyle w:val="TOC4"/>
        <w:tabs>
          <w:tab w:val="right" w:leader="dot" w:pos="9016"/>
        </w:tabs>
        <w:rPr>
          <w:rFonts w:eastAsiaTheme="minorEastAsia"/>
          <w:noProof/>
          <w:sz w:val="24"/>
          <w:szCs w:val="24"/>
          <w:lang w:eastAsia="en-AU"/>
        </w:rPr>
      </w:pPr>
      <w:hyperlink w:anchor="_Toc241226899" w:history="1">
        <w:r w:rsidRPr="00987567">
          <w:rPr>
            <w:rStyle w:val="Hyperlink"/>
            <w:noProof/>
            <w:lang w:val="en-US"/>
          </w:rPr>
          <w:t>Business requirement</w:t>
        </w:r>
        <w:r>
          <w:rPr>
            <w:noProof/>
            <w:webHidden/>
          </w:rPr>
          <w:tab/>
        </w:r>
        <w:r>
          <w:rPr>
            <w:noProof/>
            <w:webHidden/>
          </w:rPr>
          <w:fldChar w:fldCharType="begin"/>
        </w:r>
        <w:r>
          <w:rPr>
            <w:noProof/>
            <w:webHidden/>
          </w:rPr>
          <w:instrText xml:space="preserve"> PAGEREF _Toc241226899 \h </w:instrText>
        </w:r>
        <w:r>
          <w:rPr>
            <w:noProof/>
            <w:webHidden/>
          </w:rPr>
        </w:r>
        <w:r>
          <w:rPr>
            <w:noProof/>
            <w:webHidden/>
          </w:rPr>
          <w:fldChar w:fldCharType="separate"/>
        </w:r>
        <w:r>
          <w:rPr>
            <w:noProof/>
            <w:webHidden/>
          </w:rPr>
          <w:t>95</w:t>
        </w:r>
        <w:r>
          <w:rPr>
            <w:noProof/>
            <w:webHidden/>
          </w:rPr>
          <w:fldChar w:fldCharType="end"/>
        </w:r>
      </w:hyperlink>
    </w:p>
    <w:p w14:paraId="414D8221" w14:textId="25F376D9" w:rsidR="009C084F" w:rsidRDefault="009C084F">
      <w:pPr>
        <w:pStyle w:val="TOC4"/>
        <w:tabs>
          <w:tab w:val="right" w:leader="dot" w:pos="9016"/>
        </w:tabs>
        <w:rPr>
          <w:rFonts w:eastAsiaTheme="minorEastAsia"/>
          <w:noProof/>
          <w:sz w:val="24"/>
          <w:szCs w:val="24"/>
          <w:lang w:eastAsia="en-AU"/>
        </w:rPr>
      </w:pPr>
      <w:hyperlink w:anchor="_Toc241226900"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_Toc241226900 \h </w:instrText>
        </w:r>
        <w:r>
          <w:rPr>
            <w:noProof/>
            <w:webHidden/>
          </w:rPr>
        </w:r>
        <w:r>
          <w:rPr>
            <w:noProof/>
            <w:webHidden/>
          </w:rPr>
          <w:fldChar w:fldCharType="separate"/>
        </w:r>
        <w:r>
          <w:rPr>
            <w:noProof/>
            <w:webHidden/>
          </w:rPr>
          <w:t>97</w:t>
        </w:r>
        <w:r>
          <w:rPr>
            <w:noProof/>
            <w:webHidden/>
          </w:rPr>
          <w:fldChar w:fldCharType="end"/>
        </w:r>
      </w:hyperlink>
    </w:p>
    <w:p w14:paraId="55860AFF" w14:textId="487CDF72" w:rsidR="009C084F" w:rsidRDefault="009C084F">
      <w:pPr>
        <w:pStyle w:val="TOC2"/>
        <w:tabs>
          <w:tab w:val="left" w:pos="880"/>
          <w:tab w:val="right" w:leader="dot" w:pos="9016"/>
        </w:tabs>
        <w:rPr>
          <w:rFonts w:eastAsiaTheme="minorEastAsia"/>
          <w:noProof/>
          <w:sz w:val="24"/>
          <w:szCs w:val="24"/>
          <w:lang w:eastAsia="en-AU"/>
        </w:rPr>
      </w:pPr>
      <w:hyperlink w:anchor="_Toc241226901" w:history="1">
        <w:r w:rsidRPr="00987567">
          <w:rPr>
            <w:rStyle w:val="Hyperlink"/>
            <w:noProof/>
          </w:rPr>
          <w:t>4.9.</w:t>
        </w:r>
        <w:r>
          <w:rPr>
            <w:rFonts w:eastAsiaTheme="minorEastAsia"/>
            <w:noProof/>
            <w:sz w:val="24"/>
            <w:szCs w:val="24"/>
            <w:lang w:eastAsia="en-AU"/>
          </w:rPr>
          <w:tab/>
        </w:r>
        <w:r w:rsidRPr="00987567">
          <w:rPr>
            <w:rStyle w:val="Hyperlink"/>
            <w:noProof/>
          </w:rPr>
          <w:t>(2.3.4.7) Display increases in Period 1 ordinary rate of pay/ORP</w:t>
        </w:r>
        <w:r>
          <w:rPr>
            <w:noProof/>
            <w:webHidden/>
          </w:rPr>
          <w:tab/>
        </w:r>
        <w:r>
          <w:rPr>
            <w:noProof/>
            <w:webHidden/>
          </w:rPr>
          <w:fldChar w:fldCharType="begin"/>
        </w:r>
        <w:r>
          <w:rPr>
            <w:noProof/>
            <w:webHidden/>
          </w:rPr>
          <w:instrText xml:space="preserve"> PAGEREF _Toc241226901 \h </w:instrText>
        </w:r>
        <w:r>
          <w:rPr>
            <w:noProof/>
            <w:webHidden/>
          </w:rPr>
        </w:r>
        <w:r>
          <w:rPr>
            <w:noProof/>
            <w:webHidden/>
          </w:rPr>
          <w:fldChar w:fldCharType="separate"/>
        </w:r>
        <w:r>
          <w:rPr>
            <w:noProof/>
            <w:webHidden/>
          </w:rPr>
          <w:t>97</w:t>
        </w:r>
        <w:r>
          <w:rPr>
            <w:noProof/>
            <w:webHidden/>
          </w:rPr>
          <w:fldChar w:fldCharType="end"/>
        </w:r>
      </w:hyperlink>
    </w:p>
    <w:p w14:paraId="1260BEC4" w14:textId="6021B02D" w:rsidR="009C084F" w:rsidRDefault="009C084F">
      <w:pPr>
        <w:pStyle w:val="TOC4"/>
        <w:tabs>
          <w:tab w:val="right" w:leader="dot" w:pos="9016"/>
        </w:tabs>
        <w:rPr>
          <w:rFonts w:eastAsiaTheme="minorEastAsia"/>
          <w:noProof/>
          <w:sz w:val="24"/>
          <w:szCs w:val="24"/>
          <w:lang w:eastAsia="en-AU"/>
        </w:rPr>
      </w:pPr>
      <w:hyperlink w:anchor="_Toc241226902" w:history="1">
        <w:r w:rsidRPr="00987567">
          <w:rPr>
            <w:rStyle w:val="Hyperlink"/>
            <w:rFonts w:ascii="Calibri Light" w:eastAsia="Calibri Light" w:hAnsi="Calibri Light" w:cs="Calibri Light"/>
            <w:noProof/>
          </w:rPr>
          <w:t>Current Setup</w:t>
        </w:r>
        <w:r>
          <w:rPr>
            <w:noProof/>
            <w:webHidden/>
          </w:rPr>
          <w:tab/>
        </w:r>
        <w:r>
          <w:rPr>
            <w:noProof/>
            <w:webHidden/>
          </w:rPr>
          <w:fldChar w:fldCharType="begin"/>
        </w:r>
        <w:r>
          <w:rPr>
            <w:noProof/>
            <w:webHidden/>
          </w:rPr>
          <w:instrText xml:space="preserve"> PAGEREF _Toc241226902 \h </w:instrText>
        </w:r>
        <w:r>
          <w:rPr>
            <w:noProof/>
            <w:webHidden/>
          </w:rPr>
        </w:r>
        <w:r>
          <w:rPr>
            <w:noProof/>
            <w:webHidden/>
          </w:rPr>
          <w:fldChar w:fldCharType="separate"/>
        </w:r>
        <w:r>
          <w:rPr>
            <w:noProof/>
            <w:webHidden/>
          </w:rPr>
          <w:t>98</w:t>
        </w:r>
        <w:r>
          <w:rPr>
            <w:noProof/>
            <w:webHidden/>
          </w:rPr>
          <w:fldChar w:fldCharType="end"/>
        </w:r>
      </w:hyperlink>
    </w:p>
    <w:p w14:paraId="24832EC9" w14:textId="032B2ADB" w:rsidR="009C084F" w:rsidRDefault="009C084F">
      <w:pPr>
        <w:pStyle w:val="TOC4"/>
        <w:tabs>
          <w:tab w:val="right" w:leader="dot" w:pos="9016"/>
        </w:tabs>
        <w:rPr>
          <w:rFonts w:eastAsiaTheme="minorEastAsia"/>
          <w:noProof/>
          <w:sz w:val="24"/>
          <w:szCs w:val="24"/>
          <w:lang w:eastAsia="en-AU"/>
        </w:rPr>
      </w:pPr>
      <w:hyperlink w:anchor="_Toc241226903" w:history="1">
        <w:r w:rsidRPr="00987567">
          <w:rPr>
            <w:rStyle w:val="Hyperlink"/>
            <w:rFonts w:ascii="Calibri Light" w:eastAsia="Calibri Light" w:hAnsi="Calibri Light" w:cs="Calibri Light"/>
            <w:noProof/>
          </w:rPr>
          <w:t>Business requirement</w:t>
        </w:r>
        <w:r>
          <w:rPr>
            <w:noProof/>
            <w:webHidden/>
          </w:rPr>
          <w:tab/>
        </w:r>
        <w:r>
          <w:rPr>
            <w:noProof/>
            <w:webHidden/>
          </w:rPr>
          <w:fldChar w:fldCharType="begin"/>
        </w:r>
        <w:r>
          <w:rPr>
            <w:noProof/>
            <w:webHidden/>
          </w:rPr>
          <w:instrText xml:space="preserve"> PAGEREF _Toc241226903 \h </w:instrText>
        </w:r>
        <w:r>
          <w:rPr>
            <w:noProof/>
            <w:webHidden/>
          </w:rPr>
        </w:r>
        <w:r>
          <w:rPr>
            <w:noProof/>
            <w:webHidden/>
          </w:rPr>
          <w:fldChar w:fldCharType="separate"/>
        </w:r>
        <w:r>
          <w:rPr>
            <w:noProof/>
            <w:webHidden/>
          </w:rPr>
          <w:t>98</w:t>
        </w:r>
        <w:r>
          <w:rPr>
            <w:noProof/>
            <w:webHidden/>
          </w:rPr>
          <w:fldChar w:fldCharType="end"/>
        </w:r>
      </w:hyperlink>
    </w:p>
    <w:p w14:paraId="57A696BB" w14:textId="6BEE04F1" w:rsidR="009C084F" w:rsidRDefault="009C084F">
      <w:pPr>
        <w:pStyle w:val="TOC4"/>
        <w:tabs>
          <w:tab w:val="right" w:leader="dot" w:pos="9016"/>
        </w:tabs>
        <w:rPr>
          <w:rFonts w:eastAsiaTheme="minorEastAsia"/>
          <w:noProof/>
          <w:sz w:val="24"/>
          <w:szCs w:val="24"/>
          <w:lang w:eastAsia="en-AU"/>
        </w:rPr>
      </w:pPr>
      <w:hyperlink w:anchor="_Toc241226904"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_Toc241226904 \h </w:instrText>
        </w:r>
        <w:r>
          <w:rPr>
            <w:noProof/>
            <w:webHidden/>
          </w:rPr>
        </w:r>
        <w:r>
          <w:rPr>
            <w:noProof/>
            <w:webHidden/>
          </w:rPr>
          <w:fldChar w:fldCharType="separate"/>
        </w:r>
        <w:r>
          <w:rPr>
            <w:noProof/>
            <w:webHidden/>
          </w:rPr>
          <w:t>98</w:t>
        </w:r>
        <w:r>
          <w:rPr>
            <w:noProof/>
            <w:webHidden/>
          </w:rPr>
          <w:fldChar w:fldCharType="end"/>
        </w:r>
      </w:hyperlink>
    </w:p>
    <w:p w14:paraId="2CF1693D" w14:textId="396C478D" w:rsidR="009C084F" w:rsidRDefault="009C084F">
      <w:pPr>
        <w:pStyle w:val="TOC2"/>
        <w:tabs>
          <w:tab w:val="left" w:pos="1200"/>
          <w:tab w:val="right" w:leader="dot" w:pos="9016"/>
        </w:tabs>
        <w:rPr>
          <w:rFonts w:eastAsiaTheme="minorEastAsia"/>
          <w:noProof/>
          <w:sz w:val="24"/>
          <w:szCs w:val="24"/>
          <w:lang w:eastAsia="en-AU"/>
        </w:rPr>
      </w:pPr>
      <w:hyperlink w:anchor="_Toc241226905" w:history="1">
        <w:r w:rsidRPr="00987567">
          <w:rPr>
            <w:rStyle w:val="Hyperlink"/>
            <w:noProof/>
          </w:rPr>
          <w:t>4.10.</w:t>
        </w:r>
        <w:r>
          <w:rPr>
            <w:rFonts w:eastAsiaTheme="minorEastAsia"/>
            <w:noProof/>
            <w:sz w:val="24"/>
            <w:szCs w:val="24"/>
            <w:lang w:eastAsia="en-AU"/>
          </w:rPr>
          <w:tab/>
        </w:r>
        <w:r w:rsidRPr="00987567">
          <w:rPr>
            <w:rStyle w:val="Hyperlink"/>
            <w:noProof/>
          </w:rPr>
          <w:t>(2.3.4.8) EPSS Claim Status</w:t>
        </w:r>
        <w:r>
          <w:rPr>
            <w:noProof/>
            <w:webHidden/>
          </w:rPr>
          <w:tab/>
        </w:r>
        <w:r>
          <w:rPr>
            <w:noProof/>
            <w:webHidden/>
          </w:rPr>
          <w:fldChar w:fldCharType="begin"/>
        </w:r>
        <w:r>
          <w:rPr>
            <w:noProof/>
            <w:webHidden/>
          </w:rPr>
          <w:instrText xml:space="preserve"> PAGEREF _Toc241226905 \h </w:instrText>
        </w:r>
        <w:r>
          <w:rPr>
            <w:noProof/>
            <w:webHidden/>
          </w:rPr>
        </w:r>
        <w:r>
          <w:rPr>
            <w:noProof/>
            <w:webHidden/>
          </w:rPr>
          <w:fldChar w:fldCharType="separate"/>
        </w:r>
        <w:r>
          <w:rPr>
            <w:noProof/>
            <w:webHidden/>
          </w:rPr>
          <w:t>98</w:t>
        </w:r>
        <w:r>
          <w:rPr>
            <w:noProof/>
            <w:webHidden/>
          </w:rPr>
          <w:fldChar w:fldCharType="end"/>
        </w:r>
      </w:hyperlink>
    </w:p>
    <w:p w14:paraId="445F12D1" w14:textId="02D5B171" w:rsidR="009C084F" w:rsidRDefault="009C084F">
      <w:pPr>
        <w:pStyle w:val="TOC4"/>
        <w:tabs>
          <w:tab w:val="right" w:leader="dot" w:pos="9016"/>
        </w:tabs>
        <w:rPr>
          <w:rFonts w:eastAsiaTheme="minorEastAsia"/>
          <w:noProof/>
          <w:sz w:val="24"/>
          <w:szCs w:val="24"/>
          <w:lang w:eastAsia="en-AU"/>
        </w:rPr>
      </w:pPr>
      <w:hyperlink w:anchor="_Toc241226906" w:history="1">
        <w:r w:rsidRPr="00987567">
          <w:rPr>
            <w:rStyle w:val="Hyperlink"/>
            <w:rFonts w:ascii="Calibri Light" w:eastAsia="Calibri Light" w:hAnsi="Calibri Light" w:cs="Calibri Light"/>
            <w:noProof/>
          </w:rPr>
          <w:t>Current Setup</w:t>
        </w:r>
        <w:r>
          <w:rPr>
            <w:noProof/>
            <w:webHidden/>
          </w:rPr>
          <w:tab/>
        </w:r>
        <w:r>
          <w:rPr>
            <w:noProof/>
            <w:webHidden/>
          </w:rPr>
          <w:fldChar w:fldCharType="begin"/>
        </w:r>
        <w:r>
          <w:rPr>
            <w:noProof/>
            <w:webHidden/>
          </w:rPr>
          <w:instrText xml:space="preserve"> PAGEREF _Toc241226906 \h </w:instrText>
        </w:r>
        <w:r>
          <w:rPr>
            <w:noProof/>
            <w:webHidden/>
          </w:rPr>
        </w:r>
        <w:r>
          <w:rPr>
            <w:noProof/>
            <w:webHidden/>
          </w:rPr>
          <w:fldChar w:fldCharType="separate"/>
        </w:r>
        <w:r>
          <w:rPr>
            <w:noProof/>
            <w:webHidden/>
          </w:rPr>
          <w:t>98</w:t>
        </w:r>
        <w:r>
          <w:rPr>
            <w:noProof/>
            <w:webHidden/>
          </w:rPr>
          <w:fldChar w:fldCharType="end"/>
        </w:r>
      </w:hyperlink>
    </w:p>
    <w:p w14:paraId="0E61A49C" w14:textId="69572957" w:rsidR="009C084F" w:rsidRDefault="009C084F">
      <w:pPr>
        <w:pStyle w:val="TOC4"/>
        <w:tabs>
          <w:tab w:val="right" w:leader="dot" w:pos="9016"/>
        </w:tabs>
        <w:rPr>
          <w:rFonts w:eastAsiaTheme="minorEastAsia"/>
          <w:noProof/>
          <w:sz w:val="24"/>
          <w:szCs w:val="24"/>
          <w:lang w:eastAsia="en-AU"/>
        </w:rPr>
      </w:pPr>
      <w:hyperlink w:anchor="_Toc241226907" w:history="1">
        <w:r w:rsidRPr="00987567">
          <w:rPr>
            <w:rStyle w:val="Hyperlink"/>
            <w:rFonts w:ascii="Calibri Light" w:eastAsia="Calibri Light" w:hAnsi="Calibri Light" w:cs="Calibri Light"/>
            <w:noProof/>
          </w:rPr>
          <w:t>Business requirement</w:t>
        </w:r>
        <w:r>
          <w:rPr>
            <w:noProof/>
            <w:webHidden/>
          </w:rPr>
          <w:tab/>
        </w:r>
        <w:r>
          <w:rPr>
            <w:noProof/>
            <w:webHidden/>
          </w:rPr>
          <w:fldChar w:fldCharType="begin"/>
        </w:r>
        <w:r>
          <w:rPr>
            <w:noProof/>
            <w:webHidden/>
          </w:rPr>
          <w:instrText xml:space="preserve"> PAGEREF _Toc241226907 \h </w:instrText>
        </w:r>
        <w:r>
          <w:rPr>
            <w:noProof/>
            <w:webHidden/>
          </w:rPr>
        </w:r>
        <w:r>
          <w:rPr>
            <w:noProof/>
            <w:webHidden/>
          </w:rPr>
          <w:fldChar w:fldCharType="separate"/>
        </w:r>
        <w:r>
          <w:rPr>
            <w:noProof/>
            <w:webHidden/>
          </w:rPr>
          <w:t>99</w:t>
        </w:r>
        <w:r>
          <w:rPr>
            <w:noProof/>
            <w:webHidden/>
          </w:rPr>
          <w:fldChar w:fldCharType="end"/>
        </w:r>
      </w:hyperlink>
    </w:p>
    <w:p w14:paraId="52F4AF7D" w14:textId="76B10C9C" w:rsidR="009C084F" w:rsidRDefault="009C084F">
      <w:pPr>
        <w:pStyle w:val="TOC4"/>
        <w:tabs>
          <w:tab w:val="right" w:leader="dot" w:pos="9016"/>
        </w:tabs>
        <w:rPr>
          <w:rFonts w:eastAsiaTheme="minorEastAsia"/>
          <w:noProof/>
          <w:sz w:val="24"/>
          <w:szCs w:val="24"/>
          <w:lang w:eastAsia="en-AU"/>
        </w:rPr>
      </w:pPr>
      <w:hyperlink w:anchor="_Toc241226908" w:history="1">
        <w:r w:rsidRPr="00987567">
          <w:rPr>
            <w:rStyle w:val="Hyperlink"/>
            <w:noProof/>
            <w:lang w:val="en-US"/>
          </w:rPr>
          <w:t>DTT Detailed Technical design</w:t>
        </w:r>
        <w:r>
          <w:rPr>
            <w:noProof/>
            <w:webHidden/>
          </w:rPr>
          <w:tab/>
        </w:r>
        <w:r>
          <w:rPr>
            <w:noProof/>
            <w:webHidden/>
          </w:rPr>
          <w:fldChar w:fldCharType="begin"/>
        </w:r>
        <w:r>
          <w:rPr>
            <w:noProof/>
            <w:webHidden/>
          </w:rPr>
          <w:instrText xml:space="preserve"> PAGEREF _Toc241226908 \h </w:instrText>
        </w:r>
        <w:r>
          <w:rPr>
            <w:noProof/>
            <w:webHidden/>
          </w:rPr>
        </w:r>
        <w:r>
          <w:rPr>
            <w:noProof/>
            <w:webHidden/>
          </w:rPr>
          <w:fldChar w:fldCharType="separate"/>
        </w:r>
        <w:r>
          <w:rPr>
            <w:noProof/>
            <w:webHidden/>
          </w:rPr>
          <w:t>99</w:t>
        </w:r>
        <w:r>
          <w:rPr>
            <w:noProof/>
            <w:webHidden/>
          </w:rPr>
          <w:fldChar w:fldCharType="end"/>
        </w:r>
      </w:hyperlink>
    </w:p>
    <w:p w14:paraId="0E5C22FB" w14:textId="115E700A" w:rsidR="7810F796" w:rsidRDefault="7810F796" w:rsidP="00EC3725">
      <w:pPr>
        <w:pStyle w:val="TOC4"/>
        <w:tabs>
          <w:tab w:val="right" w:leader="dot" w:pos="9015"/>
        </w:tabs>
        <w:rPr>
          <w:rStyle w:val="Hyperlink"/>
        </w:rPr>
      </w:pPr>
      <w:r>
        <w:fldChar w:fldCharType="end"/>
      </w:r>
    </w:p>
    <w:p w14:paraId="75590B7C" w14:textId="60FC12FA" w:rsidR="59C932E8" w:rsidRDefault="59C932E8" w:rsidP="4E7F176E">
      <w:pPr>
        <w:rPr>
          <w:rFonts w:ascii="Calibri" w:eastAsia="Calibri" w:hAnsi="Calibri" w:cs="Calibri"/>
          <w:color w:val="000000" w:themeColor="text1"/>
        </w:rPr>
      </w:pPr>
    </w:p>
    <w:p w14:paraId="3F04A211" w14:textId="7453D24B" w:rsidR="00144EA8" w:rsidRDefault="00144EA8">
      <w:pPr>
        <w:rPr>
          <w:rFonts w:asciiTheme="majorHAnsi" w:eastAsiaTheme="majorEastAsia" w:hAnsiTheme="majorHAnsi" w:cstheme="majorBidi"/>
          <w:color w:val="2F5496" w:themeColor="accent1" w:themeShade="BF"/>
          <w:sz w:val="32"/>
          <w:szCs w:val="32"/>
          <w:lang w:val="en-US"/>
        </w:rPr>
      </w:pPr>
      <w:r>
        <w:rPr>
          <w:lang w:val="en-US"/>
        </w:rPr>
        <w:br w:type="page"/>
      </w:r>
    </w:p>
    <w:p w14:paraId="055C3BF2" w14:textId="1FCAB932" w:rsidR="00A14553" w:rsidRDefault="629339B2" w:rsidP="00A14553">
      <w:pPr>
        <w:pStyle w:val="Heading1"/>
      </w:pPr>
      <w:bookmarkStart w:id="77" w:name="_Toc1511862660"/>
      <w:bookmarkStart w:id="78" w:name="_Toc134659711"/>
      <w:bookmarkStart w:id="79" w:name="_Toc1737541461"/>
      <w:bookmarkStart w:id="80" w:name="_Toc241226845"/>
      <w:r>
        <w:t>Abbreviations</w:t>
      </w:r>
      <w:bookmarkEnd w:id="77"/>
      <w:bookmarkEnd w:id="78"/>
      <w:bookmarkEnd w:id="79"/>
      <w:bookmarkEnd w:id="80"/>
    </w:p>
    <w:p w14:paraId="001A6C92" w14:textId="4C33843B" w:rsidR="003F25DF" w:rsidRPr="00E55AE0" w:rsidRDefault="003F25DF" w:rsidP="003F25DF">
      <w:pPr>
        <w:rPr>
          <w:b/>
          <w:b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5"/>
        <w:gridCol w:w="4305"/>
      </w:tblGrid>
      <w:tr w:rsidR="003F25DF" w:rsidRPr="00E55AE0" w14:paraId="4C88251E"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10C3D5D7" w14:textId="77777777" w:rsidR="003F25DF" w:rsidRPr="00E55AE0" w:rsidRDefault="003F25DF">
            <w:r w:rsidRPr="00E55AE0">
              <w:rPr>
                <w:lang w:val="en-US"/>
              </w:rPr>
              <w:t>Abbreviation</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43EF4072" w14:textId="77777777" w:rsidR="003F25DF" w:rsidRPr="00E55AE0" w:rsidRDefault="003F25DF">
            <w:r w:rsidRPr="00E55AE0">
              <w:rPr>
                <w:lang w:val="en-US"/>
              </w:rPr>
              <w:t>Abbreviation details</w:t>
            </w:r>
            <w:r w:rsidRPr="00E55AE0">
              <w:t> </w:t>
            </w:r>
          </w:p>
        </w:tc>
      </w:tr>
      <w:tr w:rsidR="003F25DF" w:rsidRPr="00E55AE0" w14:paraId="75D42AEA"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1E04DBCC" w14:textId="77777777" w:rsidR="003F25DF" w:rsidRPr="00E55AE0" w:rsidRDefault="003F25DF">
            <w:r w:rsidRPr="00E55AE0">
              <w:rPr>
                <w:lang w:val="en-US"/>
              </w:rPr>
              <w:t>OLIMS</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3B70EA2A" w14:textId="77777777" w:rsidR="003F25DF" w:rsidRPr="00E55AE0" w:rsidRDefault="003F25DF">
            <w:r w:rsidRPr="00E55AE0">
              <w:rPr>
                <w:lang w:val="en-US"/>
              </w:rPr>
              <w:t>Online Injury Management System</w:t>
            </w:r>
            <w:r w:rsidRPr="00E55AE0">
              <w:t> </w:t>
            </w:r>
          </w:p>
        </w:tc>
      </w:tr>
      <w:tr w:rsidR="003F25DF" w:rsidRPr="00E55AE0" w14:paraId="6FAF614C"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677F5528" w14:textId="77777777" w:rsidR="003F25DF" w:rsidRPr="00E55AE0" w:rsidRDefault="003F25DF">
            <w:r w:rsidRPr="00E55AE0">
              <w:rPr>
                <w:lang w:val="en-US"/>
              </w:rPr>
              <w:t>EPSS</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1AF2CD01" w14:textId="77777777" w:rsidR="003F25DF" w:rsidRPr="00E55AE0" w:rsidRDefault="003F25DF">
            <w:r w:rsidRPr="00E55AE0">
              <w:rPr>
                <w:lang w:val="en-US"/>
              </w:rPr>
              <w:t>Enhanced Police Support Scheme</w:t>
            </w:r>
            <w:r w:rsidRPr="00E55AE0">
              <w:t> </w:t>
            </w:r>
          </w:p>
        </w:tc>
      </w:tr>
      <w:tr w:rsidR="003F25DF" w:rsidRPr="00E55AE0" w14:paraId="551228CE"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36349AD1" w14:textId="77777777" w:rsidR="003F25DF" w:rsidRPr="00E55AE0" w:rsidRDefault="003F25DF">
            <w:r w:rsidRPr="00E55AE0">
              <w:rPr>
                <w:lang w:val="en-US"/>
              </w:rPr>
              <w:t>DTT</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1B2427A8" w14:textId="77777777" w:rsidR="003F25DF" w:rsidRPr="00E55AE0" w:rsidRDefault="003F25DF">
            <w:r w:rsidRPr="00E55AE0">
              <w:rPr>
                <w:lang w:val="en-US"/>
              </w:rPr>
              <w:t>Deloitte</w:t>
            </w:r>
            <w:r w:rsidRPr="00E55AE0">
              <w:t> </w:t>
            </w:r>
          </w:p>
        </w:tc>
      </w:tr>
      <w:tr w:rsidR="003F25DF" w:rsidRPr="00E55AE0" w14:paraId="3639846C"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34B43955" w14:textId="77777777" w:rsidR="003F25DF" w:rsidRPr="00E55AE0" w:rsidRDefault="003F25DF">
            <w:r w:rsidRPr="00E55AE0">
              <w:rPr>
                <w:lang w:val="en-US"/>
              </w:rPr>
              <w:t>BRD</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01084B33" w14:textId="77777777" w:rsidR="003F25DF" w:rsidRPr="00E55AE0" w:rsidRDefault="003F25DF">
            <w:r w:rsidRPr="00E55AE0">
              <w:rPr>
                <w:lang w:val="en-US"/>
              </w:rPr>
              <w:t>Business Requirements Document</w:t>
            </w:r>
            <w:r w:rsidRPr="00E55AE0">
              <w:t> </w:t>
            </w:r>
          </w:p>
        </w:tc>
      </w:tr>
      <w:tr w:rsidR="003F25DF" w:rsidRPr="00E55AE0" w14:paraId="34E3108C"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5799F31C" w14:textId="77777777" w:rsidR="003F25DF" w:rsidRPr="00E55AE0" w:rsidRDefault="003F25DF">
            <w:r w:rsidRPr="00E55AE0">
              <w:rPr>
                <w:lang w:val="en-US"/>
              </w:rPr>
              <w:t>RBAC</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4810503D" w14:textId="77777777" w:rsidR="003F25DF" w:rsidRPr="00E55AE0" w:rsidRDefault="003F25DF">
            <w:r w:rsidRPr="00E55AE0">
              <w:rPr>
                <w:lang w:val="en-US"/>
              </w:rPr>
              <w:t>Role Based Access Control</w:t>
            </w:r>
            <w:r w:rsidRPr="00E55AE0">
              <w:t> </w:t>
            </w:r>
          </w:p>
        </w:tc>
      </w:tr>
      <w:tr w:rsidR="003F25DF" w:rsidRPr="00E55AE0" w14:paraId="3BAF287F"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5FEA347" w14:textId="77777777" w:rsidR="003F25DF" w:rsidRPr="00E55AE0" w:rsidRDefault="003F25DF">
            <w:r w:rsidRPr="00E55AE0">
              <w:rPr>
                <w:lang w:val="en-US"/>
              </w:rPr>
              <w:t>SLA</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14CA9B29" w14:textId="77777777" w:rsidR="003F25DF" w:rsidRPr="00E55AE0" w:rsidRDefault="003F25DF">
            <w:r w:rsidRPr="00E55AE0">
              <w:rPr>
                <w:lang w:val="en-US"/>
              </w:rPr>
              <w:t>Service Level Agreement</w:t>
            </w:r>
            <w:r w:rsidRPr="00E55AE0">
              <w:t> </w:t>
            </w:r>
          </w:p>
        </w:tc>
      </w:tr>
      <w:tr w:rsidR="003F25DF" w:rsidRPr="00E55AE0" w14:paraId="7020EB7F"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49B1573E" w14:textId="77777777" w:rsidR="003F25DF" w:rsidRPr="00E55AE0" w:rsidRDefault="003F25DF">
            <w:r w:rsidRPr="00E55AE0">
              <w:rPr>
                <w:lang w:val="en-US"/>
              </w:rPr>
              <w:t>LUW</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336CCDD3" w14:textId="77777777" w:rsidR="003F25DF" w:rsidRPr="00E55AE0" w:rsidRDefault="003F25DF">
            <w:r w:rsidRPr="00E55AE0">
              <w:rPr>
                <w:lang w:val="en-US"/>
              </w:rPr>
              <w:t>Logical Unit of Work</w:t>
            </w:r>
            <w:r w:rsidRPr="00E55AE0">
              <w:t> </w:t>
            </w:r>
          </w:p>
        </w:tc>
      </w:tr>
      <w:tr w:rsidR="003F25DF" w:rsidRPr="00E55AE0" w14:paraId="2E831295"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39F74ACB" w14:textId="77777777" w:rsidR="003F25DF" w:rsidRPr="00E55AE0" w:rsidRDefault="003F25DF">
            <w:r w:rsidRPr="00E55AE0">
              <w:rPr>
                <w:lang w:val="en-US"/>
              </w:rPr>
              <w:t>DDIC</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5EFD17B3" w14:textId="77777777" w:rsidR="003F25DF" w:rsidRPr="00E55AE0" w:rsidRDefault="003F25DF">
            <w:r w:rsidRPr="00E55AE0">
              <w:rPr>
                <w:lang w:val="en-US"/>
              </w:rPr>
              <w:t>SAP Data Dictionary</w:t>
            </w:r>
            <w:r w:rsidRPr="00E55AE0">
              <w:t> </w:t>
            </w:r>
          </w:p>
        </w:tc>
      </w:tr>
      <w:tr w:rsidR="003F25DF" w:rsidRPr="00E55AE0" w14:paraId="587C9FEE"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756CAED3" w14:textId="77777777" w:rsidR="003F25DF" w:rsidRPr="00E55AE0" w:rsidRDefault="003F25DF">
            <w:r w:rsidRPr="00E55AE0">
              <w:rPr>
                <w:lang w:val="en-US"/>
              </w:rPr>
              <w:t>TRIM</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657BC68B" w14:textId="77777777" w:rsidR="003F25DF" w:rsidRPr="00E55AE0" w:rsidRDefault="003F25DF">
            <w:r w:rsidRPr="00E55AE0">
              <w:rPr>
                <w:lang w:val="en-US"/>
              </w:rPr>
              <w:t>Records/document repository used by OLIMS integration</w:t>
            </w:r>
            <w:r w:rsidRPr="00E55AE0">
              <w:t> </w:t>
            </w:r>
          </w:p>
        </w:tc>
      </w:tr>
      <w:tr w:rsidR="003F25DF" w:rsidRPr="00E55AE0" w14:paraId="6BF08303"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40105AB5" w14:textId="77777777" w:rsidR="003F25DF" w:rsidRPr="00E55AE0" w:rsidRDefault="003F25DF">
            <w:r w:rsidRPr="00E55AE0">
              <w:rPr>
                <w:lang w:val="en-US"/>
              </w:rPr>
              <w:t>WC</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4E74A526" w14:textId="77777777" w:rsidR="003F25DF" w:rsidRPr="00E55AE0" w:rsidRDefault="003F25DF">
            <w:r w:rsidRPr="00E55AE0">
              <w:rPr>
                <w:lang w:val="en-US"/>
              </w:rPr>
              <w:t>Workers Compensation</w:t>
            </w:r>
            <w:r w:rsidRPr="00E55AE0">
              <w:t> </w:t>
            </w:r>
          </w:p>
        </w:tc>
      </w:tr>
      <w:tr w:rsidR="003F25DF" w:rsidRPr="00E55AE0" w14:paraId="639913ED"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4DEECA0" w14:textId="77777777" w:rsidR="003F25DF" w:rsidRPr="00E55AE0" w:rsidRDefault="003F25DF">
            <w:r w:rsidRPr="00E55AE0">
              <w:rPr>
                <w:lang w:val="en-US"/>
              </w:rPr>
              <w:t>IT0015</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77286434" w14:textId="77777777" w:rsidR="003F25DF" w:rsidRPr="00E55AE0" w:rsidRDefault="003F25DF">
            <w:r w:rsidRPr="00E55AE0">
              <w:rPr>
                <w:lang w:val="en-US"/>
              </w:rPr>
              <w:t>SAP HR Infotype 0015 (Additional Payments)</w:t>
            </w:r>
            <w:r w:rsidRPr="00E55AE0">
              <w:t> </w:t>
            </w:r>
          </w:p>
        </w:tc>
      </w:tr>
      <w:tr w:rsidR="003F25DF" w:rsidRPr="00E55AE0" w14:paraId="1A5FBCA5"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29E60D0" w14:textId="77777777" w:rsidR="003F25DF" w:rsidRPr="00E55AE0" w:rsidRDefault="003F25DF">
            <w:r w:rsidRPr="00E55AE0">
              <w:rPr>
                <w:lang w:val="en-US"/>
              </w:rPr>
              <w:t>WT</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10F4CCC1" w14:textId="77777777" w:rsidR="003F25DF" w:rsidRPr="00E55AE0" w:rsidRDefault="003F25DF">
            <w:r w:rsidRPr="00E55AE0">
              <w:rPr>
                <w:lang w:val="en-US"/>
              </w:rPr>
              <w:t>Wage Type</w:t>
            </w:r>
            <w:r w:rsidRPr="00E55AE0">
              <w:t> </w:t>
            </w:r>
          </w:p>
        </w:tc>
      </w:tr>
      <w:tr w:rsidR="003F25DF" w:rsidRPr="00E55AE0" w14:paraId="42AC3CD2"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65D4B6B8" w14:textId="77777777" w:rsidR="003F25DF" w:rsidRPr="00E55AE0" w:rsidRDefault="003F25DF">
            <w:r w:rsidRPr="00E55AE0">
              <w:rPr>
                <w:lang w:val="en-US"/>
              </w:rPr>
              <w:t>WT3670</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2C729433" w14:textId="77777777" w:rsidR="003F25DF" w:rsidRPr="00E55AE0" w:rsidRDefault="003F25DF">
            <w:r w:rsidRPr="00E55AE0">
              <w:rPr>
                <w:lang w:val="en-US"/>
              </w:rPr>
              <w:t>External earnings/payment offset wage type</w:t>
            </w:r>
            <w:r w:rsidRPr="00E55AE0">
              <w:t> </w:t>
            </w:r>
          </w:p>
        </w:tc>
      </w:tr>
      <w:tr w:rsidR="003F25DF" w:rsidRPr="00E55AE0" w14:paraId="5ECEC86E"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64A62B63" w14:textId="77777777" w:rsidR="003F25DF" w:rsidRPr="00E55AE0" w:rsidRDefault="003F25DF">
            <w:r w:rsidRPr="00E55AE0">
              <w:rPr>
                <w:lang w:val="en-US"/>
              </w:rPr>
              <w:t>OLA</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55DB72C5" w14:textId="77777777" w:rsidR="003F25DF" w:rsidRPr="00E55AE0" w:rsidRDefault="003F25DF">
            <w:r w:rsidRPr="00E55AE0">
              <w:rPr>
                <w:lang w:val="en-US"/>
              </w:rPr>
              <w:t>Document generation requirement stream</w:t>
            </w:r>
            <w:r w:rsidRPr="00E55AE0">
              <w:t> </w:t>
            </w:r>
          </w:p>
        </w:tc>
      </w:tr>
      <w:tr w:rsidR="003F25DF" w:rsidRPr="00E55AE0" w14:paraId="736857FE"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3DEC0E23" w14:textId="77777777" w:rsidR="003F25DF" w:rsidRPr="00E55AE0" w:rsidRDefault="003F25DF">
            <w:r w:rsidRPr="00E55AE0">
              <w:rPr>
                <w:lang w:val="en-US"/>
              </w:rPr>
              <w:t>OLD</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23E716F4" w14:textId="77777777" w:rsidR="003F25DF" w:rsidRPr="00E55AE0" w:rsidRDefault="003F25DF">
            <w:r w:rsidRPr="00E55AE0">
              <w:rPr>
                <w:lang w:val="en-US"/>
              </w:rPr>
              <w:t>Diary/reminders/tasks requirement stream</w:t>
            </w:r>
            <w:r w:rsidRPr="00E55AE0">
              <w:t> </w:t>
            </w:r>
          </w:p>
        </w:tc>
      </w:tr>
      <w:tr w:rsidR="003F25DF" w:rsidRPr="00E55AE0" w14:paraId="34A93123"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504A4D0" w14:textId="77777777" w:rsidR="003F25DF" w:rsidRPr="00E55AE0" w:rsidRDefault="003F25DF">
            <w:r w:rsidRPr="00E55AE0">
              <w:rPr>
                <w:lang w:val="en-US"/>
              </w:rPr>
              <w:t>OLE</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1E3364A8" w14:textId="77777777" w:rsidR="003F25DF" w:rsidRPr="00E55AE0" w:rsidRDefault="003F25DF">
            <w:r w:rsidRPr="00E55AE0">
              <w:rPr>
                <w:lang w:val="en-US"/>
              </w:rPr>
              <w:t>External income and offset requirement stream</w:t>
            </w:r>
            <w:r w:rsidRPr="00E55AE0">
              <w:t> </w:t>
            </w:r>
          </w:p>
        </w:tc>
      </w:tr>
      <w:tr w:rsidR="003F25DF" w:rsidRPr="00E55AE0" w14:paraId="593CB903"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59CED6B8" w14:textId="77777777" w:rsidR="003F25DF" w:rsidRPr="00E55AE0" w:rsidRDefault="003F25DF">
            <w:r w:rsidRPr="00E55AE0">
              <w:rPr>
                <w:lang w:val="en-US"/>
              </w:rPr>
              <w:t>OLF</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6F1023DD" w14:textId="77777777" w:rsidR="003F25DF" w:rsidRPr="00E55AE0" w:rsidRDefault="003F25DF">
            <w:r w:rsidRPr="00E55AE0">
              <w:rPr>
                <w:lang w:val="en-US"/>
              </w:rPr>
              <w:t>Forecasting/estimation requirement stream</w:t>
            </w:r>
            <w:r w:rsidRPr="00E55AE0">
              <w:t> </w:t>
            </w:r>
          </w:p>
        </w:tc>
      </w:tr>
      <w:tr w:rsidR="003F25DF" w:rsidRPr="00E55AE0" w14:paraId="762D6BE1"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9929F4E" w14:textId="77777777" w:rsidR="003F25DF" w:rsidRPr="00E55AE0" w:rsidRDefault="003F25DF">
            <w:r w:rsidRPr="00E55AE0">
              <w:rPr>
                <w:lang w:val="en-US"/>
              </w:rPr>
              <w:t>P1</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58F62670" w14:textId="77777777" w:rsidR="003F25DF" w:rsidRPr="00E55AE0" w:rsidRDefault="003F25DF">
            <w:r w:rsidRPr="00E55AE0">
              <w:rPr>
                <w:lang w:val="en-US"/>
              </w:rPr>
              <w:t>EPSS Period 1</w:t>
            </w:r>
            <w:r w:rsidRPr="00E55AE0">
              <w:t> </w:t>
            </w:r>
          </w:p>
        </w:tc>
      </w:tr>
      <w:tr w:rsidR="003F25DF" w:rsidRPr="00E55AE0" w14:paraId="6BC379AA"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479084BC" w14:textId="77777777" w:rsidR="003F25DF" w:rsidRPr="00E55AE0" w:rsidRDefault="003F25DF">
            <w:r w:rsidRPr="00E55AE0">
              <w:rPr>
                <w:lang w:val="en-US"/>
              </w:rPr>
              <w:t>P2</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0E40ECA7" w14:textId="77777777" w:rsidR="003F25DF" w:rsidRPr="00E55AE0" w:rsidRDefault="003F25DF">
            <w:r w:rsidRPr="00E55AE0">
              <w:rPr>
                <w:lang w:val="en-US"/>
              </w:rPr>
              <w:t>EPSS Period 2</w:t>
            </w:r>
            <w:r w:rsidRPr="00E55AE0">
              <w:t> </w:t>
            </w:r>
          </w:p>
        </w:tc>
      </w:tr>
      <w:tr w:rsidR="003F25DF" w:rsidRPr="00E55AE0" w14:paraId="5CD00BB9"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451F5509" w14:textId="77777777" w:rsidR="003F25DF" w:rsidRPr="00E55AE0" w:rsidRDefault="003F25DF">
            <w:r w:rsidRPr="00E55AE0">
              <w:rPr>
                <w:lang w:val="en-US"/>
              </w:rPr>
              <w:t>P3</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5E0E11DC" w14:textId="77777777" w:rsidR="003F25DF" w:rsidRPr="00E55AE0" w:rsidRDefault="003F25DF">
            <w:r w:rsidRPr="00E55AE0">
              <w:rPr>
                <w:lang w:val="en-US"/>
              </w:rPr>
              <w:t>EPSS Period 3</w:t>
            </w:r>
            <w:r w:rsidRPr="00E55AE0">
              <w:t> </w:t>
            </w:r>
          </w:p>
        </w:tc>
      </w:tr>
      <w:tr w:rsidR="003F25DF" w:rsidRPr="00E55AE0" w14:paraId="7E90C07C"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345E9A24" w14:textId="77777777" w:rsidR="003F25DF" w:rsidRPr="00E55AE0" w:rsidRDefault="003F25DF">
            <w:r w:rsidRPr="00E55AE0">
              <w:rPr>
                <w:lang w:val="en-US"/>
              </w:rPr>
              <w:t>ORP</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2C4C1A11" w14:textId="77777777" w:rsidR="003F25DF" w:rsidRPr="00E55AE0" w:rsidRDefault="003F25DF">
            <w:r w:rsidRPr="00E55AE0">
              <w:rPr>
                <w:lang w:val="en-US"/>
              </w:rPr>
              <w:t>Ordinary Rate of Pay</w:t>
            </w:r>
            <w:r w:rsidRPr="00E55AE0">
              <w:t> </w:t>
            </w:r>
          </w:p>
        </w:tc>
      </w:tr>
      <w:tr w:rsidR="003F25DF" w:rsidRPr="00E55AE0" w14:paraId="27763403"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12354BBD" w14:textId="77777777" w:rsidR="003F25DF" w:rsidRPr="00E55AE0" w:rsidRDefault="003F25DF">
            <w:r w:rsidRPr="00E55AE0">
              <w:rPr>
                <w:lang w:val="en-US"/>
              </w:rPr>
              <w:t>RTW</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21A73A59" w14:textId="77777777" w:rsidR="003F25DF" w:rsidRPr="00E55AE0" w:rsidRDefault="003F25DF">
            <w:r w:rsidRPr="00E55AE0">
              <w:rPr>
                <w:lang w:val="en-US"/>
              </w:rPr>
              <w:t>Return to Work</w:t>
            </w:r>
            <w:r w:rsidRPr="00E55AE0">
              <w:t> </w:t>
            </w:r>
          </w:p>
        </w:tc>
      </w:tr>
      <w:tr w:rsidR="003F25DF" w:rsidRPr="00E55AE0" w14:paraId="2A1BB023"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7CB61C18" w14:textId="77777777" w:rsidR="003F25DF" w:rsidRPr="00E55AE0" w:rsidRDefault="003F25DF">
            <w:r w:rsidRPr="00E55AE0">
              <w:rPr>
                <w:lang w:val="en-US"/>
              </w:rPr>
              <w:t>UI</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7160D015" w14:textId="77777777" w:rsidR="003F25DF" w:rsidRPr="00E55AE0" w:rsidRDefault="003F25DF">
            <w:r w:rsidRPr="00E55AE0">
              <w:rPr>
                <w:lang w:val="en-US"/>
              </w:rPr>
              <w:t>User Interface</w:t>
            </w:r>
            <w:r w:rsidRPr="00E55AE0">
              <w:t> </w:t>
            </w:r>
          </w:p>
        </w:tc>
      </w:tr>
      <w:tr w:rsidR="003F25DF" w:rsidRPr="00E55AE0" w14:paraId="1CF3CB3F"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34107F5" w14:textId="72AC64C3" w:rsidR="003F25DF" w:rsidRPr="00E55AE0" w:rsidRDefault="009C2723">
            <w:r>
              <w:rPr>
                <w:lang w:val="en-US"/>
              </w:rPr>
              <w:t>iCare</w:t>
            </w:r>
            <w:r w:rsidR="003F25DF"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70DB024A" w14:textId="77777777" w:rsidR="003F25DF" w:rsidRPr="00E55AE0" w:rsidRDefault="003F25DF">
            <w:r w:rsidRPr="00E55AE0">
              <w:rPr>
                <w:lang w:val="en-US"/>
              </w:rPr>
              <w:t>Insurance and Care NSW</w:t>
            </w:r>
            <w:r w:rsidRPr="00E55AE0">
              <w:t> </w:t>
            </w:r>
          </w:p>
        </w:tc>
      </w:tr>
      <w:tr w:rsidR="003F25DF" w:rsidRPr="00E55AE0" w14:paraId="7C9C0DA5"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4FC8EBC1" w14:textId="77777777" w:rsidR="003F25DF" w:rsidRPr="00E55AE0" w:rsidRDefault="003F25DF">
            <w:r w:rsidRPr="00E55AE0">
              <w:rPr>
                <w:lang w:val="en-US"/>
              </w:rPr>
              <w:t>RPK/RPL</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6A0929F8" w14:textId="77777777" w:rsidR="003F25DF" w:rsidRPr="00E55AE0" w:rsidRDefault="003F25DF">
            <w:r w:rsidRPr="00E55AE0">
              <w:rPr>
                <w:lang w:val="en-US"/>
              </w:rPr>
              <w:t>Forecast estimate reporting requirement sets</w:t>
            </w:r>
            <w:r w:rsidRPr="00E55AE0">
              <w:t> </w:t>
            </w:r>
          </w:p>
        </w:tc>
      </w:tr>
      <w:tr w:rsidR="003F25DF" w:rsidRPr="00E55AE0" w14:paraId="144203A0"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09C46B21" w14:textId="77777777" w:rsidR="003F25DF" w:rsidRPr="00E55AE0" w:rsidRDefault="003F25DF">
            <w:r w:rsidRPr="00E55AE0">
              <w:rPr>
                <w:lang w:val="en-US"/>
              </w:rPr>
              <w:t>CR</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4F4E91F3" w14:textId="77777777" w:rsidR="003F25DF" w:rsidRPr="00E55AE0" w:rsidRDefault="003F25DF">
            <w:r w:rsidRPr="00E55AE0">
              <w:rPr>
                <w:lang w:val="en-US"/>
              </w:rPr>
              <w:t>Change Request</w:t>
            </w:r>
            <w:r w:rsidRPr="00E55AE0">
              <w:t> </w:t>
            </w:r>
          </w:p>
        </w:tc>
      </w:tr>
      <w:tr w:rsidR="003F25DF" w:rsidRPr="00E55AE0" w14:paraId="1231C346"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4391DDA0" w14:textId="77777777" w:rsidR="003F25DF" w:rsidRPr="00E55AE0" w:rsidRDefault="003F25DF">
            <w:r w:rsidRPr="00E55AE0">
              <w:rPr>
                <w:lang w:val="en-US"/>
              </w:rPr>
              <w:t>RPN</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4DF02E6C" w14:textId="77777777" w:rsidR="003F25DF" w:rsidRPr="00E55AE0" w:rsidRDefault="003F25DF">
            <w:r w:rsidRPr="00E55AE0">
              <w:rPr>
                <w:lang w:val="en-US"/>
              </w:rPr>
              <w:t>Reporting requirement series</w:t>
            </w:r>
            <w:r w:rsidRPr="00E55AE0">
              <w:t> </w:t>
            </w:r>
          </w:p>
        </w:tc>
      </w:tr>
      <w:tr w:rsidR="003F25DF" w:rsidRPr="00E55AE0" w14:paraId="27C75A54"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1A1D0656" w14:textId="77777777" w:rsidR="003F25DF" w:rsidRPr="00E55AE0" w:rsidRDefault="003F25DF">
            <w:r w:rsidRPr="00E55AE0">
              <w:rPr>
                <w:lang w:val="en-US"/>
              </w:rPr>
              <w:t>HSW</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6688C3AB" w14:textId="77777777" w:rsidR="003F25DF" w:rsidRPr="00E55AE0" w:rsidRDefault="003F25DF">
            <w:r w:rsidRPr="00E55AE0">
              <w:rPr>
                <w:lang w:val="en-US"/>
              </w:rPr>
              <w:t>Health, Safety &amp; Wellbeing (policy input source)</w:t>
            </w:r>
            <w:r w:rsidRPr="00E55AE0">
              <w:t> </w:t>
            </w:r>
          </w:p>
        </w:tc>
      </w:tr>
      <w:tr w:rsidR="003F25DF" w:rsidRPr="00E55AE0" w14:paraId="335729C0"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25E10EE0" w14:textId="77777777" w:rsidR="003F25DF" w:rsidRPr="00E55AE0" w:rsidRDefault="003F25DF">
            <w:r w:rsidRPr="00E55AE0">
              <w:rPr>
                <w:lang w:val="en-US"/>
              </w:rPr>
              <w:t>WPBP</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4604705B" w14:textId="77777777" w:rsidR="003F25DF" w:rsidRPr="00E55AE0" w:rsidRDefault="003F25DF">
            <w:r w:rsidRPr="00E55AE0">
              <w:rPr>
                <w:lang w:val="en-US"/>
              </w:rPr>
              <w:t>Work Center/Basic Pay (Payroll Splits)</w:t>
            </w:r>
            <w:r w:rsidRPr="00E55AE0">
              <w:t> </w:t>
            </w:r>
          </w:p>
        </w:tc>
      </w:tr>
      <w:tr w:rsidR="003F25DF" w:rsidRPr="00E55AE0" w14:paraId="3101A394"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31E98AA9" w14:textId="77777777" w:rsidR="003F25DF" w:rsidRPr="00E55AE0" w:rsidRDefault="003F25DF">
            <w:r w:rsidRPr="00E55AE0">
              <w:rPr>
                <w:lang w:val="en-US"/>
              </w:rPr>
              <w:t>NFR</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67793C0D" w14:textId="77777777" w:rsidR="003F25DF" w:rsidRPr="00E55AE0" w:rsidRDefault="003F25DF">
            <w:r w:rsidRPr="00E55AE0">
              <w:rPr>
                <w:lang w:val="en-US"/>
              </w:rPr>
              <w:t>Non Functional Requirement</w:t>
            </w:r>
            <w:r w:rsidRPr="00E55AE0">
              <w:t> </w:t>
            </w:r>
          </w:p>
        </w:tc>
      </w:tr>
      <w:tr w:rsidR="003F25DF" w:rsidRPr="00E55AE0" w14:paraId="6DE7C438"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26ED2AFA" w14:textId="77777777" w:rsidR="003F25DF" w:rsidRPr="00E55AE0" w:rsidRDefault="003F25DF">
            <w:r w:rsidRPr="00E55AE0">
              <w:rPr>
                <w:lang w:val="en-US"/>
              </w:rPr>
              <w:t>ZIM_CM</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739673DC" w14:textId="77777777" w:rsidR="003F25DF" w:rsidRPr="00E55AE0" w:rsidRDefault="003F25DF">
            <w:r w:rsidRPr="00E55AE0">
              <w:rPr>
                <w:lang w:val="en-US"/>
              </w:rPr>
              <w:t>OLIMS report folder/facility used for Reminders/To Do List reporting</w:t>
            </w:r>
            <w:r w:rsidRPr="00E55AE0">
              <w:t> </w:t>
            </w:r>
          </w:p>
        </w:tc>
      </w:tr>
      <w:tr w:rsidR="003F25DF" w:rsidRPr="00E55AE0" w14:paraId="5EF38ED9"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6F5F7793" w14:textId="77777777" w:rsidR="003F25DF" w:rsidRPr="00E55AE0" w:rsidRDefault="003F25DF">
            <w:r w:rsidRPr="00E55AE0">
              <w:rPr>
                <w:lang w:val="en-US"/>
              </w:rPr>
              <w:t>ALV</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3C7B3D83" w14:textId="77777777" w:rsidR="003F25DF" w:rsidRPr="00E55AE0" w:rsidRDefault="003F25DF">
            <w:r w:rsidRPr="00E55AE0">
              <w:rPr>
                <w:lang w:val="en-US"/>
              </w:rPr>
              <w:t>ABAP List Viewer</w:t>
            </w:r>
            <w:r w:rsidRPr="00E55AE0">
              <w:t> </w:t>
            </w:r>
          </w:p>
        </w:tc>
      </w:tr>
      <w:tr w:rsidR="003F25DF" w:rsidRPr="00E55AE0" w14:paraId="0235275B" w14:textId="77777777">
        <w:trPr>
          <w:trHeight w:val="300"/>
        </w:trPr>
        <w:tc>
          <w:tcPr>
            <w:tcW w:w="4305" w:type="dxa"/>
            <w:tcBorders>
              <w:top w:val="single" w:sz="6" w:space="0" w:color="auto"/>
              <w:left w:val="single" w:sz="6" w:space="0" w:color="auto"/>
              <w:bottom w:val="single" w:sz="6" w:space="0" w:color="auto"/>
              <w:right w:val="single" w:sz="6" w:space="0" w:color="auto"/>
            </w:tcBorders>
            <w:hideMark/>
          </w:tcPr>
          <w:p w14:paraId="40BC06E1" w14:textId="77777777" w:rsidR="003F25DF" w:rsidRPr="00E55AE0" w:rsidRDefault="003F25DF">
            <w:r w:rsidRPr="00E55AE0">
              <w:rPr>
                <w:lang w:val="en-US"/>
              </w:rPr>
              <w:t>TBC</w:t>
            </w:r>
            <w:r w:rsidRPr="00E55AE0">
              <w:t> </w:t>
            </w:r>
          </w:p>
        </w:tc>
        <w:tc>
          <w:tcPr>
            <w:tcW w:w="4305" w:type="dxa"/>
            <w:tcBorders>
              <w:top w:val="single" w:sz="6" w:space="0" w:color="auto"/>
              <w:left w:val="single" w:sz="6" w:space="0" w:color="auto"/>
              <w:bottom w:val="single" w:sz="6" w:space="0" w:color="auto"/>
              <w:right w:val="single" w:sz="6" w:space="0" w:color="auto"/>
            </w:tcBorders>
            <w:hideMark/>
          </w:tcPr>
          <w:p w14:paraId="0860BCBC" w14:textId="77777777" w:rsidR="003F25DF" w:rsidRPr="00E55AE0" w:rsidRDefault="003F25DF">
            <w:r w:rsidRPr="00E55AE0">
              <w:rPr>
                <w:lang w:val="en-US"/>
              </w:rPr>
              <w:t>To Be Confirmed</w:t>
            </w:r>
            <w:r w:rsidRPr="00E55AE0">
              <w:t> </w:t>
            </w:r>
          </w:p>
        </w:tc>
      </w:tr>
    </w:tbl>
    <w:p w14:paraId="070934B6" w14:textId="6D60D737" w:rsidR="00A14553" w:rsidRDefault="00A14553">
      <w:pPr>
        <w:rPr>
          <w:spacing w:val="-4"/>
          <w:sz w:val="20"/>
          <w:szCs w:val="20"/>
        </w:rPr>
      </w:pPr>
    </w:p>
    <w:p w14:paraId="372D5211" w14:textId="77777777" w:rsidR="00A14553" w:rsidRDefault="00A14553">
      <w:pPr>
        <w:rPr>
          <w:spacing w:val="-4"/>
          <w:sz w:val="20"/>
          <w:szCs w:val="20"/>
        </w:rPr>
      </w:pPr>
      <w:r>
        <w:rPr>
          <w:spacing w:val="-4"/>
          <w:sz w:val="20"/>
          <w:szCs w:val="20"/>
        </w:rPr>
        <w:br w:type="page"/>
      </w:r>
    </w:p>
    <w:p w14:paraId="0737D08F" w14:textId="3C53CE0D" w:rsidR="008E728A" w:rsidRDefault="575579CD" w:rsidP="00E206BC">
      <w:pPr>
        <w:pStyle w:val="Heading1"/>
        <w:numPr>
          <w:ilvl w:val="0"/>
          <w:numId w:val="11"/>
        </w:numPr>
      </w:pPr>
      <w:bookmarkStart w:id="81" w:name="_Toc1720306546"/>
      <w:bookmarkStart w:id="82" w:name="_Toc1923826932"/>
      <w:bookmarkStart w:id="83" w:name="_Toc241226846"/>
      <w:r>
        <w:t>Introduction</w:t>
      </w:r>
      <w:bookmarkEnd w:id="81"/>
      <w:bookmarkEnd w:id="82"/>
      <w:bookmarkEnd w:id="83"/>
    </w:p>
    <w:p w14:paraId="17D6C83F" w14:textId="46315DD3" w:rsidR="008E728A" w:rsidRDefault="006364C8" w:rsidP="008E728A">
      <w:r>
        <w:t>In relation to EPSS phase 4, t</w:t>
      </w:r>
      <w:r w:rsidR="008E728A">
        <w:t xml:space="preserve">he purpose of this document is to outline the </w:t>
      </w:r>
      <w:r w:rsidR="005B3C3B">
        <w:t>technical</w:t>
      </w:r>
      <w:r w:rsidR="00D42982">
        <w:t xml:space="preserve"> </w:t>
      </w:r>
      <w:r w:rsidR="00824416">
        <w:t xml:space="preserve">requirements, </w:t>
      </w:r>
      <w:r w:rsidR="005B3C3B">
        <w:t xml:space="preserve">design and </w:t>
      </w:r>
      <w:r w:rsidR="006D4553">
        <w:t>components</w:t>
      </w:r>
      <w:r w:rsidR="008E728A">
        <w:t xml:space="preserve"> </w:t>
      </w:r>
      <w:r w:rsidR="004947A7">
        <w:t xml:space="preserve">used </w:t>
      </w:r>
      <w:r w:rsidR="008E728A">
        <w:t xml:space="preserve">to implement the </w:t>
      </w:r>
      <w:r w:rsidR="00773972">
        <w:t xml:space="preserve">Phase 4 </w:t>
      </w:r>
      <w:r w:rsidR="00824416">
        <w:t>delivery</w:t>
      </w:r>
      <w:r w:rsidR="00773972">
        <w:t xml:space="preserve"> </w:t>
      </w:r>
      <w:r w:rsidR="00562218">
        <w:t xml:space="preserve">of the </w:t>
      </w:r>
      <w:r w:rsidR="008E728A">
        <w:t xml:space="preserve">Enhanced Police Support Scheme (EPSS) processes for Shared Services. This document will provide the </w:t>
      </w:r>
      <w:r w:rsidR="0093677E">
        <w:t>t</w:t>
      </w:r>
      <w:r w:rsidR="00EF7B4C">
        <w:t xml:space="preserve">echnical </w:t>
      </w:r>
      <w:r w:rsidR="002D3D67">
        <w:t>design and changes required in</w:t>
      </w:r>
      <w:r w:rsidR="008E728A">
        <w:t xml:space="preserve"> the EPSS claim management module (OLIMS)</w:t>
      </w:r>
      <w:r w:rsidR="00361868">
        <w:t xml:space="preserve"> as well as in SAP Payroll</w:t>
      </w:r>
      <w:r w:rsidR="008E728A">
        <w:t>.</w:t>
      </w:r>
    </w:p>
    <w:p w14:paraId="08D28F0C" w14:textId="77777777" w:rsidR="00AE6EC1" w:rsidRDefault="0799664B" w:rsidP="008E728A">
      <w:r>
        <w:t>The Functional Design document will define the business and functional requirements and will take precedence over the Technical Design document with respect to th</w:t>
      </w:r>
      <w:r w:rsidR="40136F6F">
        <w:t>e</w:t>
      </w:r>
      <w:r w:rsidR="3829BBFD">
        <w:t xml:space="preserve"> business</w:t>
      </w:r>
      <w:r>
        <w:t xml:space="preserve"> </w:t>
      </w:r>
      <w:r w:rsidR="75257008">
        <w:t xml:space="preserve">requirements. </w:t>
      </w:r>
    </w:p>
    <w:p w14:paraId="410B60C7" w14:textId="1EBA7B50" w:rsidR="008E728A" w:rsidRDefault="00AE6EC1" w:rsidP="008E728A">
      <w:r>
        <w:t xml:space="preserve">In relation to EPSS phase 5, the purpose of this document is to outline the OLIMS </w:t>
      </w:r>
      <w:r w:rsidR="002C74EB">
        <w:t xml:space="preserve">only </w:t>
      </w:r>
      <w:r>
        <w:t xml:space="preserve">technical requirements </w:t>
      </w:r>
      <w:r w:rsidR="00A22955">
        <w:t xml:space="preserve">and design. </w:t>
      </w:r>
      <w:r w:rsidR="00732FD6">
        <w:t xml:space="preserve">The </w:t>
      </w:r>
      <w:r w:rsidR="00442734">
        <w:t>p</w:t>
      </w:r>
      <w:r w:rsidR="00513115">
        <w:t xml:space="preserve">ayroll functional and technical document will contain payroll relevant </w:t>
      </w:r>
      <w:r w:rsidR="00273F42">
        <w:t xml:space="preserve">functional and </w:t>
      </w:r>
      <w:r w:rsidR="00513115">
        <w:t>technical</w:t>
      </w:r>
      <w:r w:rsidR="00273F42">
        <w:t xml:space="preserve"> designs </w:t>
      </w:r>
      <w:r w:rsidR="002C0437">
        <w:t xml:space="preserve">and where payroll functional requirements overlap with OLIMS, </w:t>
      </w:r>
      <w:r w:rsidR="006875DE">
        <w:t xml:space="preserve">technical designs for OLIMS will also be in the payroll </w:t>
      </w:r>
      <w:r w:rsidR="0027416D">
        <w:t xml:space="preserve">functional and technical </w:t>
      </w:r>
      <w:r w:rsidR="006875DE">
        <w:t>design document.</w:t>
      </w:r>
    </w:p>
    <w:p w14:paraId="6C8C7A2F" w14:textId="60BCCC91" w:rsidR="008E728A" w:rsidRDefault="13D1CDD7" w:rsidP="00E206BC">
      <w:pPr>
        <w:pStyle w:val="Heading1"/>
        <w:numPr>
          <w:ilvl w:val="0"/>
          <w:numId w:val="11"/>
        </w:numPr>
        <w:spacing w:before="0"/>
      </w:pPr>
      <w:bookmarkStart w:id="84" w:name="_Toc295080973"/>
      <w:bookmarkStart w:id="85" w:name="_Toc1356739433"/>
      <w:bookmarkStart w:id="86" w:name="_Toc241226847"/>
      <w:r>
        <w:t>Technical Requirements</w:t>
      </w:r>
      <w:r w:rsidR="43F5FB69">
        <w:t xml:space="preserve"> Phase 4</w:t>
      </w:r>
      <w:bookmarkEnd w:id="84"/>
      <w:bookmarkEnd w:id="85"/>
      <w:bookmarkEnd w:id="86"/>
    </w:p>
    <w:p w14:paraId="01A03E0B" w14:textId="7B78E46A" w:rsidR="00155F28" w:rsidRDefault="00155F28" w:rsidP="00155F28"/>
    <w:p w14:paraId="1F5FA900" w14:textId="1A630206" w:rsidR="00155F28" w:rsidRDefault="6625AB8B" w:rsidP="00E206BC">
      <w:pPr>
        <w:pStyle w:val="Heading2"/>
        <w:numPr>
          <w:ilvl w:val="1"/>
          <w:numId w:val="11"/>
        </w:numPr>
      </w:pPr>
      <w:bookmarkStart w:id="87" w:name="_Toc1999591314"/>
      <w:bookmarkStart w:id="88" w:name="_Toc895969807"/>
      <w:bookmarkStart w:id="89" w:name="_Toc241226848"/>
      <w:r>
        <w:t>CPI Indexation</w:t>
      </w:r>
      <w:bookmarkEnd w:id="87"/>
      <w:bookmarkEnd w:id="88"/>
      <w:bookmarkEnd w:id="89"/>
    </w:p>
    <w:p w14:paraId="1D757971" w14:textId="77777777" w:rsidR="000F07BC" w:rsidRDefault="000F07BC" w:rsidP="009D07E3">
      <w:pPr>
        <w:ind w:left="390"/>
      </w:pPr>
      <w:r>
        <w:t xml:space="preserve">The requirement is to increase the </w:t>
      </w:r>
      <w:r w:rsidRPr="001F5E1F">
        <w:t xml:space="preserve">period 2 salary </w:t>
      </w:r>
      <w:r>
        <w:t>cumulative with a yearly CPI index.  Period 3 salary will also receive this index once build in a future release.</w:t>
      </w:r>
    </w:p>
    <w:p w14:paraId="68033DEF" w14:textId="77777777" w:rsidR="002507A6" w:rsidRDefault="002507A6" w:rsidP="002507A6">
      <w:pPr>
        <w:ind w:left="390"/>
      </w:pPr>
      <w:r>
        <w:t>Period 2 salary is as per the end of the period 1 end date (end of week 39).  This date is currently used ongoing.</w:t>
      </w:r>
    </w:p>
    <w:p w14:paraId="5F6BEA5D" w14:textId="77777777" w:rsidR="002507A6" w:rsidRDefault="002507A6" w:rsidP="002507A6">
      <w:pPr>
        <w:ind w:left="390"/>
      </w:pPr>
      <w:r>
        <w:t>ESPSS Supplementary Weekly Amount Calculation:</w:t>
      </w:r>
    </w:p>
    <w:p w14:paraId="4A0AEB3E" w14:textId="121D90A2" w:rsidR="002507A6" w:rsidRDefault="002507A6" w:rsidP="00E206BC">
      <w:pPr>
        <w:pStyle w:val="ListParagraph"/>
        <w:numPr>
          <w:ilvl w:val="0"/>
          <w:numId w:val="12"/>
        </w:numPr>
        <w:ind w:left="750"/>
      </w:pPr>
      <w:r>
        <w:t>[Indexation to be applied on figure we get * 75% of Base Salary +17% &gt; Non-</w:t>
      </w:r>
      <w:r w:rsidR="00440307">
        <w:t>Commissioned</w:t>
      </w:r>
      <w:r>
        <w:t xml:space="preserve"> Officer]/ 26.</w:t>
      </w:r>
      <w:r w:rsidRPr="00BC0BCE">
        <w:t>08929</w:t>
      </w:r>
      <w:r w:rsidR="00041A7D" w:rsidRPr="00BC0BCE">
        <w:t xml:space="preserve"> /2</w:t>
      </w:r>
      <w:r w:rsidR="00041A7D">
        <w:t xml:space="preserve">    </w:t>
      </w:r>
      <w:r w:rsidR="00BC0BCE">
        <w:t xml:space="preserve"> </w:t>
      </w:r>
    </w:p>
    <w:p w14:paraId="1FEF9439" w14:textId="73C81A6B" w:rsidR="002507A6" w:rsidRDefault="002507A6" w:rsidP="00E206BC">
      <w:pPr>
        <w:pStyle w:val="ListParagraph"/>
        <w:numPr>
          <w:ilvl w:val="0"/>
          <w:numId w:val="12"/>
        </w:numPr>
        <w:ind w:left="750"/>
      </w:pPr>
      <w:r>
        <w:t xml:space="preserve">[Indexation to be applied on figure we get * 75% of Base Salary &gt; </w:t>
      </w:r>
      <w:r w:rsidR="00440307">
        <w:t>Commissioned</w:t>
      </w:r>
      <w:r>
        <w:t xml:space="preserve"> Officer]/ 26.089</w:t>
      </w:r>
      <w:r w:rsidRPr="00BC0BCE">
        <w:t xml:space="preserve">29 </w:t>
      </w:r>
      <w:r w:rsidR="00041A7D" w:rsidRPr="00BC0BCE">
        <w:t>/2</w:t>
      </w:r>
      <w:r w:rsidR="00041A7D">
        <w:t xml:space="preserve">    </w:t>
      </w:r>
      <w:r w:rsidR="00BC0BCE">
        <w:t xml:space="preserve"> </w:t>
      </w:r>
      <w:r>
        <w:t>To be proportionately reduced for Part-Timers</w:t>
      </w:r>
    </w:p>
    <w:p w14:paraId="45161B5C" w14:textId="77777777" w:rsidR="002507A6" w:rsidRDefault="002507A6" w:rsidP="00E206BC">
      <w:pPr>
        <w:pStyle w:val="ListParagraph"/>
        <w:numPr>
          <w:ilvl w:val="0"/>
          <w:numId w:val="12"/>
        </w:numPr>
        <w:ind w:left="750"/>
      </w:pPr>
      <w:r>
        <w:t>Base Salary is the salary on the last day of Period 1 (last day of the 39</w:t>
      </w:r>
      <w:r w:rsidRPr="0008493B">
        <w:rPr>
          <w:vertAlign w:val="superscript"/>
        </w:rPr>
        <w:t>th</w:t>
      </w:r>
      <w:r>
        <w:t xml:space="preserve"> week).</w:t>
      </w:r>
    </w:p>
    <w:p w14:paraId="02365188" w14:textId="260CD0EF" w:rsidR="000F07BC" w:rsidRDefault="000F07BC" w:rsidP="009D07E3">
      <w:pPr>
        <w:ind w:left="390"/>
      </w:pPr>
      <w:r>
        <w:t>The effective date for the CPI constant is always the 1</w:t>
      </w:r>
      <w:r w:rsidRPr="009D07E3">
        <w:t>st</w:t>
      </w:r>
      <w:r>
        <w:t xml:space="preserve"> of October and a pay split is required effective 1 October to accommodate pay periods that cross 1 October for EPSS employees that are eligible for potential P2</w:t>
      </w:r>
      <w:r w:rsidRPr="001F5E1F">
        <w:t xml:space="preserve">/P3 </w:t>
      </w:r>
      <w:r>
        <w:t xml:space="preserve">payments.  </w:t>
      </w:r>
    </w:p>
    <w:p w14:paraId="3AAC7D8F" w14:textId="77777777" w:rsidR="002507A6" w:rsidRPr="00993B6B" w:rsidRDefault="002507A6" w:rsidP="002507A6">
      <w:pPr>
        <w:ind w:left="390"/>
        <w:rPr>
          <w:u w:val="single"/>
        </w:rPr>
      </w:pPr>
      <w:r w:rsidRPr="00993B6B">
        <w:rPr>
          <w:u w:val="single"/>
        </w:rPr>
        <w:t xml:space="preserve">Payroll Split example: Payroll week 1: 29 sept - 5 Oct  </w:t>
      </w:r>
    </w:p>
    <w:p w14:paraId="0659B477" w14:textId="1B83EF03" w:rsidR="002507A6" w:rsidRDefault="002507A6" w:rsidP="002507A6">
      <w:pPr>
        <w:ind w:left="390"/>
      </w:pPr>
      <w:r>
        <w:t xml:space="preserve">a) Period 2 always commence at the start of a pay week. Say P2 commence on 29th of Sept, then the rule is that the CPI apply from 1 Oct 2025:  Require force payroll split effective 1 Oct for relevant EPSS employees.  </w:t>
      </w:r>
      <w:r w:rsidR="00440307">
        <w:t>E.g.</w:t>
      </w:r>
      <w:r>
        <w:t xml:space="preserve"> P2 salary at the end of P1 (28Sept) = 10K and CPI 3% on 1 Oct, 29Sept-30Sept P2 salary is 10K and 1-5Oct is $10300.  </w:t>
      </w:r>
    </w:p>
    <w:p w14:paraId="3A6CE0B8" w14:textId="7B5D6395" w:rsidR="002507A6" w:rsidRDefault="002507A6" w:rsidP="002507A6">
      <w:pPr>
        <w:ind w:left="390"/>
      </w:pPr>
      <w:r>
        <w:t>b) Period 2 commenced in the week of 1-7Jan '25. P2 salary was 10K (at the end of P1). 10K is used.  Pay week 29 Sept to 5Oct is still period 2:   As period 2 started in Jan '25, the 1Oct '25 CPI index is to be applied from 1Oct 25 onwards.  In line with sample a), Say the CPI on 1 Oct'25 is 3%, then 29Sept-30Sept use P2 salary 10K and 1-5 Oct used P2 salary $10300.   A force payroll split is required on 1 Oct.</w:t>
      </w:r>
    </w:p>
    <w:p w14:paraId="7DF5C21D" w14:textId="77777777" w:rsidR="002507A6" w:rsidRDefault="002507A6" w:rsidP="002507A6">
      <w:pPr>
        <w:ind w:left="390"/>
      </w:pPr>
      <w:r>
        <w:t xml:space="preserve"> c) Payroll week 29 Sept - 5 Oct with splits in the week where a</w:t>
      </w:r>
      <w:r w:rsidRPr="002507A6">
        <w:t xml:space="preserve"> P2</w:t>
      </w:r>
      <w:r>
        <w:t xml:space="preserve"> incident is valid 29 Sept to 1 Oct. The employee moves to a </w:t>
      </w:r>
      <w:r w:rsidRPr="002507A6">
        <w:t>P1</w:t>
      </w:r>
      <w:r>
        <w:t xml:space="preserve"> incident from 2-5Oct.   P2 salary at end of P1 =10K, CPI on 1 Oct is 3%; then P2 salary 29-30Sept is 10K and 1 Oct - 1Oct is $10300.  The P2 salary is zero from 2-5Oct as the employee is on a different incident that relates to Period 1.</w:t>
      </w:r>
    </w:p>
    <w:p w14:paraId="5824D97B" w14:textId="77777777" w:rsidR="002507A6" w:rsidRDefault="002507A6" w:rsidP="002507A6">
      <w:pPr>
        <w:ind w:left="390"/>
      </w:pPr>
      <w:r>
        <w:t>d)  Payroll week 29 Sept - 5 Oct with splits in the week where a</w:t>
      </w:r>
      <w:r w:rsidRPr="002507A6">
        <w:t xml:space="preserve"> P2</w:t>
      </w:r>
      <w:r>
        <w:t xml:space="preserve"> incident is valid 29 Sept to 30 Sept. The employee moves to a</w:t>
      </w:r>
      <w:r w:rsidRPr="002507A6">
        <w:t xml:space="preserve"> P1</w:t>
      </w:r>
      <w:r>
        <w:t xml:space="preserve"> incident from 1-5Oct.   P2 salary at end of P1 =10K, CPI on 1 Oct is 3%; then P2 salary 29-30Sept is 10K.  P2 salary from 1-5Oct is zero as the employee is on a different incident that relates to Period 1.</w:t>
      </w:r>
    </w:p>
    <w:p w14:paraId="18B822C5" w14:textId="395E45AE" w:rsidR="002507A6" w:rsidRDefault="002507A6" w:rsidP="002507A6">
      <w:pPr>
        <w:ind w:left="390"/>
      </w:pPr>
      <w:r w:rsidRPr="00993B6B">
        <w:rPr>
          <w:u w:val="single"/>
        </w:rPr>
        <w:t xml:space="preserve">Payroll Split example 2: Period 2 starts in payroll week 1 that runs from 1 Oct - 7 </w:t>
      </w:r>
      <w:r w:rsidR="0052513E" w:rsidRPr="00993B6B">
        <w:rPr>
          <w:u w:val="single"/>
        </w:rPr>
        <w:t>Oct;</w:t>
      </w:r>
      <w:r w:rsidR="0052513E">
        <w:t xml:space="preserve"> The</w:t>
      </w:r>
      <w:r>
        <w:t xml:space="preserve"> indexation does NOT apply. Refer to the old weekly CAP Constant not the increased constant.</w:t>
      </w:r>
    </w:p>
    <w:p w14:paraId="6B1AA64C" w14:textId="77777777" w:rsidR="002507A6" w:rsidRDefault="002507A6" w:rsidP="002507A6">
      <w:pPr>
        <w:ind w:left="390"/>
      </w:pPr>
      <w:r>
        <w:t>e) Pay week 1-7Oct'25 and Period 2 commence in this week. P2 always commence at the start of a week, hence commenced on 1Oct '25.  In this case because P2 did not commence before 1Oct'25 the CPI logic for 1Oct25 is ignored/does not take place. P2 Salary at the end of Period1 (30Sept) is 10K and for the week 1-7Oct the P2 salary remains 10K.  The P2 salary remains 10K until the CPI increase 1Oct' 26, say with 4%, then the 10K P2 salary increase as per prior samples; effective 1 Oct '26 to $10400. (10000*1.04). If the CPI on 1Oct '27 increase with 3%, then in line with prior samples the P2 salary increase effective 1Oct'27 for supplementary payment calculations to $10712 (10400*1.03).</w:t>
      </w:r>
    </w:p>
    <w:p w14:paraId="737A0C5A" w14:textId="721B24EC" w:rsidR="002507A6" w:rsidRPr="00BA563D" w:rsidRDefault="00C566F8" w:rsidP="002507A6">
      <w:pPr>
        <w:ind w:left="390"/>
        <w:rPr>
          <w:b/>
          <w:bCs/>
          <w:u w:val="single"/>
        </w:rPr>
      </w:pPr>
      <w:r w:rsidRPr="00BA563D">
        <w:rPr>
          <w:b/>
          <w:bCs/>
          <w:u w:val="single"/>
        </w:rPr>
        <w:t>ABAP</w:t>
      </w:r>
      <w:r w:rsidR="002507A6" w:rsidRPr="00BA563D">
        <w:rPr>
          <w:b/>
          <w:bCs/>
          <w:u w:val="single"/>
        </w:rPr>
        <w:t xml:space="preserve"> changes required</w:t>
      </w:r>
      <w:r w:rsidRPr="00BA563D">
        <w:rPr>
          <w:b/>
          <w:bCs/>
          <w:u w:val="single"/>
        </w:rPr>
        <w:t xml:space="preserve"> in Payroll</w:t>
      </w:r>
      <w:r w:rsidR="002507A6" w:rsidRPr="00BA563D">
        <w:rPr>
          <w:b/>
          <w:bCs/>
          <w:u w:val="single"/>
        </w:rPr>
        <w:t>:</w:t>
      </w:r>
    </w:p>
    <w:p w14:paraId="33E33314" w14:textId="6711CA4B" w:rsidR="00155F28" w:rsidRDefault="00155F28" w:rsidP="00BC1694">
      <w:pPr>
        <w:ind w:left="720"/>
      </w:pPr>
      <w:r>
        <w:t xml:space="preserve">A </w:t>
      </w:r>
      <w:r w:rsidR="00C566F8">
        <w:t xml:space="preserve">new </w:t>
      </w:r>
      <w:r>
        <w:t>function module will be developed to apply the CPI indexation into the EPSS Period 2 supplementary weekly amount.</w:t>
      </w:r>
    </w:p>
    <w:p w14:paraId="2E2B4415" w14:textId="77777777" w:rsidR="00155F28" w:rsidRDefault="00155F28" w:rsidP="00BC1694">
      <w:pPr>
        <w:ind w:left="720"/>
      </w:pPr>
      <w:r>
        <w:t xml:space="preserve">The function module will be called by the custom payroll operation </w:t>
      </w:r>
      <w:r w:rsidRPr="002507A6">
        <w:t>Z75S</w:t>
      </w:r>
      <w:r w:rsidRPr="0008493B">
        <w:t>.</w:t>
      </w:r>
    </w:p>
    <w:p w14:paraId="1F7098E7" w14:textId="3E15A3CE" w:rsidR="00155F28" w:rsidRDefault="00155F28" w:rsidP="00BC1694">
      <w:pPr>
        <w:ind w:left="720"/>
      </w:pPr>
      <w:r>
        <w:t xml:space="preserve">Assumption: CPI will always increase/ change on the 1st of Oct. </w:t>
      </w:r>
    </w:p>
    <w:p w14:paraId="4318B3A0" w14:textId="77777777" w:rsidR="002507A6" w:rsidRDefault="00155F28" w:rsidP="00BC1694">
      <w:pPr>
        <w:ind w:left="330" w:firstLine="390"/>
      </w:pPr>
      <w:r>
        <w:t>Indexation % will be a T511K Payroll Constant</w:t>
      </w:r>
      <w:r w:rsidR="002507A6">
        <w:t xml:space="preserve"> - </w:t>
      </w:r>
      <w:r w:rsidR="002507A6" w:rsidRPr="002507A6">
        <w:rPr>
          <w:b/>
          <w:bCs/>
        </w:rPr>
        <w:t>ZECPI</w:t>
      </w:r>
      <w:r w:rsidR="002507A6" w:rsidRPr="00F2136C">
        <w:t xml:space="preserve"> </w:t>
      </w:r>
      <w:r w:rsidR="002507A6">
        <w:t>EPSS CPI</w:t>
      </w:r>
      <w:r w:rsidR="002507A6" w:rsidRPr="00F2136C">
        <w:t xml:space="preserve"> index percentage.  </w:t>
      </w:r>
    </w:p>
    <w:p w14:paraId="3A368AC0" w14:textId="0A7E768D" w:rsidR="00155F28" w:rsidRDefault="00155F28" w:rsidP="00BC1694">
      <w:pPr>
        <w:ind w:left="720"/>
      </w:pPr>
      <w:r>
        <w:t xml:space="preserve">Cumulative increase of the Indexation applies. </w:t>
      </w:r>
      <w:r w:rsidR="0052513E">
        <w:t>E.g.</w:t>
      </w:r>
      <w:r>
        <w:t xml:space="preserve">: 4% </w:t>
      </w:r>
      <w:r w:rsidR="00440307">
        <w:t>increase</w:t>
      </w:r>
      <w:r>
        <w:t xml:space="preserve"> in Oct 2025, then 4% in Oct 2026 applies to the increased amount in 2025.</w:t>
      </w:r>
    </w:p>
    <w:p w14:paraId="5975BBD1" w14:textId="37854442" w:rsidR="00155F28" w:rsidRDefault="00155F28" w:rsidP="00BC1694">
      <w:pPr>
        <w:ind w:left="720"/>
      </w:pPr>
      <w:r>
        <w:t>The Function Module will have the following</w:t>
      </w:r>
      <w:r w:rsidR="002507A6">
        <w:t xml:space="preserve"> parameters:</w:t>
      </w:r>
    </w:p>
    <w:p w14:paraId="2EC7EC66" w14:textId="77777777" w:rsidR="002507A6" w:rsidRDefault="00155F28" w:rsidP="00E206BC">
      <w:pPr>
        <w:pStyle w:val="ListParagraph"/>
        <w:numPr>
          <w:ilvl w:val="0"/>
          <w:numId w:val="12"/>
        </w:numPr>
        <w:ind w:left="1410"/>
      </w:pPr>
      <w:r>
        <w:t>Importing parameters:</w:t>
      </w:r>
    </w:p>
    <w:p w14:paraId="39182B3A" w14:textId="4EF966CB" w:rsidR="002507A6" w:rsidRDefault="00155F28" w:rsidP="00E206BC">
      <w:pPr>
        <w:pStyle w:val="ListParagraph"/>
        <w:numPr>
          <w:ilvl w:val="1"/>
          <w:numId w:val="12"/>
        </w:numPr>
        <w:ind w:left="2130"/>
      </w:pPr>
      <w:r>
        <w:t>Period 2 Supplementary Weekly Amount</w:t>
      </w:r>
      <w:r w:rsidR="00BF6A81">
        <w:t xml:space="preserve"> (</w:t>
      </w:r>
      <w:r w:rsidR="00BF6A81" w:rsidRPr="00BF6A81">
        <w:rPr>
          <w:i/>
          <w:iCs/>
        </w:rPr>
        <w:t>I_AMOUNT</w:t>
      </w:r>
      <w:r w:rsidR="00BF6A81">
        <w:t>)</w:t>
      </w:r>
    </w:p>
    <w:p w14:paraId="65810E32" w14:textId="5620EBEF" w:rsidR="002507A6" w:rsidRDefault="00155F28" w:rsidP="00E206BC">
      <w:pPr>
        <w:pStyle w:val="ListParagraph"/>
        <w:numPr>
          <w:ilvl w:val="1"/>
          <w:numId w:val="12"/>
        </w:numPr>
        <w:ind w:left="2130"/>
      </w:pPr>
      <w:r>
        <w:t>Period 2</w:t>
      </w:r>
      <w:r w:rsidRPr="00206EFC">
        <w:t xml:space="preserve"> </w:t>
      </w:r>
      <w:r>
        <w:t>Start Date</w:t>
      </w:r>
      <w:r w:rsidR="00BF6A81">
        <w:t xml:space="preserve"> (</w:t>
      </w:r>
      <w:r w:rsidR="00BF6A81" w:rsidRPr="00BF6A81">
        <w:rPr>
          <w:i/>
          <w:iCs/>
        </w:rPr>
        <w:t>I_DATE_FROM</w:t>
      </w:r>
      <w:r w:rsidR="00BF6A81">
        <w:t>)</w:t>
      </w:r>
    </w:p>
    <w:p w14:paraId="119C276C" w14:textId="6BED7629" w:rsidR="002507A6" w:rsidRDefault="00155F28" w:rsidP="00E206BC">
      <w:pPr>
        <w:pStyle w:val="ListParagraph"/>
        <w:numPr>
          <w:ilvl w:val="1"/>
          <w:numId w:val="12"/>
        </w:numPr>
        <w:ind w:left="2130"/>
      </w:pPr>
      <w:r>
        <w:t>WBPB End date</w:t>
      </w:r>
      <w:r w:rsidR="00BF6A81">
        <w:t xml:space="preserve"> (</w:t>
      </w:r>
      <w:r w:rsidR="00BF6A81" w:rsidRPr="00BF6A81">
        <w:rPr>
          <w:i/>
          <w:iCs/>
        </w:rPr>
        <w:t>I_DATE_TO</w:t>
      </w:r>
      <w:r w:rsidR="00BF6A81">
        <w:t>)</w:t>
      </w:r>
    </w:p>
    <w:p w14:paraId="41B213B7" w14:textId="325D2071" w:rsidR="00540AB3" w:rsidRDefault="00540AB3" w:rsidP="00E206BC">
      <w:pPr>
        <w:pStyle w:val="ListParagraph"/>
        <w:numPr>
          <w:ilvl w:val="1"/>
          <w:numId w:val="12"/>
        </w:numPr>
        <w:ind w:left="2130"/>
      </w:pPr>
      <w:r>
        <w:t>Payroll Constant (</w:t>
      </w:r>
      <w:r w:rsidRPr="00540AB3">
        <w:rPr>
          <w:i/>
          <w:iCs/>
        </w:rPr>
        <w:t>I_PAYR_CONSTANT</w:t>
      </w:r>
      <w:r>
        <w:t>)</w:t>
      </w:r>
    </w:p>
    <w:p w14:paraId="6B1CA9C8" w14:textId="77777777" w:rsidR="002507A6" w:rsidRDefault="00155F28" w:rsidP="00E206BC">
      <w:pPr>
        <w:pStyle w:val="ListParagraph"/>
        <w:numPr>
          <w:ilvl w:val="0"/>
          <w:numId w:val="12"/>
        </w:numPr>
        <w:ind w:left="1410"/>
      </w:pPr>
      <w:r>
        <w:t>Exporting parameter:</w:t>
      </w:r>
    </w:p>
    <w:p w14:paraId="77D2D418" w14:textId="45276EBD" w:rsidR="00155F28" w:rsidRDefault="00155F28" w:rsidP="00E206BC">
      <w:pPr>
        <w:pStyle w:val="ListParagraph"/>
        <w:numPr>
          <w:ilvl w:val="1"/>
          <w:numId w:val="12"/>
        </w:numPr>
        <w:ind w:left="2130"/>
      </w:pPr>
      <w:r>
        <w:t>Indexed Amount</w:t>
      </w:r>
      <w:r w:rsidR="00BF6A81">
        <w:t xml:space="preserve"> (</w:t>
      </w:r>
      <w:r w:rsidR="00BF6A81" w:rsidRPr="00BF6A81">
        <w:rPr>
          <w:i/>
          <w:iCs/>
        </w:rPr>
        <w:t>E_INDEXED_AMOUNT</w:t>
      </w:r>
      <w:r w:rsidR="00BF6A81">
        <w:t>)</w:t>
      </w:r>
    </w:p>
    <w:p w14:paraId="110AA7AE" w14:textId="77777777" w:rsidR="00BC1694" w:rsidRDefault="00BC1694" w:rsidP="00BC1694">
      <w:pPr>
        <w:pStyle w:val="ListParagraph"/>
        <w:ind w:left="2130"/>
      </w:pPr>
    </w:p>
    <w:p w14:paraId="4EFECE08" w14:textId="77777777" w:rsidR="00155F28" w:rsidRDefault="00155F28" w:rsidP="00BC1694">
      <w:pPr>
        <w:ind w:left="720"/>
      </w:pPr>
      <w:r>
        <w:t>Processing Logic:</w:t>
      </w:r>
    </w:p>
    <w:p w14:paraId="5EB52AFF" w14:textId="783EE695" w:rsidR="00CC66DB" w:rsidRPr="00D55A05" w:rsidRDefault="00CC66DB" w:rsidP="00E206BC">
      <w:pPr>
        <w:pStyle w:val="ListParagraph"/>
        <w:numPr>
          <w:ilvl w:val="0"/>
          <w:numId w:val="13"/>
        </w:numPr>
        <w:ind w:left="1080"/>
      </w:pPr>
      <w:r w:rsidRPr="00D55A05">
        <w:t xml:space="preserve">If </w:t>
      </w:r>
      <w:r w:rsidR="00BF6A81" w:rsidRPr="00D55A05">
        <w:t>I_AMOUNT</w:t>
      </w:r>
      <w:r w:rsidR="00540AB3" w:rsidRPr="00D55A05">
        <w:t xml:space="preserve"> or I_DATE_FROM or I_DATE_TO or I_PAYR_CONSTANT </w:t>
      </w:r>
      <w:r w:rsidR="003F1973" w:rsidRPr="00D55A05">
        <w:t>is blank or zero, return I_AMOUNT to E_INDEXED_AMOUNT and exit.</w:t>
      </w:r>
      <w:r w:rsidR="00426E00" w:rsidRPr="00D55A05">
        <w:br/>
      </w:r>
    </w:p>
    <w:p w14:paraId="196E62C8" w14:textId="70329ACC" w:rsidR="002B7640" w:rsidRPr="00BC0BCE" w:rsidRDefault="00155F28" w:rsidP="00E206BC">
      <w:pPr>
        <w:pStyle w:val="ListParagraph"/>
        <w:numPr>
          <w:ilvl w:val="0"/>
          <w:numId w:val="13"/>
        </w:numPr>
        <w:ind w:left="1080"/>
      </w:pPr>
      <w:r w:rsidRPr="00BC0BCE">
        <w:t>Read the</w:t>
      </w:r>
      <w:r w:rsidR="002507A6" w:rsidRPr="00BC0BCE">
        <w:t xml:space="preserve"> payroll constant </w:t>
      </w:r>
      <w:r w:rsidR="00426E00" w:rsidRPr="00426E00">
        <w:rPr>
          <w:i/>
          <w:iCs/>
        </w:rPr>
        <w:t>I_PAYR_CONSTANT</w:t>
      </w:r>
      <w:r w:rsidRPr="00BC0BCE">
        <w:t xml:space="preserve"> </w:t>
      </w:r>
      <w:r w:rsidR="002507A6" w:rsidRPr="00BC0BCE">
        <w:t xml:space="preserve">from T511K and retrieve </w:t>
      </w:r>
      <w:r w:rsidRPr="00BC0BCE">
        <w:t>records</w:t>
      </w:r>
      <w:r w:rsidR="002507A6" w:rsidRPr="00BC0BCE">
        <w:t xml:space="preserve"> effective </w:t>
      </w:r>
      <w:r w:rsidR="002B7640" w:rsidRPr="00BC0BCE">
        <w:t xml:space="preserve">starting </w:t>
      </w:r>
      <w:r w:rsidR="002507A6" w:rsidRPr="00BC0BCE">
        <w:t>from EPSS Period 1 end date</w:t>
      </w:r>
      <w:r w:rsidR="00DC2CDF" w:rsidRPr="00BC0BCE">
        <w:t xml:space="preserve"> </w:t>
      </w:r>
      <w:r w:rsidR="00BC0BCE" w:rsidRPr="00BC0BCE">
        <w:t xml:space="preserve">week 39+2 </w:t>
      </w:r>
      <w:r w:rsidR="00F42B65" w:rsidRPr="00BC0BCE">
        <w:t>and onward</w:t>
      </w:r>
      <w:r w:rsidR="00DC2CDF" w:rsidRPr="00BC0BCE">
        <w:t>.</w:t>
      </w:r>
      <w:r w:rsidR="00BC0BCE" w:rsidRPr="00BC0BCE">
        <w:t xml:space="preserve"> </w:t>
      </w:r>
      <w:r w:rsidR="00DC2CDF" w:rsidRPr="00BC0BCE">
        <w:t xml:space="preserve"> </w:t>
      </w:r>
      <w:r w:rsidR="002B7640" w:rsidRPr="00BC0BCE">
        <w:t xml:space="preserve">To determine the last CPI % to be applied, </w:t>
      </w:r>
      <w:r w:rsidR="00DC2CDF" w:rsidRPr="00BC0BCE">
        <w:t xml:space="preserve">keep the </w:t>
      </w:r>
      <w:r w:rsidR="002B7640" w:rsidRPr="00BC0BCE">
        <w:t>T511K records where the start date is on or before WPBP-ENNDA</w:t>
      </w:r>
      <w:r w:rsidR="00BC0BCE" w:rsidRPr="00BC0BCE">
        <w:t xml:space="preserve">. </w:t>
      </w:r>
      <w:r w:rsidR="002B7640" w:rsidRPr="00BC0BCE">
        <w:t xml:space="preserve"> Move result to internal table LT_</w:t>
      </w:r>
      <w:r w:rsidR="00FB4F2A">
        <w:t>T511K</w:t>
      </w:r>
      <w:r w:rsidR="002B7640" w:rsidRPr="00BC0BCE">
        <w:t>.</w:t>
      </w:r>
    </w:p>
    <w:p w14:paraId="14D2B5E0" w14:textId="77777777" w:rsidR="00BC1694" w:rsidRDefault="00BC1694" w:rsidP="00BC1694">
      <w:pPr>
        <w:pStyle w:val="ListParagraph"/>
        <w:ind w:left="1080"/>
      </w:pPr>
    </w:p>
    <w:p w14:paraId="0A98CBDD" w14:textId="65A8C0D0" w:rsidR="002B7640" w:rsidRDefault="002B7640" w:rsidP="00E206BC">
      <w:pPr>
        <w:pStyle w:val="ListParagraph"/>
        <w:numPr>
          <w:ilvl w:val="0"/>
          <w:numId w:val="13"/>
        </w:numPr>
        <w:ind w:left="1080"/>
      </w:pPr>
      <w:r w:rsidRPr="004277D4">
        <w:t>The result of the above step will be an internal table containing only the relevant T511K records for processing.</w:t>
      </w:r>
      <w:r>
        <w:t xml:space="preserve"> Sort </w:t>
      </w:r>
      <w:r w:rsidR="00FB4F2A" w:rsidRPr="00BC0BCE">
        <w:t>LT_</w:t>
      </w:r>
      <w:r w:rsidR="00FB4F2A">
        <w:t>T511K</w:t>
      </w:r>
      <w:r>
        <w:t xml:space="preserve"> by </w:t>
      </w:r>
      <w:r w:rsidR="00D55A05">
        <w:t>I_DATE_FROM</w:t>
      </w:r>
      <w:r>
        <w:t xml:space="preserve"> </w:t>
      </w:r>
      <w:r w:rsidR="00C566F8">
        <w:t xml:space="preserve">in </w:t>
      </w:r>
      <w:r>
        <w:t>ascending</w:t>
      </w:r>
      <w:r w:rsidR="00C566F8">
        <w:t xml:space="preserve"> order</w:t>
      </w:r>
      <w:r>
        <w:t>.</w:t>
      </w:r>
    </w:p>
    <w:p w14:paraId="176FD675" w14:textId="22D185C0" w:rsidR="002B7640" w:rsidRDefault="002B7640" w:rsidP="00BC1694">
      <w:pPr>
        <w:pStyle w:val="ListParagraph"/>
        <w:ind w:left="1080"/>
      </w:pPr>
    </w:p>
    <w:p w14:paraId="2B604104" w14:textId="2593EB3A" w:rsidR="002B7640" w:rsidRDefault="002B7640" w:rsidP="00E206BC">
      <w:pPr>
        <w:pStyle w:val="ListParagraph"/>
        <w:numPr>
          <w:ilvl w:val="0"/>
          <w:numId w:val="13"/>
        </w:numPr>
        <w:ind w:left="1080"/>
      </w:pPr>
      <w:r>
        <w:t xml:space="preserve">For each </w:t>
      </w:r>
      <w:r w:rsidR="007F10D4">
        <w:t xml:space="preserve">LT_T511K </w:t>
      </w:r>
      <w:r>
        <w:t>record:</w:t>
      </w:r>
    </w:p>
    <w:p w14:paraId="76796682" w14:textId="4FF5CBFD" w:rsidR="00F33827" w:rsidRDefault="00F33827" w:rsidP="00E206BC">
      <w:pPr>
        <w:pStyle w:val="ListParagraph"/>
        <w:numPr>
          <w:ilvl w:val="0"/>
          <w:numId w:val="12"/>
        </w:numPr>
        <w:ind w:left="1410"/>
      </w:pPr>
      <w:r>
        <w:t>If I_DATE_FROM is less than LT_T511K-BEGDA.</w:t>
      </w:r>
    </w:p>
    <w:p w14:paraId="42BCEA42" w14:textId="3516DE9A" w:rsidR="00C07893" w:rsidRDefault="00D349DB" w:rsidP="00E206BC">
      <w:pPr>
        <w:pStyle w:val="ListParagraph"/>
        <w:numPr>
          <w:ilvl w:val="1"/>
          <w:numId w:val="12"/>
        </w:numPr>
      </w:pPr>
      <w:r>
        <w:t>I</w:t>
      </w:r>
      <w:r w:rsidR="00C07893">
        <w:t>f LT_T511K-KWERT is greater than zero(0)</w:t>
      </w:r>
    </w:p>
    <w:p w14:paraId="027A45A3" w14:textId="21AD3177" w:rsidR="00155F28" w:rsidRDefault="00F33827" w:rsidP="00E206BC">
      <w:pPr>
        <w:pStyle w:val="ListParagraph"/>
        <w:numPr>
          <w:ilvl w:val="2"/>
          <w:numId w:val="12"/>
        </w:numPr>
      </w:pPr>
      <w:r>
        <w:t>D</w:t>
      </w:r>
      <w:r w:rsidR="008F5F72">
        <w:t xml:space="preserve">ivide LT_T511K-KWERT by 100 </w:t>
      </w:r>
      <w:r w:rsidR="003270FD">
        <w:t xml:space="preserve">and sum 1. The result is multiplied by </w:t>
      </w:r>
      <w:r w:rsidR="002A5B7C">
        <w:t>I_AMOUNT. The result is moved to E_INDEXED AMOUNT.</w:t>
      </w:r>
      <w:r w:rsidR="00BE3C7A">
        <w:t xml:space="preserve"> Exit.</w:t>
      </w:r>
    </w:p>
    <w:p w14:paraId="30F702CA" w14:textId="77777777" w:rsidR="00BE3C7A" w:rsidRDefault="00D349DB" w:rsidP="00E206BC">
      <w:pPr>
        <w:pStyle w:val="ListParagraph"/>
        <w:numPr>
          <w:ilvl w:val="1"/>
          <w:numId w:val="12"/>
        </w:numPr>
      </w:pPr>
      <w:r>
        <w:t xml:space="preserve">Else If LT_T511K-KWERT is less or equal zero(0), </w:t>
      </w:r>
    </w:p>
    <w:p w14:paraId="30257001" w14:textId="5024DB1F" w:rsidR="00D349DB" w:rsidRDefault="00D349DB" w:rsidP="00E206BC">
      <w:pPr>
        <w:pStyle w:val="ListParagraph"/>
        <w:numPr>
          <w:ilvl w:val="2"/>
          <w:numId w:val="12"/>
        </w:numPr>
      </w:pPr>
      <w:r>
        <w:t>move I_AMOUNT to E_INDEXED_AMOUNT. Exit.</w:t>
      </w:r>
    </w:p>
    <w:p w14:paraId="25E377D2" w14:textId="77777777" w:rsidR="008F33BE" w:rsidRDefault="00BE3C7A" w:rsidP="00E206BC">
      <w:pPr>
        <w:pStyle w:val="ListParagraph"/>
        <w:numPr>
          <w:ilvl w:val="0"/>
          <w:numId w:val="12"/>
        </w:numPr>
        <w:ind w:left="1410"/>
      </w:pPr>
      <w:r>
        <w:t xml:space="preserve">Else I_DATE_FROM </w:t>
      </w:r>
      <w:r w:rsidR="008F33BE">
        <w:t>is greater or equal LT_T511K-BEGDA.</w:t>
      </w:r>
    </w:p>
    <w:p w14:paraId="5BCEA325" w14:textId="65BEDDDC" w:rsidR="008F33BE" w:rsidRDefault="008F33BE" w:rsidP="00E206BC">
      <w:pPr>
        <w:pStyle w:val="ListParagraph"/>
        <w:numPr>
          <w:ilvl w:val="1"/>
          <w:numId w:val="12"/>
        </w:numPr>
      </w:pPr>
      <w:r>
        <w:t>Move I_AMOUNT to E_INDEXED_AMOUNT. Exit.</w:t>
      </w:r>
    </w:p>
    <w:p w14:paraId="66A927A3" w14:textId="227874B4" w:rsidR="00BE3C7A" w:rsidRDefault="00BE3C7A" w:rsidP="008F33BE">
      <w:pPr>
        <w:pStyle w:val="ListParagraph"/>
        <w:ind w:left="1410"/>
      </w:pPr>
    </w:p>
    <w:p w14:paraId="171BEF82" w14:textId="77777777" w:rsidR="00C566F8" w:rsidRDefault="00C566F8" w:rsidP="00C566F8">
      <w:pPr>
        <w:pStyle w:val="ListParagraph"/>
        <w:ind w:left="1410"/>
      </w:pPr>
    </w:p>
    <w:tbl>
      <w:tblPr>
        <w:tblW w:w="5259"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2"/>
        <w:gridCol w:w="1092"/>
        <w:gridCol w:w="778"/>
        <w:gridCol w:w="992"/>
        <w:gridCol w:w="1263"/>
        <w:gridCol w:w="1432"/>
        <w:gridCol w:w="1417"/>
        <w:gridCol w:w="1417"/>
      </w:tblGrid>
      <w:tr w:rsidR="00C566F8" w14:paraId="581A34CD" w14:textId="77777777" w:rsidTr="002D0194">
        <w:trPr>
          <w:trHeight w:val="290"/>
          <w:tblHeader/>
        </w:trPr>
        <w:tc>
          <w:tcPr>
            <w:tcW w:w="1152" w:type="pct"/>
            <w:gridSpan w:val="2"/>
            <w:noWrap/>
            <w:tcMar>
              <w:top w:w="0" w:type="dxa"/>
              <w:left w:w="108" w:type="dxa"/>
              <w:bottom w:w="0" w:type="dxa"/>
              <w:right w:w="108" w:type="dxa"/>
            </w:tcMar>
            <w:vAlign w:val="bottom"/>
            <w:hideMark/>
          </w:tcPr>
          <w:p w14:paraId="50927645" w14:textId="77777777" w:rsidR="00C566F8" w:rsidRPr="002311A9" w:rsidRDefault="00C566F8" w:rsidP="00DA35EC">
            <w:pPr>
              <w:rPr>
                <w:color w:val="000000"/>
                <w:lang w:eastAsia="en-AU"/>
                <w14:ligatures w14:val="none"/>
              </w:rPr>
            </w:pPr>
            <w:r>
              <w:rPr>
                <w:color w:val="000000"/>
                <w:lang w:eastAsia="en-AU"/>
                <w14:ligatures w14:val="none"/>
              </w:rPr>
              <w:t>T511K CPI constant start/end dates</w:t>
            </w:r>
          </w:p>
          <w:p w14:paraId="1DD00817" w14:textId="77777777" w:rsidR="00C566F8" w:rsidRPr="002311A9" w:rsidRDefault="00C566F8" w:rsidP="00DA35EC">
            <w:pPr>
              <w:rPr>
                <w:color w:val="000000"/>
                <w:lang w:eastAsia="en-AU"/>
                <w14:ligatures w14:val="none"/>
              </w:rPr>
            </w:pPr>
            <w:r w:rsidRPr="002311A9">
              <w:rPr>
                <w:color w:val="000000"/>
                <w:lang w:eastAsia="en-AU"/>
                <w14:ligatures w14:val="none"/>
              </w:rPr>
              <w:t> </w:t>
            </w:r>
          </w:p>
        </w:tc>
        <w:tc>
          <w:tcPr>
            <w:tcW w:w="410" w:type="pct"/>
            <w:noWrap/>
            <w:tcMar>
              <w:top w:w="0" w:type="dxa"/>
              <w:left w:w="108" w:type="dxa"/>
              <w:bottom w:w="0" w:type="dxa"/>
              <w:right w:w="108" w:type="dxa"/>
            </w:tcMar>
            <w:vAlign w:val="bottom"/>
            <w:hideMark/>
          </w:tcPr>
          <w:p w14:paraId="50D317B9" w14:textId="77777777" w:rsidR="00C566F8" w:rsidRDefault="00C566F8" w:rsidP="00DA35EC">
            <w:pPr>
              <w:rPr>
                <w:color w:val="000000"/>
                <w:sz w:val="16"/>
                <w:szCs w:val="16"/>
                <w:lang w:eastAsia="en-AU"/>
                <w14:ligatures w14:val="none"/>
              </w:rPr>
            </w:pPr>
            <w:r w:rsidRPr="00784D02">
              <w:rPr>
                <w:color w:val="000000"/>
                <w:sz w:val="16"/>
                <w:szCs w:val="16"/>
                <w:lang w:eastAsia="en-AU"/>
                <w14:ligatures w14:val="none"/>
              </w:rPr>
              <w:t xml:space="preserve">T511K </w:t>
            </w:r>
          </w:p>
          <w:p w14:paraId="4D41E4FB" w14:textId="77777777" w:rsidR="00C566F8" w:rsidRPr="00784D02" w:rsidRDefault="00C566F8" w:rsidP="00DA35EC">
            <w:pPr>
              <w:rPr>
                <w:color w:val="000000"/>
                <w:sz w:val="16"/>
                <w:szCs w:val="16"/>
                <w:lang w:eastAsia="en-AU"/>
                <w14:ligatures w14:val="none"/>
              </w:rPr>
            </w:pPr>
            <w:r>
              <w:rPr>
                <w:color w:val="000000"/>
                <w:sz w:val="16"/>
                <w:szCs w:val="16"/>
                <w:lang w:eastAsia="en-AU"/>
                <w14:ligatures w14:val="none"/>
              </w:rPr>
              <w:t xml:space="preserve">CPI % </w:t>
            </w:r>
            <w:r w:rsidRPr="00784D02">
              <w:rPr>
                <w:color w:val="000000"/>
                <w:sz w:val="16"/>
                <w:szCs w:val="16"/>
                <w:lang w:eastAsia="en-AU"/>
                <w14:ligatures w14:val="none"/>
              </w:rPr>
              <w:t>Value</w:t>
            </w:r>
          </w:p>
        </w:tc>
        <w:tc>
          <w:tcPr>
            <w:tcW w:w="523" w:type="pct"/>
            <w:noWrap/>
            <w:tcMar>
              <w:top w:w="0" w:type="dxa"/>
              <w:left w:w="108" w:type="dxa"/>
              <w:bottom w:w="0" w:type="dxa"/>
              <w:right w:w="108" w:type="dxa"/>
            </w:tcMar>
            <w:vAlign w:val="bottom"/>
            <w:hideMark/>
          </w:tcPr>
          <w:p w14:paraId="73FA43AD" w14:textId="77777777" w:rsidR="00C566F8" w:rsidRPr="002311A9" w:rsidRDefault="00C566F8" w:rsidP="00DA35EC">
            <w:pPr>
              <w:rPr>
                <w:color w:val="000000"/>
                <w:lang w:eastAsia="en-AU"/>
                <w14:ligatures w14:val="none"/>
              </w:rPr>
            </w:pPr>
            <w:r w:rsidRPr="00154FF5">
              <w:rPr>
                <w:color w:val="000000"/>
                <w:sz w:val="16"/>
                <w:szCs w:val="16"/>
                <w:lang w:eastAsia="en-AU"/>
                <w14:ligatures w14:val="none"/>
              </w:rPr>
              <w:t>Initial P2 salary before CPI</w:t>
            </w:r>
          </w:p>
        </w:tc>
        <w:tc>
          <w:tcPr>
            <w:tcW w:w="666" w:type="pct"/>
            <w:vAlign w:val="bottom"/>
          </w:tcPr>
          <w:p w14:paraId="63034386" w14:textId="77777777" w:rsidR="00C566F8" w:rsidRPr="00154FF5" w:rsidRDefault="00C566F8" w:rsidP="00DA35EC">
            <w:pPr>
              <w:rPr>
                <w:color w:val="000000"/>
                <w:highlight w:val="darkCyan"/>
                <w:lang w:eastAsia="en-AU"/>
                <w14:ligatures w14:val="none"/>
              </w:rPr>
            </w:pPr>
            <w:r w:rsidRPr="00154FF5">
              <w:rPr>
                <w:color w:val="000000"/>
                <w:highlight w:val="darkCyan"/>
                <w:lang w:eastAsia="en-AU"/>
                <w14:ligatures w14:val="none"/>
              </w:rPr>
              <w:t xml:space="preserve">Period2 start </w:t>
            </w:r>
            <w:r w:rsidRPr="00154FF5">
              <w:rPr>
                <w:i/>
                <w:iCs/>
                <w:color w:val="000000"/>
                <w:highlight w:val="darkCyan"/>
                <w:lang w:eastAsia="en-AU"/>
                <w14:ligatures w14:val="none"/>
              </w:rPr>
              <w:t>1Jan</w:t>
            </w:r>
            <w:r w:rsidRPr="00154FF5">
              <w:rPr>
                <w:color w:val="000000"/>
                <w:highlight w:val="darkCyan"/>
                <w:lang w:eastAsia="en-AU"/>
                <w14:ligatures w14:val="none"/>
              </w:rPr>
              <w:t>'25</w:t>
            </w:r>
          </w:p>
        </w:tc>
        <w:tc>
          <w:tcPr>
            <w:tcW w:w="755" w:type="pct"/>
            <w:noWrap/>
            <w:tcMar>
              <w:top w:w="0" w:type="dxa"/>
              <w:left w:w="108" w:type="dxa"/>
              <w:bottom w:w="0" w:type="dxa"/>
              <w:right w:w="108" w:type="dxa"/>
            </w:tcMar>
            <w:vAlign w:val="bottom"/>
            <w:hideMark/>
          </w:tcPr>
          <w:p w14:paraId="0F42594E" w14:textId="77777777" w:rsidR="00C566F8" w:rsidRPr="00154FF5" w:rsidRDefault="00C566F8" w:rsidP="00DA35EC">
            <w:pPr>
              <w:rPr>
                <w:color w:val="000000"/>
                <w:highlight w:val="darkCyan"/>
                <w:lang w:eastAsia="en-AU"/>
                <w14:ligatures w14:val="none"/>
              </w:rPr>
            </w:pPr>
            <w:r w:rsidRPr="00154FF5">
              <w:rPr>
                <w:color w:val="000000"/>
                <w:highlight w:val="darkCyan"/>
                <w:lang w:eastAsia="en-AU"/>
                <w14:ligatures w14:val="none"/>
              </w:rPr>
              <w:t xml:space="preserve">Period2 start </w:t>
            </w:r>
            <w:r w:rsidRPr="00154FF5">
              <w:rPr>
                <w:i/>
                <w:iCs/>
                <w:color w:val="000000"/>
                <w:highlight w:val="darkCyan"/>
                <w:lang w:eastAsia="en-AU"/>
                <w14:ligatures w14:val="none"/>
              </w:rPr>
              <w:t>1Jan</w:t>
            </w:r>
            <w:r w:rsidRPr="00154FF5">
              <w:rPr>
                <w:color w:val="000000"/>
                <w:highlight w:val="darkCyan"/>
                <w:lang w:eastAsia="en-AU"/>
                <w14:ligatures w14:val="none"/>
              </w:rPr>
              <w:t>'25</w:t>
            </w:r>
          </w:p>
        </w:tc>
        <w:tc>
          <w:tcPr>
            <w:tcW w:w="747" w:type="pct"/>
            <w:vAlign w:val="bottom"/>
          </w:tcPr>
          <w:p w14:paraId="7F68AED8" w14:textId="77777777" w:rsidR="00C566F8" w:rsidRPr="00154FF5" w:rsidRDefault="00C566F8" w:rsidP="00DA35EC">
            <w:pPr>
              <w:rPr>
                <w:color w:val="000000"/>
                <w:highlight w:val="darkYellow"/>
                <w:lang w:eastAsia="en-AU"/>
                <w14:ligatures w14:val="none"/>
              </w:rPr>
            </w:pPr>
            <w:r w:rsidRPr="00154FF5">
              <w:rPr>
                <w:color w:val="000000"/>
                <w:highlight w:val="darkYellow"/>
                <w:lang w:eastAsia="en-AU"/>
                <w14:ligatures w14:val="none"/>
              </w:rPr>
              <w:t xml:space="preserve">Period 2 start </w:t>
            </w:r>
            <w:r w:rsidRPr="00154FF5">
              <w:rPr>
                <w:i/>
                <w:iCs/>
                <w:color w:val="000000"/>
                <w:highlight w:val="darkYellow"/>
                <w:lang w:eastAsia="en-AU"/>
                <w14:ligatures w14:val="none"/>
              </w:rPr>
              <w:t>1Oct</w:t>
            </w:r>
            <w:r w:rsidRPr="00154FF5">
              <w:rPr>
                <w:color w:val="000000"/>
                <w:highlight w:val="darkYellow"/>
                <w:lang w:eastAsia="en-AU"/>
                <w14:ligatures w14:val="none"/>
              </w:rPr>
              <w:t>'25</w:t>
            </w:r>
          </w:p>
        </w:tc>
        <w:tc>
          <w:tcPr>
            <w:tcW w:w="747" w:type="pct"/>
            <w:vAlign w:val="bottom"/>
          </w:tcPr>
          <w:p w14:paraId="6E08866F" w14:textId="77777777" w:rsidR="00C566F8" w:rsidRPr="00154FF5" w:rsidRDefault="00C566F8" w:rsidP="00DA35EC">
            <w:pPr>
              <w:rPr>
                <w:color w:val="000000"/>
                <w:highlight w:val="darkYellow"/>
                <w:lang w:eastAsia="en-AU"/>
                <w14:ligatures w14:val="none"/>
              </w:rPr>
            </w:pPr>
            <w:r w:rsidRPr="00154FF5">
              <w:rPr>
                <w:color w:val="000000"/>
                <w:highlight w:val="darkYellow"/>
                <w:lang w:eastAsia="en-AU"/>
                <w14:ligatures w14:val="none"/>
              </w:rPr>
              <w:t xml:space="preserve">Period 2 start </w:t>
            </w:r>
            <w:r w:rsidRPr="00154FF5">
              <w:rPr>
                <w:i/>
                <w:iCs/>
                <w:color w:val="000000"/>
                <w:highlight w:val="darkYellow"/>
                <w:lang w:eastAsia="en-AU"/>
                <w14:ligatures w14:val="none"/>
              </w:rPr>
              <w:t>1Oct</w:t>
            </w:r>
            <w:r w:rsidRPr="00154FF5">
              <w:rPr>
                <w:color w:val="000000"/>
                <w:highlight w:val="darkYellow"/>
                <w:lang w:eastAsia="en-AU"/>
                <w14:ligatures w14:val="none"/>
              </w:rPr>
              <w:t>'25</w:t>
            </w:r>
          </w:p>
        </w:tc>
      </w:tr>
      <w:tr w:rsidR="00C566F8" w14:paraId="5A9D1843" w14:textId="77777777" w:rsidTr="002D0194">
        <w:trPr>
          <w:trHeight w:val="290"/>
          <w:tblHeader/>
        </w:trPr>
        <w:tc>
          <w:tcPr>
            <w:tcW w:w="576" w:type="pct"/>
            <w:noWrap/>
            <w:tcMar>
              <w:top w:w="0" w:type="dxa"/>
              <w:left w:w="108" w:type="dxa"/>
              <w:bottom w:w="0" w:type="dxa"/>
              <w:right w:w="108" w:type="dxa"/>
            </w:tcMar>
            <w:vAlign w:val="bottom"/>
            <w:hideMark/>
          </w:tcPr>
          <w:p w14:paraId="00688CA5"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 CPI start</w:t>
            </w:r>
          </w:p>
        </w:tc>
        <w:tc>
          <w:tcPr>
            <w:tcW w:w="576" w:type="pct"/>
            <w:noWrap/>
            <w:tcMar>
              <w:top w:w="0" w:type="dxa"/>
              <w:left w:w="108" w:type="dxa"/>
              <w:bottom w:w="0" w:type="dxa"/>
              <w:right w:w="108" w:type="dxa"/>
            </w:tcMar>
            <w:vAlign w:val="bottom"/>
            <w:hideMark/>
          </w:tcPr>
          <w:p w14:paraId="45E84632"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C</w:t>
            </w:r>
            <w:r>
              <w:rPr>
                <w:color w:val="000000"/>
                <w:sz w:val="16"/>
                <w:szCs w:val="16"/>
                <w:lang w:eastAsia="en-AU"/>
                <w14:ligatures w14:val="none"/>
              </w:rPr>
              <w:t>PI</w:t>
            </w:r>
            <w:r w:rsidRPr="002311A9">
              <w:rPr>
                <w:color w:val="000000"/>
                <w:sz w:val="16"/>
                <w:szCs w:val="16"/>
                <w:lang w:eastAsia="en-AU"/>
                <w14:ligatures w14:val="none"/>
              </w:rPr>
              <w:t xml:space="preserve"> end</w:t>
            </w:r>
          </w:p>
        </w:tc>
        <w:tc>
          <w:tcPr>
            <w:tcW w:w="410" w:type="pct"/>
            <w:noWrap/>
            <w:tcMar>
              <w:top w:w="0" w:type="dxa"/>
              <w:left w:w="108" w:type="dxa"/>
              <w:bottom w:w="0" w:type="dxa"/>
              <w:right w:w="108" w:type="dxa"/>
            </w:tcMar>
            <w:vAlign w:val="bottom"/>
            <w:hideMark/>
          </w:tcPr>
          <w:p w14:paraId="7AD9C51A"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CPI %</w:t>
            </w:r>
          </w:p>
        </w:tc>
        <w:tc>
          <w:tcPr>
            <w:tcW w:w="523" w:type="pct"/>
            <w:noWrap/>
            <w:tcMar>
              <w:top w:w="0" w:type="dxa"/>
              <w:left w:w="108" w:type="dxa"/>
              <w:bottom w:w="0" w:type="dxa"/>
              <w:right w:w="108" w:type="dxa"/>
            </w:tcMar>
            <w:vAlign w:val="bottom"/>
            <w:hideMark/>
          </w:tcPr>
          <w:p w14:paraId="0F6B75FA" w14:textId="77777777" w:rsidR="00C566F8" w:rsidRPr="002311A9" w:rsidRDefault="00C566F8" w:rsidP="00DA35EC">
            <w:pPr>
              <w:rPr>
                <w:color w:val="000000"/>
                <w:sz w:val="16"/>
                <w:szCs w:val="16"/>
                <w:lang w:eastAsia="en-AU"/>
                <w14:ligatures w14:val="none"/>
              </w:rPr>
            </w:pPr>
            <w:r w:rsidRPr="002311A9">
              <w:rPr>
                <w:color w:val="000000"/>
                <w:sz w:val="16"/>
                <w:szCs w:val="16"/>
                <w:lang w:eastAsia="en-AU"/>
                <w14:ligatures w14:val="none"/>
              </w:rPr>
              <w:t>P2 salary</w:t>
            </w:r>
            <w:r>
              <w:rPr>
                <w:color w:val="000000"/>
                <w:sz w:val="16"/>
                <w:szCs w:val="16"/>
                <w:lang w:eastAsia="en-AU"/>
                <w14:ligatures w14:val="none"/>
              </w:rPr>
              <w:t xml:space="preserve"> at P1 end</w:t>
            </w:r>
            <w:r w:rsidRPr="002311A9">
              <w:rPr>
                <w:color w:val="000000"/>
                <w:sz w:val="16"/>
                <w:szCs w:val="16"/>
                <w:lang w:eastAsia="en-AU"/>
                <w14:ligatures w14:val="none"/>
              </w:rPr>
              <w:t xml:space="preserve"> W</w:t>
            </w:r>
            <w:r>
              <w:rPr>
                <w:color w:val="000000"/>
                <w:sz w:val="16"/>
                <w:szCs w:val="16"/>
                <w:lang w:eastAsia="en-AU"/>
                <w14:ligatures w14:val="none"/>
              </w:rPr>
              <w:t>ee</w:t>
            </w:r>
            <w:r w:rsidRPr="002311A9">
              <w:rPr>
                <w:color w:val="000000"/>
                <w:sz w:val="16"/>
                <w:szCs w:val="16"/>
                <w:lang w:eastAsia="en-AU"/>
                <w14:ligatures w14:val="none"/>
              </w:rPr>
              <w:t>k39</w:t>
            </w:r>
            <w:r>
              <w:rPr>
                <w:color w:val="000000"/>
                <w:sz w:val="16"/>
                <w:szCs w:val="16"/>
                <w:lang w:eastAsia="en-AU"/>
                <w14:ligatures w14:val="none"/>
              </w:rPr>
              <w:t xml:space="preserve"> </w:t>
            </w:r>
          </w:p>
        </w:tc>
        <w:tc>
          <w:tcPr>
            <w:tcW w:w="666" w:type="pct"/>
            <w:vAlign w:val="bottom"/>
          </w:tcPr>
          <w:p w14:paraId="2899B14B"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 xml:space="preserve">Retro Pay split </w:t>
            </w:r>
          </w:p>
          <w:p w14:paraId="2B3349F0" w14:textId="77777777" w:rsidR="00C566F8" w:rsidRPr="00154FF5" w:rsidRDefault="00C566F8" w:rsidP="00DA35EC">
            <w:pPr>
              <w:rPr>
                <w:b/>
                <w:bCs/>
                <w:color w:val="000000"/>
                <w:sz w:val="16"/>
                <w:szCs w:val="16"/>
                <w:highlight w:val="darkCyan"/>
                <w:lang w:eastAsia="en-AU"/>
                <w14:ligatures w14:val="none"/>
              </w:rPr>
            </w:pPr>
            <w:r w:rsidRPr="007E63E5">
              <w:rPr>
                <w:color w:val="000000"/>
                <w:sz w:val="16"/>
                <w:szCs w:val="16"/>
                <w:highlight w:val="darkCyan"/>
                <w:lang w:eastAsia="en-AU"/>
                <w14:ligatures w14:val="none"/>
              </w:rPr>
              <w:t>29 sept</w:t>
            </w:r>
            <w:r w:rsidRPr="00154FF5">
              <w:rPr>
                <w:b/>
                <w:bCs/>
                <w:color w:val="000000"/>
                <w:sz w:val="16"/>
                <w:szCs w:val="16"/>
                <w:highlight w:val="darkCyan"/>
                <w:lang w:eastAsia="en-AU"/>
                <w14:ligatures w14:val="none"/>
              </w:rPr>
              <w:t xml:space="preserve"> -30Sept'26</w:t>
            </w:r>
          </w:p>
          <w:p w14:paraId="69A83ECC"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P2 Sal=$10300</w:t>
            </w:r>
          </w:p>
        </w:tc>
        <w:tc>
          <w:tcPr>
            <w:tcW w:w="755" w:type="pct"/>
            <w:noWrap/>
            <w:tcMar>
              <w:top w:w="0" w:type="dxa"/>
              <w:left w:w="108" w:type="dxa"/>
              <w:bottom w:w="0" w:type="dxa"/>
              <w:right w:w="108" w:type="dxa"/>
            </w:tcMar>
            <w:vAlign w:val="bottom"/>
            <w:hideMark/>
          </w:tcPr>
          <w:p w14:paraId="767E044E"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 xml:space="preserve">Retro Pay split </w:t>
            </w:r>
          </w:p>
          <w:p w14:paraId="5B780943" w14:textId="77777777" w:rsidR="00C566F8" w:rsidRPr="00154FF5" w:rsidRDefault="00C566F8" w:rsidP="00DA35EC">
            <w:pPr>
              <w:rPr>
                <w:b/>
                <w:bCs/>
                <w:color w:val="000000"/>
                <w:sz w:val="16"/>
                <w:szCs w:val="16"/>
                <w:highlight w:val="darkCyan"/>
                <w:lang w:eastAsia="en-AU"/>
                <w14:ligatures w14:val="none"/>
              </w:rPr>
            </w:pPr>
            <w:r w:rsidRPr="007E63E5">
              <w:rPr>
                <w:color w:val="000000"/>
                <w:sz w:val="16"/>
                <w:szCs w:val="16"/>
                <w:highlight w:val="darkCyan"/>
                <w:lang w:eastAsia="en-AU"/>
                <w14:ligatures w14:val="none"/>
              </w:rPr>
              <w:t>1Oct-</w:t>
            </w:r>
            <w:r w:rsidRPr="00154FF5">
              <w:rPr>
                <w:b/>
                <w:bCs/>
                <w:color w:val="000000"/>
                <w:sz w:val="16"/>
                <w:szCs w:val="16"/>
                <w:highlight w:val="darkCyan"/>
                <w:lang w:eastAsia="en-AU"/>
                <w14:ligatures w14:val="none"/>
              </w:rPr>
              <w:t>5Oct '26</w:t>
            </w:r>
          </w:p>
          <w:p w14:paraId="270842F5" w14:textId="77777777" w:rsidR="00C566F8" w:rsidRPr="00154FF5" w:rsidRDefault="00C566F8" w:rsidP="00DA35EC">
            <w:pPr>
              <w:rPr>
                <w:color w:val="000000"/>
                <w:sz w:val="16"/>
                <w:szCs w:val="16"/>
                <w:highlight w:val="darkCyan"/>
                <w:lang w:eastAsia="en-AU"/>
                <w14:ligatures w14:val="none"/>
              </w:rPr>
            </w:pPr>
            <w:r w:rsidRPr="00154FF5">
              <w:rPr>
                <w:color w:val="000000"/>
                <w:sz w:val="16"/>
                <w:szCs w:val="16"/>
                <w:highlight w:val="darkCyan"/>
                <w:lang w:eastAsia="en-AU"/>
                <w14:ligatures w14:val="none"/>
              </w:rPr>
              <w:t>P2 Sal=$10712</w:t>
            </w:r>
          </w:p>
        </w:tc>
        <w:tc>
          <w:tcPr>
            <w:tcW w:w="747" w:type="pct"/>
          </w:tcPr>
          <w:p w14:paraId="02FD6EE6"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 xml:space="preserve">Retro Pay split </w:t>
            </w:r>
          </w:p>
          <w:p w14:paraId="4F942261" w14:textId="77777777" w:rsidR="00C566F8" w:rsidRPr="00154FF5" w:rsidRDefault="00C566F8" w:rsidP="00DA35EC">
            <w:pPr>
              <w:rPr>
                <w:b/>
                <w:bCs/>
                <w:color w:val="000000"/>
                <w:sz w:val="16"/>
                <w:szCs w:val="16"/>
                <w:highlight w:val="darkYellow"/>
                <w:lang w:eastAsia="en-AU"/>
                <w14:ligatures w14:val="none"/>
              </w:rPr>
            </w:pPr>
            <w:r w:rsidRPr="007E63E5">
              <w:rPr>
                <w:color w:val="000000"/>
                <w:sz w:val="16"/>
                <w:szCs w:val="16"/>
                <w:highlight w:val="darkYellow"/>
                <w:lang w:eastAsia="en-AU"/>
                <w14:ligatures w14:val="none"/>
              </w:rPr>
              <w:t>29 sept -</w:t>
            </w:r>
            <w:r w:rsidRPr="00154FF5">
              <w:rPr>
                <w:b/>
                <w:bCs/>
                <w:color w:val="000000"/>
                <w:sz w:val="16"/>
                <w:szCs w:val="16"/>
                <w:highlight w:val="darkYellow"/>
                <w:lang w:eastAsia="en-AU"/>
                <w14:ligatures w14:val="none"/>
              </w:rPr>
              <w:t>30Sept'26</w:t>
            </w:r>
          </w:p>
          <w:p w14:paraId="00F7BF42"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P2 Sal</w:t>
            </w:r>
            <w:r>
              <w:rPr>
                <w:color w:val="000000"/>
                <w:sz w:val="16"/>
                <w:szCs w:val="16"/>
                <w:highlight w:val="darkYellow"/>
                <w:lang w:eastAsia="en-AU"/>
                <w14:ligatures w14:val="none"/>
              </w:rPr>
              <w:t xml:space="preserve">=$10000 </w:t>
            </w:r>
          </w:p>
        </w:tc>
        <w:tc>
          <w:tcPr>
            <w:tcW w:w="747" w:type="pct"/>
          </w:tcPr>
          <w:p w14:paraId="3B70ED31"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 xml:space="preserve">Retro Pay split </w:t>
            </w:r>
          </w:p>
          <w:p w14:paraId="76483CB4" w14:textId="77777777" w:rsidR="00C566F8" w:rsidRPr="00154FF5" w:rsidRDefault="00C566F8" w:rsidP="00DA35EC">
            <w:pPr>
              <w:rPr>
                <w:b/>
                <w:bCs/>
                <w:color w:val="000000"/>
                <w:sz w:val="16"/>
                <w:szCs w:val="16"/>
                <w:highlight w:val="darkYellow"/>
                <w:lang w:eastAsia="en-AU"/>
                <w14:ligatures w14:val="none"/>
              </w:rPr>
            </w:pPr>
            <w:r w:rsidRPr="007E63E5">
              <w:rPr>
                <w:color w:val="000000"/>
                <w:sz w:val="16"/>
                <w:szCs w:val="16"/>
                <w:highlight w:val="darkYellow"/>
                <w:lang w:eastAsia="en-AU"/>
                <w14:ligatures w14:val="none"/>
              </w:rPr>
              <w:t>1Oct-</w:t>
            </w:r>
            <w:r w:rsidRPr="00154FF5">
              <w:rPr>
                <w:b/>
                <w:bCs/>
                <w:color w:val="000000"/>
                <w:sz w:val="16"/>
                <w:szCs w:val="16"/>
                <w:highlight w:val="darkYellow"/>
                <w:lang w:eastAsia="en-AU"/>
                <w14:ligatures w14:val="none"/>
              </w:rPr>
              <w:t xml:space="preserve">5Oct '26 </w:t>
            </w:r>
          </w:p>
          <w:p w14:paraId="4C4DAAC5" w14:textId="77777777" w:rsidR="00C566F8" w:rsidRPr="00154FF5" w:rsidRDefault="00C566F8" w:rsidP="00DA35EC">
            <w:pPr>
              <w:rPr>
                <w:color w:val="000000"/>
                <w:sz w:val="16"/>
                <w:szCs w:val="16"/>
                <w:highlight w:val="darkYellow"/>
                <w:lang w:eastAsia="en-AU"/>
                <w14:ligatures w14:val="none"/>
              </w:rPr>
            </w:pPr>
            <w:r w:rsidRPr="00154FF5">
              <w:rPr>
                <w:color w:val="000000"/>
                <w:sz w:val="16"/>
                <w:szCs w:val="16"/>
                <w:highlight w:val="darkYellow"/>
                <w:lang w:eastAsia="en-AU"/>
                <w14:ligatures w14:val="none"/>
              </w:rPr>
              <w:t>P2 Sa=$10400</w:t>
            </w:r>
          </w:p>
        </w:tc>
      </w:tr>
      <w:tr w:rsidR="00C566F8" w14:paraId="4765F275" w14:textId="77777777" w:rsidTr="002D0194">
        <w:trPr>
          <w:trHeight w:val="290"/>
        </w:trPr>
        <w:tc>
          <w:tcPr>
            <w:tcW w:w="576" w:type="pct"/>
            <w:noWrap/>
            <w:tcMar>
              <w:top w:w="0" w:type="dxa"/>
              <w:left w:w="108" w:type="dxa"/>
              <w:bottom w:w="0" w:type="dxa"/>
              <w:right w:w="108" w:type="dxa"/>
            </w:tcMar>
            <w:vAlign w:val="bottom"/>
            <w:hideMark/>
          </w:tcPr>
          <w:p w14:paraId="57B8B43B"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01/10/2024</w:t>
            </w:r>
          </w:p>
        </w:tc>
        <w:tc>
          <w:tcPr>
            <w:tcW w:w="576" w:type="pct"/>
            <w:noWrap/>
            <w:tcMar>
              <w:top w:w="0" w:type="dxa"/>
              <w:left w:w="108" w:type="dxa"/>
              <w:bottom w:w="0" w:type="dxa"/>
              <w:right w:w="108" w:type="dxa"/>
            </w:tcMar>
            <w:vAlign w:val="bottom"/>
            <w:hideMark/>
          </w:tcPr>
          <w:p w14:paraId="63E718DE"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30/09/2025</w:t>
            </w:r>
          </w:p>
        </w:tc>
        <w:tc>
          <w:tcPr>
            <w:tcW w:w="410" w:type="pct"/>
            <w:noWrap/>
            <w:tcMar>
              <w:top w:w="0" w:type="dxa"/>
              <w:left w:w="108" w:type="dxa"/>
              <w:bottom w:w="0" w:type="dxa"/>
              <w:right w:w="108" w:type="dxa"/>
            </w:tcMar>
            <w:vAlign w:val="bottom"/>
            <w:hideMark/>
          </w:tcPr>
          <w:p w14:paraId="33B1E9E5" w14:textId="77777777" w:rsidR="00C566F8" w:rsidRDefault="00C566F8" w:rsidP="00DA35EC">
            <w:pPr>
              <w:jc w:val="right"/>
              <w:rPr>
                <w:color w:val="000000"/>
                <w:lang w:eastAsia="en-AU"/>
                <w14:ligatures w14:val="none"/>
              </w:rPr>
            </w:pPr>
            <w:r>
              <w:rPr>
                <w:color w:val="000000"/>
                <w:lang w:eastAsia="en-AU"/>
                <w14:ligatures w14:val="none"/>
              </w:rPr>
              <w:t>0%</w:t>
            </w:r>
          </w:p>
        </w:tc>
        <w:tc>
          <w:tcPr>
            <w:tcW w:w="523" w:type="pct"/>
            <w:noWrap/>
            <w:tcMar>
              <w:top w:w="0" w:type="dxa"/>
              <w:left w:w="108" w:type="dxa"/>
              <w:bottom w:w="0" w:type="dxa"/>
              <w:right w:w="108" w:type="dxa"/>
            </w:tcMar>
            <w:vAlign w:val="bottom"/>
            <w:hideMark/>
          </w:tcPr>
          <w:p w14:paraId="4B66C996" w14:textId="77777777" w:rsidR="00C566F8" w:rsidRDefault="00C566F8" w:rsidP="00DA35EC">
            <w:pPr>
              <w:jc w:val="right"/>
              <w:rPr>
                <w:color w:val="000000"/>
                <w:lang w:eastAsia="en-AU"/>
                <w14:ligatures w14:val="none"/>
              </w:rPr>
            </w:pPr>
            <w:r>
              <w:rPr>
                <w:color w:val="000000"/>
                <w:lang w:eastAsia="en-AU"/>
                <w14:ligatures w14:val="none"/>
              </w:rPr>
              <w:t>10000</w:t>
            </w:r>
          </w:p>
        </w:tc>
        <w:tc>
          <w:tcPr>
            <w:tcW w:w="666" w:type="pct"/>
            <w:vAlign w:val="bottom"/>
          </w:tcPr>
          <w:p w14:paraId="41505FB3"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55" w:type="pct"/>
            <w:noWrap/>
            <w:tcMar>
              <w:top w:w="0" w:type="dxa"/>
              <w:left w:w="108" w:type="dxa"/>
              <w:bottom w:w="0" w:type="dxa"/>
              <w:right w:w="108" w:type="dxa"/>
            </w:tcMar>
            <w:vAlign w:val="bottom"/>
            <w:hideMark/>
          </w:tcPr>
          <w:p w14:paraId="4374388F"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47" w:type="pct"/>
          </w:tcPr>
          <w:p w14:paraId="5CAA9A51"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47" w:type="pct"/>
            <w:vAlign w:val="bottom"/>
          </w:tcPr>
          <w:p w14:paraId="17EF0380" w14:textId="77777777" w:rsidR="00C566F8" w:rsidRDefault="00C566F8" w:rsidP="00DA35EC">
            <w:pPr>
              <w:jc w:val="right"/>
              <w:rPr>
                <w:color w:val="000000"/>
                <w:lang w:eastAsia="en-AU"/>
                <w14:ligatures w14:val="none"/>
              </w:rPr>
            </w:pPr>
            <w:r>
              <w:rPr>
                <w:color w:val="000000"/>
                <w:lang w:eastAsia="en-AU"/>
                <w14:ligatures w14:val="none"/>
              </w:rPr>
              <w:t>10000</w:t>
            </w:r>
          </w:p>
        </w:tc>
      </w:tr>
      <w:tr w:rsidR="00C566F8" w14:paraId="5BD5AD2A" w14:textId="77777777" w:rsidTr="002D0194">
        <w:trPr>
          <w:trHeight w:val="290"/>
        </w:trPr>
        <w:tc>
          <w:tcPr>
            <w:tcW w:w="576" w:type="pct"/>
            <w:noWrap/>
            <w:tcMar>
              <w:top w:w="0" w:type="dxa"/>
              <w:left w:w="108" w:type="dxa"/>
              <w:bottom w:w="0" w:type="dxa"/>
              <w:right w:w="108" w:type="dxa"/>
            </w:tcMar>
            <w:vAlign w:val="bottom"/>
            <w:hideMark/>
          </w:tcPr>
          <w:p w14:paraId="2D134BBF"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01/10/2025</w:t>
            </w:r>
          </w:p>
        </w:tc>
        <w:tc>
          <w:tcPr>
            <w:tcW w:w="576" w:type="pct"/>
            <w:noWrap/>
            <w:tcMar>
              <w:top w:w="0" w:type="dxa"/>
              <w:left w:w="108" w:type="dxa"/>
              <w:bottom w:w="0" w:type="dxa"/>
              <w:right w:w="108" w:type="dxa"/>
            </w:tcMar>
            <w:vAlign w:val="bottom"/>
            <w:hideMark/>
          </w:tcPr>
          <w:p w14:paraId="584D9EAD"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30/09/2026</w:t>
            </w:r>
          </w:p>
        </w:tc>
        <w:tc>
          <w:tcPr>
            <w:tcW w:w="410" w:type="pct"/>
            <w:noWrap/>
            <w:tcMar>
              <w:top w:w="0" w:type="dxa"/>
              <w:left w:w="108" w:type="dxa"/>
              <w:bottom w:w="0" w:type="dxa"/>
              <w:right w:w="108" w:type="dxa"/>
            </w:tcMar>
            <w:vAlign w:val="bottom"/>
            <w:hideMark/>
          </w:tcPr>
          <w:p w14:paraId="34CD26D8" w14:textId="77777777" w:rsidR="00C566F8" w:rsidRDefault="00C566F8" w:rsidP="00DA35EC">
            <w:pPr>
              <w:jc w:val="right"/>
              <w:rPr>
                <w:color w:val="000000"/>
                <w:lang w:eastAsia="en-AU"/>
                <w14:ligatures w14:val="none"/>
              </w:rPr>
            </w:pPr>
            <w:r>
              <w:rPr>
                <w:color w:val="000000"/>
                <w:lang w:eastAsia="en-AU"/>
                <w14:ligatures w14:val="none"/>
              </w:rPr>
              <w:t>3%</w:t>
            </w:r>
          </w:p>
        </w:tc>
        <w:tc>
          <w:tcPr>
            <w:tcW w:w="523" w:type="pct"/>
            <w:noWrap/>
            <w:tcMar>
              <w:top w:w="0" w:type="dxa"/>
              <w:left w:w="108" w:type="dxa"/>
              <w:bottom w:w="0" w:type="dxa"/>
              <w:right w:w="108" w:type="dxa"/>
            </w:tcMar>
            <w:vAlign w:val="bottom"/>
            <w:hideMark/>
          </w:tcPr>
          <w:p w14:paraId="3D57F7B2" w14:textId="77777777" w:rsidR="00C566F8" w:rsidRDefault="00C566F8" w:rsidP="00DA35EC">
            <w:pPr>
              <w:jc w:val="right"/>
              <w:rPr>
                <w:color w:val="000000"/>
                <w:lang w:eastAsia="en-AU"/>
                <w14:ligatures w14:val="none"/>
              </w:rPr>
            </w:pPr>
            <w:r>
              <w:rPr>
                <w:color w:val="000000"/>
                <w:lang w:eastAsia="en-AU"/>
                <w14:ligatures w14:val="none"/>
              </w:rPr>
              <w:t>10000</w:t>
            </w:r>
          </w:p>
        </w:tc>
        <w:tc>
          <w:tcPr>
            <w:tcW w:w="666" w:type="pct"/>
            <w:vAlign w:val="bottom"/>
          </w:tcPr>
          <w:p w14:paraId="72C64F96" w14:textId="77777777" w:rsidR="00C566F8" w:rsidRDefault="00C566F8" w:rsidP="00DA35EC">
            <w:pPr>
              <w:jc w:val="right"/>
              <w:rPr>
                <w:color w:val="000000"/>
                <w:lang w:eastAsia="en-AU"/>
                <w14:ligatures w14:val="none"/>
              </w:rPr>
            </w:pPr>
            <w:r w:rsidRPr="00154FF5">
              <w:rPr>
                <w:color w:val="000000"/>
                <w:highlight w:val="darkCyan"/>
                <w:lang w:eastAsia="en-AU"/>
                <w14:ligatures w14:val="none"/>
              </w:rPr>
              <w:t>10300</w:t>
            </w:r>
          </w:p>
        </w:tc>
        <w:tc>
          <w:tcPr>
            <w:tcW w:w="755" w:type="pct"/>
            <w:noWrap/>
            <w:tcMar>
              <w:top w:w="0" w:type="dxa"/>
              <w:left w:w="108" w:type="dxa"/>
              <w:bottom w:w="0" w:type="dxa"/>
              <w:right w:w="108" w:type="dxa"/>
            </w:tcMar>
            <w:vAlign w:val="bottom"/>
            <w:hideMark/>
          </w:tcPr>
          <w:p w14:paraId="3CE82B39" w14:textId="77777777" w:rsidR="00C566F8" w:rsidRDefault="00C566F8" w:rsidP="00DA35EC">
            <w:pPr>
              <w:jc w:val="right"/>
              <w:rPr>
                <w:color w:val="000000"/>
                <w:lang w:eastAsia="en-AU"/>
                <w14:ligatures w14:val="none"/>
              </w:rPr>
            </w:pPr>
            <w:r>
              <w:rPr>
                <w:color w:val="000000"/>
                <w:lang w:eastAsia="en-AU"/>
                <w14:ligatures w14:val="none"/>
              </w:rPr>
              <w:t>10300</w:t>
            </w:r>
          </w:p>
        </w:tc>
        <w:tc>
          <w:tcPr>
            <w:tcW w:w="747" w:type="pct"/>
          </w:tcPr>
          <w:p w14:paraId="31CEFBC1" w14:textId="77777777" w:rsidR="00C566F8" w:rsidRDefault="00C566F8" w:rsidP="00DA35EC">
            <w:pPr>
              <w:jc w:val="right"/>
              <w:rPr>
                <w:color w:val="000000"/>
                <w:lang w:eastAsia="en-AU"/>
                <w14:ligatures w14:val="none"/>
              </w:rPr>
            </w:pPr>
            <w:r>
              <w:rPr>
                <w:color w:val="000000"/>
                <w:lang w:eastAsia="en-AU"/>
                <w14:ligatures w14:val="none"/>
              </w:rPr>
              <w:t>10000</w:t>
            </w:r>
          </w:p>
        </w:tc>
        <w:tc>
          <w:tcPr>
            <w:tcW w:w="747" w:type="pct"/>
            <w:vAlign w:val="bottom"/>
          </w:tcPr>
          <w:p w14:paraId="6C9CF0FB" w14:textId="77777777" w:rsidR="00C566F8" w:rsidRDefault="00C566F8" w:rsidP="00DA35EC">
            <w:pPr>
              <w:jc w:val="right"/>
              <w:rPr>
                <w:color w:val="000000"/>
                <w:lang w:eastAsia="en-AU"/>
                <w14:ligatures w14:val="none"/>
              </w:rPr>
            </w:pPr>
            <w:r>
              <w:rPr>
                <w:color w:val="000000"/>
                <w:lang w:eastAsia="en-AU"/>
                <w14:ligatures w14:val="none"/>
              </w:rPr>
              <w:t>10000</w:t>
            </w:r>
          </w:p>
        </w:tc>
      </w:tr>
      <w:tr w:rsidR="00C566F8" w14:paraId="4A6765FF" w14:textId="77777777" w:rsidTr="002D0194">
        <w:trPr>
          <w:trHeight w:val="290"/>
        </w:trPr>
        <w:tc>
          <w:tcPr>
            <w:tcW w:w="576" w:type="pct"/>
            <w:noWrap/>
            <w:tcMar>
              <w:top w:w="0" w:type="dxa"/>
              <w:left w:w="108" w:type="dxa"/>
              <w:bottom w:w="0" w:type="dxa"/>
              <w:right w:w="108" w:type="dxa"/>
            </w:tcMar>
            <w:vAlign w:val="bottom"/>
            <w:hideMark/>
          </w:tcPr>
          <w:p w14:paraId="2F611853"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01/10/2026</w:t>
            </w:r>
          </w:p>
        </w:tc>
        <w:tc>
          <w:tcPr>
            <w:tcW w:w="576" w:type="pct"/>
            <w:noWrap/>
            <w:tcMar>
              <w:top w:w="0" w:type="dxa"/>
              <w:left w:w="108" w:type="dxa"/>
              <w:bottom w:w="0" w:type="dxa"/>
              <w:right w:w="108" w:type="dxa"/>
            </w:tcMar>
            <w:vAlign w:val="bottom"/>
            <w:hideMark/>
          </w:tcPr>
          <w:p w14:paraId="3AEEE97E" w14:textId="77777777" w:rsidR="00C566F8" w:rsidRPr="002311A9" w:rsidRDefault="00C566F8" w:rsidP="00DA35EC">
            <w:pPr>
              <w:jc w:val="right"/>
              <w:rPr>
                <w:color w:val="000000"/>
                <w:sz w:val="16"/>
                <w:szCs w:val="16"/>
                <w:lang w:eastAsia="en-AU"/>
                <w14:ligatures w14:val="none"/>
              </w:rPr>
            </w:pPr>
            <w:r w:rsidRPr="002311A9">
              <w:rPr>
                <w:color w:val="000000"/>
                <w:sz w:val="16"/>
                <w:szCs w:val="16"/>
                <w:lang w:eastAsia="en-AU"/>
                <w14:ligatures w14:val="none"/>
              </w:rPr>
              <w:t>30/09/2027</w:t>
            </w:r>
          </w:p>
        </w:tc>
        <w:tc>
          <w:tcPr>
            <w:tcW w:w="410" w:type="pct"/>
            <w:noWrap/>
            <w:tcMar>
              <w:top w:w="0" w:type="dxa"/>
              <w:left w:w="108" w:type="dxa"/>
              <w:bottom w:w="0" w:type="dxa"/>
              <w:right w:w="108" w:type="dxa"/>
            </w:tcMar>
            <w:vAlign w:val="bottom"/>
            <w:hideMark/>
          </w:tcPr>
          <w:p w14:paraId="7A80493B" w14:textId="77777777" w:rsidR="00C566F8" w:rsidRDefault="00C566F8" w:rsidP="00DA35EC">
            <w:pPr>
              <w:jc w:val="right"/>
              <w:rPr>
                <w:color w:val="000000"/>
                <w:lang w:eastAsia="en-AU"/>
                <w14:ligatures w14:val="none"/>
              </w:rPr>
            </w:pPr>
            <w:r>
              <w:rPr>
                <w:color w:val="000000"/>
                <w:lang w:eastAsia="en-AU"/>
                <w14:ligatures w14:val="none"/>
              </w:rPr>
              <w:t>4%</w:t>
            </w:r>
          </w:p>
        </w:tc>
        <w:tc>
          <w:tcPr>
            <w:tcW w:w="523" w:type="pct"/>
            <w:noWrap/>
            <w:tcMar>
              <w:top w:w="0" w:type="dxa"/>
              <w:left w:w="108" w:type="dxa"/>
              <w:bottom w:w="0" w:type="dxa"/>
              <w:right w:w="108" w:type="dxa"/>
            </w:tcMar>
            <w:vAlign w:val="bottom"/>
            <w:hideMark/>
          </w:tcPr>
          <w:p w14:paraId="2686610F" w14:textId="77777777" w:rsidR="00C566F8" w:rsidRDefault="00C566F8" w:rsidP="00DA35EC">
            <w:pPr>
              <w:jc w:val="right"/>
              <w:rPr>
                <w:color w:val="000000"/>
                <w:lang w:eastAsia="en-AU"/>
                <w14:ligatures w14:val="none"/>
              </w:rPr>
            </w:pPr>
            <w:r>
              <w:rPr>
                <w:color w:val="000000"/>
                <w:lang w:eastAsia="en-AU"/>
                <w14:ligatures w14:val="none"/>
              </w:rPr>
              <w:t>10000</w:t>
            </w:r>
          </w:p>
        </w:tc>
        <w:tc>
          <w:tcPr>
            <w:tcW w:w="666" w:type="pct"/>
            <w:vAlign w:val="bottom"/>
          </w:tcPr>
          <w:p w14:paraId="0C464369" w14:textId="77777777" w:rsidR="00C566F8" w:rsidRDefault="00C566F8" w:rsidP="00DA35EC">
            <w:pPr>
              <w:jc w:val="right"/>
              <w:rPr>
                <w:color w:val="000000"/>
                <w:lang w:eastAsia="en-AU"/>
                <w14:ligatures w14:val="none"/>
              </w:rPr>
            </w:pPr>
            <w:r>
              <w:rPr>
                <w:color w:val="000000"/>
                <w:lang w:eastAsia="en-AU"/>
                <w14:ligatures w14:val="none"/>
              </w:rPr>
              <w:t>n/a</w:t>
            </w:r>
          </w:p>
        </w:tc>
        <w:tc>
          <w:tcPr>
            <w:tcW w:w="755" w:type="pct"/>
            <w:noWrap/>
            <w:tcMar>
              <w:top w:w="0" w:type="dxa"/>
              <w:left w:w="108" w:type="dxa"/>
              <w:bottom w:w="0" w:type="dxa"/>
              <w:right w:w="108" w:type="dxa"/>
            </w:tcMar>
            <w:vAlign w:val="bottom"/>
            <w:hideMark/>
          </w:tcPr>
          <w:p w14:paraId="7E94C724" w14:textId="77777777" w:rsidR="00C566F8" w:rsidRDefault="00C566F8" w:rsidP="00DA35EC">
            <w:pPr>
              <w:jc w:val="right"/>
              <w:rPr>
                <w:color w:val="000000"/>
                <w:lang w:eastAsia="en-AU"/>
                <w14:ligatures w14:val="none"/>
              </w:rPr>
            </w:pPr>
            <w:r w:rsidRPr="00154FF5">
              <w:rPr>
                <w:color w:val="000000"/>
                <w:highlight w:val="darkCyan"/>
                <w:lang w:eastAsia="en-AU"/>
                <w14:ligatures w14:val="none"/>
              </w:rPr>
              <w:t>10712</w:t>
            </w:r>
          </w:p>
        </w:tc>
        <w:tc>
          <w:tcPr>
            <w:tcW w:w="747" w:type="pct"/>
          </w:tcPr>
          <w:p w14:paraId="2CA8B288" w14:textId="77777777" w:rsidR="00C566F8" w:rsidRDefault="00C566F8" w:rsidP="00DA35EC">
            <w:pPr>
              <w:jc w:val="right"/>
              <w:rPr>
                <w:color w:val="000000"/>
                <w:lang w:eastAsia="en-AU"/>
                <w14:ligatures w14:val="none"/>
              </w:rPr>
            </w:pPr>
            <w:r>
              <w:rPr>
                <w:color w:val="000000"/>
                <w:lang w:eastAsia="en-AU"/>
                <w14:ligatures w14:val="none"/>
              </w:rPr>
              <w:t>n/a</w:t>
            </w:r>
          </w:p>
        </w:tc>
        <w:tc>
          <w:tcPr>
            <w:tcW w:w="747" w:type="pct"/>
            <w:vAlign w:val="bottom"/>
          </w:tcPr>
          <w:p w14:paraId="5ED5C806" w14:textId="77777777" w:rsidR="00C566F8" w:rsidRDefault="00C566F8" w:rsidP="00DA35EC">
            <w:pPr>
              <w:jc w:val="right"/>
              <w:rPr>
                <w:color w:val="000000"/>
                <w:lang w:eastAsia="en-AU"/>
                <w14:ligatures w14:val="none"/>
              </w:rPr>
            </w:pPr>
            <w:r w:rsidRPr="00154FF5">
              <w:rPr>
                <w:color w:val="000000"/>
                <w:highlight w:val="darkYellow"/>
                <w:lang w:eastAsia="en-AU"/>
                <w14:ligatures w14:val="none"/>
              </w:rPr>
              <w:t>10400</w:t>
            </w:r>
          </w:p>
        </w:tc>
      </w:tr>
      <w:tr w:rsidR="00C566F8" w14:paraId="2F510697" w14:textId="77777777" w:rsidTr="002D0194">
        <w:trPr>
          <w:trHeight w:val="290"/>
        </w:trPr>
        <w:tc>
          <w:tcPr>
            <w:tcW w:w="576" w:type="pct"/>
            <w:noWrap/>
            <w:tcMar>
              <w:top w:w="0" w:type="dxa"/>
              <w:left w:w="108" w:type="dxa"/>
              <w:bottom w:w="0" w:type="dxa"/>
              <w:right w:w="108" w:type="dxa"/>
            </w:tcMar>
            <w:vAlign w:val="bottom"/>
          </w:tcPr>
          <w:p w14:paraId="7BC0BCFA" w14:textId="77777777" w:rsidR="00C566F8" w:rsidRPr="002311A9" w:rsidRDefault="00C566F8" w:rsidP="00DA35EC">
            <w:pPr>
              <w:jc w:val="right"/>
              <w:rPr>
                <w:color w:val="000000"/>
                <w:sz w:val="16"/>
                <w:szCs w:val="16"/>
                <w:lang w:eastAsia="en-AU"/>
                <w14:ligatures w14:val="none"/>
              </w:rPr>
            </w:pPr>
            <w:r w:rsidRPr="00B1433E">
              <w:rPr>
                <w:color w:val="000000"/>
                <w:sz w:val="16"/>
                <w:szCs w:val="16"/>
                <w:lang w:eastAsia="en-AU"/>
                <w14:ligatures w14:val="none"/>
              </w:rPr>
              <w:t>01/10/2027</w:t>
            </w:r>
          </w:p>
        </w:tc>
        <w:tc>
          <w:tcPr>
            <w:tcW w:w="576" w:type="pct"/>
            <w:noWrap/>
            <w:tcMar>
              <w:top w:w="0" w:type="dxa"/>
              <w:left w:w="108" w:type="dxa"/>
              <w:bottom w:w="0" w:type="dxa"/>
              <w:right w:w="108" w:type="dxa"/>
            </w:tcMar>
            <w:vAlign w:val="bottom"/>
          </w:tcPr>
          <w:p w14:paraId="2C1EBEC1" w14:textId="77777777" w:rsidR="00C566F8" w:rsidRPr="002311A9" w:rsidRDefault="00C566F8" w:rsidP="00DA35EC">
            <w:pPr>
              <w:jc w:val="right"/>
              <w:rPr>
                <w:color w:val="000000"/>
                <w:sz w:val="16"/>
                <w:szCs w:val="16"/>
                <w:lang w:eastAsia="en-AU"/>
                <w14:ligatures w14:val="none"/>
              </w:rPr>
            </w:pPr>
            <w:r w:rsidRPr="00B1433E">
              <w:rPr>
                <w:color w:val="000000"/>
                <w:sz w:val="16"/>
                <w:szCs w:val="16"/>
                <w:lang w:eastAsia="en-AU"/>
                <w14:ligatures w14:val="none"/>
              </w:rPr>
              <w:t>30/09/2028</w:t>
            </w:r>
          </w:p>
        </w:tc>
        <w:tc>
          <w:tcPr>
            <w:tcW w:w="410" w:type="pct"/>
            <w:noWrap/>
            <w:tcMar>
              <w:top w:w="0" w:type="dxa"/>
              <w:left w:w="108" w:type="dxa"/>
              <w:bottom w:w="0" w:type="dxa"/>
              <w:right w:w="108" w:type="dxa"/>
            </w:tcMar>
            <w:vAlign w:val="bottom"/>
          </w:tcPr>
          <w:p w14:paraId="3288B660" w14:textId="77777777" w:rsidR="00C566F8" w:rsidRPr="00B1433E" w:rsidRDefault="00C566F8" w:rsidP="00DA35EC">
            <w:pPr>
              <w:jc w:val="right"/>
              <w:rPr>
                <w:color w:val="000000"/>
                <w:sz w:val="16"/>
                <w:szCs w:val="16"/>
                <w:lang w:eastAsia="en-AU"/>
                <w14:ligatures w14:val="none"/>
              </w:rPr>
            </w:pPr>
            <w:r w:rsidRPr="00B1433E">
              <w:rPr>
                <w:color w:val="000000"/>
                <w:sz w:val="16"/>
                <w:szCs w:val="16"/>
                <w:lang w:eastAsia="en-AU"/>
                <w14:ligatures w14:val="none"/>
              </w:rPr>
              <w:t>2.5%</w:t>
            </w:r>
          </w:p>
        </w:tc>
        <w:tc>
          <w:tcPr>
            <w:tcW w:w="523" w:type="pct"/>
            <w:noWrap/>
            <w:tcMar>
              <w:top w:w="0" w:type="dxa"/>
              <w:left w:w="108" w:type="dxa"/>
              <w:bottom w:w="0" w:type="dxa"/>
              <w:right w:w="108" w:type="dxa"/>
            </w:tcMar>
            <w:vAlign w:val="bottom"/>
          </w:tcPr>
          <w:p w14:paraId="41C9468F" w14:textId="77777777" w:rsidR="00C566F8" w:rsidRDefault="00C566F8" w:rsidP="00DA35EC">
            <w:pPr>
              <w:jc w:val="right"/>
              <w:rPr>
                <w:color w:val="000000"/>
                <w:lang w:eastAsia="en-AU"/>
                <w14:ligatures w14:val="none"/>
              </w:rPr>
            </w:pPr>
            <w:r>
              <w:rPr>
                <w:color w:val="000000"/>
                <w:lang w:eastAsia="en-AU"/>
                <w14:ligatures w14:val="none"/>
              </w:rPr>
              <w:t>n/a</w:t>
            </w:r>
          </w:p>
        </w:tc>
        <w:tc>
          <w:tcPr>
            <w:tcW w:w="666" w:type="pct"/>
            <w:vAlign w:val="bottom"/>
          </w:tcPr>
          <w:p w14:paraId="61A4B2F0" w14:textId="77777777" w:rsidR="00C566F8" w:rsidRDefault="00C566F8" w:rsidP="00DA35EC">
            <w:pPr>
              <w:jc w:val="right"/>
              <w:rPr>
                <w:color w:val="000000"/>
                <w:lang w:eastAsia="en-AU"/>
                <w14:ligatures w14:val="none"/>
              </w:rPr>
            </w:pPr>
            <w:r>
              <w:rPr>
                <w:color w:val="000000"/>
                <w:lang w:eastAsia="en-AU"/>
                <w14:ligatures w14:val="none"/>
              </w:rPr>
              <w:t>n/a</w:t>
            </w:r>
          </w:p>
        </w:tc>
        <w:tc>
          <w:tcPr>
            <w:tcW w:w="755" w:type="pct"/>
            <w:noWrap/>
            <w:tcMar>
              <w:top w:w="0" w:type="dxa"/>
              <w:left w:w="108" w:type="dxa"/>
              <w:bottom w:w="0" w:type="dxa"/>
              <w:right w:w="108" w:type="dxa"/>
            </w:tcMar>
            <w:vAlign w:val="bottom"/>
          </w:tcPr>
          <w:p w14:paraId="06719CF9" w14:textId="77777777" w:rsidR="00C566F8" w:rsidRDefault="00C566F8" w:rsidP="00DA35EC">
            <w:pPr>
              <w:jc w:val="right"/>
              <w:rPr>
                <w:color w:val="000000"/>
                <w:lang w:eastAsia="en-AU"/>
                <w14:ligatures w14:val="none"/>
              </w:rPr>
            </w:pPr>
            <w:r>
              <w:rPr>
                <w:color w:val="000000"/>
                <w:lang w:eastAsia="en-AU"/>
                <w14:ligatures w14:val="none"/>
              </w:rPr>
              <w:t>n/a</w:t>
            </w:r>
          </w:p>
        </w:tc>
        <w:tc>
          <w:tcPr>
            <w:tcW w:w="747" w:type="pct"/>
          </w:tcPr>
          <w:p w14:paraId="4F9FB2A1" w14:textId="77777777" w:rsidR="00C566F8" w:rsidRDefault="00C566F8" w:rsidP="00DA35EC">
            <w:pPr>
              <w:jc w:val="right"/>
              <w:rPr>
                <w:color w:val="000000"/>
                <w:lang w:eastAsia="en-AU"/>
                <w14:ligatures w14:val="none"/>
              </w:rPr>
            </w:pPr>
            <w:r>
              <w:rPr>
                <w:color w:val="000000"/>
                <w:lang w:eastAsia="en-AU"/>
                <w14:ligatures w14:val="none"/>
              </w:rPr>
              <w:t>n/a</w:t>
            </w:r>
          </w:p>
        </w:tc>
        <w:tc>
          <w:tcPr>
            <w:tcW w:w="747" w:type="pct"/>
            <w:vAlign w:val="bottom"/>
          </w:tcPr>
          <w:p w14:paraId="3C94B0D7" w14:textId="77777777" w:rsidR="00C566F8" w:rsidRDefault="00C566F8" w:rsidP="002D0194">
            <w:pPr>
              <w:keepNext/>
              <w:jc w:val="right"/>
              <w:rPr>
                <w:color w:val="000000"/>
                <w:lang w:eastAsia="en-AU"/>
                <w14:ligatures w14:val="none"/>
              </w:rPr>
            </w:pPr>
            <w:r>
              <w:rPr>
                <w:color w:val="000000"/>
                <w:lang w:eastAsia="en-AU"/>
                <w14:ligatures w14:val="none"/>
              </w:rPr>
              <w:t>n/a</w:t>
            </w:r>
          </w:p>
        </w:tc>
      </w:tr>
    </w:tbl>
    <w:p w14:paraId="2895CF14" w14:textId="390D5A5D" w:rsidR="00155F28" w:rsidRDefault="002D0194" w:rsidP="002D0194">
      <w:pPr>
        <w:pStyle w:val="Caption"/>
      </w:pPr>
      <w:bookmarkStart w:id="90" w:name="_Toc204956559"/>
      <w:bookmarkStart w:id="91" w:name="_Toc223423394"/>
      <w:r>
        <w:t xml:space="preserve">Table </w:t>
      </w:r>
      <w:r>
        <w:fldChar w:fldCharType="begin"/>
      </w:r>
      <w:r>
        <w:instrText>SEQ Table \* ARABIC</w:instrText>
      </w:r>
      <w:r>
        <w:fldChar w:fldCharType="separate"/>
      </w:r>
      <w:r w:rsidR="00DE31DE">
        <w:rPr>
          <w:noProof/>
        </w:rPr>
        <w:t>1</w:t>
      </w:r>
      <w:r>
        <w:fldChar w:fldCharType="end"/>
      </w:r>
      <w:r>
        <w:t xml:space="preserve"> - </w:t>
      </w:r>
      <w:r w:rsidRPr="0094501B">
        <w:t xml:space="preserve">Example </w:t>
      </w:r>
      <w:r>
        <w:t>with</w:t>
      </w:r>
      <w:r w:rsidRPr="0094501B">
        <w:t xml:space="preserve"> fictious CPI</w:t>
      </w:r>
      <w:r>
        <w:t xml:space="preserve"> Percentages</w:t>
      </w:r>
      <w:bookmarkEnd w:id="90"/>
      <w:bookmarkEnd w:id="91"/>
    </w:p>
    <w:p w14:paraId="18B41897" w14:textId="0D35D2C6" w:rsidR="00C566F8" w:rsidRPr="00044E01" w:rsidRDefault="00C566F8" w:rsidP="003C5A5A">
      <w:pPr>
        <w:ind w:left="720"/>
        <w:rPr>
          <w:b/>
          <w:bCs/>
        </w:rPr>
      </w:pPr>
      <w:r w:rsidRPr="00044E01">
        <w:rPr>
          <w:b/>
          <w:bCs/>
          <w:u w:val="single"/>
        </w:rPr>
        <w:t>Force payroll split on 1 Oct</w:t>
      </w:r>
    </w:p>
    <w:p w14:paraId="6BBC61E6" w14:textId="7148A166" w:rsidR="00C566F8" w:rsidRPr="003C5A5A" w:rsidRDefault="00C566F8" w:rsidP="003C5A5A">
      <w:pPr>
        <w:ind w:left="720"/>
      </w:pPr>
      <w:r w:rsidRPr="003C5A5A">
        <w:t xml:space="preserve">Requirement </w:t>
      </w:r>
      <w:r w:rsidR="003C5A5A" w:rsidRPr="003C5A5A">
        <w:t>t</w:t>
      </w:r>
      <w:r w:rsidRPr="003C5A5A">
        <w:t xml:space="preserve">o cater for the CPI and P2 weekly cap increases effective 1 Oct, where we do not necessarily have a split for P2 EPSS employees on 1 October.   </w:t>
      </w:r>
    </w:p>
    <w:p w14:paraId="46600D1B" w14:textId="6DE3AF6E" w:rsidR="00145510" w:rsidRDefault="00137BC8" w:rsidP="003C5A5A">
      <w:pPr>
        <w:ind w:left="720"/>
      </w:pPr>
      <w:r>
        <w:t>A new payroll operation will be created (Z</w:t>
      </w:r>
      <w:r w:rsidR="00A41925">
        <w:t>SPL) which will c</w:t>
      </w:r>
      <w:r w:rsidR="00C566F8" w:rsidRPr="003C5A5A">
        <w:t xml:space="preserve">heck if there is a CPI constant with start date that overlap with the processed </w:t>
      </w:r>
      <w:r w:rsidR="00C566F8" w:rsidRPr="00BC0BCE">
        <w:t>split,</w:t>
      </w:r>
      <w:r w:rsidR="00E12E64">
        <w:t xml:space="preserve"> if so</w:t>
      </w:r>
      <w:r w:rsidR="00C566F8" w:rsidRPr="003C5A5A">
        <w:t xml:space="preserve"> then force a pay split as described if the employee is in P2 </w:t>
      </w:r>
      <w:r w:rsidR="00145510">
        <w:t xml:space="preserve">prior to </w:t>
      </w:r>
      <w:r w:rsidR="00C566F8" w:rsidRPr="003C5A5A">
        <w:t>the CPI start date; provided there is not already a WPBP split on the CPI effective/start date.</w:t>
      </w:r>
    </w:p>
    <w:p w14:paraId="432352DE" w14:textId="3F4FDCB9" w:rsidR="00145510" w:rsidRDefault="00145510" w:rsidP="00072D7B">
      <w:pPr>
        <w:ind w:left="1440"/>
      </w:pPr>
      <w:r>
        <w:t xml:space="preserve">Check if employee is in </w:t>
      </w:r>
      <w:r w:rsidR="00256E76">
        <w:t xml:space="preserve">EPSS </w:t>
      </w:r>
      <w:r>
        <w:t xml:space="preserve">P2 in the pay split (P2 commenced before or on </w:t>
      </w:r>
      <w:r w:rsidRPr="00145510">
        <w:t>WPBP</w:t>
      </w:r>
      <w:r>
        <w:t>-endda)</w:t>
      </w:r>
      <w:r w:rsidR="00072D7B">
        <w:t xml:space="preserve">. </w:t>
      </w:r>
    </w:p>
    <w:p w14:paraId="2E36C96A" w14:textId="390C7C46" w:rsidR="008B60DD" w:rsidRDefault="00145510" w:rsidP="00072D7B">
      <w:pPr>
        <w:ind w:left="1440"/>
      </w:pPr>
      <w:r>
        <w:t xml:space="preserve">Is there a CPI start date that falls between </w:t>
      </w:r>
      <w:r w:rsidRPr="00145510">
        <w:t>WPBP</w:t>
      </w:r>
      <w:r>
        <w:t xml:space="preserve">-begda and </w:t>
      </w:r>
      <w:r w:rsidRPr="00145510">
        <w:t>WPBP</w:t>
      </w:r>
      <w:r>
        <w:t xml:space="preserve">-endda </w:t>
      </w:r>
      <w:r w:rsidR="00256E76">
        <w:t>(</w:t>
      </w:r>
      <w:r>
        <w:t>inclusive</w:t>
      </w:r>
      <w:r w:rsidR="00256E76">
        <w:t>)</w:t>
      </w:r>
    </w:p>
    <w:p w14:paraId="3584E68C" w14:textId="2B7C0791" w:rsidR="00145510" w:rsidRDefault="00145510" w:rsidP="00072D7B">
      <w:pPr>
        <w:ind w:left="1440"/>
      </w:pPr>
      <w:r>
        <w:t xml:space="preserve">Is there a on </w:t>
      </w:r>
      <w:r w:rsidRPr="00145510">
        <w:t>WPBP</w:t>
      </w:r>
      <w:r>
        <w:t>-begda equal to the CPI-begda</w:t>
      </w:r>
      <w:r w:rsidR="00B850CD">
        <w:t>, then no action</w:t>
      </w:r>
      <w:r w:rsidR="00256E76">
        <w:t xml:space="preserve"> other than adding the calling WT (9WCO) back.</w:t>
      </w:r>
      <w:r w:rsidR="00B850CD">
        <w:t xml:space="preserve"> </w:t>
      </w:r>
    </w:p>
    <w:p w14:paraId="017329CB" w14:textId="586EFF2F" w:rsidR="00145510" w:rsidRDefault="00B850CD" w:rsidP="00072D7B">
      <w:pPr>
        <w:ind w:left="1440"/>
        <w:rPr>
          <w:b/>
          <w:bCs/>
          <w:u w:val="single"/>
        </w:rPr>
      </w:pPr>
      <w:r>
        <w:t xml:space="preserve">Is there no </w:t>
      </w:r>
      <w:r w:rsidRPr="00145510">
        <w:t>WPBP</w:t>
      </w:r>
      <w:r>
        <w:t xml:space="preserve">-begda equal to the CPI-begda, then create a split </w:t>
      </w:r>
      <w:r w:rsidR="00256E76">
        <w:t>with a</w:t>
      </w:r>
      <w:r>
        <w:t xml:space="preserve"> start </w:t>
      </w:r>
      <w:r w:rsidR="00256E76">
        <w:t xml:space="preserve">date </w:t>
      </w:r>
      <w:r>
        <w:t>equal to the CPI-begda and distribute the splits to all the input table</w:t>
      </w:r>
      <w:r w:rsidR="00256E76">
        <w:t xml:space="preserve"> (IT)</w:t>
      </w:r>
      <w:r>
        <w:t xml:space="preserve"> wage types.</w:t>
      </w:r>
    </w:p>
    <w:p w14:paraId="4D0B5CB4" w14:textId="77777777" w:rsidR="00E0021E" w:rsidRDefault="00E0021E" w:rsidP="00BC1694">
      <w:pPr>
        <w:ind w:left="720"/>
        <w:rPr>
          <w:b/>
          <w:bCs/>
          <w:u w:val="single"/>
        </w:rPr>
      </w:pPr>
    </w:p>
    <w:p w14:paraId="46ECFB88" w14:textId="2C978D10" w:rsidR="00BC1694" w:rsidRPr="00993B6B" w:rsidRDefault="00BC1694" w:rsidP="00BC1694">
      <w:pPr>
        <w:ind w:left="720"/>
        <w:rPr>
          <w:b/>
          <w:bCs/>
          <w:u w:val="single"/>
        </w:rPr>
      </w:pPr>
      <w:r w:rsidRPr="00993B6B">
        <w:rPr>
          <w:b/>
          <w:bCs/>
          <w:u w:val="single"/>
        </w:rPr>
        <w:t>OLIMS ABAP changes</w:t>
      </w:r>
      <w:r w:rsidR="00BA563D" w:rsidRPr="00993B6B">
        <w:rPr>
          <w:b/>
          <w:bCs/>
          <w:u w:val="single"/>
        </w:rPr>
        <w:t xml:space="preserve"> required</w:t>
      </w:r>
      <w:r w:rsidRPr="00993B6B">
        <w:rPr>
          <w:b/>
          <w:bCs/>
          <w:u w:val="single"/>
        </w:rPr>
        <w:t>:</w:t>
      </w:r>
    </w:p>
    <w:p w14:paraId="1AC76649" w14:textId="7FD1034F" w:rsidR="00BC1694" w:rsidRDefault="00155F28" w:rsidP="00EF2985">
      <w:pPr>
        <w:ind w:left="720"/>
      </w:pPr>
      <w:r>
        <w:t>Introduce new fields into the EPSS Calculation tab in OLIMS as per</w:t>
      </w:r>
      <w:r w:rsidR="00EF2985">
        <w:t xml:space="preserve"> yellow</w:t>
      </w:r>
      <w:r>
        <w:t xml:space="preserve"> </w:t>
      </w:r>
      <w:r w:rsidR="008F4372">
        <w:t xml:space="preserve">highlighted </w:t>
      </w:r>
      <w:r w:rsidR="00EF2985">
        <w:t>fields in image</w:t>
      </w:r>
      <w:r>
        <w:t xml:space="preserve"> below</w:t>
      </w:r>
      <w:r w:rsidR="00BC1694">
        <w:t>.</w:t>
      </w:r>
    </w:p>
    <w:p w14:paraId="6507D2F1" w14:textId="3F24E272" w:rsidR="00BC1694" w:rsidRDefault="00472FDD" w:rsidP="00BC1694">
      <w:pPr>
        <w:keepNext/>
        <w:ind w:firstLine="720"/>
      </w:pPr>
      <w:r>
        <w:rPr>
          <w:noProof/>
        </w:rPr>
        <w:drawing>
          <wp:inline distT="0" distB="0" distL="0" distR="0" wp14:anchorId="61DC151E" wp14:editId="51FB416F">
            <wp:extent cx="4751708" cy="270488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7357" cy="2713790"/>
                    </a:xfrm>
                    <a:prstGeom prst="rect">
                      <a:avLst/>
                    </a:prstGeom>
                  </pic:spPr>
                </pic:pic>
              </a:graphicData>
            </a:graphic>
          </wp:inline>
        </w:drawing>
      </w:r>
    </w:p>
    <w:p w14:paraId="370E0E4D" w14:textId="071C307C" w:rsidR="00BC1694" w:rsidRDefault="00BC1694" w:rsidP="00A252EB">
      <w:pPr>
        <w:pStyle w:val="Caption"/>
        <w:ind w:firstLine="720"/>
      </w:pPr>
      <w:r>
        <w:t xml:space="preserve">Figure </w:t>
      </w:r>
      <w:r>
        <w:fldChar w:fldCharType="begin"/>
      </w:r>
      <w:r>
        <w:instrText>SEQ Figure \* ARABIC</w:instrText>
      </w:r>
      <w:r>
        <w:fldChar w:fldCharType="separate"/>
      </w:r>
      <w:r w:rsidR="00692CF5">
        <w:rPr>
          <w:noProof/>
        </w:rPr>
        <w:t>1</w:t>
      </w:r>
      <w:r>
        <w:fldChar w:fldCharType="end"/>
      </w:r>
      <w:r>
        <w:t xml:space="preserve"> - OLIMS EPSS Calculations</w:t>
      </w:r>
      <w:r>
        <w:rPr>
          <w:noProof/>
        </w:rPr>
        <w:t xml:space="preserve"> tab - CPI fields</w:t>
      </w:r>
    </w:p>
    <w:p w14:paraId="1A7E3BC0" w14:textId="76356C04" w:rsidR="00BC1694" w:rsidRDefault="00BC1694" w:rsidP="00BC1694">
      <w:pPr>
        <w:ind w:left="720"/>
        <w:rPr>
          <w:i/>
          <w:iCs/>
        </w:rPr>
      </w:pPr>
      <w:r>
        <w:t xml:space="preserve">The yellow highlighted </w:t>
      </w:r>
      <w:r w:rsidR="00EF2985">
        <w:t>fields</w:t>
      </w:r>
      <w:r>
        <w:t xml:space="preserve"> are the </w:t>
      </w:r>
      <w:r w:rsidR="00F376A0">
        <w:t>fields</w:t>
      </w:r>
      <w:r>
        <w:t xml:space="preserve"> to show the index increases pending the Index year chosen and these are envisaged to have the unit (e</w:t>
      </w:r>
      <w:r w:rsidR="00F376A0">
        <w:t>.</w:t>
      </w:r>
      <w:r>
        <w:t>g</w:t>
      </w:r>
      <w:r w:rsidR="00F376A0">
        <w:t>.</w:t>
      </w:r>
      <w:r>
        <w:t xml:space="preserve"> </w:t>
      </w:r>
      <w:r w:rsidR="00A13DF5">
        <w:t>W</w:t>
      </w:r>
      <w:r>
        <w:t>eekly/</w:t>
      </w:r>
      <w:r w:rsidR="00A13DF5">
        <w:t>H</w:t>
      </w:r>
      <w:r>
        <w:t xml:space="preserve">ourly </w:t>
      </w:r>
      <w:r w:rsidR="00A13DF5">
        <w:t>R</w:t>
      </w:r>
      <w:r>
        <w:t xml:space="preserve">ate) text moved to the left to make space for </w:t>
      </w:r>
      <w:r w:rsidR="000E7620">
        <w:t xml:space="preserve">a column where the </w:t>
      </w:r>
      <w:r>
        <w:t>CPI inclusive salary</w:t>
      </w:r>
      <w:r w:rsidR="000E7620">
        <w:t xml:space="preserve"> fields will be placed</w:t>
      </w:r>
      <w:r>
        <w:t xml:space="preserve">.   The OLIMS screen will utilise the payroll CPI index constant, </w:t>
      </w:r>
      <w:r w:rsidRPr="00F2136C">
        <w:t>Z</w:t>
      </w:r>
      <w:r>
        <w:t>E</w:t>
      </w:r>
      <w:r w:rsidRPr="00F2136C">
        <w:t>CPI</w:t>
      </w:r>
      <w:r w:rsidR="006B395D">
        <w:t xml:space="preserve"> -</w:t>
      </w:r>
      <w:r w:rsidRPr="00F2136C">
        <w:t xml:space="preserve"> </w:t>
      </w:r>
      <w:r w:rsidRPr="000E7620">
        <w:t>EPSS CPI index percentage</w:t>
      </w:r>
      <w:r w:rsidRPr="00C050CF">
        <w:rPr>
          <w:i/>
          <w:iCs/>
        </w:rPr>
        <w:t>.</w:t>
      </w:r>
    </w:p>
    <w:p w14:paraId="473B4E0F" w14:textId="18E180AC" w:rsidR="006B395D" w:rsidRDefault="006B395D" w:rsidP="00BC1694">
      <w:pPr>
        <w:ind w:left="720"/>
      </w:pPr>
      <w:r>
        <w:t>The following fields will be added:</w:t>
      </w:r>
    </w:p>
    <w:p w14:paraId="634A38A6" w14:textId="3FF06115" w:rsidR="00472FDD" w:rsidRDefault="00155F28" w:rsidP="00E206BC">
      <w:pPr>
        <w:pStyle w:val="ListParagraph"/>
        <w:numPr>
          <w:ilvl w:val="0"/>
          <w:numId w:val="12"/>
        </w:numPr>
      </w:pPr>
      <w:r>
        <w:t xml:space="preserve">New </w:t>
      </w:r>
      <w:r w:rsidR="007B5454">
        <w:t>field</w:t>
      </w:r>
      <w:r>
        <w:t xml:space="preserve"> Index Year/Date</w:t>
      </w:r>
      <w:r w:rsidR="00E14FDA">
        <w:t xml:space="preserve"> (Default is current year/date)</w:t>
      </w:r>
    </w:p>
    <w:p w14:paraId="59AE9E70" w14:textId="42733875" w:rsidR="00E14FDA" w:rsidRDefault="00E14FDA" w:rsidP="00E206BC">
      <w:pPr>
        <w:pStyle w:val="ListParagraph"/>
        <w:numPr>
          <w:ilvl w:val="0"/>
          <w:numId w:val="12"/>
        </w:numPr>
      </w:pPr>
      <w:r>
        <w:t>IR% - Indexed Rate Percentage (2 decimals)</w:t>
      </w:r>
    </w:p>
    <w:p w14:paraId="1354A1D6" w14:textId="77777777" w:rsidR="00E14FDA" w:rsidRDefault="00E14FDA" w:rsidP="00E206BC">
      <w:pPr>
        <w:pStyle w:val="ListParagraph"/>
        <w:numPr>
          <w:ilvl w:val="0"/>
          <w:numId w:val="12"/>
        </w:numPr>
      </w:pPr>
      <w:r>
        <w:t>Weekly Indexed Salary (75% of Base Salary + 17% Loading + Indexation)</w:t>
      </w:r>
    </w:p>
    <w:p w14:paraId="30D14DE8" w14:textId="77777777" w:rsidR="00E14FDA" w:rsidRDefault="00E14FDA" w:rsidP="00E206BC">
      <w:pPr>
        <w:pStyle w:val="ListParagraph"/>
        <w:numPr>
          <w:ilvl w:val="0"/>
          <w:numId w:val="12"/>
        </w:numPr>
      </w:pPr>
      <w:r>
        <w:t>Hourly Rate Indexed (75% of Base Salary + 17% Loading + Indexation)</w:t>
      </w:r>
    </w:p>
    <w:p w14:paraId="68A69BD7" w14:textId="77777777" w:rsidR="00E14FDA" w:rsidRDefault="00E14FDA" w:rsidP="00E206BC">
      <w:pPr>
        <w:pStyle w:val="ListParagraph"/>
        <w:numPr>
          <w:ilvl w:val="0"/>
          <w:numId w:val="12"/>
        </w:numPr>
      </w:pPr>
      <w:r>
        <w:t>Maximum Weekly EPSS Cap Indexed</w:t>
      </w:r>
    </w:p>
    <w:p w14:paraId="3BCB3B5F" w14:textId="250D2FC1" w:rsidR="00472FDD" w:rsidRDefault="00472FDD" w:rsidP="00E14FDA">
      <w:pPr>
        <w:ind w:left="720"/>
      </w:pPr>
      <w:r>
        <w:t xml:space="preserve">Once the Index Year/Date search button is clicked, the logic will read the payroll constant </w:t>
      </w:r>
      <w:r w:rsidRPr="00BC1694">
        <w:t>ZECPI</w:t>
      </w:r>
      <w:r>
        <w:t xml:space="preserve"> from T511K </w:t>
      </w:r>
      <w:r w:rsidR="00912600">
        <w:t xml:space="preserve">table </w:t>
      </w:r>
      <w:r>
        <w:t xml:space="preserve">and retrieve records effective </w:t>
      </w:r>
      <w:r w:rsidR="00E14FDA" w:rsidRPr="006C448F">
        <w:t xml:space="preserve">since </w:t>
      </w:r>
      <w:r w:rsidR="004D7BDA" w:rsidRPr="006C448F">
        <w:t xml:space="preserve">P2 start </w:t>
      </w:r>
      <w:r w:rsidR="00DF12EF" w:rsidRPr="00DA1EB5">
        <w:t>+ 1</w:t>
      </w:r>
      <w:r w:rsidR="00DF12EF">
        <w:t xml:space="preserve"> </w:t>
      </w:r>
      <w:r w:rsidR="00E14FDA" w:rsidRPr="006C448F">
        <w:t>till</w:t>
      </w:r>
      <w:r w:rsidR="00E14FDA">
        <w:t xml:space="preserve"> end of Period 2</w:t>
      </w:r>
      <w:r w:rsidR="00125066">
        <w:t>.</w:t>
      </w:r>
    </w:p>
    <w:p w14:paraId="7F3C662A" w14:textId="127A7546" w:rsidR="00E14FDA" w:rsidRDefault="00472FDD" w:rsidP="00E14FDA">
      <w:pPr>
        <w:ind w:left="720"/>
      </w:pPr>
      <w:r>
        <w:t xml:space="preserve">The </w:t>
      </w:r>
      <w:r w:rsidR="004872B1">
        <w:t>IR Date</w:t>
      </w:r>
      <w:r>
        <w:t xml:space="preserve"> will be displayed in a </w:t>
      </w:r>
      <w:r w:rsidR="00D0167D">
        <w:t>DD.MM.</w:t>
      </w:r>
      <w:r>
        <w:t>YYYY format</w:t>
      </w:r>
      <w:r w:rsidR="003D24AC">
        <w:t xml:space="preserve"> (</w:t>
      </w:r>
      <w:r w:rsidR="005B63A4">
        <w:t>E.g.</w:t>
      </w:r>
      <w:r>
        <w:t xml:space="preserve"> </w:t>
      </w:r>
      <w:r w:rsidR="004872B1">
        <w:t>01.10.</w:t>
      </w:r>
      <w:r>
        <w:t>2026</w:t>
      </w:r>
      <w:r w:rsidR="003D24AC">
        <w:t>)</w:t>
      </w:r>
      <w:r w:rsidR="004872B1">
        <w:t>. The IR Rate will be displayed with 2 decimals</w:t>
      </w:r>
      <w:r>
        <w:t xml:space="preserve"> </w:t>
      </w:r>
      <w:r w:rsidR="003D24AC">
        <w:t xml:space="preserve">(E.g. </w:t>
      </w:r>
      <w:r>
        <w:t>2.55</w:t>
      </w:r>
      <w:r w:rsidR="003D24AC">
        <w:t>)</w:t>
      </w:r>
      <w:r w:rsidR="00E14FDA">
        <w:t xml:space="preserve">. </w:t>
      </w:r>
    </w:p>
    <w:p w14:paraId="10CB8044" w14:textId="621201C9" w:rsidR="009E2A08" w:rsidRDefault="009E2A08" w:rsidP="004A2ADA">
      <w:pPr>
        <w:ind w:left="720"/>
      </w:pPr>
      <w:r>
        <w:t xml:space="preserve">By default, the </w:t>
      </w:r>
      <w:r w:rsidR="00C01407">
        <w:t>corresponding Indexed Rate will be selected based on the system date.</w:t>
      </w:r>
    </w:p>
    <w:p w14:paraId="44605E64" w14:textId="2C8F0AC2" w:rsidR="008E04CF" w:rsidRDefault="18DEB1D9" w:rsidP="004A2ADA">
      <w:pPr>
        <w:ind w:left="720"/>
      </w:pPr>
      <w:r>
        <w:t xml:space="preserve">Once the Index Year/Date is selected, the </w:t>
      </w:r>
      <w:r w:rsidR="6F9CF192">
        <w:t xml:space="preserve">selected rate will be </w:t>
      </w:r>
      <w:r>
        <w:t xml:space="preserve">displayed </w:t>
      </w:r>
      <w:r w:rsidR="6F9CF192">
        <w:t xml:space="preserve">in </w:t>
      </w:r>
      <w:r>
        <w:t>the IR% - Indexed Rate Percentage</w:t>
      </w:r>
      <w:r w:rsidR="6F9CF192">
        <w:t xml:space="preserve"> field and all the relevant CPI rates will be added cumulatively starting with the initial P2 salary as per Period 1 end </w:t>
      </w:r>
      <w:r w:rsidR="2AF8AE45">
        <w:t>date and</w:t>
      </w:r>
      <w:r w:rsidR="6F9CF192">
        <w:t xml:space="preserve"> applied into</w:t>
      </w:r>
      <w:r>
        <w:t xml:space="preserve"> </w:t>
      </w:r>
      <w:r w:rsidR="6F9CF192">
        <w:t xml:space="preserve">75% of Base Salary + 17% Loading weekly and hourly rate </w:t>
      </w:r>
      <w:r>
        <w:t xml:space="preserve">and Maximum Weekly EPSS Cap </w:t>
      </w:r>
      <w:r w:rsidR="35A93B94">
        <w:t>indexed amounts/fields</w:t>
      </w:r>
      <w:r>
        <w:t>.</w:t>
      </w:r>
    </w:p>
    <w:p w14:paraId="152DE84F" w14:textId="145D5C56" w:rsidR="0469369E" w:rsidRDefault="0469369E" w:rsidP="0469369E">
      <w:pPr>
        <w:ind w:left="720"/>
      </w:pPr>
    </w:p>
    <w:p w14:paraId="76ABC52B" w14:textId="77777777" w:rsidR="005838F2" w:rsidRDefault="120EB960" w:rsidP="0469369E">
      <w:pPr>
        <w:spacing w:before="240" w:after="240"/>
      </w:pPr>
      <w:r w:rsidRPr="0469369E">
        <w:rPr>
          <w:b/>
          <w:bCs/>
          <w:u w:val="single"/>
        </w:rPr>
        <w:t>Build – OLIMS</w:t>
      </w:r>
      <w:r w:rsidR="004D3E6F">
        <w:rPr>
          <w:b/>
          <w:bCs/>
          <w:u w:val="single"/>
        </w:rPr>
        <w:br/>
      </w:r>
      <w:r w:rsidR="004D3E6F">
        <w:rPr>
          <w:b/>
          <w:bCs/>
          <w:u w:val="single"/>
        </w:rPr>
        <w:br/>
      </w:r>
      <w:r w:rsidR="004D3E6F">
        <w:rPr>
          <w:noProof/>
        </w:rPr>
        <w:drawing>
          <wp:inline distT="0" distB="0" distL="0" distR="0" wp14:anchorId="5A89FAB3" wp14:editId="31251C74">
            <wp:extent cx="5731510" cy="4986020"/>
            <wp:effectExtent l="0" t="0" r="2540" b="5080"/>
            <wp:docPr id="20091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14376" name=""/>
                    <pic:cNvPicPr/>
                  </pic:nvPicPr>
                  <pic:blipFill>
                    <a:blip r:embed="rId16"/>
                    <a:stretch>
                      <a:fillRect/>
                    </a:stretch>
                  </pic:blipFill>
                  <pic:spPr>
                    <a:xfrm>
                      <a:off x="0" y="0"/>
                      <a:ext cx="5731510" cy="4986020"/>
                    </a:xfrm>
                    <a:prstGeom prst="rect">
                      <a:avLst/>
                    </a:prstGeom>
                  </pic:spPr>
                </pic:pic>
              </a:graphicData>
            </a:graphic>
          </wp:inline>
        </w:drawing>
      </w:r>
      <w:r>
        <w:br/>
      </w:r>
      <w:r>
        <w:br/>
      </w:r>
      <w:r w:rsidR="00763000" w:rsidRPr="00F743D1">
        <w:t>The CPI logic implemented</w:t>
      </w:r>
      <w:r w:rsidR="00F743D1" w:rsidRPr="00F743D1">
        <w:t xml:space="preserve"> i</w:t>
      </w:r>
      <w:r w:rsidR="00F743D1">
        <w:t>n OLIMS are present in the EPSS Calculation</w:t>
      </w:r>
      <w:r w:rsidR="005838F2">
        <w:t>s</w:t>
      </w:r>
      <w:r w:rsidR="00F743D1">
        <w:t xml:space="preserve"> screen</w:t>
      </w:r>
      <w:r w:rsidR="005838F2">
        <w:t xml:space="preserve"> (4106).</w:t>
      </w:r>
    </w:p>
    <w:p w14:paraId="1C494D90" w14:textId="06119A11" w:rsidR="00AD4BCB" w:rsidRPr="007C1509" w:rsidRDefault="005838F2" w:rsidP="00E206BC">
      <w:pPr>
        <w:pStyle w:val="ListParagraph"/>
        <w:numPr>
          <w:ilvl w:val="0"/>
          <w:numId w:val="19"/>
        </w:numPr>
        <w:spacing w:before="240" w:after="240"/>
        <w:rPr>
          <w:b/>
          <w:bCs/>
          <w:u w:val="single"/>
        </w:rPr>
      </w:pPr>
      <w:r>
        <w:t xml:space="preserve">STATUS_4106: </w:t>
      </w:r>
      <w:r w:rsidR="00481CFF">
        <w:t xml:space="preserve">If ZIM_IN_EPSS-MOCK_CURRENT_DATE_P2 is not blank, </w:t>
      </w:r>
      <w:r w:rsidR="0084658E">
        <w:t xml:space="preserve">the defaulted indexed rate will be selected on </w:t>
      </w:r>
      <w:r w:rsidR="007C1509">
        <w:t>the mock P2 date, else, the system date (sy-datum).</w:t>
      </w:r>
      <w:r w:rsidR="00A60EE3">
        <w:br/>
      </w:r>
    </w:p>
    <w:p w14:paraId="54A90A61" w14:textId="6F0C777F" w:rsidR="00AD4BCB" w:rsidRPr="007D477A" w:rsidRDefault="007C1509" w:rsidP="00E206BC">
      <w:pPr>
        <w:pStyle w:val="ListParagraph"/>
        <w:numPr>
          <w:ilvl w:val="0"/>
          <w:numId w:val="19"/>
        </w:numPr>
        <w:spacing w:before="240" w:after="240"/>
        <w:rPr>
          <w:b/>
          <w:bCs/>
          <w:u w:val="single"/>
        </w:rPr>
      </w:pPr>
      <w:r>
        <w:t>Module CALCULATE_IR</w:t>
      </w:r>
      <w:r w:rsidR="00A60EE3">
        <w:t xml:space="preserve">: This module receives the selected date (mock date or system date or IR (selected) Date) and apply the corresponding IR % to the </w:t>
      </w:r>
      <w:r w:rsidR="008800EA">
        <w:t>Indexed 75% of Base Salary +17% Weekly amount</w:t>
      </w:r>
      <w:r w:rsidR="005611A2">
        <w:t>, Indexed Weekly Cap</w:t>
      </w:r>
      <w:r w:rsidR="00FD1AE3">
        <w:t xml:space="preserve"> and the IR Rate to </w:t>
      </w:r>
      <w:r w:rsidR="005611A2">
        <w:t xml:space="preserve">IR% field. </w:t>
      </w:r>
      <w:r w:rsidR="008800EA">
        <w:t xml:space="preserve"> </w:t>
      </w:r>
      <w:r w:rsidR="005611A2">
        <w:t>T</w:t>
      </w:r>
      <w:r w:rsidR="00FD1AE3">
        <w:t>he Indexed 75% of Base Salary +17% Hourly Rate amount</w:t>
      </w:r>
      <w:r w:rsidR="005611A2">
        <w:t xml:space="preserve"> is calculated based on the Indexed weekly amount using</w:t>
      </w:r>
      <w:r w:rsidR="000834CD">
        <w:t xml:space="preserve"> employee’s</w:t>
      </w:r>
      <w:r w:rsidR="005611A2">
        <w:t xml:space="preserve"> </w:t>
      </w:r>
      <w:r w:rsidR="000834CD">
        <w:t>weekly planning hours.</w:t>
      </w:r>
    </w:p>
    <w:p w14:paraId="24D0F636" w14:textId="0F5855D2" w:rsidR="007D477A" w:rsidRPr="0083236B" w:rsidRDefault="007D477A" w:rsidP="00E206BC">
      <w:pPr>
        <w:pStyle w:val="ListParagraph"/>
        <w:numPr>
          <w:ilvl w:val="0"/>
          <w:numId w:val="19"/>
        </w:numPr>
        <w:spacing w:before="240" w:after="240"/>
        <w:rPr>
          <w:b/>
          <w:bCs/>
          <w:u w:val="single"/>
        </w:rPr>
      </w:pPr>
      <w:r>
        <w:t>MODULE IR_DATE_HELP</w:t>
      </w:r>
      <w:r w:rsidR="009F78B5">
        <w:t xml:space="preserve">: This module is </w:t>
      </w:r>
      <w:r w:rsidR="00580FEB">
        <w:t>trigger</w:t>
      </w:r>
      <w:r w:rsidR="009F78B5">
        <w:t xml:space="preserve"> by PROCESS ON VALUE-REQUEST </w:t>
      </w:r>
      <w:r w:rsidR="00580FEB">
        <w:t xml:space="preserve">event which is triggered when the </w:t>
      </w:r>
      <w:r w:rsidR="0083236B">
        <w:t xml:space="preserve">user clicks on IR Date </w:t>
      </w:r>
      <w:r w:rsidR="00580FEB">
        <w:t>search</w:t>
      </w:r>
      <w:r w:rsidR="0083236B">
        <w:t xml:space="preserve"> help.</w:t>
      </w:r>
    </w:p>
    <w:p w14:paraId="3A5CA2B7" w14:textId="77777777" w:rsidR="0083236B" w:rsidRPr="006B3FE8" w:rsidRDefault="0083236B" w:rsidP="0083236B">
      <w:pPr>
        <w:pStyle w:val="ListParagraph"/>
        <w:spacing w:before="240" w:after="240"/>
        <w:ind w:left="1080"/>
        <w:rPr>
          <w:b/>
          <w:bCs/>
          <w:u w:val="single"/>
        </w:rPr>
      </w:pPr>
    </w:p>
    <w:p w14:paraId="39F4465F" w14:textId="43314822" w:rsidR="120EB960" w:rsidRDefault="00AD4BCB" w:rsidP="0469369E">
      <w:pPr>
        <w:spacing w:before="240" w:after="240"/>
        <w:rPr>
          <w:b/>
          <w:bCs/>
          <w:u w:val="single"/>
        </w:rPr>
      </w:pPr>
      <w:r>
        <w:rPr>
          <w:b/>
          <w:bCs/>
          <w:u w:val="single"/>
        </w:rPr>
        <w:t>Build - F</w:t>
      </w:r>
      <w:r w:rsidR="01A64AAE" w:rsidRPr="00AD4BCB">
        <w:rPr>
          <w:b/>
          <w:bCs/>
          <w:u w:val="single"/>
        </w:rPr>
        <w:t xml:space="preserve">unction module </w:t>
      </w:r>
      <w:r w:rsidR="2A151632" w:rsidRPr="00AD4BCB">
        <w:rPr>
          <w:rFonts w:ascii="Calibri" w:eastAsia="Calibri" w:hAnsi="Calibri" w:cs="Calibri"/>
          <w:b/>
          <w:bCs/>
          <w:u w:val="single"/>
        </w:rPr>
        <w:t>Z_EPSS_APPLY_CPI_INDEX.</w:t>
      </w:r>
    </w:p>
    <w:p w14:paraId="7BEB5870" w14:textId="2EB8BC8E" w:rsidR="2A151632" w:rsidRDefault="2A151632" w:rsidP="0469369E">
      <w:pPr>
        <w:spacing w:before="240" w:after="240"/>
      </w:pPr>
      <w:r>
        <w:rPr>
          <w:noProof/>
        </w:rPr>
        <w:drawing>
          <wp:inline distT="0" distB="0" distL="0" distR="0" wp14:anchorId="5D359417" wp14:editId="3933FCC4">
            <wp:extent cx="5724525" cy="1657350"/>
            <wp:effectExtent l="0" t="0" r="0" b="0"/>
            <wp:docPr id="569735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5144"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1657350"/>
                    </a:xfrm>
                    <a:prstGeom prst="rect">
                      <a:avLst/>
                    </a:prstGeom>
                  </pic:spPr>
                </pic:pic>
              </a:graphicData>
            </a:graphic>
          </wp:inline>
        </w:drawing>
      </w:r>
      <w:r>
        <w:br/>
      </w:r>
      <w:r>
        <w:br/>
      </w:r>
      <w:r w:rsidR="1E2B3A91">
        <w:rPr>
          <w:noProof/>
        </w:rPr>
        <w:drawing>
          <wp:inline distT="0" distB="0" distL="0" distR="0" wp14:anchorId="35870F80" wp14:editId="5BFF67F6">
            <wp:extent cx="5724525" cy="1638300"/>
            <wp:effectExtent l="0" t="0" r="0" b="0"/>
            <wp:docPr id="426754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4568" name=""/>
                    <pic:cNvPicPr/>
                  </pic:nvPicPr>
                  <pic:blipFill>
                    <a:blip r:embed="rId18">
                      <a:extLst>
                        <a:ext uri="{28A0092B-C50C-407E-A947-70E740481C1C}">
                          <a14:useLocalDpi xmlns:a14="http://schemas.microsoft.com/office/drawing/2010/main" val="0"/>
                        </a:ext>
                      </a:extLst>
                    </a:blip>
                    <a:stretch>
                      <a:fillRect/>
                    </a:stretch>
                  </pic:blipFill>
                  <pic:spPr>
                    <a:xfrm>
                      <a:off x="0" y="0"/>
                      <a:ext cx="5724525" cy="1638300"/>
                    </a:xfrm>
                    <a:prstGeom prst="rect">
                      <a:avLst/>
                    </a:prstGeom>
                  </pic:spPr>
                </pic:pic>
              </a:graphicData>
            </a:graphic>
          </wp:inline>
        </w:drawing>
      </w:r>
    </w:p>
    <w:p w14:paraId="1774F52F" w14:textId="77777777" w:rsidR="00D276A6" w:rsidRDefault="00D276A6" w:rsidP="0469369E">
      <w:pPr>
        <w:spacing w:before="240" w:after="240"/>
      </w:pPr>
    </w:p>
    <w:p w14:paraId="586CD7F4" w14:textId="6C41BBEE" w:rsidR="00D47238" w:rsidRDefault="00D47238" w:rsidP="0469369E">
      <w:pPr>
        <w:spacing w:before="240" w:after="240"/>
      </w:pPr>
      <w:r>
        <w:t>Pseudo-code</w:t>
      </w:r>
    </w:p>
    <w:p w14:paraId="3FA9CCB7" w14:textId="4F6E664C" w:rsidR="00D47238" w:rsidRDefault="00D47238" w:rsidP="0469369E">
      <w:pPr>
        <w:spacing w:before="240" w:after="240"/>
      </w:pPr>
      <w:r>
        <w:t>FUNCTION z_epss_apply_cpi_index.</w:t>
      </w:r>
      <w:r>
        <w:br/>
      </w:r>
      <w:r w:rsidRPr="36026836">
        <w:rPr>
          <w:i/>
          <w:iCs/>
        </w:rPr>
        <w:t>*"----------------------------------------------------------------------</w:t>
      </w:r>
      <w:r>
        <w:br/>
      </w:r>
      <w:r w:rsidRPr="36026836">
        <w:rPr>
          <w:i/>
          <w:iCs/>
        </w:rPr>
        <w:t>*"*"Local Interface:</w:t>
      </w:r>
      <w:r>
        <w:br/>
      </w:r>
      <w:r w:rsidRPr="36026836">
        <w:rPr>
          <w:i/>
          <w:iCs/>
        </w:rPr>
        <w:t>*"  IMPORTING</w:t>
      </w:r>
      <w:r>
        <w:br/>
      </w:r>
      <w:r w:rsidRPr="36026836">
        <w:rPr>
          <w:i/>
          <w:iCs/>
        </w:rPr>
        <w:t>*"     VALUE(I_AMOUNT) TYPE  ZWC_NORMAL_BASE_PAY</w:t>
      </w:r>
      <w:r>
        <w:br/>
      </w:r>
      <w:r w:rsidRPr="36026836">
        <w:rPr>
          <w:i/>
          <w:iCs/>
        </w:rPr>
        <w:t>*"     VALUE(I_DATE_FROM) TYPE  BEGDA</w:t>
      </w:r>
      <w:r>
        <w:br/>
      </w:r>
      <w:r w:rsidRPr="36026836">
        <w:rPr>
          <w:i/>
          <w:iCs/>
        </w:rPr>
        <w:t>*"     VALUE(I_DATE_TO) TYPE  ENDDA</w:t>
      </w:r>
      <w:r>
        <w:br/>
      </w:r>
      <w:r w:rsidRPr="36026836">
        <w:rPr>
          <w:i/>
          <w:iCs/>
        </w:rPr>
        <w:t>*"     VALUE(I_PAYR_CONSTANT) TYPE  ABRKN DEFAULT 'ZECPI'</w:t>
      </w:r>
      <w:r>
        <w:br/>
      </w:r>
      <w:r w:rsidRPr="36026836">
        <w:rPr>
          <w:i/>
          <w:iCs/>
        </w:rPr>
        <w:t>*"  EXPORTING</w:t>
      </w:r>
      <w:r>
        <w:br/>
      </w:r>
      <w:r w:rsidRPr="36026836">
        <w:rPr>
          <w:i/>
          <w:iCs/>
        </w:rPr>
        <w:t>*"     VALUE(E_INDEXED_AMOUNT) TYPE  ZWC_NORMAL_BASE_PAY</w:t>
      </w:r>
      <w:r>
        <w:br/>
      </w:r>
      <w:r w:rsidRPr="36026836">
        <w:rPr>
          <w:i/>
          <w:iCs/>
        </w:rPr>
        <w:t>*"----------------------------------------------------------------------</w:t>
      </w:r>
      <w:r>
        <w:br/>
      </w:r>
      <w:r>
        <w:br/>
      </w:r>
      <w:r w:rsidRPr="36026836">
        <w:rPr>
          <w:i/>
          <w:iCs/>
        </w:rPr>
        <w:t>* This function module is used for EPSS Period 2/3 to apply</w:t>
      </w:r>
      <w:r>
        <w:br/>
      </w:r>
      <w:r w:rsidRPr="36026836">
        <w:rPr>
          <w:i/>
          <w:iCs/>
        </w:rPr>
        <w:t>* CPI indexation rates on top of the EPSS P2 payment amount.</w:t>
      </w:r>
      <w:r>
        <w:br/>
      </w:r>
      <w:r>
        <w:br/>
        <w:t xml:space="preserve">  DATA: lt_t511k TYPE TABLE OF t511k,</w:t>
      </w:r>
      <w:r>
        <w:br/>
        <w:t xml:space="preserve">        ls_t511k TYPE t511k,</w:t>
      </w:r>
      <w:r>
        <w:br/>
        <w:t xml:space="preserve">        lv_amount_tmp TYPE zwc_normal_base_pay,</w:t>
      </w:r>
      <w:r>
        <w:br/>
        <w:t xml:space="preserve">        lv_cpi_rate TYPE /alg/gentk_4decneg_clr,</w:t>
      </w:r>
      <w:r>
        <w:br/>
        <w:t xml:space="preserve">        lv_cpi_start_yr TYPE i, </w:t>
      </w:r>
      <w:r w:rsidRPr="36026836">
        <w:rPr>
          <w:i/>
          <w:iCs/>
        </w:rPr>
        <w:t>"Used so that it does not pick up prior year CPI if not eligible.</w:t>
      </w:r>
      <w:r>
        <w:br/>
        <w:t xml:space="preserve">        lv_cpi_relevant_date TYPE datum.</w:t>
      </w:r>
      <w:r>
        <w:br/>
      </w:r>
      <w:r>
        <w:br/>
        <w:t xml:space="preserve">  e_indexed_amount = i_amount.</w:t>
      </w:r>
      <w:r>
        <w:br/>
        <w:t xml:space="preserve">  CLEAR: lv_amount_tmp, lt_t511k[].</w:t>
      </w:r>
      <w:r>
        <w:br/>
      </w:r>
      <w:r>
        <w:br/>
        <w:t xml:space="preserve">  IF i_amount EQ 0</w:t>
      </w:r>
      <w:r>
        <w:br/>
        <w:t xml:space="preserve">    OR i_date_from IS INITIAL</w:t>
      </w:r>
      <w:r>
        <w:br/>
        <w:t xml:space="preserve">    OR i_date_to IS INITIAL</w:t>
      </w:r>
      <w:r>
        <w:br/>
        <w:t xml:space="preserve">    OR i_payr_constant IS INITIAL.</w:t>
      </w:r>
      <w:r>
        <w:br/>
        <w:t xml:space="preserve">    e_indexed_amount = i_amount.</w:t>
      </w:r>
      <w:r>
        <w:br/>
        <w:t xml:space="preserve">    EXIT.</w:t>
      </w:r>
      <w:r>
        <w:br/>
        <w:t xml:space="preserve">  ENDIF.</w:t>
      </w:r>
      <w:r>
        <w:br/>
      </w:r>
      <w:r>
        <w:br/>
        <w:t xml:space="preserve">  </w:t>
      </w:r>
      <w:r w:rsidRPr="36026836">
        <w:rPr>
          <w:i/>
          <w:iCs/>
        </w:rPr>
        <w:t>" Read applicable CPI indexation rates for the interval</w:t>
      </w:r>
      <w:r>
        <w:br/>
        <w:t xml:space="preserve">  lt_t511k  = cl_hr_t511k=&gt;read_interval(</w:t>
      </w:r>
      <w:r>
        <w:br/>
        <w:t xml:space="preserve">      molga = '13'</w:t>
      </w:r>
      <w:r>
        <w:br/>
        <w:t xml:space="preserve">      konst = i_payr_constant</w:t>
      </w:r>
      <w:r>
        <w:br/>
        <w:t xml:space="preserve">      begda = i_date_from</w:t>
      </w:r>
      <w:r>
        <w:br/>
        <w:t xml:space="preserve">      endda = i_date_to</w:t>
      </w:r>
      <w:r>
        <w:br/>
        <w:t xml:space="preserve">  ).</w:t>
      </w:r>
      <w:r>
        <w:br/>
      </w:r>
      <w:r>
        <w:br/>
        <w:t xml:space="preserve">  IF lt_t511k IS INITIAL.</w:t>
      </w:r>
      <w:r>
        <w:br/>
        <w:t xml:space="preserve">    e_indexed_amount = i_amount.</w:t>
      </w:r>
      <w:r>
        <w:br/>
        <w:t xml:space="preserve">    EXIT.</w:t>
      </w:r>
      <w:r>
        <w:br/>
        <w:t xml:space="preserve">  ENDIF.</w:t>
      </w:r>
      <w:r>
        <w:br/>
      </w:r>
      <w:r>
        <w:br/>
        <w:t xml:space="preserve">  SORT lt_t511k BY begda.</w:t>
      </w:r>
      <w:r>
        <w:br/>
        <w:t xml:space="preserve">  lv_amount_tmp = i_amount.</w:t>
      </w:r>
      <w:r>
        <w:br/>
      </w:r>
      <w:r>
        <w:br/>
        <w:t xml:space="preserve">  LOOP AT lt_t511k INTO ls_t511k.</w:t>
      </w:r>
      <w:r>
        <w:br/>
      </w:r>
      <w:r>
        <w:br/>
        <w:t xml:space="preserve">    IF i_date_from LT ls_t511k-begda. </w:t>
      </w:r>
      <w:r w:rsidRPr="36026836">
        <w:rPr>
          <w:i/>
          <w:iCs/>
        </w:rPr>
        <w:t>"Only trigger CPI increase if the effective date is LT the T511K begin date.</w:t>
      </w:r>
      <w:r>
        <w:br/>
        <w:t xml:space="preserve">      </w:t>
      </w:r>
      <w:r w:rsidRPr="36026836">
        <w:rPr>
          <w:i/>
          <w:iCs/>
        </w:rPr>
        <w:t>"Apply index if the T511K percent &gt; 0, else return original amount.</w:t>
      </w:r>
      <w:r>
        <w:br/>
        <w:t xml:space="preserve">      IF ls_t511k-kwert GT 0.</w:t>
      </w:r>
      <w:r>
        <w:br/>
        <w:t xml:space="preserve">        lv_cpi_rate = ( ls_t511k-kwert / 100 ) + 1.</w:t>
      </w:r>
      <w:r>
        <w:br/>
        <w:t xml:space="preserve">        lv_amount_tmp = lv_amount_tmp * lv_cpi_rate.</w:t>
      </w:r>
      <w:r>
        <w:br/>
        <w:t xml:space="preserve">        e_indexed_amount = lv_amount_tmp.</w:t>
      </w:r>
      <w:r>
        <w:br/>
        <w:t xml:space="preserve">      ELSE.</w:t>
      </w:r>
      <w:r>
        <w:br/>
        <w:t xml:space="preserve">        e_indexed_amount = lv_amount_tmp.</w:t>
      </w:r>
      <w:r>
        <w:br/>
        <w:t xml:space="preserve">      ENDIF.</w:t>
      </w:r>
      <w:r>
        <w:br/>
      </w:r>
      <w:r>
        <w:br/>
        <w:t xml:space="preserve">    ELSE.</w:t>
      </w:r>
      <w:r>
        <w:br/>
        <w:t xml:space="preserve">      </w:t>
      </w:r>
      <w:r w:rsidRPr="36026836">
        <w:rPr>
          <w:i/>
          <w:iCs/>
        </w:rPr>
        <w:t>"If CPI is not meant to increase, just return the weekly salary.</w:t>
      </w:r>
      <w:r>
        <w:br/>
        <w:t xml:space="preserve">      e_indexed_amount = lv_amount_tmp.</w:t>
      </w:r>
      <w:r>
        <w:br/>
      </w:r>
      <w:r>
        <w:br/>
        <w:t xml:space="preserve">    ENDIF.</w:t>
      </w:r>
      <w:r>
        <w:br/>
        <w:t xml:space="preserve">  ENDLOOP.</w:t>
      </w:r>
      <w:r>
        <w:br/>
      </w:r>
      <w:r>
        <w:br/>
        <w:t>ENDFUNCTION.</w:t>
      </w:r>
    </w:p>
    <w:p w14:paraId="57A1884F" w14:textId="35D928C2" w:rsidR="36026836" w:rsidRDefault="36026836" w:rsidP="36026836">
      <w:pPr>
        <w:spacing w:before="240" w:after="240"/>
      </w:pPr>
    </w:p>
    <w:p w14:paraId="7637C787" w14:textId="4CBA7052" w:rsidR="60E9BFC1" w:rsidRDefault="60E9BFC1" w:rsidP="36026836">
      <w:pPr>
        <w:spacing w:before="240" w:after="240"/>
        <w:rPr>
          <w:b/>
          <w:bCs/>
          <w:u w:val="single"/>
        </w:rPr>
      </w:pPr>
      <w:r w:rsidRPr="36026836">
        <w:rPr>
          <w:b/>
          <w:bCs/>
          <w:u w:val="single"/>
        </w:rPr>
        <w:t>Build – Payroll Changes</w:t>
      </w:r>
    </w:p>
    <w:p w14:paraId="49784408" w14:textId="564A23B8" w:rsidR="60E9BFC1" w:rsidRDefault="60E9BFC1" w:rsidP="36026836">
      <w:pPr>
        <w:spacing w:before="240" w:after="240"/>
        <w:rPr>
          <w:rFonts w:eastAsiaTheme="minorEastAsia"/>
        </w:rPr>
      </w:pPr>
      <w:r>
        <w:t xml:space="preserve">PCBURZAU0 was changed to modify the operation </w:t>
      </w:r>
      <w:r w:rsidR="2636254A" w:rsidRPr="36026836">
        <w:rPr>
          <w:rFonts w:eastAsiaTheme="minorEastAsia"/>
        </w:rPr>
        <w:t xml:space="preserve">opz75sl AND </w:t>
      </w:r>
      <w:r w:rsidR="2143CEBE" w:rsidRPr="36026836">
        <w:rPr>
          <w:rFonts w:eastAsiaTheme="minorEastAsia"/>
        </w:rPr>
        <w:t>create operation opzsplt. The functionality of opz75sl was modified to add CPI indexation effective a go live date to apply a</w:t>
      </w:r>
      <w:r w:rsidR="07B70AA9" w:rsidRPr="36026836">
        <w:rPr>
          <w:rFonts w:eastAsiaTheme="minorEastAsia"/>
        </w:rPr>
        <w:t xml:space="preserve">n increase on the EPSS period 2 salary to the </w:t>
      </w:r>
      <w:r w:rsidR="2143CEBE" w:rsidRPr="36026836">
        <w:rPr>
          <w:rFonts w:eastAsiaTheme="minorEastAsia"/>
        </w:rPr>
        <w:t xml:space="preserve">percentage of </w:t>
      </w:r>
      <w:r w:rsidR="45F66342" w:rsidRPr="36026836">
        <w:rPr>
          <w:rFonts w:eastAsiaTheme="minorEastAsia"/>
        </w:rPr>
        <w:t>CPI increase</w:t>
      </w:r>
      <w:r w:rsidR="341421D3" w:rsidRPr="36026836">
        <w:rPr>
          <w:rFonts w:eastAsiaTheme="minorEastAsia"/>
        </w:rPr>
        <w:t xml:space="preserve"> defined in T511k ZECPI</w:t>
      </w:r>
      <w:r w:rsidR="45F66342" w:rsidRPr="36026836">
        <w:rPr>
          <w:rFonts w:eastAsiaTheme="minorEastAsia"/>
        </w:rPr>
        <w:t xml:space="preserve">. </w:t>
      </w:r>
    </w:p>
    <w:p w14:paraId="746A42EB" w14:textId="7AEAA0FD" w:rsidR="65D95042" w:rsidRDefault="65D95042" w:rsidP="36026836">
      <w:pPr>
        <w:spacing w:before="240" w:after="240"/>
        <w:rPr>
          <w:rFonts w:eastAsiaTheme="minorEastAsia"/>
          <w:b/>
          <w:bCs/>
          <w:u w:val="single"/>
        </w:rPr>
      </w:pPr>
      <w:r w:rsidRPr="36026836">
        <w:rPr>
          <w:rFonts w:eastAsiaTheme="minorEastAsia"/>
          <w:b/>
          <w:bCs/>
          <w:u w:val="single"/>
        </w:rPr>
        <w:t>Operation Z75SL</w:t>
      </w:r>
    </w:p>
    <w:p w14:paraId="6406C1C0" w14:textId="194FD75F" w:rsidR="65D95042" w:rsidRDefault="65D95042" w:rsidP="36026836">
      <w:pPr>
        <w:spacing w:before="240" w:after="240"/>
        <w:rPr>
          <w:rFonts w:eastAsiaTheme="minorEastAsia"/>
        </w:rPr>
      </w:pPr>
      <w:r w:rsidRPr="36026836">
        <w:rPr>
          <w:rFonts w:eastAsiaTheme="minorEastAsia"/>
        </w:rPr>
        <w:t xml:space="preserve">Section of the code added below. The below code reads T511K ZECPI percentage to get th effective date. A function </w:t>
      </w:r>
      <w:r w:rsidR="04A6B7F7" w:rsidRPr="36026836">
        <w:rPr>
          <w:rFonts w:ascii="Courier New" w:eastAsia="Courier New" w:hAnsi="Courier New" w:cs="Courier New"/>
          <w:color w:val="4DA619"/>
          <w:sz w:val="20"/>
          <w:szCs w:val="20"/>
        </w:rPr>
        <w:t>Z_EPSS_APPLY_CPI_INDEX</w:t>
      </w:r>
      <w:r w:rsidR="04A6B7F7" w:rsidRPr="36026836">
        <w:rPr>
          <w:rFonts w:eastAsiaTheme="minorEastAsia"/>
        </w:rPr>
        <w:t xml:space="preserve"> </w:t>
      </w:r>
      <w:r w:rsidRPr="36026836">
        <w:rPr>
          <w:rFonts w:eastAsiaTheme="minorEastAsia"/>
        </w:rPr>
        <w:t>is then called to increase</w:t>
      </w:r>
      <w:r w:rsidR="3CC4AC8C" w:rsidRPr="36026836">
        <w:rPr>
          <w:rFonts w:eastAsiaTheme="minorEastAsia"/>
        </w:rPr>
        <w:t xml:space="preserve"> the EPSS period 2 salary.</w:t>
      </w:r>
    </w:p>
    <w:p w14:paraId="44969D4A" w14:textId="174152DB" w:rsidR="36026836" w:rsidRDefault="36026836" w:rsidP="36026836">
      <w:pPr>
        <w:spacing w:before="240" w:after="240"/>
        <w:rPr>
          <w:rFonts w:eastAsiaTheme="minorEastAsia"/>
        </w:rPr>
      </w:pPr>
    </w:p>
    <w:p w14:paraId="4D94824D" w14:textId="421E4305" w:rsidR="1CB61F4F" w:rsidRDefault="1CB61F4F" w:rsidP="36026836">
      <w:pPr>
        <w:spacing w:before="240" w:after="240"/>
        <w:rPr>
          <w:rFonts w:ascii="Calibri" w:eastAsia="Calibri" w:hAnsi="Calibri" w:cs="Calibri"/>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opz75sl</w:t>
      </w:r>
      <w:r w:rsidRPr="36026836">
        <w:rPr>
          <w:rFonts w:ascii="Courier New" w:eastAsia="Courier New" w:hAnsi="Courier New" w:cs="Courier New"/>
          <w:color w:val="800080"/>
          <w:sz w:val="20"/>
          <w:szCs w:val="20"/>
        </w:rPr>
        <w:t>.</w:t>
      </w:r>
    </w:p>
    <w:p w14:paraId="27817D74" w14:textId="2138EE74" w:rsidR="1CB61F4F" w:rsidRDefault="1CB61F4F" w:rsidP="36026836">
      <w:pPr>
        <w:spacing w:before="240" w:after="24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2640281A" w14:textId="179E84F5" w:rsidR="65D95042" w:rsidRDefault="65D95042" w:rsidP="36026836">
      <w:pPr>
        <w:spacing w:before="240" w:after="240"/>
        <w:rPr>
          <w:rFonts w:ascii="Calibri" w:eastAsia="Calibri" w:hAnsi="Calibri" w:cs="Calibri"/>
        </w:rPr>
      </w:pP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lv_epss_p1_end_date </w:t>
      </w:r>
      <w:r w:rsidRPr="36026836">
        <w:rPr>
          <w:rFonts w:ascii="Courier New" w:eastAsia="Courier New" w:hAnsi="Courier New" w:cs="Courier New"/>
          <w:color w:val="0000FF"/>
          <w:sz w:val="20"/>
          <w:szCs w:val="20"/>
        </w:rPr>
        <w:t xml:space="preserve">IS NOT INITIAL AND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lv_epss_p1_end_date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Retrieve the EPSS Period 2 supplementary payment (weekly) amount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FUNCTION </w:t>
      </w:r>
      <w:r w:rsidRPr="36026836">
        <w:rPr>
          <w:rFonts w:ascii="Courier New" w:eastAsia="Courier New" w:hAnsi="Courier New" w:cs="Courier New"/>
          <w:color w:val="4DA619"/>
          <w:sz w:val="20"/>
          <w:szCs w:val="20"/>
        </w:rPr>
        <w:t>'Z_EPSS_P2_CALC_SUPLEM_WKL_AMT'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t xml:space="preserve">                 i_pernr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i_date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lv_epss_p1_end_date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IMPORTING</w:t>
      </w:r>
      <w:r>
        <w:br/>
      </w:r>
      <w:r w:rsidRPr="36026836">
        <w:rPr>
          <w:rFonts w:ascii="Courier New" w:eastAsia="Courier New" w:hAnsi="Courier New" w:cs="Courier New"/>
          <w:color w:val="000000" w:themeColor="text1"/>
          <w:sz w:val="20"/>
          <w:szCs w:val="20"/>
        </w:rPr>
        <w:t xml:space="preserve">                 e_weekly_amount_p2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"Get the year when CPI eligibility starts.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"lv_cpi_year = ls_cm-epss_start_date_p2(4).</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T511K to get months and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DATA </w:t>
      </w:r>
      <w:r w:rsidRPr="36026836">
        <w:rPr>
          <w:rFonts w:ascii="Courier New" w:eastAsia="Courier New" w:hAnsi="Courier New" w:cs="Courier New"/>
          <w:color w:val="000000" w:themeColor="text1"/>
          <w:sz w:val="20"/>
          <w:szCs w:val="20"/>
        </w:rPr>
        <w:t xml:space="preserve">ls_511k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t511k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METHOD </w:t>
      </w:r>
      <w:r w:rsidRPr="36026836">
        <w:rPr>
          <w:rFonts w:ascii="Courier New" w:eastAsia="Courier New" w:hAnsi="Courier New" w:cs="Courier New"/>
          <w:color w:val="000000" w:themeColor="text1"/>
          <w:sz w:val="20"/>
          <w:szCs w:val="20"/>
        </w:rPr>
        <w:t>cl_hr_t511k</w:t>
      </w:r>
      <w:r w:rsidRPr="36026836">
        <w:rPr>
          <w:rFonts w:ascii="Courier New" w:eastAsia="Courier New" w:hAnsi="Courier New" w:cs="Courier New"/>
          <w:color w:val="808080" w:themeColor="background1" w:themeShade="80"/>
          <w:sz w:val="20"/>
          <w:szCs w:val="20"/>
        </w:rPr>
        <w:t>=&gt;</w:t>
      </w:r>
      <w:r w:rsidRPr="36026836">
        <w:rPr>
          <w:rFonts w:ascii="Courier New" w:eastAsia="Courier New" w:hAnsi="Courier New" w:cs="Courier New"/>
          <w:color w:val="000000" w:themeColor="text1"/>
          <w:sz w:val="20"/>
          <w:szCs w:val="20"/>
        </w:rPr>
        <w:t>read_at_date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t xml:space="preserve">                 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'13'</w:t>
      </w:r>
      <w:r>
        <w:br/>
      </w:r>
      <w:r w:rsidRPr="36026836">
        <w:rPr>
          <w:rFonts w:ascii="Courier New" w:eastAsia="Courier New" w:hAnsi="Courier New" w:cs="Courier New"/>
          <w:color w:val="000000" w:themeColor="text1"/>
          <w:sz w:val="20"/>
          <w:szCs w:val="20"/>
        </w:rPr>
        <w:t xml:space="preserve">                 konst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'ZECPI'</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br/>
      </w:r>
      <w:r w:rsidRPr="36026836">
        <w:rPr>
          <w:rFonts w:ascii="Courier New" w:eastAsia="Courier New" w:hAnsi="Courier New" w:cs="Courier New"/>
          <w:color w:val="000000" w:themeColor="text1"/>
          <w:sz w:val="20"/>
          <w:szCs w:val="20"/>
        </w:rPr>
        <w:t xml:space="preserve">               RECEIVING</w:t>
      </w:r>
      <w:r>
        <w:br/>
      </w:r>
      <w:r w:rsidRPr="36026836">
        <w:rPr>
          <w:rFonts w:ascii="Courier New" w:eastAsia="Courier New" w:hAnsi="Courier New" w:cs="Courier New"/>
          <w:color w:val="000000" w:themeColor="text1"/>
          <w:sz w:val="20"/>
          <w:szCs w:val="20"/>
        </w:rPr>
        <w:t xml:space="preserve">                 t511k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"Build October 1 relevant for the period based on T511K months and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"CONCATENATE lv_cpi_year ls_511k-begda+4(4) INTO lv_cpi_date.</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"Set effective date of change and only trigger CPI indexation if the period 2 start date for the year is GT October 1st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GT </w:t>
      </w:r>
      <w:r w:rsidRPr="36026836">
        <w:rPr>
          <w:rFonts w:ascii="Courier New" w:eastAsia="Courier New" w:hAnsi="Courier New" w:cs="Courier New"/>
          <w:color w:val="4DA619"/>
          <w:sz w:val="20"/>
          <w:szCs w:val="20"/>
        </w:rPr>
        <w:t xml:space="preserve">'20250925'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epss_start_date_p2 </w:t>
      </w:r>
      <w:r w:rsidRPr="36026836">
        <w:rPr>
          <w:rFonts w:ascii="Courier New" w:eastAsia="Courier New" w:hAnsi="Courier New" w:cs="Courier New"/>
          <w:color w:val="0000FF"/>
          <w:sz w:val="20"/>
          <w:szCs w:val="20"/>
        </w:rPr>
        <w:t xml:space="preserve">LT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begda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"Call function module to increase the weekly amount based on idexation.</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FUNCTION </w:t>
      </w:r>
      <w:r w:rsidRPr="36026836">
        <w:rPr>
          <w:rFonts w:ascii="Courier New" w:eastAsia="Courier New" w:hAnsi="Courier New" w:cs="Courier New"/>
          <w:color w:val="4DA619"/>
          <w:sz w:val="20"/>
          <w:szCs w:val="20"/>
        </w:rPr>
        <w:t>'Z_EPSS_APPLY_CPI_INDEX'</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t xml:space="preserve">                   i_amount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br/>
      </w:r>
      <w:r w:rsidRPr="36026836">
        <w:rPr>
          <w:rFonts w:ascii="Courier New" w:eastAsia="Courier New" w:hAnsi="Courier New" w:cs="Courier New"/>
          <w:color w:val="000000" w:themeColor="text1"/>
          <w:sz w:val="20"/>
          <w:szCs w:val="20"/>
        </w:rPr>
        <w:t xml:space="preserve">                   i_date_from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epss_start_date_p2</w:t>
      </w:r>
      <w:r>
        <w:br/>
      </w:r>
      <w:r w:rsidRPr="36026836">
        <w:rPr>
          <w:rFonts w:ascii="Courier New" w:eastAsia="Courier New" w:hAnsi="Courier New" w:cs="Courier New"/>
          <w:color w:val="000000" w:themeColor="text1"/>
          <w:sz w:val="20"/>
          <w:szCs w:val="20"/>
        </w:rPr>
        <w:t xml:space="preserve">                   i_date_to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br/>
      </w:r>
      <w:r w:rsidRPr="36026836">
        <w:rPr>
          <w:rFonts w:ascii="Courier New" w:eastAsia="Courier New" w:hAnsi="Courier New" w:cs="Courier New"/>
          <w:color w:val="000000" w:themeColor="text1"/>
          <w:sz w:val="20"/>
          <w:szCs w:val="20"/>
        </w:rPr>
        <w:t xml:space="preserve">                   i_payr_constant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'ZECPI'</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IMPORTING</w:t>
      </w:r>
      <w:r>
        <w:br/>
      </w:r>
      <w:r w:rsidRPr="36026836">
        <w:rPr>
          <w:rFonts w:ascii="Courier New" w:eastAsia="Courier New" w:hAnsi="Courier New" w:cs="Courier New"/>
          <w:color w:val="000000" w:themeColor="text1"/>
          <w:sz w:val="20"/>
          <w:szCs w:val="20"/>
        </w:rPr>
        <w:t xml:space="preserve">                   e_indexed_amount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"End CPI Increase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lv_epss_p2_wkly_amount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if lv_epss_p1_end_date is NOT INITIAL.</w:t>
      </w:r>
    </w:p>
    <w:p w14:paraId="17950525" w14:textId="002E72A5" w:rsidR="68D9E913" w:rsidRDefault="68D9E913" w:rsidP="36026836">
      <w:pPr>
        <w:spacing w:before="240" w:after="240"/>
        <w:rPr>
          <w:rFonts w:ascii="Courier New" w:eastAsia="Courier New" w:hAnsi="Courier New" w:cs="Courier New"/>
          <w:i/>
          <w:iCs/>
          <w:color w:val="808080" w:themeColor="background1" w:themeShade="80"/>
          <w:sz w:val="20"/>
          <w:szCs w:val="20"/>
        </w:rPr>
      </w:pPr>
      <w:r w:rsidRPr="36026836">
        <w:rPr>
          <w:rFonts w:ascii="Courier New" w:eastAsia="Courier New" w:hAnsi="Courier New" w:cs="Courier New"/>
          <w:i/>
          <w:iCs/>
          <w:color w:val="808080" w:themeColor="background1" w:themeShade="80"/>
          <w:sz w:val="20"/>
          <w:szCs w:val="20"/>
        </w:rPr>
        <w:t>...</w:t>
      </w:r>
    </w:p>
    <w:p w14:paraId="10D93928" w14:textId="1C7B71D1" w:rsidR="68D9E913" w:rsidRDefault="68D9E913" w:rsidP="36026836">
      <w:pPr>
        <w:spacing w:before="240" w:after="240"/>
        <w:rPr>
          <w:rFonts w:ascii="Courier New" w:eastAsia="Courier New" w:hAnsi="Courier New" w:cs="Courier New"/>
          <w:sz w:val="20"/>
          <w:szCs w:val="20"/>
        </w:rPr>
      </w:pP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OPZ75SL</w:t>
      </w:r>
    </w:p>
    <w:p w14:paraId="1141CA35" w14:textId="532336CD" w:rsidR="36026836" w:rsidRDefault="36026836" w:rsidP="36026836">
      <w:pPr>
        <w:spacing w:before="240" w:after="240"/>
        <w:rPr>
          <w:rFonts w:ascii="Courier New" w:eastAsia="Courier New" w:hAnsi="Courier New" w:cs="Courier New"/>
          <w:i/>
          <w:iCs/>
          <w:color w:val="808080" w:themeColor="background1" w:themeShade="80"/>
          <w:sz w:val="20"/>
          <w:szCs w:val="20"/>
        </w:rPr>
      </w:pPr>
    </w:p>
    <w:p w14:paraId="0E18C1D5" w14:textId="72DC7DCB" w:rsidR="36026836" w:rsidRDefault="36026836" w:rsidP="36026836">
      <w:pPr>
        <w:spacing w:before="240" w:after="240"/>
        <w:rPr>
          <w:rFonts w:eastAsiaTheme="minorEastAsia"/>
          <w:b/>
          <w:bCs/>
          <w:u w:val="single"/>
        </w:rPr>
      </w:pPr>
    </w:p>
    <w:p w14:paraId="32ECC1E7" w14:textId="20FF2747" w:rsidR="36026836" w:rsidRDefault="36026836" w:rsidP="36026836">
      <w:pPr>
        <w:spacing w:before="240" w:after="240"/>
        <w:rPr>
          <w:rFonts w:eastAsiaTheme="minorEastAsia"/>
          <w:b/>
          <w:bCs/>
          <w:u w:val="single"/>
        </w:rPr>
      </w:pPr>
    </w:p>
    <w:p w14:paraId="5DCC9339" w14:textId="4ABAFCB4" w:rsidR="36026836" w:rsidRDefault="36026836" w:rsidP="36026836">
      <w:pPr>
        <w:spacing w:before="240" w:after="240"/>
        <w:rPr>
          <w:rFonts w:eastAsiaTheme="minorEastAsia"/>
          <w:b/>
          <w:bCs/>
          <w:u w:val="single"/>
        </w:rPr>
      </w:pPr>
    </w:p>
    <w:p w14:paraId="5ED05DC5" w14:textId="7A588813" w:rsidR="36026836" w:rsidRDefault="36026836" w:rsidP="36026836">
      <w:pPr>
        <w:spacing w:before="240" w:after="240"/>
        <w:rPr>
          <w:rFonts w:eastAsiaTheme="minorEastAsia"/>
          <w:b/>
          <w:bCs/>
          <w:u w:val="single"/>
        </w:rPr>
      </w:pPr>
    </w:p>
    <w:p w14:paraId="3AAAEA90" w14:textId="1833FE7F" w:rsidR="36026836" w:rsidRDefault="36026836" w:rsidP="36026836">
      <w:pPr>
        <w:spacing w:before="240" w:after="240"/>
        <w:rPr>
          <w:rFonts w:eastAsiaTheme="minorEastAsia"/>
          <w:b/>
          <w:bCs/>
          <w:u w:val="single"/>
        </w:rPr>
      </w:pPr>
    </w:p>
    <w:p w14:paraId="7C3DB30C" w14:textId="37E3A046" w:rsidR="353B2B08" w:rsidRDefault="353B2B08" w:rsidP="36026836">
      <w:pPr>
        <w:spacing w:before="240" w:after="240"/>
        <w:rPr>
          <w:rFonts w:eastAsiaTheme="minorEastAsia"/>
          <w:b/>
          <w:bCs/>
          <w:u w:val="single"/>
        </w:rPr>
      </w:pPr>
      <w:r w:rsidRPr="36026836">
        <w:rPr>
          <w:rFonts w:eastAsiaTheme="minorEastAsia"/>
          <w:b/>
          <w:bCs/>
          <w:u w:val="single"/>
        </w:rPr>
        <w:t>Operation ZSPLT</w:t>
      </w:r>
    </w:p>
    <w:p w14:paraId="5FA8DEFE" w14:textId="17C7B36B" w:rsidR="353B2B08" w:rsidRDefault="353B2B08" w:rsidP="36026836">
      <w:pPr>
        <w:spacing w:before="240" w:after="240"/>
        <w:rPr>
          <w:rFonts w:eastAsiaTheme="minorEastAsia"/>
        </w:rPr>
      </w:pPr>
      <w:r w:rsidRPr="36026836">
        <w:rPr>
          <w:rFonts w:eastAsiaTheme="minorEastAsia"/>
        </w:rPr>
        <w:t>Operation ZSPLT was created to force split based on the CPI indexation go live date. Splits are not automatically cr</w:t>
      </w:r>
      <w:r w:rsidR="37F09A14" w:rsidRPr="36026836">
        <w:rPr>
          <w:rFonts w:eastAsiaTheme="minorEastAsia"/>
        </w:rPr>
        <w:t>eated due to CPI indexation and this operation will force a payroll split based on the effective date of the CPI index.</w:t>
      </w:r>
    </w:p>
    <w:p w14:paraId="4100B6EA" w14:textId="1E8575AB" w:rsidR="36026836" w:rsidRDefault="36026836" w:rsidP="36026836">
      <w:pPr>
        <w:spacing w:before="240" w:after="240"/>
        <w:rPr>
          <w:rFonts w:eastAsiaTheme="minorEastAsia"/>
        </w:rPr>
      </w:pPr>
    </w:p>
    <w:p w14:paraId="4F942D46" w14:textId="3F424A93" w:rsidR="37F09A14" w:rsidRDefault="37F09A14" w:rsidP="36026836">
      <w:pPr>
        <w:spacing w:before="240" w:after="240"/>
        <w:rPr>
          <w:rFonts w:ascii="Calibri" w:eastAsia="Calibri" w:hAnsi="Calibri" w:cs="Calibri"/>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opzsplt</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000000" w:themeColor="text1"/>
          <w:sz w:val="20"/>
          <w:szCs w:val="20"/>
        </w:rPr>
        <w:t xml:space="preserve"> </w:t>
      </w:r>
      <w:r>
        <w:br/>
      </w:r>
      <w:r>
        <w:br/>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DATA</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lv_claim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zim_ip_wclmn</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lv_incident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zhr_inc_identnr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ls_v0                 </w:t>
      </w:r>
      <w:r w:rsidRPr="36026836">
        <w:rPr>
          <w:rFonts w:ascii="Courier New" w:eastAsia="Courier New" w:hAnsi="Courier New" w:cs="Courier New"/>
          <w:color w:val="0000FF"/>
          <w:sz w:val="20"/>
          <w:szCs w:val="20"/>
        </w:rPr>
        <w:t xml:space="preserve">TYPE LINE OF </w:t>
      </w:r>
      <w:r w:rsidRPr="36026836">
        <w:rPr>
          <w:rFonts w:ascii="Courier New" w:eastAsia="Courier New" w:hAnsi="Courier New" w:cs="Courier New"/>
          <w:color w:val="000000" w:themeColor="text1"/>
          <w:sz w:val="20"/>
          <w:szCs w:val="20"/>
        </w:rPr>
        <w:t>hrpay99_v0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lv_epss_start_date_p2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lv_epss_go_live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sdt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 xml:space="preserve">hrpy_sdates </w:t>
      </w:r>
      <w:r w:rsidRPr="36026836">
        <w:rPr>
          <w:rFonts w:ascii="Courier New" w:eastAsia="Courier New" w:hAnsi="Courier New" w:cs="Courier New"/>
          <w:color w:val="0000FF"/>
          <w:sz w:val="20"/>
          <w:szCs w:val="20"/>
        </w:rPr>
        <w:t xml:space="preserve">OCCURS </w:t>
      </w:r>
      <w:r w:rsidRPr="36026836">
        <w:rPr>
          <w:rFonts w:ascii="Courier New" w:eastAsia="Courier New" w:hAnsi="Courier New" w:cs="Courier New"/>
          <w:color w:val="3399FF"/>
          <w:sz w:val="20"/>
          <w:szCs w:val="20"/>
        </w:rPr>
        <w:t xml:space="preserve">0 </w:t>
      </w:r>
      <w:r w:rsidRPr="36026836">
        <w:rPr>
          <w:rFonts w:ascii="Courier New" w:eastAsia="Courier New" w:hAnsi="Courier New" w:cs="Courier New"/>
          <w:color w:val="0000FF"/>
          <w:sz w:val="20"/>
          <w:szCs w:val="20"/>
        </w:rPr>
        <w:t>WITH HEADER LINE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lt_t511k TYPE TABLE OF t511k,</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ls_t511k TYPE t511k.</w:t>
      </w:r>
      <w:r>
        <w:br/>
      </w:r>
      <w:r w:rsidRPr="36026836">
        <w:rPr>
          <w:rFonts w:ascii="Courier New" w:eastAsia="Courier New" w:hAnsi="Courier New" w:cs="Courier New"/>
          <w:color w:val="000000" w:themeColor="text1"/>
          <w:sz w:val="20"/>
          <w:szCs w:val="20"/>
        </w:rPr>
        <w:t xml:space="preserve"> </w:t>
      </w:r>
      <w:r>
        <w:br/>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4DA619"/>
          <w:sz w:val="20"/>
          <w:szCs w:val="20"/>
        </w:rPr>
        <w:t>'20250926'</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"Temporary condition so it does not debug on non focus pay periods.</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i/>
          <w:iCs/>
          <w:color w:val="808080" w:themeColor="background1" w:themeShade="80"/>
          <w:sz w:val="20"/>
          <w:szCs w:val="20"/>
        </w:rPr>
        <w:t>*    READ TABLE v0 INTO ls_v0 WITH KEY v0typ = ot-v0typ</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v0znr = ot-v0znr.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sy-subrc = 0.</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SPLIT ls_v0-vinfo AT space INTO lv_claim</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lv_incident.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SPLIT </w:t>
      </w:r>
      <w:r w:rsidRPr="36026836">
        <w:rPr>
          <w:rFonts w:ascii="Courier New" w:eastAsia="Courier New" w:hAnsi="Courier New" w:cs="Courier New"/>
          <w:color w:val="000000" w:themeColor="text1"/>
          <w:sz w:val="20"/>
          <w:szCs w:val="20"/>
        </w:rPr>
        <w:t>p0014</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zuord </w:t>
      </w:r>
      <w:r w:rsidRPr="36026836">
        <w:rPr>
          <w:rFonts w:ascii="Courier New" w:eastAsia="Courier New" w:hAnsi="Courier New" w:cs="Courier New"/>
          <w:color w:val="0000FF"/>
          <w:sz w:val="20"/>
          <w:szCs w:val="20"/>
        </w:rPr>
        <w:t xml:space="preserve">AT </w:t>
      </w:r>
      <w:r w:rsidRPr="36026836">
        <w:rPr>
          <w:rFonts w:ascii="Courier New" w:eastAsia="Courier New" w:hAnsi="Courier New" w:cs="Courier New"/>
          <w:color w:val="000000" w:themeColor="text1"/>
          <w:sz w:val="20"/>
          <w:szCs w:val="20"/>
        </w:rPr>
        <w:t xml:space="preserve">space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lv_claim lv_incident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SHIFT </w:t>
      </w:r>
      <w:r w:rsidRPr="36026836">
        <w:rPr>
          <w:rFonts w:ascii="Courier New" w:eastAsia="Courier New" w:hAnsi="Courier New" w:cs="Courier New"/>
          <w:color w:val="000000" w:themeColor="text1"/>
          <w:sz w:val="20"/>
          <w:szCs w:val="20"/>
        </w:rPr>
        <w:t>lv_incident RIGHT DELETING TRAILING space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OVERLAY </w:t>
      </w:r>
      <w:r w:rsidRPr="36026836">
        <w:rPr>
          <w:rFonts w:ascii="Courier New" w:eastAsia="Courier New" w:hAnsi="Courier New" w:cs="Courier New"/>
          <w:color w:val="000000" w:themeColor="text1"/>
          <w:sz w:val="20"/>
          <w:szCs w:val="20"/>
        </w:rPr>
        <w:t xml:space="preserve">lv_incident </w:t>
      </w:r>
      <w:r w:rsidRPr="36026836">
        <w:rPr>
          <w:rFonts w:ascii="Courier New" w:eastAsia="Courier New" w:hAnsi="Courier New" w:cs="Courier New"/>
          <w:color w:val="0000FF"/>
          <w:sz w:val="20"/>
          <w:szCs w:val="20"/>
        </w:rPr>
        <w:t xml:space="preserve">WITH </w:t>
      </w:r>
      <w:r w:rsidRPr="36026836">
        <w:rPr>
          <w:rFonts w:ascii="Courier New" w:eastAsia="Courier New" w:hAnsi="Courier New" w:cs="Courier New"/>
          <w:color w:val="4DA619"/>
          <w:sz w:val="20"/>
          <w:szCs w:val="20"/>
        </w:rPr>
        <w:t>'0000000000'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lv_incident </w:t>
      </w:r>
      <w:r w:rsidRPr="36026836">
        <w:rPr>
          <w:rFonts w:ascii="Courier New" w:eastAsia="Courier New" w:hAnsi="Courier New" w:cs="Courier New"/>
          <w:color w:val="0000FF"/>
          <w:sz w:val="20"/>
          <w:szCs w:val="20"/>
        </w:rPr>
        <w:t>IS INITIAL</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No incident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Fetch disablement date from OLIMS - case details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lv_epss_start_date_p2</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epss_start_date_p2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zim_in_cm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lv_epss_start_date_p2</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lv_incident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DATA </w:t>
      </w:r>
      <w:r w:rsidRPr="36026836">
        <w:rPr>
          <w:rFonts w:ascii="Courier New" w:eastAsia="Courier New" w:hAnsi="Courier New" w:cs="Courier New"/>
          <w:color w:val="000000" w:themeColor="text1"/>
          <w:sz w:val="20"/>
          <w:szCs w:val="20"/>
        </w:rPr>
        <w:t xml:space="preserve">ls_511k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t511k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METHOD </w:t>
      </w:r>
      <w:r w:rsidRPr="36026836">
        <w:rPr>
          <w:rFonts w:ascii="Courier New" w:eastAsia="Courier New" w:hAnsi="Courier New" w:cs="Courier New"/>
          <w:color w:val="000000" w:themeColor="text1"/>
          <w:sz w:val="20"/>
          <w:szCs w:val="20"/>
        </w:rPr>
        <w:t>cl_hr_t511k</w:t>
      </w:r>
      <w:r w:rsidRPr="36026836">
        <w:rPr>
          <w:rFonts w:ascii="Courier New" w:eastAsia="Courier New" w:hAnsi="Courier New" w:cs="Courier New"/>
          <w:color w:val="808080" w:themeColor="background1" w:themeShade="80"/>
          <w:sz w:val="20"/>
          <w:szCs w:val="20"/>
        </w:rPr>
        <w:t>=&gt;</w:t>
      </w:r>
      <w:r w:rsidRPr="36026836">
        <w:rPr>
          <w:rFonts w:ascii="Courier New" w:eastAsia="Courier New" w:hAnsi="Courier New" w:cs="Courier New"/>
          <w:color w:val="000000" w:themeColor="text1"/>
          <w:sz w:val="20"/>
          <w:szCs w:val="20"/>
        </w:rPr>
        <w:t>read_at_date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br/>
      </w:r>
      <w:r w:rsidRPr="36026836">
        <w:rPr>
          <w:rFonts w:ascii="Courier New" w:eastAsia="Courier New" w:hAnsi="Courier New" w:cs="Courier New"/>
          <w:color w:val="000000" w:themeColor="text1"/>
          <w:sz w:val="20"/>
          <w:szCs w:val="20"/>
        </w:rPr>
        <w:t xml:space="preserve">         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'13'</w:t>
      </w:r>
      <w:r>
        <w:br/>
      </w:r>
      <w:r w:rsidRPr="36026836">
        <w:rPr>
          <w:rFonts w:ascii="Courier New" w:eastAsia="Courier New" w:hAnsi="Courier New" w:cs="Courier New"/>
          <w:color w:val="000000" w:themeColor="text1"/>
          <w:sz w:val="20"/>
          <w:szCs w:val="20"/>
        </w:rPr>
        <w:t xml:space="preserve">         konst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'ZECPI'</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br/>
      </w:r>
      <w:r w:rsidRPr="36026836">
        <w:rPr>
          <w:rFonts w:ascii="Courier New" w:eastAsia="Courier New" w:hAnsi="Courier New" w:cs="Courier New"/>
          <w:color w:val="000000" w:themeColor="text1"/>
          <w:sz w:val="20"/>
          <w:szCs w:val="20"/>
        </w:rPr>
        <w:t xml:space="preserve">       RECEIVING</w:t>
      </w:r>
      <w:r>
        <w:br/>
      </w:r>
      <w:r w:rsidRPr="36026836">
        <w:rPr>
          <w:rFonts w:ascii="Courier New" w:eastAsia="Courier New" w:hAnsi="Courier New" w:cs="Courier New"/>
          <w:color w:val="000000" w:themeColor="text1"/>
          <w:sz w:val="20"/>
          <w:szCs w:val="20"/>
        </w:rPr>
        <w:t xml:space="preserve">         t511k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"Build October 1 relevant for the period</w:t>
      </w:r>
      <w:r>
        <w:br/>
      </w:r>
      <w:r w:rsidRPr="36026836">
        <w:rPr>
          <w:rFonts w:ascii="Courier New" w:eastAsia="Courier New" w:hAnsi="Courier New" w:cs="Courier New"/>
          <w:color w:val="000000" w:themeColor="text1"/>
          <w:sz w:val="20"/>
          <w:szCs w:val="20"/>
        </w:rPr>
        <w:t xml:space="preserve">     sdt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datum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ls_511k</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begda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"CONCATENATE aper-begda(4) ls_511k-begda+4(4) INTO sdt-datum.</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"Only trigger the split if there is Oct 1 between the period and EPSS period 2 is active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datum </w:t>
      </w:r>
      <w:r w:rsidRPr="36026836">
        <w:rPr>
          <w:rFonts w:ascii="Courier New" w:eastAsia="Courier New" w:hAnsi="Courier New" w:cs="Courier New"/>
          <w:color w:val="0000FF"/>
          <w:sz w:val="20"/>
          <w:szCs w:val="20"/>
        </w:rPr>
        <w:t xml:space="preserve">BETWEEN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"AND ( wpbp-endda GT lv_epss_start_date_p2 ) .</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Use standard splitting functionality as per OPWPBPC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PERFORM </w:t>
      </w:r>
      <w:r w:rsidRPr="36026836">
        <w:rPr>
          <w:rFonts w:ascii="Courier New" w:eastAsia="Courier New" w:hAnsi="Courier New" w:cs="Courier New"/>
          <w:color w:val="000000" w:themeColor="text1"/>
          <w:sz w:val="20"/>
          <w:szCs w:val="20"/>
        </w:rPr>
        <w:t xml:space="preserve">split_wpbp_and_it </w:t>
      </w:r>
      <w:r w:rsidRPr="36026836">
        <w:rPr>
          <w:rFonts w:ascii="Courier New" w:eastAsia="Courier New" w:hAnsi="Courier New" w:cs="Courier New"/>
          <w:color w:val="0000FF"/>
          <w:sz w:val="20"/>
          <w:szCs w:val="20"/>
        </w:rPr>
        <w:t xml:space="preserve">TABLES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sdt[]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w:t>
      </w:r>
    </w:p>
    <w:p w14:paraId="14D38290" w14:textId="7D842A33" w:rsidR="00DD6D85" w:rsidRDefault="00DD6D85">
      <w:r>
        <w:br w:type="page"/>
      </w:r>
    </w:p>
    <w:p w14:paraId="1AE2F3E8" w14:textId="3CD9BBEB" w:rsidR="00187DF0" w:rsidRDefault="00DC4609" w:rsidP="00E206BC">
      <w:pPr>
        <w:pStyle w:val="Heading2"/>
        <w:numPr>
          <w:ilvl w:val="1"/>
          <w:numId w:val="11"/>
        </w:numPr>
      </w:pPr>
      <w:r>
        <w:tab/>
      </w:r>
      <w:bookmarkStart w:id="92" w:name="_Toc971223007"/>
      <w:bookmarkStart w:id="93" w:name="_Toc1372373210"/>
      <w:bookmarkStart w:id="94" w:name="_Toc1703234390"/>
      <w:bookmarkStart w:id="95" w:name="_Toc241226849"/>
      <w:r w:rsidR="7B00214E">
        <w:t xml:space="preserve">ORP </w:t>
      </w:r>
      <w:r w:rsidR="55B5143D">
        <w:t>Amount</w:t>
      </w:r>
      <w:bookmarkEnd w:id="92"/>
      <w:bookmarkEnd w:id="93"/>
      <w:bookmarkEnd w:id="94"/>
      <w:bookmarkEnd w:id="95"/>
    </w:p>
    <w:p w14:paraId="3D734CAD" w14:textId="2DBA487A" w:rsidR="004167AE" w:rsidRDefault="004167AE" w:rsidP="004167AE">
      <w:pPr>
        <w:ind w:left="720"/>
      </w:pPr>
      <w:r>
        <w:t>Period 1 salary (ORP) used for payroll EPSS payment calculations is currently fixed as at the date of disablement. I</w:t>
      </w:r>
      <w:r w:rsidRPr="002E5CFE">
        <w:t xml:space="preserve">ncrease to the Base salary (changes to IT0008) </w:t>
      </w:r>
      <w:r>
        <w:t xml:space="preserve">post the disablement date does not </w:t>
      </w:r>
      <w:r w:rsidRPr="002E5CFE">
        <w:t>increase the ORP.</w:t>
      </w:r>
    </w:p>
    <w:p w14:paraId="6310239C" w14:textId="79D57197" w:rsidR="00A52C31" w:rsidRPr="00A52C31" w:rsidRDefault="00A52C31" w:rsidP="00A52C31">
      <w:pPr>
        <w:ind w:left="720"/>
      </w:pPr>
      <w:r w:rsidRPr="00A52C31">
        <w:t xml:space="preserve">The period 1 change required is to use the basic pay relevant at the pay period/split end date, for compilation of the period 1 (ORP) salary instead of the static period 1 salary as at date of disablement.  </w:t>
      </w:r>
    </w:p>
    <w:p w14:paraId="269A7E84" w14:textId="1ACD22EB" w:rsidR="00993B6B" w:rsidRPr="00993B6B" w:rsidRDefault="00993B6B" w:rsidP="004167AE">
      <w:pPr>
        <w:ind w:left="720"/>
        <w:rPr>
          <w:b/>
          <w:bCs/>
          <w:u w:val="single"/>
        </w:rPr>
      </w:pPr>
      <w:r w:rsidRPr="00993B6B">
        <w:rPr>
          <w:b/>
          <w:bCs/>
          <w:u w:val="single"/>
        </w:rPr>
        <w:t>ABAP changes required</w:t>
      </w:r>
      <w:r>
        <w:rPr>
          <w:b/>
          <w:bCs/>
          <w:u w:val="single"/>
        </w:rPr>
        <w:t xml:space="preserve"> in Payroll</w:t>
      </w:r>
      <w:r w:rsidRPr="00993B6B">
        <w:rPr>
          <w:b/>
          <w:bCs/>
          <w:u w:val="single"/>
        </w:rPr>
        <w:t>:</w:t>
      </w:r>
    </w:p>
    <w:p w14:paraId="5E9420D1" w14:textId="77777777" w:rsidR="00773065" w:rsidRDefault="00DB4DE2" w:rsidP="00DB4DE2">
      <w:pPr>
        <w:ind w:left="720"/>
      </w:pPr>
      <w:r>
        <w:t>P</w:t>
      </w:r>
      <w:r w:rsidRPr="00C56525">
        <w:t xml:space="preserve">ayroll operation </w:t>
      </w:r>
      <w:r w:rsidRPr="00BE0059">
        <w:t>ZORP will be modified to call</w:t>
      </w:r>
      <w:r w:rsidR="001672BE">
        <w:t xml:space="preserve"> a new</w:t>
      </w:r>
      <w:r w:rsidRPr="00BE0059">
        <w:t xml:space="preserve"> function module </w:t>
      </w:r>
      <w:r w:rsidR="00773065">
        <w:t>(</w:t>
      </w:r>
      <w:r w:rsidR="00CB1BC6" w:rsidRPr="00CB1BC6">
        <w:t>Z_</w:t>
      </w:r>
      <w:r w:rsidR="00CB1BC6">
        <w:t>EPSS_</w:t>
      </w:r>
      <w:r w:rsidR="00CB1BC6" w:rsidRPr="00CB1BC6">
        <w:t>SALARY_ORP</w:t>
      </w:r>
      <w:r w:rsidR="00773065">
        <w:t xml:space="preserve">), </w:t>
      </w:r>
      <w:r w:rsidRPr="00BE0059">
        <w:t xml:space="preserve">instead of reading the ORP from the custom table. </w:t>
      </w:r>
    </w:p>
    <w:p w14:paraId="60E3DAAF" w14:textId="784A53BD" w:rsidR="00DB4DE2" w:rsidRDefault="00DB4DE2" w:rsidP="00DB4DE2">
      <w:pPr>
        <w:ind w:left="720"/>
      </w:pPr>
      <w:r w:rsidRPr="00BE0059">
        <w:t xml:space="preserve">The function module </w:t>
      </w:r>
      <w:r w:rsidR="00773065">
        <w:t xml:space="preserve">will </w:t>
      </w:r>
      <w:r w:rsidRPr="00BE0059">
        <w:t xml:space="preserve">receive the WPBP split end date as input and </w:t>
      </w:r>
      <w:r w:rsidR="00773065">
        <w:t xml:space="preserve">will </w:t>
      </w:r>
      <w:r w:rsidRPr="00BE0059">
        <w:t>return the ORP amount dynamically (on</w:t>
      </w:r>
      <w:r w:rsidRPr="00C56525">
        <w:t xml:space="preserve"> the fly).</w:t>
      </w:r>
      <w:r>
        <w:t xml:space="preserve"> This will provide to payroll the ORP amount for each WPBP split.</w:t>
      </w:r>
    </w:p>
    <w:p w14:paraId="21793741" w14:textId="31BAF2F4" w:rsidR="009C1802" w:rsidRDefault="00DB4DE2" w:rsidP="00DB4DE2">
      <w:pPr>
        <w:ind w:left="720"/>
      </w:pPr>
      <w:r>
        <w:t>Additionally, a new check will be introduced in ZORP to only return a value to ZORP if the employee is in EPSS Period 1.</w:t>
      </w:r>
      <w:r>
        <w:br/>
      </w:r>
      <w:r w:rsidR="008918E5">
        <w:t>Processing Logic</w:t>
      </w:r>
      <w:r w:rsidR="009C1802">
        <w:t>:</w:t>
      </w:r>
    </w:p>
    <w:p w14:paraId="11A08C61" w14:textId="11596A9A" w:rsidR="00DE5DA3" w:rsidRPr="009961C8" w:rsidRDefault="00DE5DA3" w:rsidP="00E206BC">
      <w:pPr>
        <w:pStyle w:val="ListParagraph"/>
        <w:numPr>
          <w:ilvl w:val="0"/>
          <w:numId w:val="17"/>
        </w:numPr>
      </w:pPr>
      <w:r w:rsidRPr="009961C8">
        <w:t xml:space="preserve">The operation </w:t>
      </w:r>
      <w:r w:rsidR="00B95643" w:rsidRPr="009961C8">
        <w:t xml:space="preserve">ZORP </w:t>
      </w:r>
      <w:r w:rsidRPr="009961C8">
        <w:t>is called while processing WT 9WCO or 9ORP (9ORP is created from 9WC0)</w:t>
      </w:r>
    </w:p>
    <w:p w14:paraId="02BCFC23" w14:textId="2B272343" w:rsidR="006F7BDE" w:rsidRPr="009961C8" w:rsidRDefault="006F7BDE" w:rsidP="00E206BC">
      <w:pPr>
        <w:pStyle w:val="ListParagraph"/>
        <w:numPr>
          <w:ilvl w:val="0"/>
          <w:numId w:val="17"/>
        </w:numPr>
      </w:pPr>
      <w:r w:rsidRPr="009961C8">
        <w:t>Get the incident from v0 table.</w:t>
      </w:r>
    </w:p>
    <w:p w14:paraId="1B1A0E84" w14:textId="7D7C247E" w:rsidR="00A6430C" w:rsidRPr="009961C8" w:rsidRDefault="00DE5DA3" w:rsidP="00E206BC">
      <w:pPr>
        <w:pStyle w:val="ListParagraph"/>
        <w:numPr>
          <w:ilvl w:val="0"/>
          <w:numId w:val="17"/>
        </w:numPr>
      </w:pPr>
      <w:r w:rsidRPr="009961C8">
        <w:t>Check DOD for the processed WT is =&gt;1.10.2024 (to verify if EPSS)</w:t>
      </w:r>
      <w:r w:rsidR="006F7BDE" w:rsidRPr="009961C8">
        <w:t>.</w:t>
      </w:r>
    </w:p>
    <w:p w14:paraId="4EAFC565" w14:textId="32A81818" w:rsidR="00B25C71" w:rsidRPr="009961C8" w:rsidRDefault="00A6430C" w:rsidP="00E206BC">
      <w:pPr>
        <w:pStyle w:val="ListParagraph"/>
        <w:numPr>
          <w:ilvl w:val="0"/>
          <w:numId w:val="17"/>
        </w:numPr>
      </w:pPr>
      <w:r w:rsidRPr="009961C8">
        <w:t>Check the DOD is Less or equal to the WPBP-endda</w:t>
      </w:r>
      <w:r w:rsidR="00B95643" w:rsidRPr="009961C8">
        <w:t xml:space="preserve"> (to check the DOD is not in the future compared to the processed pay period)</w:t>
      </w:r>
    </w:p>
    <w:p w14:paraId="7709EB7C" w14:textId="013DE6D5" w:rsidR="00D22BB9" w:rsidRPr="009961C8" w:rsidRDefault="00A6430C" w:rsidP="00E206BC">
      <w:pPr>
        <w:pStyle w:val="ListParagraph"/>
        <w:numPr>
          <w:ilvl w:val="1"/>
          <w:numId w:val="17"/>
        </w:numPr>
      </w:pPr>
      <w:r w:rsidRPr="009961C8">
        <w:t>Check if there is an entry in ZIM_EPSS_WEEK_NO for the incident</w:t>
      </w:r>
      <w:r w:rsidR="00D22BB9" w:rsidRPr="009961C8">
        <w:t>, selecting all records for the PERNR/INCIDENT combination.</w:t>
      </w:r>
    </w:p>
    <w:p w14:paraId="529BF55F" w14:textId="77777777" w:rsidR="00D22BB9" w:rsidRPr="009961C8" w:rsidRDefault="00D22BB9" w:rsidP="00E206BC">
      <w:pPr>
        <w:pStyle w:val="ListParagraph"/>
        <w:numPr>
          <w:ilvl w:val="1"/>
          <w:numId w:val="17"/>
        </w:numPr>
      </w:pPr>
      <w:r w:rsidRPr="009961C8">
        <w:t xml:space="preserve">Sort it by For Period and week in descending order. </w:t>
      </w:r>
    </w:p>
    <w:p w14:paraId="75AB778F" w14:textId="77777777" w:rsidR="00AC5AEE" w:rsidRPr="009961C8" w:rsidRDefault="00D22BB9" w:rsidP="00E206BC">
      <w:pPr>
        <w:pStyle w:val="ListParagraph"/>
        <w:numPr>
          <w:ilvl w:val="1"/>
          <w:numId w:val="17"/>
        </w:numPr>
      </w:pPr>
      <w:r w:rsidRPr="009961C8">
        <w:t>Delete records where For Period is greater than APER-PAPER.</w:t>
      </w:r>
    </w:p>
    <w:p w14:paraId="42191F03" w14:textId="77777777" w:rsidR="009961C8" w:rsidRPr="009961C8" w:rsidRDefault="00A6430C" w:rsidP="00E206BC">
      <w:pPr>
        <w:pStyle w:val="ListParagraph"/>
        <w:numPr>
          <w:ilvl w:val="1"/>
          <w:numId w:val="17"/>
        </w:numPr>
      </w:pPr>
      <w:r w:rsidRPr="009961C8">
        <w:t xml:space="preserve">if no </w:t>
      </w:r>
      <w:r w:rsidR="00AC5AEE" w:rsidRPr="009961C8">
        <w:t>records</w:t>
      </w:r>
      <w:r w:rsidR="00A8558F" w:rsidRPr="009961C8">
        <w:t>,</w:t>
      </w:r>
      <w:r w:rsidR="00AC5AEE" w:rsidRPr="009961C8">
        <w:t xml:space="preserve"> </w:t>
      </w:r>
      <w:r w:rsidRPr="009961C8">
        <w:t>then this is the start of Period 1</w:t>
      </w:r>
      <w:r w:rsidR="009961C8" w:rsidRPr="009961C8">
        <w:t>.</w:t>
      </w:r>
    </w:p>
    <w:p w14:paraId="13315D46" w14:textId="79F51A1F" w:rsidR="00A6430C" w:rsidRPr="009961C8" w:rsidRDefault="00A6430C" w:rsidP="00E206BC">
      <w:pPr>
        <w:pStyle w:val="ListParagraph"/>
        <w:numPr>
          <w:ilvl w:val="2"/>
          <w:numId w:val="17"/>
        </w:numPr>
      </w:pPr>
      <w:r w:rsidRPr="009961C8">
        <w:t xml:space="preserve"> </w:t>
      </w:r>
      <w:r w:rsidR="009961C8" w:rsidRPr="009961C8">
        <w:t>R</w:t>
      </w:r>
      <w:r w:rsidRPr="009961C8">
        <w:t>ead the ORP valid at WPBP-endda; call function module Z_SALARY_ORP and add ORP amount into OT-BETRG. End of processing.</w:t>
      </w:r>
    </w:p>
    <w:p w14:paraId="34CCAA7E" w14:textId="2BF6C3B7" w:rsidR="000E2875" w:rsidRPr="00D258B6" w:rsidRDefault="000E2875" w:rsidP="00A16CDF">
      <w:pPr>
        <w:pStyle w:val="ListParagraph"/>
        <w:ind w:left="1470"/>
      </w:pPr>
      <w:r>
        <w:t xml:space="preserve">If </w:t>
      </w:r>
      <w:r w:rsidR="00A8558F">
        <w:t>record</w:t>
      </w:r>
      <w:r w:rsidR="00A16CDF">
        <w:t xml:space="preserve"> found</w:t>
      </w:r>
      <w:r w:rsidR="00A8558F">
        <w:t xml:space="preserve">, </w:t>
      </w:r>
      <w:r w:rsidR="00A16CDF">
        <w:t>g</w:t>
      </w:r>
      <w:r w:rsidRPr="00D258B6">
        <w:t xml:space="preserve">et number of weeks used of EPSS Period 1 of the processing For Period/Week combination by reading the first record (read index 1). </w:t>
      </w:r>
    </w:p>
    <w:p w14:paraId="2AB57F30" w14:textId="5E098351" w:rsidR="000E2875" w:rsidRDefault="00DE478D" w:rsidP="00E206BC">
      <w:pPr>
        <w:pStyle w:val="ListParagraph"/>
        <w:numPr>
          <w:ilvl w:val="0"/>
          <w:numId w:val="18"/>
        </w:numPr>
      </w:pPr>
      <w:r>
        <w:t>Check i</w:t>
      </w:r>
      <w:r w:rsidR="000E2875">
        <w:t>f number of weeks number is less than 39 and WPBP-ENDDA less than EPSS Period 2 start date:</w:t>
      </w:r>
    </w:p>
    <w:p w14:paraId="0FDD1EFF" w14:textId="6EA8AFA2" w:rsidR="000E2875" w:rsidRPr="009961C8" w:rsidRDefault="000E2875" w:rsidP="00E206BC">
      <w:pPr>
        <w:pStyle w:val="ListParagraph"/>
        <w:numPr>
          <w:ilvl w:val="1"/>
          <w:numId w:val="18"/>
        </w:numPr>
      </w:pPr>
      <w:r w:rsidRPr="009961C8">
        <w:t>If false</w:t>
      </w:r>
      <w:r w:rsidR="00DE478D">
        <w:t>,</w:t>
      </w:r>
      <w:r w:rsidRPr="009961C8">
        <w:t xml:space="preserve"> add zero (0) to OT-BETRG, exit.</w:t>
      </w:r>
    </w:p>
    <w:p w14:paraId="2DDE2286" w14:textId="34FA2F03" w:rsidR="000E2875" w:rsidRPr="009961C8" w:rsidRDefault="000E2875" w:rsidP="00E206BC">
      <w:pPr>
        <w:pStyle w:val="ListParagraph"/>
        <w:numPr>
          <w:ilvl w:val="1"/>
          <w:numId w:val="18"/>
        </w:numPr>
      </w:pPr>
      <w:r w:rsidRPr="009961C8">
        <w:t>If true, call function module Z_SALARY_ORP and add ORP amount into OT-BETRG</w:t>
      </w:r>
      <w:r w:rsidR="004B1C96">
        <w:t xml:space="preserve"> exit</w:t>
      </w:r>
      <w:r w:rsidRPr="009961C8">
        <w:t>.</w:t>
      </w:r>
    </w:p>
    <w:p w14:paraId="1492A05B" w14:textId="77777777" w:rsidR="000D6959" w:rsidRDefault="00993B6B" w:rsidP="004167AE">
      <w:pPr>
        <w:ind w:left="720"/>
        <w:rPr>
          <w:b/>
          <w:bCs/>
          <w:u w:val="single"/>
        </w:rPr>
      </w:pPr>
      <w:r w:rsidRPr="006978F4">
        <w:rPr>
          <w:highlight w:val="yellow"/>
        </w:rPr>
        <w:br/>
      </w:r>
    </w:p>
    <w:p w14:paraId="3372C878" w14:textId="77777777" w:rsidR="00DD6D85" w:rsidRDefault="00DD6D85" w:rsidP="004167AE">
      <w:pPr>
        <w:ind w:left="720"/>
        <w:rPr>
          <w:b/>
          <w:bCs/>
          <w:u w:val="single"/>
        </w:rPr>
      </w:pPr>
    </w:p>
    <w:p w14:paraId="776670C0" w14:textId="77777777" w:rsidR="00DD6D85" w:rsidRDefault="00993B6B" w:rsidP="00DD6D85">
      <w:pPr>
        <w:ind w:left="720"/>
        <w:rPr>
          <w:b/>
          <w:bCs/>
          <w:color w:val="000000" w:themeColor="text1"/>
          <w:u w:val="single"/>
        </w:rPr>
      </w:pPr>
      <w:r w:rsidRPr="00DD6D85">
        <w:rPr>
          <w:b/>
          <w:bCs/>
          <w:color w:val="000000" w:themeColor="text1"/>
          <w:u w:val="single"/>
        </w:rPr>
        <w:t>ABAP changes required in OLIMS:</w:t>
      </w:r>
    </w:p>
    <w:p w14:paraId="19334C00" w14:textId="17A0AFF6" w:rsidR="00DD6D85" w:rsidRDefault="00DD6D85" w:rsidP="00DD6D85">
      <w:pPr>
        <w:ind w:left="720"/>
        <w:rPr>
          <w:color w:val="000000" w:themeColor="text1"/>
        </w:rPr>
      </w:pPr>
      <w:r>
        <w:rPr>
          <w:color w:val="000000" w:themeColor="text1"/>
        </w:rPr>
        <w:t>All reference</w:t>
      </w:r>
      <w:r w:rsidR="00661905">
        <w:rPr>
          <w:color w:val="000000" w:themeColor="text1"/>
        </w:rPr>
        <w:t>s</w:t>
      </w:r>
      <w:r>
        <w:rPr>
          <w:color w:val="000000" w:themeColor="text1"/>
        </w:rPr>
        <w:t xml:space="preserve"> to </w:t>
      </w:r>
      <w:r w:rsidR="00BB26B7">
        <w:rPr>
          <w:color w:val="000000" w:themeColor="text1"/>
        </w:rPr>
        <w:t xml:space="preserve">(now </w:t>
      </w:r>
      <w:r>
        <w:rPr>
          <w:color w:val="000000" w:themeColor="text1"/>
        </w:rPr>
        <w:t>obsolete</w:t>
      </w:r>
      <w:r w:rsidR="00BB26B7">
        <w:rPr>
          <w:color w:val="000000" w:themeColor="text1"/>
        </w:rPr>
        <w:t>)</w:t>
      </w:r>
      <w:r>
        <w:rPr>
          <w:color w:val="000000" w:themeColor="text1"/>
        </w:rPr>
        <w:t xml:space="preserve"> table ZIM_</w:t>
      </w:r>
      <w:r w:rsidR="00BB26B7">
        <w:rPr>
          <w:color w:val="000000" w:themeColor="text1"/>
        </w:rPr>
        <w:t>IN_ORP have been removed in OLIMS.</w:t>
      </w:r>
    </w:p>
    <w:p w14:paraId="3E7DDAF8" w14:textId="361BA061" w:rsidR="00BB26B7" w:rsidRPr="00DD6D85" w:rsidRDefault="00661905" w:rsidP="00DD6D85">
      <w:pPr>
        <w:ind w:left="720"/>
        <w:rPr>
          <w:color w:val="000000" w:themeColor="text1"/>
        </w:rPr>
      </w:pPr>
      <w:r>
        <w:rPr>
          <w:color w:val="000000" w:themeColor="text1"/>
        </w:rPr>
        <w:t xml:space="preserve">The ORP fields in the EPSS Calculations tab now uses the function module </w:t>
      </w:r>
      <w:r w:rsidR="00F96A00" w:rsidRPr="00F96A00">
        <w:rPr>
          <w:color w:val="000000" w:themeColor="text1"/>
        </w:rPr>
        <w:t>Z_EPSS_SALARY_ORP</w:t>
      </w:r>
      <w:r w:rsidR="00F96A00">
        <w:rPr>
          <w:color w:val="000000" w:themeColor="text1"/>
        </w:rPr>
        <w:t xml:space="preserve"> to calculate estimated ORP amount using system date instead of Date of Disablement.</w:t>
      </w:r>
      <w:r w:rsidR="00F861A4">
        <w:rPr>
          <w:color w:val="000000" w:themeColor="text1"/>
        </w:rPr>
        <w:t xml:space="preserve"> This has been implemented in the</w:t>
      </w:r>
      <w:r w:rsidR="00D54FB2">
        <w:rPr>
          <w:color w:val="000000" w:themeColor="text1"/>
        </w:rPr>
        <w:t xml:space="preserve"> CALCULATE_EPSS_DATES form from include </w:t>
      </w:r>
      <w:r w:rsidR="004262CD" w:rsidRPr="004262CD">
        <w:rPr>
          <w:color w:val="000000" w:themeColor="text1"/>
        </w:rPr>
        <w:t>ZHUOLIMS_UPDATE2</w:t>
      </w:r>
      <w:r w:rsidR="004262CD">
        <w:rPr>
          <w:color w:val="000000" w:themeColor="text1"/>
        </w:rPr>
        <w:t xml:space="preserve">. </w:t>
      </w:r>
    </w:p>
    <w:p w14:paraId="5338A9D7" w14:textId="30005E6D" w:rsidR="00DD6D85" w:rsidRPr="00DD6D85" w:rsidRDefault="005228F8" w:rsidP="00DD6D85">
      <w:pPr>
        <w:ind w:left="720"/>
        <w:rPr>
          <w:b/>
          <w:bCs/>
          <w:color w:val="FF0000"/>
          <w:u w:val="single"/>
        </w:rPr>
      </w:pPr>
      <w:r w:rsidRPr="00DD6D85">
        <w:rPr>
          <w:b/>
          <w:bCs/>
          <w:color w:val="FF0000"/>
          <w:u w:val="single"/>
        </w:rPr>
        <w:br/>
      </w:r>
    </w:p>
    <w:p w14:paraId="4D5E9C3B" w14:textId="77777777" w:rsidR="00DD6D85" w:rsidRPr="00DD6D85" w:rsidRDefault="00DD6D85" w:rsidP="00DD6D85">
      <w:pPr>
        <w:ind w:left="720"/>
        <w:rPr>
          <w:b/>
          <w:bCs/>
          <w:color w:val="FF0000"/>
          <w:u w:val="single"/>
        </w:rPr>
      </w:pPr>
      <w:r w:rsidRPr="00DD6D85">
        <w:rPr>
          <w:b/>
          <w:bCs/>
          <w:color w:val="FF0000"/>
          <w:u w:val="single"/>
        </w:rPr>
        <w:t>New ORP screen will be delivered in next phase.</w:t>
      </w:r>
    </w:p>
    <w:p w14:paraId="0FBA7446" w14:textId="1BE8FBAD" w:rsidR="00BE0059" w:rsidRPr="00DD6D85" w:rsidRDefault="00CB1BC6" w:rsidP="004167AE">
      <w:pPr>
        <w:ind w:left="720"/>
        <w:rPr>
          <w:strike/>
          <w:color w:val="FF0000"/>
        </w:rPr>
      </w:pPr>
      <w:r w:rsidRPr="00DD6D85">
        <w:rPr>
          <w:strike/>
          <w:color w:val="FF0000"/>
        </w:rPr>
        <w:t xml:space="preserve">The change required in </w:t>
      </w:r>
      <w:r w:rsidR="004167AE" w:rsidRPr="00DD6D85">
        <w:rPr>
          <w:strike/>
          <w:color w:val="FF0000"/>
        </w:rPr>
        <w:t xml:space="preserve">OLIMS </w:t>
      </w:r>
      <w:r w:rsidRPr="00DD6D85">
        <w:rPr>
          <w:strike/>
          <w:color w:val="FF0000"/>
        </w:rPr>
        <w:t xml:space="preserve">is </w:t>
      </w:r>
      <w:r w:rsidR="004167AE" w:rsidRPr="00DD6D85">
        <w:rPr>
          <w:strike/>
          <w:color w:val="FF0000"/>
        </w:rPr>
        <w:t xml:space="preserve">a </w:t>
      </w:r>
      <w:r w:rsidR="00BE0059" w:rsidRPr="00DD6D85">
        <w:rPr>
          <w:strike/>
          <w:color w:val="FF0000"/>
        </w:rPr>
        <w:t xml:space="preserve">new </w:t>
      </w:r>
      <w:r w:rsidR="00FF094C" w:rsidRPr="00DD6D85">
        <w:rPr>
          <w:strike/>
          <w:color w:val="FF0000"/>
        </w:rPr>
        <w:t xml:space="preserve">read-only </w:t>
      </w:r>
      <w:r w:rsidR="004167AE" w:rsidRPr="00DD6D85">
        <w:rPr>
          <w:strike/>
          <w:color w:val="FF0000"/>
        </w:rPr>
        <w:t>screen where all the Period 1 salaries</w:t>
      </w:r>
      <w:r w:rsidR="00BE0059" w:rsidRPr="00DD6D85">
        <w:rPr>
          <w:strike/>
          <w:color w:val="FF0000"/>
        </w:rPr>
        <w:t>/ORP</w:t>
      </w:r>
      <w:r w:rsidR="004167AE" w:rsidRPr="00DD6D85">
        <w:rPr>
          <w:strike/>
          <w:color w:val="FF0000"/>
        </w:rPr>
        <w:t xml:space="preserve"> </w:t>
      </w:r>
      <w:r w:rsidR="00BE0059" w:rsidRPr="00DD6D85">
        <w:rPr>
          <w:strike/>
          <w:color w:val="FF0000"/>
        </w:rPr>
        <w:t xml:space="preserve">will be </w:t>
      </w:r>
      <w:r w:rsidR="004167AE" w:rsidRPr="00DD6D85">
        <w:rPr>
          <w:strike/>
          <w:color w:val="FF0000"/>
        </w:rPr>
        <w:t>display</w:t>
      </w:r>
      <w:r w:rsidR="00BE0059" w:rsidRPr="00DD6D85">
        <w:rPr>
          <w:strike/>
          <w:color w:val="FF0000"/>
        </w:rPr>
        <w:t>ed</w:t>
      </w:r>
      <w:r w:rsidR="004167AE" w:rsidRPr="00DD6D85">
        <w:rPr>
          <w:strike/>
          <w:color w:val="FF0000"/>
        </w:rPr>
        <w:t>. Period 1 ends after 39 weeks after which pay rises are not required to show.</w:t>
      </w:r>
    </w:p>
    <w:p w14:paraId="46313737" w14:textId="40D7726B" w:rsidR="00BE0059" w:rsidRPr="00DD6D85" w:rsidRDefault="00BE0059" w:rsidP="00BE0059">
      <w:pPr>
        <w:ind w:left="720"/>
        <w:rPr>
          <w:strike/>
          <w:color w:val="FF0000"/>
        </w:rPr>
      </w:pPr>
      <w:r w:rsidRPr="00DD6D85">
        <w:rPr>
          <w:strike/>
          <w:color w:val="FF0000"/>
        </w:rPr>
        <w:t xml:space="preserve">The ZIM_IN_ORP table </w:t>
      </w:r>
      <w:r w:rsidR="00D114D7" w:rsidRPr="00DD6D85">
        <w:rPr>
          <w:strike/>
          <w:color w:val="FF0000"/>
        </w:rPr>
        <w:t xml:space="preserve">and records </w:t>
      </w:r>
      <w:r w:rsidRPr="00DD6D85">
        <w:rPr>
          <w:strike/>
          <w:color w:val="FF0000"/>
        </w:rPr>
        <w:t>will be deleted, and all related table-handling logic in OLIMS will be removed.</w:t>
      </w:r>
    </w:p>
    <w:p w14:paraId="31E58BB6" w14:textId="6A158B24" w:rsidR="00C327D2" w:rsidRPr="00DD6D85" w:rsidRDefault="00BE0059" w:rsidP="00BE0059">
      <w:pPr>
        <w:ind w:left="720"/>
        <w:rPr>
          <w:strike/>
          <w:color w:val="FF0000"/>
        </w:rPr>
      </w:pPr>
      <w:r w:rsidRPr="00DD6D85">
        <w:rPr>
          <w:strike/>
          <w:color w:val="FF0000"/>
        </w:rPr>
        <w:t>A n</w:t>
      </w:r>
      <w:r w:rsidR="000C5FDD" w:rsidRPr="00DD6D85">
        <w:rPr>
          <w:strike/>
          <w:color w:val="FF0000"/>
        </w:rPr>
        <w:t>ew ORP tab</w:t>
      </w:r>
      <w:r w:rsidR="00CB1BC6" w:rsidRPr="00DD6D85">
        <w:rPr>
          <w:strike/>
          <w:color w:val="FF0000"/>
        </w:rPr>
        <w:t xml:space="preserve"> (EPSS only)</w:t>
      </w:r>
      <w:r w:rsidR="00C327D2" w:rsidRPr="00DD6D85">
        <w:rPr>
          <w:strike/>
          <w:color w:val="FF0000"/>
        </w:rPr>
        <w:t xml:space="preserve"> will be created in OLIMS</w:t>
      </w:r>
      <w:r w:rsidRPr="00DD6D85">
        <w:rPr>
          <w:strike/>
          <w:color w:val="FF0000"/>
        </w:rPr>
        <w:t xml:space="preserve"> with the following details</w:t>
      </w:r>
      <w:r w:rsidR="00D72FF9" w:rsidRPr="00DD6D85">
        <w:rPr>
          <w:strike/>
          <w:color w:val="FF0000"/>
        </w:rPr>
        <w:t>:</w:t>
      </w:r>
    </w:p>
    <w:p w14:paraId="495B662B" w14:textId="6DB374D4" w:rsidR="00582372" w:rsidRPr="00DD6D85" w:rsidRDefault="00BE0059" w:rsidP="00E206BC">
      <w:pPr>
        <w:pStyle w:val="ListParagraph"/>
        <w:numPr>
          <w:ilvl w:val="0"/>
          <w:numId w:val="12"/>
        </w:numPr>
        <w:rPr>
          <w:strike/>
          <w:color w:val="FF0000"/>
        </w:rPr>
      </w:pPr>
      <w:r w:rsidRPr="00DD6D85">
        <w:rPr>
          <w:strike/>
          <w:color w:val="FF0000"/>
        </w:rPr>
        <w:t>I</w:t>
      </w:r>
      <w:r w:rsidR="00582372" w:rsidRPr="00DD6D85">
        <w:rPr>
          <w:strike/>
          <w:color w:val="FF0000"/>
        </w:rPr>
        <w:t xml:space="preserve">nfotype 8 records </w:t>
      </w:r>
      <w:r w:rsidRPr="00DD6D85">
        <w:rPr>
          <w:strike/>
          <w:color w:val="FF0000"/>
        </w:rPr>
        <w:t xml:space="preserve">will be read </w:t>
      </w:r>
      <w:r w:rsidR="00582372" w:rsidRPr="00DD6D85">
        <w:rPr>
          <w:strike/>
          <w:color w:val="FF0000"/>
        </w:rPr>
        <w:t xml:space="preserve">since disablement date </w:t>
      </w:r>
      <w:r w:rsidR="006978F4" w:rsidRPr="00DD6D85">
        <w:rPr>
          <w:strike/>
          <w:color w:val="FF0000"/>
        </w:rPr>
        <w:t xml:space="preserve">(if disablement date is =&gt;1.10.2024) </w:t>
      </w:r>
      <w:r w:rsidRPr="00DD6D85">
        <w:rPr>
          <w:strike/>
          <w:color w:val="FF0000"/>
        </w:rPr>
        <w:t>un</w:t>
      </w:r>
      <w:r w:rsidR="00582372" w:rsidRPr="00DD6D85">
        <w:rPr>
          <w:strike/>
          <w:color w:val="FF0000"/>
        </w:rPr>
        <w:t xml:space="preserve">til </w:t>
      </w:r>
      <w:r w:rsidR="00851FAE" w:rsidRPr="00DD6D85">
        <w:rPr>
          <w:strike/>
          <w:color w:val="FF0000"/>
        </w:rPr>
        <w:t>current</w:t>
      </w:r>
      <w:r w:rsidR="00582372" w:rsidRPr="00DD6D85">
        <w:rPr>
          <w:strike/>
          <w:color w:val="FF0000"/>
        </w:rPr>
        <w:t xml:space="preserve"> date</w:t>
      </w:r>
      <w:r w:rsidR="00851FAE" w:rsidRPr="00DD6D85">
        <w:rPr>
          <w:strike/>
          <w:color w:val="FF0000"/>
        </w:rPr>
        <w:t xml:space="preserve"> – if current date is before end date of Period 1, otherwise </w:t>
      </w:r>
      <w:r w:rsidRPr="00DD6D85">
        <w:rPr>
          <w:strike/>
          <w:color w:val="FF0000"/>
        </w:rPr>
        <w:t>un</w:t>
      </w:r>
      <w:r w:rsidR="00851FAE" w:rsidRPr="00DD6D85">
        <w:rPr>
          <w:strike/>
          <w:color w:val="FF0000"/>
        </w:rPr>
        <w:t>til Period 1 end date -</w:t>
      </w:r>
      <w:r w:rsidR="00582372" w:rsidRPr="00DD6D85">
        <w:rPr>
          <w:strike/>
          <w:color w:val="FF0000"/>
        </w:rPr>
        <w:t xml:space="preserve"> excluding future dated IT8 records.</w:t>
      </w:r>
    </w:p>
    <w:p w14:paraId="2777560D" w14:textId="3A2B29FD" w:rsidR="00582372" w:rsidRPr="00DD6D85" w:rsidRDefault="00582372" w:rsidP="00E206BC">
      <w:pPr>
        <w:pStyle w:val="ListParagraph"/>
        <w:numPr>
          <w:ilvl w:val="0"/>
          <w:numId w:val="12"/>
        </w:numPr>
        <w:rPr>
          <w:strike/>
          <w:color w:val="FF0000"/>
        </w:rPr>
      </w:pPr>
      <w:r w:rsidRPr="00DD6D85">
        <w:rPr>
          <w:strike/>
          <w:color w:val="FF0000"/>
        </w:rPr>
        <w:t xml:space="preserve">For each Infotype 8 record, the logic will use the infotype 8 start date </w:t>
      </w:r>
      <w:r w:rsidR="009446C4" w:rsidRPr="00DD6D85">
        <w:rPr>
          <w:strike/>
          <w:color w:val="FF0000"/>
        </w:rPr>
        <w:t xml:space="preserve">as the reference date </w:t>
      </w:r>
      <w:r w:rsidRPr="00DD6D85">
        <w:rPr>
          <w:strike/>
          <w:color w:val="FF0000"/>
        </w:rPr>
        <w:t xml:space="preserve">to calculate </w:t>
      </w:r>
      <w:r w:rsidR="00851FAE" w:rsidRPr="00DD6D85">
        <w:rPr>
          <w:strike/>
          <w:color w:val="FF0000"/>
        </w:rPr>
        <w:t xml:space="preserve">the </w:t>
      </w:r>
      <w:r w:rsidRPr="00DD6D85">
        <w:rPr>
          <w:strike/>
          <w:color w:val="FF0000"/>
        </w:rPr>
        <w:t>ORP</w:t>
      </w:r>
      <w:r w:rsidR="00851FAE" w:rsidRPr="00DD6D85">
        <w:rPr>
          <w:strike/>
          <w:color w:val="FF0000"/>
        </w:rPr>
        <w:t xml:space="preserve"> amount</w:t>
      </w:r>
      <w:r w:rsidR="00415450" w:rsidRPr="00DD6D85">
        <w:rPr>
          <w:strike/>
          <w:color w:val="FF0000"/>
        </w:rPr>
        <w:t xml:space="preserve"> by calling the function module Z_SALARY_ORP</w:t>
      </w:r>
      <w:r w:rsidR="009446C4" w:rsidRPr="00DD6D85">
        <w:rPr>
          <w:strike/>
          <w:color w:val="FF0000"/>
        </w:rPr>
        <w:t>.</w:t>
      </w:r>
      <w:r w:rsidR="00967E22" w:rsidRPr="00DD6D85">
        <w:rPr>
          <w:strike/>
          <w:color w:val="FF0000"/>
        </w:rPr>
        <w:t xml:space="preserve"> </w:t>
      </w:r>
    </w:p>
    <w:p w14:paraId="30E77178" w14:textId="6B40BE3C" w:rsidR="00967E22" w:rsidRPr="00DD6D85" w:rsidRDefault="00967E22" w:rsidP="00E206BC">
      <w:pPr>
        <w:pStyle w:val="ListParagraph"/>
        <w:numPr>
          <w:ilvl w:val="0"/>
          <w:numId w:val="12"/>
        </w:numPr>
        <w:rPr>
          <w:strike/>
          <w:color w:val="FF0000"/>
        </w:rPr>
      </w:pPr>
      <w:r w:rsidRPr="00DD6D85">
        <w:rPr>
          <w:strike/>
          <w:color w:val="FF0000"/>
        </w:rPr>
        <w:t>If there is a change in the ORP amount, the new ORP amount will be displayed</w:t>
      </w:r>
      <w:r w:rsidR="00BE0059" w:rsidRPr="00DD6D85">
        <w:rPr>
          <w:strike/>
          <w:color w:val="FF0000"/>
        </w:rPr>
        <w:t xml:space="preserve"> in a new line/record</w:t>
      </w:r>
      <w:r w:rsidRPr="00DD6D85">
        <w:rPr>
          <w:strike/>
          <w:color w:val="FF0000"/>
        </w:rPr>
        <w:t>.</w:t>
      </w:r>
    </w:p>
    <w:p w14:paraId="10854B8A" w14:textId="0E9F4391" w:rsidR="001B79BD" w:rsidRPr="00DD6D85" w:rsidRDefault="00FF094C" w:rsidP="00E206BC">
      <w:pPr>
        <w:pStyle w:val="ListParagraph"/>
        <w:numPr>
          <w:ilvl w:val="0"/>
          <w:numId w:val="12"/>
        </w:numPr>
        <w:rPr>
          <w:strike/>
          <w:color w:val="FF0000"/>
        </w:rPr>
      </w:pPr>
      <w:r w:rsidRPr="00DD6D85">
        <w:rPr>
          <w:strike/>
          <w:color w:val="FF0000"/>
        </w:rPr>
        <w:t>The following fields will be displayed:</w:t>
      </w:r>
    </w:p>
    <w:p w14:paraId="0EEFC754" w14:textId="73902F25" w:rsidR="00FF094C" w:rsidRPr="00DD6D85" w:rsidRDefault="00FF094C" w:rsidP="00E206BC">
      <w:pPr>
        <w:pStyle w:val="ListParagraph"/>
        <w:numPr>
          <w:ilvl w:val="1"/>
          <w:numId w:val="12"/>
        </w:numPr>
        <w:rPr>
          <w:strike/>
          <w:color w:val="FF0000"/>
        </w:rPr>
      </w:pPr>
      <w:r w:rsidRPr="00DD6D85">
        <w:rPr>
          <w:strike/>
          <w:color w:val="FF0000"/>
        </w:rPr>
        <w:t>Infotype 8 Start Date – BEGDA</w:t>
      </w:r>
    </w:p>
    <w:p w14:paraId="2ED63BFC" w14:textId="5F08D906" w:rsidR="00FF094C" w:rsidRPr="00DD6D85" w:rsidRDefault="00FF094C" w:rsidP="00E206BC">
      <w:pPr>
        <w:pStyle w:val="ListParagraph"/>
        <w:numPr>
          <w:ilvl w:val="1"/>
          <w:numId w:val="12"/>
        </w:numPr>
        <w:rPr>
          <w:strike/>
          <w:color w:val="FF0000"/>
        </w:rPr>
      </w:pPr>
      <w:r w:rsidRPr="00DD6D85">
        <w:rPr>
          <w:strike/>
          <w:color w:val="FF0000"/>
        </w:rPr>
        <w:t>Infotype 8 End Date – ENDDA</w:t>
      </w:r>
    </w:p>
    <w:p w14:paraId="0D33D3DC" w14:textId="396F03BF" w:rsidR="004277D4" w:rsidRPr="00DD6D85" w:rsidRDefault="00FF094C" w:rsidP="00E206BC">
      <w:pPr>
        <w:pStyle w:val="ListParagraph"/>
        <w:numPr>
          <w:ilvl w:val="1"/>
          <w:numId w:val="12"/>
        </w:numPr>
        <w:rPr>
          <w:strike/>
          <w:color w:val="FF0000"/>
        </w:rPr>
      </w:pPr>
      <w:r w:rsidRPr="00DD6D85">
        <w:rPr>
          <w:strike/>
          <w:color w:val="FF0000"/>
        </w:rPr>
        <w:t>ORP Amount</w:t>
      </w:r>
    </w:p>
    <w:p w14:paraId="72EF7A92" w14:textId="3658858B" w:rsidR="00212589" w:rsidRPr="00DD6D85" w:rsidRDefault="00212589" w:rsidP="00E206BC">
      <w:pPr>
        <w:pStyle w:val="ListParagraph"/>
        <w:numPr>
          <w:ilvl w:val="0"/>
          <w:numId w:val="12"/>
        </w:numPr>
        <w:rPr>
          <w:strike/>
          <w:color w:val="FF0000"/>
        </w:rPr>
      </w:pPr>
      <w:r w:rsidRPr="00DD6D85">
        <w:rPr>
          <w:strike/>
          <w:color w:val="FF0000"/>
        </w:rPr>
        <w:t>The records will be displayed sorted in descending order.</w:t>
      </w:r>
    </w:p>
    <w:p w14:paraId="28829A82" w14:textId="77777777" w:rsidR="008F791A" w:rsidRDefault="008F791A" w:rsidP="008F791A">
      <w:pPr>
        <w:pStyle w:val="ListParagraph"/>
        <w:ind w:left="1080"/>
      </w:pPr>
    </w:p>
    <w:p w14:paraId="7DDDE555" w14:textId="77777777" w:rsidR="00773FAC" w:rsidRDefault="00773FAC" w:rsidP="00773FAC">
      <w:pPr>
        <w:keepNext/>
      </w:pPr>
      <w:r>
        <w:rPr>
          <w:noProof/>
        </w:rPr>
        <w:drawing>
          <wp:inline distT="0" distB="0" distL="0" distR="0" wp14:anchorId="6132B35B" wp14:editId="71179188">
            <wp:extent cx="5731510" cy="24491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49195"/>
                    </a:xfrm>
                    <a:prstGeom prst="rect">
                      <a:avLst/>
                    </a:prstGeom>
                  </pic:spPr>
                </pic:pic>
              </a:graphicData>
            </a:graphic>
          </wp:inline>
        </w:drawing>
      </w:r>
    </w:p>
    <w:p w14:paraId="44B3EBD5" w14:textId="2DB7D0C3" w:rsidR="00773FAC" w:rsidRDefault="00773FAC" w:rsidP="00773FAC">
      <w:pPr>
        <w:pStyle w:val="Caption"/>
      </w:pPr>
      <w:r>
        <w:t xml:space="preserve">Figure </w:t>
      </w:r>
      <w:r>
        <w:fldChar w:fldCharType="begin"/>
      </w:r>
      <w:r>
        <w:instrText>SEQ Figure \* ARABIC</w:instrText>
      </w:r>
      <w:r>
        <w:fldChar w:fldCharType="separate"/>
      </w:r>
      <w:r w:rsidR="00692CF5">
        <w:rPr>
          <w:noProof/>
        </w:rPr>
        <w:t>2</w:t>
      </w:r>
      <w:r>
        <w:fldChar w:fldCharType="end"/>
      </w:r>
      <w:r>
        <w:t xml:space="preserve"> - Proposed ORP screen</w:t>
      </w:r>
    </w:p>
    <w:p w14:paraId="5C42BB1D" w14:textId="4711C247" w:rsidR="002765F3" w:rsidRDefault="6E882BB0" w:rsidP="36026836">
      <w:pPr>
        <w:rPr>
          <w:b/>
          <w:bCs/>
          <w:u w:val="single"/>
        </w:rPr>
      </w:pPr>
      <w:r w:rsidRPr="36026836">
        <w:rPr>
          <w:b/>
          <w:bCs/>
          <w:u w:val="single"/>
        </w:rPr>
        <w:t>Build</w:t>
      </w:r>
      <w:r w:rsidR="00773FAC" w:rsidRPr="36026836">
        <w:rPr>
          <w:b/>
          <w:bCs/>
          <w:u w:val="single"/>
        </w:rPr>
        <w:t xml:space="preserve"> </w:t>
      </w:r>
      <w:r w:rsidR="2566C21A" w:rsidRPr="36026836">
        <w:rPr>
          <w:b/>
          <w:bCs/>
          <w:u w:val="single"/>
        </w:rPr>
        <w:t>Payroll Change</w:t>
      </w:r>
    </w:p>
    <w:p w14:paraId="02584E00" w14:textId="1C93CE79" w:rsidR="002765F3" w:rsidRDefault="6DD7EFBA" w:rsidP="36026836">
      <w:r>
        <w:t xml:space="preserve">The ORP functionality has been changed to read the ORP of the employee based on payroll period run instead of at start of disablement date. This means that the old solution for ORP has been changed. </w:t>
      </w:r>
      <w:r w:rsidR="025B7313">
        <w:t xml:space="preserve">During the build, </w:t>
      </w:r>
      <w:r w:rsidR="10981009">
        <w:t xml:space="preserve">it was recognized that the intial design will not work as we should not drop the ORP as old ORP functionality always returns ORP </w:t>
      </w:r>
    </w:p>
    <w:p w14:paraId="33AB9F87" w14:textId="15F4EDF4" w:rsidR="002765F3" w:rsidRDefault="002765F3" w:rsidP="36026836"/>
    <w:p w14:paraId="00138D57" w14:textId="1ACD22EB" w:rsidR="002765F3" w:rsidRDefault="025B7313" w:rsidP="36026836">
      <w:pPr>
        <w:ind w:left="720"/>
        <w:rPr>
          <w:b/>
          <w:bCs/>
          <w:u w:val="single"/>
        </w:rPr>
      </w:pPr>
      <w:r w:rsidRPr="36026836">
        <w:rPr>
          <w:b/>
          <w:bCs/>
          <w:u w:val="single"/>
        </w:rPr>
        <w:t>ABAP changes required in Payroll:</w:t>
      </w:r>
    </w:p>
    <w:p w14:paraId="744B0F3B" w14:textId="77777777" w:rsidR="002765F3" w:rsidRDefault="025B7313" w:rsidP="36026836">
      <w:pPr>
        <w:ind w:left="720"/>
      </w:pPr>
      <w:r>
        <w:t xml:space="preserve">Payroll operation ZORP will be modified to call a new function module (Z_EPSS_SALARY_ORP), instead of reading the ORP from the custom table. </w:t>
      </w:r>
    </w:p>
    <w:p w14:paraId="745D854A" w14:textId="784A53BD" w:rsidR="002765F3" w:rsidRDefault="025B7313" w:rsidP="36026836">
      <w:pPr>
        <w:ind w:left="720"/>
      </w:pPr>
      <w:r>
        <w:t>The function module will receive the WPBP split end date as input and will return the ORP amount dynamically (on the fly). This will provide to payroll the ORP amount for each WPBP split.</w:t>
      </w:r>
    </w:p>
    <w:p w14:paraId="28E8466D" w14:textId="31BAF2F4" w:rsidR="002765F3" w:rsidRDefault="025B7313" w:rsidP="36026836">
      <w:pPr>
        <w:ind w:left="720"/>
      </w:pPr>
      <w:r>
        <w:t>Additionally, a new check will be introduced in ZORP to only return a value to ZORP if the employee is in EPSS Period 1.</w:t>
      </w:r>
      <w:r w:rsidR="00773FAC">
        <w:br/>
      </w:r>
      <w:r>
        <w:t>Processing Logic:</w:t>
      </w:r>
    </w:p>
    <w:p w14:paraId="6793023F" w14:textId="11596A9A" w:rsidR="002765F3" w:rsidRDefault="025B7313" w:rsidP="00E206BC">
      <w:pPr>
        <w:pStyle w:val="ListParagraph"/>
        <w:numPr>
          <w:ilvl w:val="0"/>
          <w:numId w:val="17"/>
        </w:numPr>
      </w:pPr>
      <w:r>
        <w:t>The operation ZORP is called while processing WT 9WCO or 9ORP (9ORP is created from 9WC0)</w:t>
      </w:r>
    </w:p>
    <w:p w14:paraId="018DE640" w14:textId="2B272343" w:rsidR="002765F3" w:rsidRDefault="025B7313" w:rsidP="00E206BC">
      <w:pPr>
        <w:pStyle w:val="ListParagraph"/>
        <w:numPr>
          <w:ilvl w:val="0"/>
          <w:numId w:val="17"/>
        </w:numPr>
      </w:pPr>
      <w:r>
        <w:t>Get the incident from v0 table.</w:t>
      </w:r>
    </w:p>
    <w:p w14:paraId="12F2A2E2" w14:textId="7D7C247E" w:rsidR="002765F3" w:rsidRDefault="025B7313" w:rsidP="00E206BC">
      <w:pPr>
        <w:pStyle w:val="ListParagraph"/>
        <w:numPr>
          <w:ilvl w:val="0"/>
          <w:numId w:val="17"/>
        </w:numPr>
      </w:pPr>
      <w:r>
        <w:t>Check DOD for the processed WT is =&gt;1.10.2024 (to verify if EPSS).</w:t>
      </w:r>
    </w:p>
    <w:p w14:paraId="3DF1BC60" w14:textId="32A81818" w:rsidR="002765F3" w:rsidRDefault="025B7313" w:rsidP="00E206BC">
      <w:pPr>
        <w:pStyle w:val="ListParagraph"/>
        <w:numPr>
          <w:ilvl w:val="0"/>
          <w:numId w:val="17"/>
        </w:numPr>
      </w:pPr>
      <w:r>
        <w:t>Check the DOD is Less or equal to the WPBP-endda (to check the DOD is not in the future compared to the processed pay period)</w:t>
      </w:r>
    </w:p>
    <w:p w14:paraId="317CC025" w14:textId="57ECA5D9" w:rsidR="002765F3" w:rsidRDefault="025B7313" w:rsidP="00E206BC">
      <w:pPr>
        <w:pStyle w:val="ListParagraph"/>
        <w:numPr>
          <w:ilvl w:val="0"/>
          <w:numId w:val="17"/>
        </w:numPr>
        <w:rPr>
          <w:rFonts w:ascii="Courier New" w:eastAsia="Courier New" w:hAnsi="Courier New" w:cs="Courier New"/>
          <w:i/>
          <w:iCs/>
          <w:color w:val="808080" w:themeColor="background1" w:themeShade="80"/>
          <w:sz w:val="20"/>
          <w:szCs w:val="20"/>
        </w:rPr>
      </w:pPr>
      <w:r>
        <w:t xml:space="preserve">Call ORP function module to return the new ORP </w:t>
      </w:r>
      <w:r w:rsidRPr="36026836">
        <w:rPr>
          <w:rFonts w:ascii="Courier New" w:eastAsia="Courier New" w:hAnsi="Courier New" w:cs="Courier New"/>
          <w:color w:val="4DA619"/>
          <w:sz w:val="20"/>
          <w:szCs w:val="20"/>
        </w:rPr>
        <w:t>Z_EPSS_SALARY_ORP</w:t>
      </w:r>
    </w:p>
    <w:p w14:paraId="33BE690F" w14:textId="14569E58" w:rsidR="002765F3" w:rsidRDefault="002765F3" w:rsidP="36026836"/>
    <w:p w14:paraId="48A1D1AF" w14:textId="04E31D38" w:rsidR="002765F3" w:rsidRDefault="002765F3" w:rsidP="36026836"/>
    <w:p w14:paraId="2CC40907" w14:textId="7313F22D" w:rsidR="002765F3" w:rsidRDefault="002765F3" w:rsidP="36026836"/>
    <w:p w14:paraId="0E41091C" w14:textId="4592D552" w:rsidR="002765F3" w:rsidRDefault="025B7313" w:rsidP="36026836">
      <w:pPr>
        <w:rPr>
          <w:rFonts w:ascii="Calibri" w:eastAsia="Calibri" w:hAnsi="Calibri" w:cs="Calibri"/>
        </w:rPr>
      </w:pP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form opzorp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opzorp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The operation read the ORP amount from ZIM_IN_ORP table, which is calculated</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OLIMS when a medical certificate is updated (p905), and move amount to WT 9ORP.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DATA</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lv_claim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zim_ip_wclmn</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lv_incident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zhr_inc_identnr</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ls_v0        </w:t>
      </w:r>
      <w:r w:rsidRPr="36026836">
        <w:rPr>
          <w:rFonts w:ascii="Courier New" w:eastAsia="Courier New" w:hAnsi="Courier New" w:cs="Courier New"/>
          <w:color w:val="0000FF"/>
          <w:sz w:val="20"/>
          <w:szCs w:val="20"/>
        </w:rPr>
        <w:t xml:space="preserve">TYPE LINE OF </w:t>
      </w:r>
      <w:r w:rsidRPr="36026836">
        <w:rPr>
          <w:rFonts w:ascii="Courier New" w:eastAsia="Courier New" w:hAnsi="Courier New" w:cs="Courier New"/>
          <w:color w:val="000000" w:themeColor="text1"/>
          <w:sz w:val="20"/>
          <w:szCs w:val="20"/>
        </w:rPr>
        <w:t>hrpay99_v0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ls_0001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pa0001</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lt_orp      TYPE TABLE OF zim_in_orp,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ls_orp      TYPE zim_in_orp,</w:t>
      </w:r>
      <w:r w:rsidR="00773FAC">
        <w:br/>
      </w:r>
      <w:r w:rsidRPr="36026836">
        <w:rPr>
          <w:rFonts w:ascii="Courier New" w:eastAsia="Courier New" w:hAnsi="Courier New" w:cs="Courier New"/>
          <w:color w:val="000000" w:themeColor="text1"/>
          <w:sz w:val="20"/>
          <w:szCs w:val="20"/>
        </w:rPr>
        <w:t xml:space="preserve">         ls_cm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zim_in_cm</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lt_week_no   </w:t>
      </w:r>
      <w:r w:rsidRPr="36026836">
        <w:rPr>
          <w:rFonts w:ascii="Courier New" w:eastAsia="Courier New" w:hAnsi="Courier New" w:cs="Courier New"/>
          <w:color w:val="0000FF"/>
          <w:sz w:val="20"/>
          <w:szCs w:val="20"/>
        </w:rPr>
        <w:t xml:space="preserve">TYPE TABLE OF </w:t>
      </w:r>
      <w:r w:rsidRPr="36026836">
        <w:rPr>
          <w:rFonts w:ascii="Courier New" w:eastAsia="Courier New" w:hAnsi="Courier New" w:cs="Courier New"/>
          <w:color w:val="000000" w:themeColor="text1"/>
          <w:sz w:val="20"/>
          <w:szCs w:val="20"/>
        </w:rPr>
        <w:t>zim_epss_week_no</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ls_week_no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zim_epss_week_no</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lv_epss_live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lv_weekno    </w:t>
      </w:r>
      <w:r w:rsidRPr="36026836">
        <w:rPr>
          <w:rFonts w:ascii="Courier New" w:eastAsia="Courier New" w:hAnsi="Courier New" w:cs="Courier New"/>
          <w:color w:val="0000FF"/>
          <w:sz w:val="20"/>
          <w:szCs w:val="20"/>
        </w:rPr>
        <w:t xml:space="preserve">TYPE c </w:t>
      </w:r>
      <w:r w:rsidRPr="36026836">
        <w:rPr>
          <w:rFonts w:ascii="Courier New" w:eastAsia="Courier New" w:hAnsi="Courier New" w:cs="Courier New"/>
          <w:color w:val="000000" w:themeColor="text1"/>
          <w:sz w:val="20"/>
          <w:szCs w:val="20"/>
        </w:rPr>
        <w:t xml:space="preserve">LENGTH </w:t>
      </w:r>
      <w:r w:rsidRPr="36026836">
        <w:rPr>
          <w:rFonts w:ascii="Courier New" w:eastAsia="Courier New" w:hAnsi="Courier New" w:cs="Courier New"/>
          <w:color w:val="3399FF"/>
          <w:sz w:val="20"/>
          <w:szCs w:val="20"/>
        </w:rPr>
        <w:t>2</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CLEAR</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ls_0001</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betrg</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pa0001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ls_0001</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LE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ls_0001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persk &gt;= </w:t>
      </w:r>
      <w:r w:rsidRPr="36026836">
        <w:rPr>
          <w:rFonts w:ascii="Courier New" w:eastAsia="Courier New" w:hAnsi="Courier New" w:cs="Courier New"/>
          <w:color w:val="4DA619"/>
          <w:sz w:val="20"/>
          <w:szCs w:val="20"/>
        </w:rPr>
        <w:t>'XG'</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"Run only for employees in ESG XA to XF.</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Retrive the incident number (from v0/it14)</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v0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ls_v0 </w:t>
      </w:r>
      <w:r w:rsidRPr="36026836">
        <w:rPr>
          <w:rFonts w:ascii="Courier New" w:eastAsia="Courier New" w:hAnsi="Courier New" w:cs="Courier New"/>
          <w:color w:val="0000FF"/>
          <w:sz w:val="20"/>
          <w:szCs w:val="20"/>
        </w:rPr>
        <w:t xml:space="preserve">WITH KEY </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v0typ</w:t>
      </w:r>
      <w:r w:rsidR="00773FAC">
        <w:br/>
      </w:r>
      <w:r w:rsidRPr="36026836">
        <w:rPr>
          <w:rFonts w:ascii="Courier New" w:eastAsia="Courier New" w:hAnsi="Courier New" w:cs="Courier New"/>
          <w:color w:val="000000" w:themeColor="text1"/>
          <w:sz w:val="20"/>
          <w:szCs w:val="20"/>
        </w:rPr>
        <w:t xml:space="preserve">                                     v0znr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v0znr</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SPLIT </w:t>
      </w:r>
      <w:r w:rsidRPr="36026836">
        <w:rPr>
          <w:rFonts w:ascii="Courier New" w:eastAsia="Courier New" w:hAnsi="Courier New" w:cs="Courier New"/>
          <w:color w:val="000000" w:themeColor="text1"/>
          <w:sz w:val="20"/>
          <w:szCs w:val="20"/>
        </w:rPr>
        <w:t>ls_v0</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vinfo </w:t>
      </w:r>
      <w:r w:rsidRPr="36026836">
        <w:rPr>
          <w:rFonts w:ascii="Courier New" w:eastAsia="Courier New" w:hAnsi="Courier New" w:cs="Courier New"/>
          <w:color w:val="0000FF"/>
          <w:sz w:val="20"/>
          <w:szCs w:val="20"/>
        </w:rPr>
        <w:t xml:space="preserve">AT </w:t>
      </w:r>
      <w:r w:rsidRPr="36026836">
        <w:rPr>
          <w:rFonts w:ascii="Courier New" w:eastAsia="Courier New" w:hAnsi="Courier New" w:cs="Courier New"/>
          <w:color w:val="000000" w:themeColor="text1"/>
          <w:sz w:val="20"/>
          <w:szCs w:val="20"/>
        </w:rPr>
        <w:t xml:space="preserve">space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lv_claim</w:t>
      </w:r>
      <w:r w:rsidR="00773FAC">
        <w:br/>
      </w:r>
      <w:r w:rsidRPr="36026836">
        <w:rPr>
          <w:rFonts w:ascii="Courier New" w:eastAsia="Courier New" w:hAnsi="Courier New" w:cs="Courier New"/>
          <w:color w:val="000000" w:themeColor="text1"/>
          <w:sz w:val="20"/>
          <w:szCs w:val="20"/>
        </w:rPr>
        <w:t xml:space="preserve">                                     lv_incident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SHIFT </w:t>
      </w:r>
      <w:r w:rsidRPr="36026836">
        <w:rPr>
          <w:rFonts w:ascii="Courier New" w:eastAsia="Courier New" w:hAnsi="Courier New" w:cs="Courier New"/>
          <w:color w:val="000000" w:themeColor="text1"/>
          <w:sz w:val="20"/>
          <w:szCs w:val="20"/>
        </w:rPr>
        <w:t>lv_incident RIGHT DELETING TRAILING space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OVERLAY </w:t>
      </w:r>
      <w:r w:rsidRPr="36026836">
        <w:rPr>
          <w:rFonts w:ascii="Courier New" w:eastAsia="Courier New" w:hAnsi="Courier New" w:cs="Courier New"/>
          <w:color w:val="000000" w:themeColor="text1"/>
          <w:sz w:val="20"/>
          <w:szCs w:val="20"/>
        </w:rPr>
        <w:t xml:space="preserve">lv_incident </w:t>
      </w:r>
      <w:r w:rsidRPr="36026836">
        <w:rPr>
          <w:rFonts w:ascii="Courier New" w:eastAsia="Courier New" w:hAnsi="Courier New" w:cs="Courier New"/>
          <w:color w:val="0000FF"/>
          <w:sz w:val="20"/>
          <w:szCs w:val="20"/>
        </w:rPr>
        <w:t xml:space="preserve">WITH </w:t>
      </w:r>
      <w:r w:rsidRPr="36026836">
        <w:rPr>
          <w:rFonts w:ascii="Courier New" w:eastAsia="Courier New" w:hAnsi="Courier New" w:cs="Courier New"/>
          <w:color w:val="4DA619"/>
          <w:sz w:val="20"/>
          <w:szCs w:val="20"/>
        </w:rPr>
        <w:t>'0000000000'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REFRESH</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ait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zin_cm for disablement date and p2 start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zim_in_cm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ls_cm</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lv_incident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ENDSELECT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Fetch EPSS go live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lv_epss_live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'9EP1'</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lv_epss_live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'20241001'</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EPSS go live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"Check if disablement date is &gt; 2024.10.01 EPSS start date or if its transition to EPSS.</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disablement_date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 xml:space="preserve">lv_epss_live </w:t>
      </w:r>
      <w:r w:rsidRPr="36026836">
        <w:rPr>
          <w:rFonts w:ascii="Courier New" w:eastAsia="Courier New" w:hAnsi="Courier New" w:cs="Courier New"/>
          <w:color w:val="0000FF"/>
          <w:sz w:val="20"/>
          <w:szCs w:val="20"/>
        </w:rPr>
        <w:t xml:space="preserve">OR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transition_to_epss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the wpbp-endda is greater than or equal to disablement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disablement_date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wpbp-endda GE ls_cm-epss_start_date_p2.</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"ls_week_no-no_weeks_used_p1 GE 39</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 ls_cm-epss_start_date_p2 NE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wpbp-endda GE ls_cm-epss_start_date_p2 ).</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"ot-betrg = 0. "Return 0 ORP if wpbp-endda GE epss start date</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"ELSE.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"Return EPSS period 1 salary</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CALL FUNCTION </w:t>
      </w:r>
      <w:r w:rsidRPr="36026836">
        <w:rPr>
          <w:rFonts w:ascii="Courier New" w:eastAsia="Courier New" w:hAnsi="Courier New" w:cs="Courier New"/>
          <w:color w:val="4DA619"/>
          <w:sz w:val="20"/>
          <w:szCs w:val="20"/>
        </w:rPr>
        <w:t>'Z_EPSS_SALARY_ORP'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EXPORTING</w:t>
      </w:r>
      <w:r w:rsidR="00773FAC">
        <w:br/>
      </w:r>
      <w:r w:rsidRPr="36026836">
        <w:rPr>
          <w:rFonts w:ascii="Courier New" w:eastAsia="Courier New" w:hAnsi="Courier New" w:cs="Courier New"/>
          <w:color w:val="000000" w:themeColor="text1"/>
          <w:sz w:val="20"/>
          <w:szCs w:val="20"/>
        </w:rPr>
        <w:t xml:space="preserve">           i_pernr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rsidR="00773FAC">
        <w:br/>
      </w:r>
      <w:r w:rsidRPr="36026836">
        <w:rPr>
          <w:rFonts w:ascii="Courier New" w:eastAsia="Courier New" w:hAnsi="Courier New" w:cs="Courier New"/>
          <w:color w:val="000000" w:themeColor="text1"/>
          <w:sz w:val="20"/>
          <w:szCs w:val="20"/>
        </w:rPr>
        <w:t xml:space="preserve">           i_date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IMPORTING</w:t>
      </w:r>
      <w:r w:rsidR="00773FAC">
        <w:br/>
      </w:r>
      <w:r w:rsidRPr="36026836">
        <w:rPr>
          <w:rFonts w:ascii="Courier New" w:eastAsia="Courier New" w:hAnsi="Courier New" w:cs="Courier New"/>
          <w:color w:val="000000" w:themeColor="text1"/>
          <w:sz w:val="20"/>
          <w:szCs w:val="20"/>
        </w:rPr>
        <w:t xml:space="preserve">           e_orp_weekly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ot</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betrg</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"ENDIF. "ENDIF check of week number</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"lv_weekno = ot-cntr3.</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"SHIFT lv_weekno LEFT DELETING LEADING '0'.</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epss week nubmber table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"SELECT * FROM zim_epss_week_no INTO TABLE lt_week_no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WHERE 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AND incident = lv_incident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AND fpper LE aper-paper.</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there is entry on epss week number table do below</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sy-subrc = 0.</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"Comment out weeks used table for now as it is not needed. Old OLIMS logic does not look at weeks used and sends ORP salary when employee is in EPSS.</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"SORT lt_week_no BY no_weeks_used_p1 DESCENDING.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"DELETE lt_week_no WHERE fpper EQ aper-paper AND week = lv_weekno.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TABLE lt_week_no INTO ls_week_no INDEX 1.</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wpbp-endda GE ls_cm-epss_start_date_p2.</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"ls_week_no-no_weeks_used_p1 GE 39</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 ls_cm-epss_start_date_p2 NE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"AND wpbp-endda GE ls_cm-epss_start_date_p2 ).</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ot-betrg = 0. "Return 0 ORP if wpbp-endda GE epss start date</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i/>
          <w:iCs/>
          <w:color w:val="808080" w:themeColor="background1" w:themeShade="80"/>
          <w:sz w:val="20"/>
          <w:szCs w:val="20"/>
        </w:rPr>
        <w:t>*            "ELSE.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"Return EPSS period 1 salary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CALL FUNCTION 'Z_EPSS_SALARY_ORP'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EXPORTING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I_DATE                = wpbp-endda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IMPORTING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E_ORP_WEEKLY          = ot-betrg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 "ENDIF check of week number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ELSE. "No weeks user flag not found but disablement date is greater than epss start date and also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"transtion to ess flag is yes, return orp salary. WPBP endda is also greater than disablement 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CALL FUNCTION 'Z_EPSS_SALARY_ORP'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EXPORTING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I_DATE                = wpbp-endda</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IMPORTING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E_ORP_WEEKLY          = ot-betrg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"ENDIF wpbp-endda GE lv_in_cm_disablement_date.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"ENDIF lv_in_cm-disablement_date GE '20241001' OR lv_in_cm-transition_to_epss = 'X'.</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"OLD ORP Log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SELECT * FROM zim_in_orp INTO TABLE lt_orp</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WHERE pernr = pernr-pernr</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AND incident = lv_incident.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sy-subrc = 0.</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SORT lt_orp BY seq_no DESCENDING.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READ TABLE lt_orp INTO ls_orp INDEX 1.</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sy-subrc = 0.</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ot-betrg = ls_orp-orp_amount.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ENDIF.</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"opzorp</w:t>
      </w:r>
    </w:p>
    <w:p w14:paraId="469CDBD1" w14:textId="6F9A9B05" w:rsidR="002765F3" w:rsidRDefault="002765F3" w:rsidP="36026836">
      <w:pPr>
        <w:rPr>
          <w:rFonts w:ascii="Courier New" w:eastAsia="Courier New" w:hAnsi="Courier New" w:cs="Courier New"/>
          <w:i/>
          <w:iCs/>
          <w:color w:val="808080" w:themeColor="background1" w:themeShade="80"/>
          <w:sz w:val="20"/>
          <w:szCs w:val="20"/>
        </w:rPr>
      </w:pPr>
    </w:p>
    <w:p w14:paraId="3CF90281" w14:textId="5483D8A6" w:rsidR="002765F3" w:rsidRDefault="6F694455" w:rsidP="36026836">
      <w:r w:rsidRPr="36026836">
        <w:rPr>
          <w:b/>
          <w:bCs/>
          <w:u w:val="single"/>
        </w:rPr>
        <w:t>Build – Function Module</w:t>
      </w:r>
    </w:p>
    <w:p w14:paraId="308F5B31" w14:textId="11317063" w:rsidR="002765F3" w:rsidRDefault="6F694455" w:rsidP="36026836">
      <w:pPr>
        <w:rPr>
          <w:rFonts w:eastAsiaTheme="minorEastAsia"/>
        </w:rPr>
      </w:pPr>
      <w:r w:rsidRPr="36026836">
        <w:t xml:space="preserve">Function module </w:t>
      </w:r>
      <w:r w:rsidRPr="36026836">
        <w:rPr>
          <w:rFonts w:ascii="Courier New" w:eastAsia="Courier New" w:hAnsi="Courier New" w:cs="Courier New"/>
          <w:color w:val="000000" w:themeColor="text1"/>
          <w:sz w:val="20"/>
          <w:szCs w:val="20"/>
        </w:rPr>
        <w:t>Z_EPSS_SALARY_ORP</w:t>
      </w:r>
      <w:r w:rsidRPr="36026836">
        <w:rPr>
          <w:rFonts w:eastAsiaTheme="minorEastAsia"/>
        </w:rPr>
        <w:t xml:space="preserve"> was built to read employee basic pay IT0008 entries, compare the values aga</w:t>
      </w:r>
      <w:r w:rsidR="1D435047" w:rsidRPr="36026836">
        <w:rPr>
          <w:rFonts w:eastAsiaTheme="minorEastAsia"/>
        </w:rPr>
        <w:t xml:space="preserve">inst T510 table, and return weekly salary to the calling operation. </w:t>
      </w:r>
    </w:p>
    <w:p w14:paraId="727BEF64" w14:textId="154AB471" w:rsidR="002765F3" w:rsidRDefault="002765F3" w:rsidP="36026836">
      <w:pPr>
        <w:rPr>
          <w:rFonts w:eastAsiaTheme="minorEastAsia"/>
        </w:rPr>
      </w:pPr>
    </w:p>
    <w:p w14:paraId="261A6A0B" w14:textId="79659EDB" w:rsidR="002765F3" w:rsidRDefault="1D435047" w:rsidP="36026836">
      <w:r>
        <w:rPr>
          <w:noProof/>
        </w:rPr>
        <w:drawing>
          <wp:inline distT="0" distB="0" distL="0" distR="0" wp14:anchorId="01445E20" wp14:editId="452CF25F">
            <wp:extent cx="5724525" cy="3095625"/>
            <wp:effectExtent l="0" t="0" r="0" b="0"/>
            <wp:docPr id="1258202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2384"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3095625"/>
                    </a:xfrm>
                    <a:prstGeom prst="rect">
                      <a:avLst/>
                    </a:prstGeom>
                  </pic:spPr>
                </pic:pic>
              </a:graphicData>
            </a:graphic>
          </wp:inline>
        </w:drawing>
      </w:r>
    </w:p>
    <w:p w14:paraId="1F66A297" w14:textId="2612F935" w:rsidR="002765F3" w:rsidRDefault="002765F3" w:rsidP="36026836"/>
    <w:p w14:paraId="2F133EB9" w14:textId="6442C2F1" w:rsidR="002765F3" w:rsidRDefault="1D435047" w:rsidP="36026836">
      <w:r>
        <w:rPr>
          <w:noProof/>
        </w:rPr>
        <w:drawing>
          <wp:inline distT="0" distB="0" distL="0" distR="0" wp14:anchorId="4ECA71C3" wp14:editId="150BD3B2">
            <wp:extent cx="5724525" cy="1752600"/>
            <wp:effectExtent l="0" t="0" r="0" b="0"/>
            <wp:docPr id="331626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26134"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1752600"/>
                    </a:xfrm>
                    <a:prstGeom prst="rect">
                      <a:avLst/>
                    </a:prstGeom>
                  </pic:spPr>
                </pic:pic>
              </a:graphicData>
            </a:graphic>
          </wp:inline>
        </w:drawing>
      </w:r>
    </w:p>
    <w:p w14:paraId="13095940" w14:textId="7032924C" w:rsidR="002765F3" w:rsidRDefault="002765F3" w:rsidP="36026836"/>
    <w:p w14:paraId="6DCE6DD2" w14:textId="32D7689C" w:rsidR="002765F3" w:rsidRDefault="1D435047" w:rsidP="36026836">
      <w:r>
        <w:rPr>
          <w:noProof/>
        </w:rPr>
        <w:drawing>
          <wp:inline distT="0" distB="0" distL="0" distR="0" wp14:anchorId="16E177BA" wp14:editId="7BDC9907">
            <wp:extent cx="5724525" cy="1181100"/>
            <wp:effectExtent l="0" t="0" r="0" b="0"/>
            <wp:docPr id="808130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021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1181100"/>
                    </a:xfrm>
                    <a:prstGeom prst="rect">
                      <a:avLst/>
                    </a:prstGeom>
                  </pic:spPr>
                </pic:pic>
              </a:graphicData>
            </a:graphic>
          </wp:inline>
        </w:drawing>
      </w:r>
    </w:p>
    <w:p w14:paraId="55E0D244" w14:textId="4A882886" w:rsidR="002765F3" w:rsidRDefault="002765F3" w:rsidP="36026836"/>
    <w:p w14:paraId="1C429827" w14:textId="61933FBE" w:rsidR="002765F3" w:rsidRDefault="1D435047" w:rsidP="36026836">
      <w:r>
        <w:t xml:space="preserve">ABAP Code </w:t>
      </w:r>
    </w:p>
    <w:p w14:paraId="401EFFE8" w14:textId="4F5A93C1" w:rsidR="002765F3" w:rsidRDefault="1D435047" w:rsidP="36026836">
      <w:pPr>
        <w:rPr>
          <w:rFonts w:ascii="Courier New" w:eastAsia="Courier New" w:hAnsi="Courier New" w:cs="Courier New"/>
          <w:color w:val="000000" w:themeColor="text1"/>
          <w:sz w:val="20"/>
          <w:szCs w:val="20"/>
        </w:rPr>
      </w:pPr>
      <w:r w:rsidRPr="36026836">
        <w:rPr>
          <w:rFonts w:ascii="Courier New" w:eastAsia="Courier New" w:hAnsi="Courier New" w:cs="Courier New"/>
          <w:color w:val="0000FF"/>
          <w:sz w:val="20"/>
          <w:szCs w:val="20"/>
        </w:rPr>
        <w:t xml:space="preserve">FUNCTION </w:t>
      </w:r>
      <w:r w:rsidRPr="36026836">
        <w:rPr>
          <w:rFonts w:ascii="Courier New" w:eastAsia="Courier New" w:hAnsi="Courier New" w:cs="Courier New"/>
          <w:color w:val="000000" w:themeColor="text1"/>
          <w:sz w:val="20"/>
          <w:szCs w:val="20"/>
        </w:rPr>
        <w:t xml:space="preserve">z_epss_salary_orp </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*"*"Local Interface: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IMPORTING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REFERENCE(I_PERNR) TYPE  PERSNO</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REFERENCE(I_DATE) TYPE  DATUM</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EXPORTING</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REFERENCE(E_WEEKLY_HOURS) TYPE  WOSTD</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REFERENCE(E_ORP_WEEKLY) TYPE  ZWC_NORMAL_BASE_PAY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REFERENCE(E_ORP_YEARLY) TYPE  ZWC_NORMAL_BASE_PAY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REFERENCE(E_PLANNED_HOURS) TYPE  DIVGV</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i/>
          <w:iCs/>
          <w:color w:val="808080" w:themeColor="background1" w:themeShade="80"/>
          <w:sz w:val="20"/>
          <w:szCs w:val="20"/>
        </w:rPr>
        <w:t>* This FM calculates the EPSS Ordinary Rate of Pay (or EPSS Period 1 Top-up).</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CLEAR</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e_planned_hours</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e_weekly_hours</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e_orp_weekly</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e_orp_yearly</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gv_base</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gv_cap_util_level</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gv_weekly_hours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PERFORM </w:t>
      </w:r>
      <w:r w:rsidRPr="36026836">
        <w:rPr>
          <w:rFonts w:ascii="Courier New" w:eastAsia="Courier New" w:hAnsi="Courier New" w:cs="Courier New"/>
          <w:color w:val="000000" w:themeColor="text1"/>
          <w:sz w:val="20"/>
          <w:szCs w:val="20"/>
        </w:rPr>
        <w:t xml:space="preserve">read_infotype </w:t>
      </w:r>
      <w:r w:rsidRPr="36026836">
        <w:rPr>
          <w:rFonts w:ascii="Courier New" w:eastAsia="Courier New" w:hAnsi="Courier New" w:cs="Courier New"/>
          <w:color w:val="0000FF"/>
          <w:sz w:val="20"/>
          <w:szCs w:val="20"/>
        </w:rPr>
        <w:t xml:space="preserve">USING </w:t>
      </w:r>
      <w:r w:rsidRPr="36026836">
        <w:rPr>
          <w:rFonts w:ascii="Courier New" w:eastAsia="Courier New" w:hAnsi="Courier New" w:cs="Courier New"/>
          <w:color w:val="000000" w:themeColor="text1"/>
          <w:sz w:val="20"/>
          <w:szCs w:val="20"/>
        </w:rPr>
        <w:t>i_pernr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p0007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ENDLOOP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p0008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ENDLOOP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gv_planned_hours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divgv</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gv_cap_util_level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bsgrd / </w:t>
      </w:r>
      <w:r w:rsidRPr="36026836">
        <w:rPr>
          <w:rFonts w:ascii="Courier New" w:eastAsia="Courier New" w:hAnsi="Courier New" w:cs="Courier New"/>
          <w:color w:val="3399FF"/>
          <w:sz w:val="20"/>
          <w:szCs w:val="20"/>
        </w:rPr>
        <w:t>100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p0007</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wostd</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gv_seqnr</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REFRESH</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tbindbw</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tblgart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DO </w:t>
      </w:r>
      <w:r w:rsidRPr="36026836">
        <w:rPr>
          <w:rFonts w:ascii="Courier New" w:eastAsia="Courier New" w:hAnsi="Courier New" w:cs="Courier New"/>
          <w:color w:val="000000" w:themeColor="text1"/>
          <w:sz w:val="20"/>
          <w:szCs w:val="20"/>
        </w:rPr>
        <w:t xml:space="preserve">VARYING gv_lgaxx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lga02</w:t>
      </w:r>
      <w:r w:rsidR="00773FAC">
        <w:br/>
      </w:r>
      <w:r w:rsidRPr="36026836">
        <w:rPr>
          <w:rFonts w:ascii="Courier New" w:eastAsia="Courier New" w:hAnsi="Courier New" w:cs="Courier New"/>
          <w:color w:val="000000" w:themeColor="text1"/>
          <w:sz w:val="20"/>
          <w:szCs w:val="20"/>
        </w:rPr>
        <w:t xml:space="preserve">      VARYING gv_betxx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bet02</w:t>
      </w:r>
      <w:r w:rsidR="00773FAC">
        <w:br/>
      </w:r>
      <w:r w:rsidRPr="36026836">
        <w:rPr>
          <w:rFonts w:ascii="Courier New" w:eastAsia="Courier New" w:hAnsi="Courier New" w:cs="Courier New"/>
          <w:color w:val="000000" w:themeColor="text1"/>
          <w:sz w:val="20"/>
          <w:szCs w:val="20"/>
        </w:rPr>
        <w:t xml:space="preserve">      VARYING gv_anzxx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anz01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anz02</w:t>
      </w:r>
      <w:r w:rsidR="00773FAC">
        <w:br/>
      </w:r>
      <w:r w:rsidRPr="36026836">
        <w:rPr>
          <w:rFonts w:ascii="Courier New" w:eastAsia="Courier New" w:hAnsi="Courier New" w:cs="Courier New"/>
          <w:color w:val="000000" w:themeColor="text1"/>
          <w:sz w:val="20"/>
          <w:szCs w:val="20"/>
        </w:rPr>
        <w:t xml:space="preserve">      VARYING gv_opkxx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opk01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opk02</w:t>
      </w:r>
      <w:r w:rsidR="00773FAC">
        <w:br/>
      </w:r>
      <w:r w:rsidRPr="36026836">
        <w:rPr>
          <w:rFonts w:ascii="Courier New" w:eastAsia="Courier New" w:hAnsi="Courier New" w:cs="Courier New"/>
          <w:color w:val="000000" w:themeColor="text1"/>
          <w:sz w:val="20"/>
          <w:szCs w:val="20"/>
        </w:rPr>
        <w:t xml:space="preserve">      VARYING gv_indxx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ind01 </w:t>
      </w:r>
      <w:r w:rsidRPr="36026836">
        <w:rPr>
          <w:rFonts w:ascii="Courier New" w:eastAsia="Courier New" w:hAnsi="Courier New" w:cs="Courier New"/>
          <w:color w:val="0000FF"/>
          <w:sz w:val="20"/>
          <w:szCs w:val="20"/>
        </w:rPr>
        <w:t xml:space="preserve">NEXT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ind02</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gv_lgaxx </w:t>
      </w:r>
      <w:r w:rsidRPr="36026836">
        <w:rPr>
          <w:rFonts w:ascii="Courier New" w:eastAsia="Courier New" w:hAnsi="Courier New" w:cs="Courier New"/>
          <w:color w:val="0000FF"/>
          <w:sz w:val="20"/>
          <w:szCs w:val="20"/>
        </w:rPr>
        <w:t>IS INITIAL</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"EXIT AFTER LAST WAGE TYPE</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t512w</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t512w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'13'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gv_lgaxx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begda &lt;=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t512w</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aklas+38</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3399FF"/>
          <w:sz w:val="20"/>
          <w:szCs w:val="20"/>
        </w:rPr>
        <w:t>2</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'EP'</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CONTINUE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000000" w:themeColor="text1"/>
          <w:sz w:val="20"/>
          <w:szCs w:val="20"/>
        </w:rPr>
        <w:t>gv_amount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PERFORM </w:t>
      </w:r>
      <w:r w:rsidRPr="36026836">
        <w:rPr>
          <w:rFonts w:ascii="Courier New" w:eastAsia="Courier New" w:hAnsi="Courier New" w:cs="Courier New"/>
          <w:color w:val="000000" w:themeColor="text1"/>
          <w:sz w:val="20"/>
          <w:szCs w:val="20"/>
        </w:rPr>
        <w:t xml:space="preserve">get_amount </w:t>
      </w:r>
      <w:r w:rsidRPr="36026836">
        <w:rPr>
          <w:rFonts w:ascii="Courier New" w:eastAsia="Courier New" w:hAnsi="Courier New" w:cs="Courier New"/>
          <w:color w:val="0000FF"/>
          <w:sz w:val="20"/>
          <w:szCs w:val="20"/>
        </w:rPr>
        <w:t xml:space="preserve">USING </w:t>
      </w:r>
      <w:r w:rsidRPr="36026836">
        <w:rPr>
          <w:rFonts w:ascii="Courier New" w:eastAsia="Courier New" w:hAnsi="Courier New" w:cs="Courier New"/>
          <w:color w:val="000000" w:themeColor="text1"/>
          <w:sz w:val="20"/>
          <w:szCs w:val="20"/>
        </w:rPr>
        <w:t>i_pernr</w:t>
      </w:r>
      <w:r w:rsidR="00773FAC">
        <w:br/>
      </w:r>
      <w:r w:rsidRPr="36026836">
        <w:rPr>
          <w:rFonts w:ascii="Courier New" w:eastAsia="Courier New" w:hAnsi="Courier New" w:cs="Courier New"/>
          <w:color w:val="000000" w:themeColor="text1"/>
          <w:sz w:val="20"/>
          <w:szCs w:val="20"/>
        </w:rPr>
        <w:t xml:space="preserve">                              i_date</w:t>
      </w:r>
      <w:r w:rsidR="00773FAC">
        <w:br/>
      </w:r>
      <w:r w:rsidRPr="36026836">
        <w:rPr>
          <w:rFonts w:ascii="Courier New" w:eastAsia="Courier New" w:hAnsi="Courier New" w:cs="Courier New"/>
          <w:color w:val="000000" w:themeColor="text1"/>
          <w:sz w:val="20"/>
          <w:szCs w:val="20"/>
        </w:rPr>
        <w:t xml:space="preserve">                              gv_lgaxx</w:t>
      </w:r>
      <w:r w:rsidR="00773FAC">
        <w:br/>
      </w:r>
      <w:r w:rsidRPr="36026836">
        <w:rPr>
          <w:rFonts w:ascii="Courier New" w:eastAsia="Courier New" w:hAnsi="Courier New" w:cs="Courier New"/>
          <w:color w:val="000000" w:themeColor="text1"/>
          <w:sz w:val="20"/>
          <w:szCs w:val="20"/>
        </w:rPr>
        <w:t xml:space="preserve">                              gv_betxx</w:t>
      </w:r>
      <w:r w:rsidR="00773FAC">
        <w:br/>
      </w:r>
      <w:r w:rsidRPr="36026836">
        <w:rPr>
          <w:rFonts w:ascii="Courier New" w:eastAsia="Courier New" w:hAnsi="Courier New" w:cs="Courier New"/>
          <w:color w:val="000000" w:themeColor="text1"/>
          <w:sz w:val="20"/>
          <w:szCs w:val="20"/>
        </w:rPr>
        <w:t xml:space="preserve">                              gv_anzxx</w:t>
      </w:r>
      <w:r w:rsidR="00773FAC">
        <w:br/>
      </w:r>
      <w:r w:rsidRPr="36026836">
        <w:rPr>
          <w:rFonts w:ascii="Courier New" w:eastAsia="Courier New" w:hAnsi="Courier New" w:cs="Courier New"/>
          <w:color w:val="000000" w:themeColor="text1"/>
          <w:sz w:val="20"/>
          <w:szCs w:val="20"/>
        </w:rPr>
        <w:t xml:space="preserve">                              gv_opkxx</w:t>
      </w:r>
      <w:r w:rsidR="00773FAC">
        <w:br/>
      </w:r>
      <w:r w:rsidRPr="36026836">
        <w:rPr>
          <w:rFonts w:ascii="Courier New" w:eastAsia="Courier New" w:hAnsi="Courier New" w:cs="Courier New"/>
          <w:color w:val="000000" w:themeColor="text1"/>
          <w:sz w:val="20"/>
          <w:szCs w:val="20"/>
        </w:rPr>
        <w:t xml:space="preserve">                              gv_indxx</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CHANGING </w:t>
      </w:r>
      <w:r w:rsidRPr="36026836">
        <w:rPr>
          <w:rFonts w:ascii="Courier New" w:eastAsia="Courier New" w:hAnsi="Courier New" w:cs="Courier New"/>
          <w:color w:val="000000" w:themeColor="text1"/>
          <w:sz w:val="20"/>
          <w:szCs w:val="20"/>
        </w:rPr>
        <w:t>gv_amount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gv_lgaxx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anzhl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gv_anzxx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opken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gv_opkxx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indbw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gv_indxx</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tbl_wage_types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gv_amount</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ADD </w:t>
      </w:r>
      <w:r w:rsidRPr="36026836">
        <w:rPr>
          <w:rFonts w:ascii="Courier New" w:eastAsia="Courier New" w:hAnsi="Courier New" w:cs="Courier New"/>
          <w:color w:val="000000" w:themeColor="text1"/>
          <w:sz w:val="20"/>
          <w:szCs w:val="20"/>
        </w:rPr>
        <w:t xml:space="preserve">gv_amount </w:t>
      </w:r>
      <w:r w:rsidRPr="36026836">
        <w:rPr>
          <w:rFonts w:ascii="Courier New" w:eastAsia="Courier New" w:hAnsi="Courier New" w:cs="Courier New"/>
          <w:color w:val="0000FF"/>
          <w:sz w:val="20"/>
          <w:szCs w:val="20"/>
        </w:rPr>
        <w:t xml:space="preserve">TO </w:t>
      </w:r>
      <w:r w:rsidRPr="36026836">
        <w:rPr>
          <w:rFonts w:ascii="Courier New" w:eastAsia="Courier New" w:hAnsi="Courier New" w:cs="Courier New"/>
          <w:color w:val="000000" w:themeColor="text1"/>
          <w:sz w:val="20"/>
          <w:szCs w:val="20"/>
        </w:rPr>
        <w:t>gv_base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tbl_wage_types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ENDDO</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00773FAC">
        <w:br/>
      </w:r>
      <w:r w:rsidRPr="36026836">
        <w:rPr>
          <w:rFonts w:ascii="Courier New" w:eastAsia="Courier New" w:hAnsi="Courier New" w:cs="Courier New"/>
          <w:i/>
          <w:iCs/>
          <w:color w:val="808080" w:themeColor="background1" w:themeShade="80"/>
          <w:sz w:val="20"/>
          <w:szCs w:val="20"/>
        </w:rPr>
        <w:t>* convert week/annual to hour rates</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t510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'13'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trfar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trfar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trfgb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trfgb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trfgr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trfgr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trfst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trfst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t510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'13'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trfar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trfar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trfgb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p0008</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trfgb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begda &lt;= i_date     </w:t>
      </w:r>
      <w:r w:rsidRPr="36026836">
        <w:rPr>
          <w:rFonts w:ascii="Courier New" w:eastAsia="Courier New" w:hAnsi="Courier New" w:cs="Courier New"/>
          <w:color w:val="0000FF"/>
          <w:sz w:val="20"/>
          <w:szCs w:val="20"/>
        </w:rPr>
        <w:t>AND</w:t>
      </w:r>
      <w:r w:rsidR="00773FAC">
        <w:br/>
      </w:r>
      <w:r w:rsidRPr="36026836">
        <w:rPr>
          <w:rFonts w:ascii="Courier New" w:eastAsia="Courier New" w:hAnsi="Courier New" w:cs="Courier New"/>
          <w:color w:val="000000" w:themeColor="text1"/>
          <w:sz w:val="20"/>
          <w:szCs w:val="20"/>
        </w:rPr>
        <w:t xml:space="preserve">                                     endda &gt;= i_date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Standard hours is 0 for Casual staff</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t510</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trfkz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'2'</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"weekly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gv_cap_util_level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gv_base * gv_cap_util_level</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gv_base / gv_cap_util_level * </w:t>
      </w:r>
      <w:r w:rsidRPr="36026836">
        <w:rPr>
          <w:rFonts w:ascii="Courier New" w:eastAsia="Courier New" w:hAnsi="Courier New" w:cs="Courier New"/>
          <w:color w:val="4DA619"/>
          <w:sz w:val="20"/>
          <w:szCs w:val="20"/>
        </w:rPr>
        <w:t>'52.17858'</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"annually</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gv_cap_util_level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 </w:t>
      </w:r>
      <w:r w:rsidRPr="36026836">
        <w:rPr>
          <w:rFonts w:ascii="Courier New" w:eastAsia="Courier New" w:hAnsi="Courier New" w:cs="Courier New"/>
          <w:color w:val="000000" w:themeColor="text1"/>
          <w:sz w:val="20"/>
          <w:szCs w:val="20"/>
        </w:rPr>
        <w:t xml:space="preserve">gv_base / </w:t>
      </w:r>
      <w:r w:rsidRPr="36026836">
        <w:rPr>
          <w:rFonts w:ascii="Courier New" w:eastAsia="Courier New" w:hAnsi="Courier New" w:cs="Courier New"/>
          <w:color w:val="4DA619"/>
          <w:sz w:val="20"/>
          <w:szCs w:val="20"/>
        </w:rPr>
        <w:t xml:space="preserve">'52.17858'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gv_cap_util_level</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gv_base * gv_cap_util_level</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gv_weekly_base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gv_yearly_base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00" w:themeColor="text1"/>
          <w:sz w:val="20"/>
          <w:szCs w:val="20"/>
        </w:rPr>
        <w:t xml:space="preserve">  e_orp_weekly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gv_weekly_base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e_orp_yearly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gv_yearly_base</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e_weekly_hours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gv_weekly_hours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e_planned_hours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gv_planned_hours</w:t>
      </w:r>
      <w:r w:rsidRPr="36026836">
        <w:rPr>
          <w:rFonts w:ascii="Courier New" w:eastAsia="Courier New" w:hAnsi="Courier New" w:cs="Courier New"/>
          <w:color w:val="800080"/>
          <w:sz w:val="20"/>
          <w:szCs w:val="20"/>
        </w:rPr>
        <w:t>.</w:t>
      </w:r>
      <w:r w:rsidR="00773FAC">
        <w:br/>
      </w:r>
      <w:r w:rsidRPr="36026836">
        <w:rPr>
          <w:rFonts w:ascii="Courier New" w:eastAsia="Courier New" w:hAnsi="Courier New" w:cs="Courier New"/>
          <w:color w:val="000000" w:themeColor="text1"/>
          <w:sz w:val="20"/>
          <w:szCs w:val="20"/>
        </w:rPr>
        <w:t xml:space="preserve"> </w:t>
      </w:r>
      <w:r w:rsidR="00773FAC">
        <w:br/>
      </w:r>
      <w:r w:rsidRPr="36026836">
        <w:rPr>
          <w:rFonts w:ascii="Courier New" w:eastAsia="Courier New" w:hAnsi="Courier New" w:cs="Courier New"/>
          <w:color w:val="0000FF"/>
          <w:sz w:val="20"/>
          <w:szCs w:val="20"/>
        </w:rPr>
        <w:t>ENDFUNCTION</w:t>
      </w:r>
      <w:r w:rsidRPr="36026836">
        <w:rPr>
          <w:rFonts w:ascii="Courier New" w:eastAsia="Courier New" w:hAnsi="Courier New" w:cs="Courier New"/>
          <w:color w:val="800080"/>
          <w:sz w:val="20"/>
          <w:szCs w:val="20"/>
        </w:rPr>
        <w:t>.</w:t>
      </w:r>
      <w:r w:rsidR="00773FAC">
        <w:br/>
      </w:r>
    </w:p>
    <w:p w14:paraId="3F06A330" w14:textId="5ECE0C4C" w:rsidR="002765F3" w:rsidRDefault="002765F3" w:rsidP="36026836"/>
    <w:p w14:paraId="22F13F68" w14:textId="41C7B987" w:rsidR="002765F3" w:rsidRDefault="002765F3" w:rsidP="36026836"/>
    <w:p w14:paraId="5E5E3F13" w14:textId="7750D8B6" w:rsidR="002765F3" w:rsidRDefault="002765F3" w:rsidP="36026836">
      <w:pPr>
        <w:rPr>
          <w:rFonts w:ascii="Calibri" w:eastAsia="Calibri" w:hAnsi="Calibri" w:cs="Calibri"/>
          <w:i/>
          <w:iCs/>
          <w:color w:val="808080" w:themeColor="background1" w:themeShade="80"/>
        </w:rPr>
      </w:pPr>
    </w:p>
    <w:p w14:paraId="692267B4" w14:textId="38006854" w:rsidR="002765F3" w:rsidRDefault="00773FAC" w:rsidP="36026836">
      <w:pPr>
        <w:rPr>
          <w:b/>
          <w:bCs/>
          <w:u w:val="single"/>
        </w:rPr>
      </w:pPr>
      <w:r w:rsidRPr="36026836">
        <w:rPr>
          <w:b/>
          <w:bCs/>
          <w:u w:val="single"/>
        </w:rPr>
        <w:br w:type="page"/>
      </w:r>
    </w:p>
    <w:p w14:paraId="781EE3B0" w14:textId="367884BE" w:rsidR="00A9209C" w:rsidRPr="00A9209C" w:rsidRDefault="002765F3" w:rsidP="00E206BC">
      <w:pPr>
        <w:pStyle w:val="Heading2"/>
        <w:numPr>
          <w:ilvl w:val="1"/>
          <w:numId w:val="11"/>
        </w:numPr>
      </w:pPr>
      <w:r>
        <w:tab/>
      </w:r>
      <w:bookmarkStart w:id="96" w:name="_Toc1171645653"/>
      <w:bookmarkStart w:id="97" w:name="_Toc1769685071"/>
      <w:bookmarkStart w:id="98" w:name="_Toc1946854052"/>
      <w:bookmarkStart w:id="99" w:name="_Toc241226850"/>
      <w:r w:rsidR="5DA084BC" w:rsidRPr="002765F3">
        <w:t xml:space="preserve">Over 65 years employee contributions </w:t>
      </w:r>
      <w:r w:rsidR="31CE8CCC" w:rsidRPr="002765F3">
        <w:t>up to</w:t>
      </w:r>
      <w:r w:rsidR="5DA084BC" w:rsidRPr="002765F3">
        <w:t xml:space="preserve"> retirement age which is 67</w:t>
      </w:r>
      <w:r w:rsidR="220B7DE3">
        <w:t xml:space="preserve"> &amp; </w:t>
      </w:r>
      <w:r w:rsidR="220B7DE3" w:rsidRPr="0074710C">
        <w:t>Stop EPSS Top Ups when an officer reaches the official retirement ag</w:t>
      </w:r>
      <w:r w:rsidR="220B7DE3">
        <w:t>e</w:t>
      </w:r>
      <w:bookmarkEnd w:id="96"/>
      <w:bookmarkEnd w:id="97"/>
      <w:bookmarkEnd w:id="98"/>
      <w:bookmarkEnd w:id="99"/>
    </w:p>
    <w:p w14:paraId="36936EA2" w14:textId="77777777" w:rsidR="002765F3" w:rsidRDefault="002765F3"/>
    <w:p w14:paraId="497215CD" w14:textId="1FA0DB62" w:rsidR="00993B6B" w:rsidRDefault="002C398E" w:rsidP="002765F3">
      <w:pPr>
        <w:ind w:left="390"/>
      </w:pPr>
      <w:r>
        <w:t>The requirement is to change</w:t>
      </w:r>
      <w:r w:rsidR="00993B6B">
        <w:t xml:space="preserve"> employee contributions up to retirement age which is 6</w:t>
      </w:r>
      <w:r w:rsidR="00FA1086">
        <w:t>7</w:t>
      </w:r>
      <w:r w:rsidR="00993B6B">
        <w:t>.</w:t>
      </w:r>
    </w:p>
    <w:p w14:paraId="7EC3ABB7" w14:textId="660D8F5E" w:rsidR="00993B6B" w:rsidRPr="00993B6B" w:rsidRDefault="00993B6B" w:rsidP="002765F3">
      <w:pPr>
        <w:ind w:left="390"/>
        <w:rPr>
          <w:b/>
          <w:bCs/>
          <w:u w:val="single"/>
        </w:rPr>
      </w:pPr>
      <w:r w:rsidRPr="00993B6B">
        <w:rPr>
          <w:b/>
          <w:bCs/>
          <w:u w:val="single"/>
        </w:rPr>
        <w:t>ABAP changes required in payroll:</w:t>
      </w:r>
    </w:p>
    <w:p w14:paraId="44316392" w14:textId="40D65332" w:rsidR="002C398E" w:rsidRDefault="00993B6B" w:rsidP="002765F3">
      <w:pPr>
        <w:ind w:left="390"/>
      </w:pPr>
      <w:r>
        <w:t xml:space="preserve">Change </w:t>
      </w:r>
      <w:r w:rsidR="002C398E">
        <w:t>payroll function _EPS1 which creates entries in AIT table for insurance premiums.</w:t>
      </w:r>
    </w:p>
    <w:p w14:paraId="683E3570" w14:textId="02DE4504" w:rsidR="00831EA7" w:rsidRDefault="00831EA7" w:rsidP="002765F3">
      <w:pPr>
        <w:ind w:left="390"/>
      </w:pPr>
      <w:r>
        <w:t xml:space="preserve">The change is to </w:t>
      </w:r>
      <w:r w:rsidR="003A6AB3">
        <w:t xml:space="preserve">firstly </w:t>
      </w:r>
      <w:r>
        <w:t xml:space="preserve">read the constant </w:t>
      </w:r>
      <w:r w:rsidR="00946B71">
        <w:t>9EPC</w:t>
      </w:r>
      <w:r>
        <w:t xml:space="preserve"> in T596D for the phase 4 go live date</w:t>
      </w:r>
      <w:r w:rsidR="00FA1086" w:rsidRPr="00410892">
        <w:t>, one period retrospective</w:t>
      </w:r>
      <w:r w:rsidRPr="00410892">
        <w:t xml:space="preserve"> </w:t>
      </w:r>
      <w:r w:rsidR="00FA1086" w:rsidRPr="00410892">
        <w:t>–</w:t>
      </w:r>
      <w:r w:rsidR="00946B71" w:rsidRPr="00410892">
        <w:t xml:space="preserve"> </w:t>
      </w:r>
      <w:r w:rsidR="00FA1086" w:rsidRPr="00410892">
        <w:t>eg.</w:t>
      </w:r>
      <w:r w:rsidR="00FA1086">
        <w:t xml:space="preserve"> </w:t>
      </w:r>
      <w:r>
        <w:t>Period 8</w:t>
      </w:r>
      <w:r w:rsidR="006A21EF">
        <w:t>.</w:t>
      </w:r>
      <w:r w:rsidR="00946B71">
        <w:t xml:space="preserve"> </w:t>
      </w:r>
      <w:r w:rsidR="006A21EF">
        <w:t xml:space="preserve">If </w:t>
      </w:r>
      <w:r w:rsidR="009D62F6">
        <w:t>pay p</w:t>
      </w:r>
      <w:r w:rsidR="00946B71">
        <w:t xml:space="preserve">eriod </w:t>
      </w:r>
      <w:r w:rsidR="009D62F6">
        <w:t>e</w:t>
      </w:r>
      <w:r w:rsidR="00946B71">
        <w:t xml:space="preserve">nd </w:t>
      </w:r>
      <w:r w:rsidR="009D62F6">
        <w:t>d</w:t>
      </w:r>
      <w:r w:rsidR="00946B71">
        <w:t>ate</w:t>
      </w:r>
      <w:r w:rsidR="006A21EF">
        <w:t xml:space="preserve"> </w:t>
      </w:r>
      <w:r w:rsidR="006A21EF" w:rsidRPr="00410892">
        <w:t xml:space="preserve">is </w:t>
      </w:r>
      <w:r w:rsidR="00FA1086" w:rsidRPr="00410892">
        <w:t xml:space="preserve">equal or </w:t>
      </w:r>
      <w:r w:rsidR="006A21EF" w:rsidRPr="00410892">
        <w:t>after</w:t>
      </w:r>
      <w:r w:rsidR="006A21EF">
        <w:t xml:space="preserve"> the returned date</w:t>
      </w:r>
      <w:r w:rsidR="00C44592">
        <w:t xml:space="preserve">, </w:t>
      </w:r>
      <w:r w:rsidR="00FF4B9E">
        <w:t xml:space="preserve">check the employee’s age and return </w:t>
      </w:r>
      <w:r w:rsidR="006A21EF">
        <w:t xml:space="preserve">age </w:t>
      </w:r>
      <w:r w:rsidR="00FF4B9E">
        <w:t xml:space="preserve">to </w:t>
      </w:r>
      <w:r w:rsidR="003A6AB3">
        <w:t xml:space="preserve">payroll </w:t>
      </w:r>
      <w:r w:rsidR="00FF4B9E">
        <w:t xml:space="preserve">variable </w:t>
      </w:r>
      <w:r w:rsidR="003A6AB3">
        <w:t>9ETN</w:t>
      </w:r>
      <w:r w:rsidR="00871F58">
        <w:t xml:space="preserve"> and ‘1’ to IT-BETRG</w:t>
      </w:r>
      <w:r w:rsidR="003A6AB3">
        <w:t>.</w:t>
      </w:r>
    </w:p>
    <w:p w14:paraId="227470EB" w14:textId="6A3E05E1" w:rsidR="00837E4E" w:rsidRDefault="003A6AB3" w:rsidP="002765F3">
      <w:pPr>
        <w:ind w:left="390"/>
      </w:pPr>
      <w:r>
        <w:t xml:space="preserve">Then </w:t>
      </w:r>
      <w:r w:rsidR="00871F58">
        <w:t xml:space="preserve">continue logic </w:t>
      </w:r>
      <w:r w:rsidR="00E512DE">
        <w:t>and</w:t>
      </w:r>
      <w:r w:rsidR="002C398E">
        <w:t xml:space="preserve"> </w:t>
      </w:r>
      <w:r w:rsidR="00E512DE">
        <w:t xml:space="preserve">now </w:t>
      </w:r>
      <w:r w:rsidR="002C398E">
        <w:t xml:space="preserve">read </w:t>
      </w:r>
      <w:r w:rsidR="00831EA7">
        <w:t>constant</w:t>
      </w:r>
      <w:r w:rsidR="002C398E">
        <w:t xml:space="preserve"> </w:t>
      </w:r>
      <w:r w:rsidR="00FF4B9E">
        <w:t>9EPB</w:t>
      </w:r>
      <w:r w:rsidR="00831EA7">
        <w:t xml:space="preserve"> </w:t>
      </w:r>
      <w:r w:rsidR="002C398E">
        <w:t>in T596D for the phase 4 go live date</w:t>
      </w:r>
      <w:r w:rsidR="00FA1086">
        <w:t>, first pay accounted since go live</w:t>
      </w:r>
      <w:r w:rsidR="00327366">
        <w:t xml:space="preserve"> – </w:t>
      </w:r>
      <w:r w:rsidR="00FA1086">
        <w:t xml:space="preserve">eg. </w:t>
      </w:r>
      <w:r w:rsidR="00327366">
        <w:t>Period 9</w:t>
      </w:r>
      <w:r w:rsidR="00E512DE">
        <w:t>.</w:t>
      </w:r>
      <w:r w:rsidR="002C398E">
        <w:t xml:space="preserve"> </w:t>
      </w:r>
      <w:r w:rsidR="00E512DE">
        <w:t>If pay p</w:t>
      </w:r>
      <w:r w:rsidR="00F81732">
        <w:t xml:space="preserve">eriod </w:t>
      </w:r>
      <w:r w:rsidR="00E512DE">
        <w:t>e</w:t>
      </w:r>
      <w:r w:rsidR="00F81732">
        <w:t xml:space="preserve">nd </w:t>
      </w:r>
      <w:r w:rsidR="00E512DE">
        <w:t>d</w:t>
      </w:r>
      <w:r w:rsidR="00F81732">
        <w:t xml:space="preserve">ate </w:t>
      </w:r>
      <w:r w:rsidR="00BC55A0">
        <w:t>is equal or after</w:t>
      </w:r>
      <w:r w:rsidR="002C398E">
        <w:t xml:space="preserve"> </w:t>
      </w:r>
      <w:r w:rsidR="00BC55A0">
        <w:t xml:space="preserve">the returned date, use it as </w:t>
      </w:r>
      <w:r w:rsidR="002C398E">
        <w:t xml:space="preserve">effective date </w:t>
      </w:r>
      <w:r w:rsidR="00597203">
        <w:t xml:space="preserve">for </w:t>
      </w:r>
      <w:r w:rsidR="00C6371E">
        <w:t>retirement age if 67 instead of 65, otherwise keep checking for age 65</w:t>
      </w:r>
      <w:r w:rsidR="00837E4E">
        <w:t xml:space="preserve"> </w:t>
      </w:r>
      <w:r w:rsidR="007332C5">
        <w:t>(</w:t>
      </w:r>
      <w:r w:rsidR="002A013E">
        <w:t xml:space="preserve">If </w:t>
      </w:r>
      <w:r w:rsidR="00327366">
        <w:t xml:space="preserve">WPBP-ENDDA is prior to phase 4 go live date – Period 9, </w:t>
      </w:r>
      <w:r w:rsidR="005B69BA">
        <w:t>continue</w:t>
      </w:r>
      <w:r w:rsidR="00327366">
        <w:t xml:space="preserve"> </w:t>
      </w:r>
      <w:r w:rsidR="005B69BA">
        <w:t xml:space="preserve">with current check </w:t>
      </w:r>
      <w:r w:rsidR="007332C5">
        <w:t xml:space="preserve">using </w:t>
      </w:r>
      <w:r w:rsidR="00837E4E">
        <w:t>age 6</w:t>
      </w:r>
      <w:r w:rsidR="005B69BA">
        <w:t>5</w:t>
      </w:r>
      <w:r w:rsidR="007332C5">
        <w:t>)</w:t>
      </w:r>
      <w:r w:rsidR="00837E4E">
        <w:t>.</w:t>
      </w:r>
    </w:p>
    <w:p w14:paraId="08BC7947" w14:textId="6CE87CB2" w:rsidR="36026836" w:rsidRDefault="36026836" w:rsidP="36026836">
      <w:pPr>
        <w:ind w:left="390"/>
      </w:pPr>
    </w:p>
    <w:p w14:paraId="49E60F4D" w14:textId="55D54B3E" w:rsidR="01590EFF" w:rsidRDefault="01590EFF" w:rsidP="36026836">
      <w:pPr>
        <w:ind w:left="390"/>
        <w:rPr>
          <w:b/>
          <w:bCs/>
          <w:u w:val="single"/>
        </w:rPr>
      </w:pPr>
      <w:r w:rsidRPr="36026836">
        <w:rPr>
          <w:b/>
          <w:bCs/>
          <w:u w:val="single"/>
        </w:rPr>
        <w:t>Build – Payroll Changes</w:t>
      </w:r>
    </w:p>
    <w:p w14:paraId="4C61F8EF" w14:textId="287E704B" w:rsidR="01590EFF" w:rsidRDefault="01590EFF" w:rsidP="36026836">
      <w:pPr>
        <w:ind w:left="390"/>
      </w:pPr>
      <w:r w:rsidRPr="36026836">
        <w:t>Created a new function _ZAGE to return the age of the employee through a variable if employee is &gt;67 years of age. This was created and added on top of the above design as the function _EPS1 happens before important</w:t>
      </w:r>
      <w:r w:rsidR="258B3EDD" w:rsidRPr="36026836">
        <w:t xml:space="preserve"> functionalities in payroll to check age. </w:t>
      </w:r>
    </w:p>
    <w:p w14:paraId="5A9CE19D" w14:textId="605C9FB3" w:rsidR="258B3EDD" w:rsidRDefault="258B3EDD" w:rsidP="36026836">
      <w:pPr>
        <w:ind w:left="390"/>
      </w:pPr>
      <w:r w:rsidRPr="36026836">
        <w:t>On the original design, current function _EPS1 was also m</w:t>
      </w:r>
      <w:r w:rsidR="01590EFF" w:rsidRPr="36026836">
        <w:t>odified to do 2 additional things:</w:t>
      </w:r>
    </w:p>
    <w:p w14:paraId="695995ED" w14:textId="4231A372" w:rsidR="01590EFF" w:rsidRDefault="01590EFF" w:rsidP="00E206BC">
      <w:pPr>
        <w:pStyle w:val="ListParagraph"/>
        <w:numPr>
          <w:ilvl w:val="0"/>
          <w:numId w:val="10"/>
        </w:numPr>
      </w:pPr>
      <w:r w:rsidRPr="36026836">
        <w:t>Return variable 9ETN. The variable will be returned after go live date when employee age is greater than 67</w:t>
      </w:r>
    </w:p>
    <w:p w14:paraId="18B16795" w14:textId="06CB0F9F" w:rsidR="01590EFF" w:rsidRDefault="01590EFF" w:rsidP="00E206BC">
      <w:pPr>
        <w:pStyle w:val="ListParagraph"/>
        <w:numPr>
          <w:ilvl w:val="0"/>
          <w:numId w:val="10"/>
        </w:numPr>
      </w:pPr>
      <w:r w:rsidRPr="36026836">
        <w:t xml:space="preserve">Change the retirement age from 65 to 67 after go live date. </w:t>
      </w:r>
    </w:p>
    <w:p w14:paraId="42446292" w14:textId="619312EC" w:rsidR="01590EFF" w:rsidRDefault="01590EFF" w:rsidP="36026836">
      <w:pPr>
        <w:ind w:left="390"/>
        <w:rPr>
          <w:rFonts w:ascii="Courier New" w:eastAsia="Courier New" w:hAnsi="Courier New" w:cs="Courier New"/>
          <w:color w:val="0000FF"/>
          <w:sz w:val="20"/>
          <w:szCs w:val="20"/>
        </w:rPr>
      </w:pPr>
      <w:r w:rsidRPr="36026836">
        <w:rPr>
          <w:rFonts w:ascii="Courier New" w:eastAsia="Courier New" w:hAnsi="Courier New" w:cs="Courier New"/>
          <w:color w:val="0000FF"/>
          <w:sz w:val="20"/>
          <w:szCs w:val="20"/>
        </w:rPr>
        <w:t xml:space="preserve"> </w:t>
      </w:r>
    </w:p>
    <w:p w14:paraId="74E0D3E1" w14:textId="57DAB255" w:rsidR="01590EFF" w:rsidRDefault="01590EFF"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fu_eps1.</w:t>
      </w:r>
    </w:p>
    <w:p w14:paraId="7266594D" w14:textId="16CB9E58" w:rsidR="01590EFF" w:rsidRDefault="01590EFF" w:rsidP="36026836">
      <w:pPr>
        <w:ind w:left="390"/>
        <w:rPr>
          <w:rFonts w:ascii="Courier New" w:eastAsia="Courier New" w:hAnsi="Courier New" w:cs="Courier New"/>
          <w:color w:val="000000" w:themeColor="text1"/>
          <w:sz w:val="20"/>
          <w:szCs w:val="20"/>
        </w:rPr>
      </w:pPr>
      <w:r w:rsidRPr="36026836">
        <w:rPr>
          <w:rFonts w:ascii="Courier New" w:eastAsia="Courier New" w:hAnsi="Courier New" w:cs="Courier New"/>
          <w:color w:val="000000" w:themeColor="text1"/>
          <w:sz w:val="20"/>
          <w:szCs w:val="20"/>
        </w:rPr>
        <w:t>....</w:t>
      </w:r>
    </w:p>
    <w:p w14:paraId="70D1CCD5" w14:textId="655C2A5B" w:rsidR="01590EFF" w:rsidRDefault="01590EFF" w:rsidP="36026836">
      <w:pPr>
        <w:ind w:left="390"/>
        <w:rPr>
          <w:rFonts w:ascii="Courier New" w:eastAsia="Courier New" w:hAnsi="Courier New" w:cs="Courier New"/>
          <w:color w:val="000000" w:themeColor="text1"/>
          <w:sz w:val="20"/>
          <w:szCs w:val="20"/>
        </w:rPr>
      </w:pP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"Change on retirement age JV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DATA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lv_9epb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lv_9epc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lv_pp_endda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l_age_c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65</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lv_9epb</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'9EPB'</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lv_9epc</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3399FF"/>
          <w:sz w:val="20"/>
          <w:szCs w:val="20"/>
        </w:rPr>
        <w:t>67</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'9ETN'</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l_age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var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lv_9epb</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l_age_c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67</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"Change on retirement age JV EPSS Phase 4 - Retirement</w:t>
      </w:r>
      <w:r>
        <w:br/>
      </w:r>
      <w:r w:rsidRPr="36026836">
        <w:rPr>
          <w:rFonts w:ascii="Courier New" w:eastAsia="Courier New" w:hAnsi="Courier New" w:cs="Courier New"/>
          <w:i/>
          <w:iCs/>
          <w:color w:val="808080" w:themeColor="background1" w:themeShade="80"/>
          <w:sz w:val="20"/>
          <w:szCs w:val="20"/>
        </w:rPr>
        <w:t>...</w:t>
      </w:r>
    </w:p>
    <w:p w14:paraId="3F8C6C0E" w14:textId="54948BBD" w:rsidR="01590EFF" w:rsidRDefault="01590EFF" w:rsidP="36026836">
      <w:pPr>
        <w:ind w:left="390"/>
        <w:rPr>
          <w:rFonts w:ascii="Courier New" w:eastAsia="Courier New" w:hAnsi="Courier New" w:cs="Courier New"/>
          <w:sz w:val="20"/>
          <w:szCs w:val="20"/>
        </w:rPr>
      </w:pPr>
      <w:r w:rsidRPr="36026836">
        <w:rPr>
          <w:rFonts w:ascii="Courier New" w:eastAsia="Courier New" w:hAnsi="Courier New" w:cs="Courier New"/>
          <w:i/>
          <w:iCs/>
          <w:color w:val="808080" w:themeColor="background1" w:themeShade="80"/>
          <w:sz w:val="20"/>
          <w:szCs w:val="20"/>
        </w:rPr>
        <w:t>* calculate benefit. This is both off and on duty. $amt same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IF l_age GE 65. JV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l_age_c</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l_on_duty_death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ELSEIF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3399FF"/>
          <w:sz w:val="20"/>
          <w:szCs w:val="20"/>
        </w:rPr>
        <w:t>61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l_on_duty_death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ztpd_offduty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zzlimit</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"9DDL</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p>
    <w:p w14:paraId="19EDBCB8" w14:textId="4DD688ED" w:rsidR="01590EFF" w:rsidRDefault="01590EFF"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3A1B05D8" w14:textId="54FFE1B0" w:rsidR="01590EFF" w:rsidRDefault="01590EFF" w:rsidP="36026836">
      <w:pPr>
        <w:ind w:left="390"/>
        <w:rPr>
          <w:rFonts w:ascii="Courier New" w:eastAsia="Courier New" w:hAnsi="Courier New" w:cs="Courier New"/>
          <w:sz w:val="20"/>
          <w:szCs w:val="20"/>
        </w:rPr>
      </w:pPr>
      <w:r w:rsidRPr="36026836">
        <w:rPr>
          <w:rFonts w:ascii="Courier New" w:eastAsia="Courier New" w:hAnsi="Courier New" w:cs="Courier New"/>
          <w:i/>
          <w:iCs/>
          <w:color w:val="808080" w:themeColor="background1" w:themeShade="80"/>
          <w:sz w:val="20"/>
          <w:szCs w:val="20"/>
        </w:rPr>
        <w:t>*     IF l_age GE 65. Commented out to check date based on variable, either 65 or 67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l_age_c</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"Age dependent on go live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"END JV EPSS Phase 4 - Retirement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ELSE</w:t>
      </w:r>
      <w:r w:rsidRPr="36026836">
        <w:rPr>
          <w:rFonts w:ascii="Courier New" w:eastAsia="Courier New" w:hAnsi="Courier New" w:cs="Courier New"/>
          <w:color w:val="800080"/>
          <w:sz w:val="20"/>
          <w:szCs w:val="20"/>
        </w:rPr>
        <w:t>.</w:t>
      </w:r>
    </w:p>
    <w:p w14:paraId="1F3CE93E" w14:textId="33D80F7A" w:rsidR="36026836" w:rsidRDefault="36026836" w:rsidP="36026836">
      <w:pPr>
        <w:ind w:left="390"/>
        <w:rPr>
          <w:rFonts w:ascii="Courier New" w:eastAsia="Courier New" w:hAnsi="Courier New" w:cs="Courier New"/>
          <w:color w:val="800080"/>
          <w:sz w:val="20"/>
          <w:szCs w:val="20"/>
        </w:rPr>
      </w:pPr>
    </w:p>
    <w:p w14:paraId="549D5923" w14:textId="5E030993" w:rsidR="36026836" w:rsidRDefault="36026836" w:rsidP="36026836">
      <w:pPr>
        <w:ind w:left="390"/>
        <w:rPr>
          <w:rFonts w:ascii="Courier New" w:eastAsia="Courier New" w:hAnsi="Courier New" w:cs="Courier New"/>
          <w:color w:val="800080"/>
          <w:sz w:val="20"/>
          <w:szCs w:val="20"/>
        </w:rPr>
      </w:pPr>
    </w:p>
    <w:p w14:paraId="7D1D4155" w14:textId="207E823E" w:rsidR="434717D9" w:rsidRDefault="434717D9" w:rsidP="36026836">
      <w:pPr>
        <w:ind w:left="390"/>
        <w:rPr>
          <w:rFonts w:ascii="Courier New" w:eastAsia="Courier New" w:hAnsi="Courier New" w:cs="Courier New"/>
          <w:sz w:val="20"/>
          <w:szCs w:val="20"/>
        </w:rPr>
      </w:pP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fu_zage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i/>
          <w:iCs/>
          <w:color w:val="808080" w:themeColor="background1" w:themeShade="80"/>
          <w:sz w:val="20"/>
          <w:szCs w:val="20"/>
        </w:rPr>
        <w:t>* This function returns the age of the employee if age is &gt; 67</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DATA</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l_age</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3399FF"/>
          <w:sz w:val="20"/>
          <w:szCs w:val="20"/>
        </w:rPr>
        <w:t>2</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n</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l_days </w:t>
      </w:r>
      <w:r w:rsidRPr="36026836">
        <w:rPr>
          <w:rFonts w:ascii="Courier New" w:eastAsia="Courier New" w:hAnsi="Courier New" w:cs="Courier New"/>
          <w:color w:val="0000FF"/>
          <w:sz w:val="20"/>
          <w:szCs w:val="20"/>
        </w:rPr>
        <w:t>TYPE i</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l_p0002 </w:t>
      </w:r>
      <w:r w:rsidRPr="36026836">
        <w:rPr>
          <w:rFonts w:ascii="Courier New" w:eastAsia="Courier New" w:hAnsi="Courier New" w:cs="Courier New"/>
          <w:color w:val="0000FF"/>
          <w:sz w:val="20"/>
          <w:szCs w:val="20"/>
        </w:rPr>
        <w:t xml:space="preserve">LIKE </w:t>
      </w:r>
      <w:r w:rsidRPr="36026836">
        <w:rPr>
          <w:rFonts w:ascii="Courier New" w:eastAsia="Courier New" w:hAnsi="Courier New" w:cs="Courier New"/>
          <w:color w:val="000000" w:themeColor="text1"/>
          <w:sz w:val="20"/>
          <w:szCs w:val="20"/>
        </w:rPr>
        <w:t xml:space="preserve">p0002 </w:t>
      </w:r>
      <w:r w:rsidRPr="36026836">
        <w:rPr>
          <w:rFonts w:ascii="Courier New" w:eastAsia="Courier New" w:hAnsi="Courier New" w:cs="Courier New"/>
          <w:color w:val="0000FF"/>
          <w:sz w:val="20"/>
          <w:szCs w:val="20"/>
        </w:rPr>
        <w:t xml:space="preserve">OCCURS </w:t>
      </w:r>
      <w:r w:rsidRPr="36026836">
        <w:rPr>
          <w:rFonts w:ascii="Courier New" w:eastAsia="Courier New" w:hAnsi="Courier New" w:cs="Courier New"/>
          <w:color w:val="3399FF"/>
          <w:sz w:val="20"/>
          <w:szCs w:val="20"/>
        </w:rPr>
        <w:t xml:space="preserve">0 </w:t>
      </w:r>
      <w:r w:rsidRPr="36026836">
        <w:rPr>
          <w:rFonts w:ascii="Courier New" w:eastAsia="Courier New" w:hAnsi="Courier New" w:cs="Courier New"/>
          <w:color w:val="0000FF"/>
          <w:sz w:val="20"/>
          <w:szCs w:val="20"/>
        </w:rPr>
        <w:t>WITH HEADER LINE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lv_9epb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lv_9epc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lv_pp_endda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datum</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CONSTANTS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c_days_in_year </w:t>
      </w:r>
      <w:r w:rsidRPr="36026836">
        <w:rPr>
          <w:rFonts w:ascii="Courier New" w:eastAsia="Courier New" w:hAnsi="Courier New" w:cs="Courier New"/>
          <w:color w:val="0000FF"/>
          <w:sz w:val="20"/>
          <w:szCs w:val="20"/>
        </w:rPr>
        <w:t xml:space="preserve">TYPE </w:t>
      </w:r>
      <w:r w:rsidRPr="36026836">
        <w:rPr>
          <w:rFonts w:ascii="Courier New" w:eastAsia="Courier New" w:hAnsi="Courier New" w:cs="Courier New"/>
          <w:color w:val="000000" w:themeColor="text1"/>
          <w:sz w:val="20"/>
          <w:szCs w:val="20"/>
        </w:rPr>
        <w:t xml:space="preserve">p </w:t>
      </w:r>
      <w:r w:rsidRPr="36026836">
        <w:rPr>
          <w:rFonts w:ascii="Courier New" w:eastAsia="Courier New" w:hAnsi="Courier New" w:cs="Courier New"/>
          <w:color w:val="0000FF"/>
          <w:sz w:val="20"/>
          <w:szCs w:val="20"/>
        </w:rPr>
        <w:t xml:space="preserve">DECIMALS </w:t>
      </w:r>
      <w:r w:rsidRPr="36026836">
        <w:rPr>
          <w:rFonts w:ascii="Courier New" w:eastAsia="Courier New" w:hAnsi="Courier New" w:cs="Courier New"/>
          <w:color w:val="3399FF"/>
          <w:sz w:val="20"/>
          <w:szCs w:val="20"/>
        </w:rPr>
        <w:t xml:space="preserve">2 </w:t>
      </w:r>
      <w:r w:rsidRPr="36026836">
        <w:rPr>
          <w:rFonts w:ascii="Courier New" w:eastAsia="Courier New" w:hAnsi="Courier New" w:cs="Courier New"/>
          <w:color w:val="0000FF"/>
          <w:sz w:val="20"/>
          <w:szCs w:val="20"/>
        </w:rPr>
        <w:t xml:space="preserve">VALUE </w:t>
      </w:r>
      <w:r w:rsidRPr="36026836">
        <w:rPr>
          <w:rFonts w:ascii="Courier New" w:eastAsia="Courier New" w:hAnsi="Courier New" w:cs="Courier New"/>
          <w:color w:val="4DA619"/>
          <w:sz w:val="20"/>
          <w:szCs w:val="20"/>
        </w:rPr>
        <w:t>'365.25'</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rp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FF"/>
          <w:sz w:val="20"/>
          <w:szCs w:val="20"/>
        </w:rPr>
        <w:t>read</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infotype 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3399FF"/>
          <w:sz w:val="20"/>
          <w:szCs w:val="20"/>
        </w:rPr>
        <w:t xml:space="preserve">0002 </w:t>
      </w:r>
      <w:r w:rsidRPr="36026836">
        <w:rPr>
          <w:rFonts w:ascii="Courier New" w:eastAsia="Courier New" w:hAnsi="Courier New" w:cs="Courier New"/>
          <w:color w:val="000000" w:themeColor="text1"/>
          <w:sz w:val="20"/>
          <w:szCs w:val="20"/>
        </w:rPr>
        <w:t>l_p0002 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begda 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l_p0002 </w:t>
      </w:r>
      <w:r w:rsidRPr="36026836">
        <w:rPr>
          <w:rFonts w:ascii="Courier New" w:eastAsia="Courier New" w:hAnsi="Courier New" w:cs="Courier New"/>
          <w:color w:val="0000FF"/>
          <w:sz w:val="20"/>
          <w:szCs w:val="20"/>
        </w:rPr>
        <w:t xml:space="preserve">INDEX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l_days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endda </w:t>
      </w:r>
      <w:r w:rsidRPr="36026836">
        <w:rPr>
          <w:rFonts w:ascii="Courier New" w:eastAsia="Courier New" w:hAnsi="Courier New" w:cs="Courier New"/>
          <w:color w:val="808080" w:themeColor="background1" w:themeShade="80"/>
          <w:sz w:val="20"/>
          <w:szCs w:val="20"/>
        </w:rPr>
        <w:t xml:space="preserve">- </w:t>
      </w:r>
      <w:r w:rsidRPr="36026836">
        <w:rPr>
          <w:rFonts w:ascii="Courier New" w:eastAsia="Courier New" w:hAnsi="Courier New" w:cs="Courier New"/>
          <w:color w:val="000000" w:themeColor="text1"/>
          <w:sz w:val="20"/>
          <w:szCs w:val="20"/>
        </w:rPr>
        <w:t>l_p0002</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gbdat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l_age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FF"/>
          <w:sz w:val="20"/>
          <w:szCs w:val="20"/>
        </w:rPr>
        <w:t>trunc</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 xml:space="preserve">l_days / c_days_in_year </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'9EPC'</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lv_9epc</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l_age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3399FF"/>
          <w:sz w:val="20"/>
          <w:szCs w:val="20"/>
        </w:rPr>
        <w:t>67</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'9AGE'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var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betrg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l_age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APPEND </w:t>
      </w:r>
      <w:r w:rsidRPr="36026836">
        <w:rPr>
          <w:rFonts w:ascii="Courier New" w:eastAsia="Courier New" w:hAnsi="Courier New" w:cs="Courier New"/>
          <w:color w:val="000000" w:themeColor="text1"/>
          <w:sz w:val="20"/>
          <w:szCs w:val="20"/>
        </w:rPr>
        <w:t>var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br/>
      </w: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FUZEPSD</w:t>
      </w:r>
    </w:p>
    <w:p w14:paraId="3DB7482C" w14:textId="452C16D3" w:rsidR="000010DE" w:rsidRDefault="000010DE">
      <w:r>
        <w:br w:type="page"/>
      </w:r>
    </w:p>
    <w:p w14:paraId="7D42DC2B" w14:textId="700EDEE8" w:rsidR="00C33E88" w:rsidRDefault="00C33E88" w:rsidP="00E206BC">
      <w:pPr>
        <w:pStyle w:val="Heading2"/>
        <w:numPr>
          <w:ilvl w:val="1"/>
          <w:numId w:val="11"/>
        </w:numPr>
      </w:pPr>
      <w:r>
        <w:tab/>
      </w:r>
      <w:bookmarkStart w:id="100" w:name="_Toc1357162136"/>
      <w:bookmarkStart w:id="101" w:name="_Toc241226851"/>
      <w:bookmarkStart w:id="102" w:name="_Toc1504966183"/>
      <w:bookmarkStart w:id="103" w:name="_Toc262079736"/>
      <w:r w:rsidR="4409CD99">
        <w:t xml:space="preserve">EPSS P1 </w:t>
      </w:r>
      <w:r w:rsidR="4409CD99" w:rsidRPr="00C33E88">
        <w:t>39 weeks are continuous 39 weeks for employees on Section 36 &amp; 37</w:t>
      </w:r>
      <w:bookmarkEnd w:id="100"/>
      <w:bookmarkEnd w:id="101"/>
      <w:r w:rsidR="4409CD99" w:rsidRPr="00C33E88">
        <w:t xml:space="preserve"> </w:t>
      </w:r>
      <w:bookmarkEnd w:id="102"/>
      <w:bookmarkEnd w:id="103"/>
    </w:p>
    <w:p w14:paraId="2FE5A106" w14:textId="10A1AD71" w:rsidR="00C33E88" w:rsidRDefault="00C33E88" w:rsidP="00C33E88">
      <w:pPr>
        <w:ind w:left="390"/>
      </w:pPr>
      <w:r>
        <w:t xml:space="preserve">The requirement is for EPSS Period 1 clock to keep ticking for employees on Section 36 &amp; 37 even if no Payments. </w:t>
      </w:r>
      <w:r w:rsidR="00597203">
        <w:t>Therefore,</w:t>
      </w:r>
      <w:r>
        <w:t xml:space="preserve"> 39 weeks are continuous 39 weeks.</w:t>
      </w:r>
    </w:p>
    <w:p w14:paraId="34DAC155" w14:textId="77777777" w:rsidR="00AB4FE6" w:rsidRDefault="00C33E88" w:rsidP="00C33E88">
      <w:pPr>
        <w:ind w:left="390"/>
      </w:pPr>
      <w:r>
        <w:t xml:space="preserve">Only applicable to S36 &amp; 37 &gt; clock keeps ticking even if no payments. </w:t>
      </w:r>
    </w:p>
    <w:p w14:paraId="393C56F1" w14:textId="41780814" w:rsidR="00C33E88" w:rsidRDefault="00AB4FE6" w:rsidP="00C33E88">
      <w:pPr>
        <w:ind w:left="390"/>
      </w:pPr>
      <w:r>
        <w:t>For PBRI incidents</w:t>
      </w:r>
      <w:r w:rsidR="00C33E88">
        <w:t xml:space="preserve"> </w:t>
      </w:r>
      <w:r>
        <w:t xml:space="preserve">that </w:t>
      </w:r>
      <w:r w:rsidR="00C33E88">
        <w:t>are transitioned to EPSS</w:t>
      </w:r>
      <w:r>
        <w:t xml:space="preserve">, logic will apply </w:t>
      </w:r>
      <w:r w:rsidR="00C33E88">
        <w:t xml:space="preserve">after </w:t>
      </w:r>
      <w:r>
        <w:t>Phase 4 go live only</w:t>
      </w:r>
      <w:r w:rsidR="00C33E88">
        <w:t>.</w:t>
      </w:r>
    </w:p>
    <w:p w14:paraId="058A6F22" w14:textId="2587778F" w:rsidR="00C33E88" w:rsidRDefault="00C33E88" w:rsidP="00C33E88">
      <w:pPr>
        <w:ind w:left="390"/>
      </w:pPr>
      <w:r>
        <w:t>Keep counting in the W</w:t>
      </w:r>
      <w:r w:rsidR="00DA35EC">
        <w:t>ee</w:t>
      </w:r>
      <w:r>
        <w:t xml:space="preserve">k </w:t>
      </w:r>
      <w:r w:rsidR="00DA35EC">
        <w:t>N</w:t>
      </w:r>
      <w:r>
        <w:t>o. table</w:t>
      </w:r>
      <w:r w:rsidR="00DA35EC">
        <w:t xml:space="preserve"> (ZIM_EPSS_WEEK_NO) adding +1 to </w:t>
      </w:r>
      <w:r>
        <w:t>week count even if no top up on S36 &amp; S37</w:t>
      </w:r>
      <w:r w:rsidR="00E87462">
        <w:t>.</w:t>
      </w:r>
    </w:p>
    <w:p w14:paraId="59026291" w14:textId="7FEA368E" w:rsidR="00597203" w:rsidRPr="00597203" w:rsidRDefault="00597203" w:rsidP="00C33E88">
      <w:pPr>
        <w:ind w:left="390"/>
        <w:rPr>
          <w:b/>
          <w:bCs/>
          <w:u w:val="single"/>
        </w:rPr>
      </w:pPr>
      <w:r w:rsidRPr="00597203">
        <w:rPr>
          <w:b/>
          <w:bCs/>
          <w:u w:val="single"/>
        </w:rPr>
        <w:t>ABAP changes required in payroll:</w:t>
      </w:r>
    </w:p>
    <w:p w14:paraId="5907D744" w14:textId="7D63E112" w:rsidR="00E87462" w:rsidRDefault="00E87462" w:rsidP="00C33E88">
      <w:pPr>
        <w:ind w:left="390"/>
      </w:pPr>
      <w:r>
        <w:t>A change will be required in the ZEPS1 payroll function to check for section 36 &amp; 37 and add a week</w:t>
      </w:r>
      <w:r w:rsidR="00DA35EC">
        <w:t xml:space="preserve"> count</w:t>
      </w:r>
      <w:r>
        <w:t xml:space="preserve"> into the number of weeks used of EPSS Period 1 (table ZIM_EPSS_WEEK_NO).</w:t>
      </w:r>
    </w:p>
    <w:p w14:paraId="6123C762" w14:textId="330D5613" w:rsidR="004C2278" w:rsidRPr="00E9140A" w:rsidRDefault="00E9140A" w:rsidP="00C33E88">
      <w:pPr>
        <w:ind w:left="390"/>
        <w:rPr>
          <w:u w:val="single"/>
        </w:rPr>
      </w:pPr>
      <w:r w:rsidRPr="36026836">
        <w:rPr>
          <w:u w:val="single"/>
        </w:rPr>
        <w:t>Processing Logic</w:t>
      </w:r>
      <w:r w:rsidR="7A63DCEE" w:rsidRPr="36026836">
        <w:rPr>
          <w:u w:val="single"/>
        </w:rPr>
        <w:t xml:space="preserve"> </w:t>
      </w:r>
      <w:r w:rsidRPr="36026836">
        <w:rPr>
          <w:u w:val="single"/>
        </w:rPr>
        <w:t>:</w:t>
      </w:r>
    </w:p>
    <w:p w14:paraId="6148E679" w14:textId="550BBCD9" w:rsidR="00320EC0" w:rsidRPr="00FC630F" w:rsidRDefault="00320EC0" w:rsidP="00E206BC">
      <w:pPr>
        <w:pStyle w:val="ListParagraph"/>
        <w:numPr>
          <w:ilvl w:val="0"/>
          <w:numId w:val="14"/>
        </w:numPr>
      </w:pPr>
      <w:r w:rsidRPr="00FC630F">
        <w:t xml:space="preserve">Set a pay week1 and pay week2 flag to initial. </w:t>
      </w:r>
    </w:p>
    <w:p w14:paraId="6DA3571B" w14:textId="14746046" w:rsidR="004267EA" w:rsidRPr="00FC630F" w:rsidRDefault="00320EC0" w:rsidP="00E206BC">
      <w:pPr>
        <w:pStyle w:val="ListParagraph"/>
        <w:numPr>
          <w:ilvl w:val="0"/>
          <w:numId w:val="14"/>
        </w:numPr>
      </w:pPr>
      <w:r w:rsidRPr="00FC630F">
        <w:t>Loop WT 9WCO in the IT (for the fortnight) and locate the pay week (1 o</w:t>
      </w:r>
      <w:r w:rsidR="00926352" w:rsidRPr="00FC630F">
        <w:t>r</w:t>
      </w:r>
      <w:r w:rsidRPr="00FC630F">
        <w:t xml:space="preserve"> 2)</w:t>
      </w:r>
      <w:r w:rsidR="00FB4B4D" w:rsidRPr="00FC630F">
        <w:t>.</w:t>
      </w:r>
    </w:p>
    <w:p w14:paraId="68AE259F" w14:textId="328D1F79" w:rsidR="00320EC0" w:rsidRPr="00FC630F" w:rsidRDefault="00320EC0" w:rsidP="00E206BC">
      <w:pPr>
        <w:pStyle w:val="ListParagraph"/>
        <w:numPr>
          <w:ilvl w:val="0"/>
          <w:numId w:val="14"/>
        </w:numPr>
      </w:pPr>
      <w:r w:rsidRPr="00FC630F">
        <w:t xml:space="preserve">Check for the pay week been processed if the pay week flag (1 or 2) for the WT 9WCO been processed has been flagged </w:t>
      </w:r>
      <w:r w:rsidR="00321A31" w:rsidRPr="00FC630F">
        <w:t xml:space="preserve">for a </w:t>
      </w:r>
      <w:r w:rsidRPr="00FC630F">
        <w:t xml:space="preserve">S36/37 </w:t>
      </w:r>
      <w:r w:rsidR="00321A31" w:rsidRPr="00FC630F">
        <w:t>that already added</w:t>
      </w:r>
      <w:r w:rsidRPr="00FC630F">
        <w:t xml:space="preserve"> 1 to the </w:t>
      </w:r>
      <w:r w:rsidR="00321A31" w:rsidRPr="00FC630F">
        <w:t xml:space="preserve">pay </w:t>
      </w:r>
      <w:r w:rsidRPr="00FC630F">
        <w:t xml:space="preserve">week already. </w:t>
      </w:r>
      <w:r w:rsidR="00321A31" w:rsidRPr="00FC630F">
        <w:t xml:space="preserve">(In case of multiple splits in the week). </w:t>
      </w:r>
      <w:r w:rsidRPr="00FC630F">
        <w:t>If I was set, do the next loop for WT 9WCO, if not, continue with processing in the loop.</w:t>
      </w:r>
    </w:p>
    <w:p w14:paraId="0940437A" w14:textId="5A9FDDC7" w:rsidR="002E7068" w:rsidRPr="00FC630F" w:rsidRDefault="00321A31" w:rsidP="00E206BC">
      <w:pPr>
        <w:pStyle w:val="ListParagraph"/>
        <w:numPr>
          <w:ilvl w:val="0"/>
          <w:numId w:val="14"/>
        </w:numPr>
      </w:pPr>
      <w:r w:rsidRPr="00FC630F">
        <w:t>Check</w:t>
      </w:r>
      <w:r w:rsidR="00491396" w:rsidRPr="00FC630F">
        <w:t xml:space="preserve"> </w:t>
      </w:r>
      <w:r w:rsidR="00320EC0" w:rsidRPr="00FC630F">
        <w:t xml:space="preserve">WT </w:t>
      </w:r>
      <w:r w:rsidR="0035660F" w:rsidRPr="00FC630F">
        <w:t xml:space="preserve">9WCO </w:t>
      </w:r>
      <w:r w:rsidR="00CF03AD" w:rsidRPr="00FC630F">
        <w:t>if</w:t>
      </w:r>
      <w:r w:rsidR="00641EF1" w:rsidRPr="00FC630F">
        <w:t xml:space="preserve"> r</w:t>
      </w:r>
      <w:r w:rsidR="00913543" w:rsidRPr="00FC630F">
        <w:t>ate (IT-BET</w:t>
      </w:r>
      <w:r w:rsidR="002279D8" w:rsidRPr="00FC630F">
        <w:t>PE)</w:t>
      </w:r>
      <w:r w:rsidR="00CF03AD" w:rsidRPr="00FC630F">
        <w:t xml:space="preserve"> is:</w:t>
      </w:r>
    </w:p>
    <w:p w14:paraId="501C2822" w14:textId="6907CCF3" w:rsidR="002E7068" w:rsidRPr="00FC630F" w:rsidRDefault="002279D8" w:rsidP="00E206BC">
      <w:pPr>
        <w:pStyle w:val="ListParagraph"/>
        <w:numPr>
          <w:ilvl w:val="0"/>
          <w:numId w:val="16"/>
        </w:numPr>
      </w:pPr>
      <w:r w:rsidRPr="00FC630F">
        <w:t>Rate</w:t>
      </w:r>
      <w:r w:rsidR="00E9140A" w:rsidRPr="00FC630F">
        <w:t xml:space="preserve"> </w:t>
      </w:r>
      <w:r w:rsidRPr="00FC630F">
        <w:t>2301</w:t>
      </w:r>
      <w:r w:rsidR="00E9140A" w:rsidRPr="00FC630F">
        <w:t xml:space="preserve"> = Section 36</w:t>
      </w:r>
      <w:r w:rsidR="00CF03AD" w:rsidRPr="00FC630F">
        <w:t xml:space="preserve"> /</w:t>
      </w:r>
      <w:r w:rsidR="003E11A9" w:rsidRPr="00FC630F">
        <w:rPr>
          <w:b/>
          <w:bCs/>
        </w:rPr>
        <w:t>OR</w:t>
      </w:r>
      <w:r w:rsidR="00CF03AD" w:rsidRPr="00FC630F">
        <w:t>/</w:t>
      </w:r>
    </w:p>
    <w:p w14:paraId="5CFBA157" w14:textId="30F5ACA2" w:rsidR="00D52615" w:rsidRPr="00FC630F" w:rsidRDefault="002279D8" w:rsidP="00E206BC">
      <w:pPr>
        <w:pStyle w:val="ListParagraph"/>
        <w:numPr>
          <w:ilvl w:val="0"/>
          <w:numId w:val="16"/>
        </w:numPr>
      </w:pPr>
      <w:r w:rsidRPr="00FC630F">
        <w:t>Rate 2302</w:t>
      </w:r>
      <w:r w:rsidR="00E9140A" w:rsidRPr="00FC630F">
        <w:t xml:space="preserve"> = Section 37</w:t>
      </w:r>
      <w:r w:rsidR="00806D78" w:rsidRPr="00FC630F">
        <w:t>.</w:t>
      </w:r>
    </w:p>
    <w:p w14:paraId="61437798" w14:textId="3CF0CA7A" w:rsidR="000A4A79" w:rsidRPr="00FC630F" w:rsidRDefault="00974991" w:rsidP="00E206BC">
      <w:pPr>
        <w:pStyle w:val="ListParagraph"/>
        <w:numPr>
          <w:ilvl w:val="0"/>
          <w:numId w:val="14"/>
        </w:numPr>
      </w:pPr>
      <w:r w:rsidRPr="00FC630F">
        <w:t xml:space="preserve">If </w:t>
      </w:r>
      <w:r w:rsidR="00806D78" w:rsidRPr="00FC630F">
        <w:t>true</w:t>
      </w:r>
      <w:r w:rsidRPr="00FC630F">
        <w:t xml:space="preserve">, </w:t>
      </w:r>
      <w:r w:rsidR="00806D78" w:rsidRPr="00FC630F">
        <w:t>read</w:t>
      </w:r>
      <w:r w:rsidR="000A4A79" w:rsidRPr="00FC630F">
        <w:t xml:space="preserve"> the incident from v0</w:t>
      </w:r>
      <w:r w:rsidR="00806D78" w:rsidRPr="00FC630F">
        <w:t>.</w:t>
      </w:r>
      <w:r w:rsidR="009F3B2C" w:rsidRPr="00FC630F">
        <w:t xml:space="preserve"> </w:t>
      </w:r>
    </w:p>
    <w:p w14:paraId="477A4208" w14:textId="2C89EB25" w:rsidR="000A4A79" w:rsidRPr="00FC630F" w:rsidRDefault="000A4A79" w:rsidP="00E206BC">
      <w:pPr>
        <w:pStyle w:val="ListParagraph"/>
        <w:numPr>
          <w:ilvl w:val="0"/>
          <w:numId w:val="14"/>
        </w:numPr>
      </w:pPr>
      <w:r w:rsidRPr="00FC630F">
        <w:t xml:space="preserve">Check if </w:t>
      </w:r>
      <w:r w:rsidR="00806D78" w:rsidRPr="00FC630F">
        <w:t>incident</w:t>
      </w:r>
      <w:r w:rsidRPr="00FC630F">
        <w:t xml:space="preserve"> is EPSS</w:t>
      </w:r>
      <w:r w:rsidR="00806D78" w:rsidRPr="00FC630F">
        <w:t xml:space="preserve"> </w:t>
      </w:r>
      <w:r w:rsidR="001C66C6" w:rsidRPr="00FC630F">
        <w:t xml:space="preserve">(Incident </w:t>
      </w:r>
      <w:r w:rsidRPr="00FC630F">
        <w:t xml:space="preserve">DOD </w:t>
      </w:r>
      <w:r w:rsidR="00C93956" w:rsidRPr="00FC630F">
        <w:t>&gt; 30.09.2024</w:t>
      </w:r>
      <w:r w:rsidR="001C66C6" w:rsidRPr="00FC630F">
        <w:t>)</w:t>
      </w:r>
      <w:r w:rsidR="00806D78" w:rsidRPr="00FC630F">
        <w:t>.</w:t>
      </w:r>
    </w:p>
    <w:p w14:paraId="6054C5CC" w14:textId="6EDEEF95" w:rsidR="00EF69DF" w:rsidRPr="00FC630F" w:rsidRDefault="00EF69DF" w:rsidP="00E206BC">
      <w:pPr>
        <w:pStyle w:val="ListParagraph"/>
        <w:numPr>
          <w:ilvl w:val="0"/>
          <w:numId w:val="14"/>
        </w:numPr>
      </w:pPr>
      <w:r w:rsidRPr="00FC630F">
        <w:t xml:space="preserve">Check if DOD less or equal to </w:t>
      </w:r>
      <w:r w:rsidR="00BD59D1">
        <w:t xml:space="preserve">end date of </w:t>
      </w:r>
      <w:r w:rsidR="00E039A9" w:rsidRPr="00FC630F">
        <w:t xml:space="preserve">pay </w:t>
      </w:r>
      <w:r w:rsidR="00441DD6" w:rsidRPr="00FC630F">
        <w:t>week</w:t>
      </w:r>
      <w:r w:rsidRPr="00FC630F">
        <w:t>. (this is to ensure the DOD is not valid from a future pay period)</w:t>
      </w:r>
      <w:r w:rsidR="00E039A9" w:rsidRPr="00FC630F">
        <w:t>.</w:t>
      </w:r>
    </w:p>
    <w:p w14:paraId="38440D57" w14:textId="0EE3FB1F" w:rsidR="000A4A79" w:rsidRPr="00FC630F" w:rsidRDefault="000A4A79" w:rsidP="00E206BC">
      <w:pPr>
        <w:pStyle w:val="ListParagraph"/>
        <w:numPr>
          <w:ilvl w:val="0"/>
          <w:numId w:val="14"/>
        </w:numPr>
      </w:pPr>
      <w:r>
        <w:t xml:space="preserve">Check if </w:t>
      </w:r>
      <w:r w:rsidR="00806D78">
        <w:t>incident</w:t>
      </w:r>
      <w:r>
        <w:t xml:space="preserve"> is </w:t>
      </w:r>
      <w:r w:rsidR="00806D78">
        <w:t xml:space="preserve">in </w:t>
      </w:r>
      <w:r>
        <w:t>Period 1</w:t>
      </w:r>
      <w:r w:rsidR="009F3B2C">
        <w:t xml:space="preserve"> relative to the processed pay period split  </w:t>
      </w:r>
      <w:r>
        <w:t xml:space="preserve"> – </w:t>
      </w:r>
      <w:r w:rsidR="00806D78">
        <w:t xml:space="preserve">Read ZIN_EPSS_WEEK_NO </w:t>
      </w:r>
      <w:r>
        <w:t xml:space="preserve">table </w:t>
      </w:r>
      <w:r w:rsidR="00806D78">
        <w:t xml:space="preserve">for the PERNR/INCIDENT combination. </w:t>
      </w:r>
      <w:r w:rsidR="00797938">
        <w:t xml:space="preserve">using </w:t>
      </w:r>
      <w:r w:rsidR="00AF2243">
        <w:t>pay</w:t>
      </w:r>
      <w:r w:rsidR="00797938">
        <w:t xml:space="preserve"> period start</w:t>
      </w:r>
      <w:r w:rsidR="00AF2243">
        <w:t xml:space="preserve"> date</w:t>
      </w:r>
      <w:r w:rsidR="00C93956">
        <w:t>.</w:t>
      </w:r>
      <w:r w:rsidR="0050507C">
        <w:t xml:space="preserve"> If NO_WEEKS_USED_P1 &lt; 39, it is Period 1.</w:t>
      </w:r>
      <w:r w:rsidR="009F3B2C">
        <w:t xml:space="preserve"> ZIN_EPSS_WEEK_NO might not exist for the pay period start date, should you read the week table for the &lt;39 check  for a) if 9wco processed is week1 of the pay, then the latest entry where the for period is &lt; the processed for period, or b) if the 9wco processed is in pay week 2, then the latest entry in the table with for period = or &lt; the processed pay period for period</w:t>
      </w:r>
    </w:p>
    <w:p w14:paraId="6A0643EF" w14:textId="00803F1B" w:rsidR="00EB04C3" w:rsidRPr="00FC630F" w:rsidRDefault="00136BBD" w:rsidP="00E206BC">
      <w:pPr>
        <w:pStyle w:val="ListParagraph"/>
        <w:numPr>
          <w:ilvl w:val="0"/>
          <w:numId w:val="14"/>
        </w:numPr>
      </w:pPr>
      <w:r w:rsidRPr="00FC630F">
        <w:rPr>
          <w:rFonts w:eastAsia="Times New Roman"/>
        </w:rPr>
        <w:t xml:space="preserve">If true, add +1 to </w:t>
      </w:r>
      <w:r w:rsidR="004F340F" w:rsidRPr="00FC630F">
        <w:rPr>
          <w:rFonts w:eastAsia="Times New Roman"/>
        </w:rPr>
        <w:t>ZIM_EPSS_WEEK_NO-NO_WEEKS_USED_P1</w:t>
      </w:r>
      <w:r w:rsidR="00320EC0" w:rsidRPr="00FC630F">
        <w:rPr>
          <w:rFonts w:eastAsia="Times New Roman"/>
        </w:rPr>
        <w:t xml:space="preserve"> for the pay</w:t>
      </w:r>
      <w:r w:rsidR="00C70B43" w:rsidRPr="00FC630F">
        <w:rPr>
          <w:rFonts w:eastAsia="Times New Roman"/>
        </w:rPr>
        <w:t xml:space="preserve"> </w:t>
      </w:r>
      <w:r w:rsidR="00320EC0" w:rsidRPr="00FC630F">
        <w:rPr>
          <w:rFonts w:eastAsia="Times New Roman"/>
        </w:rPr>
        <w:t>week</w:t>
      </w:r>
      <w:r w:rsidR="00FC630F" w:rsidRPr="00FC630F">
        <w:rPr>
          <w:rFonts w:eastAsia="Times New Roman"/>
        </w:rPr>
        <w:t>.</w:t>
      </w:r>
      <w:r w:rsidR="00491396" w:rsidRPr="00FC630F">
        <w:rPr>
          <w:rFonts w:eastAsia="Times New Roman"/>
        </w:rPr>
        <w:t xml:space="preserve"> Set flag for pay week 1 or 2 </w:t>
      </w:r>
      <w:r w:rsidR="00320EC0" w:rsidRPr="00FC630F">
        <w:rPr>
          <w:rFonts w:eastAsia="Times New Roman"/>
        </w:rPr>
        <w:t>to indicate the pay week had 1 added to the week</w:t>
      </w:r>
      <w:r w:rsidR="00491396" w:rsidRPr="00FC630F">
        <w:rPr>
          <w:rFonts w:eastAsia="Times New Roman"/>
        </w:rPr>
        <w:t xml:space="preserve">, continue with loop. </w:t>
      </w:r>
    </w:p>
    <w:p w14:paraId="1E001756" w14:textId="0991311F" w:rsidR="002765F3" w:rsidRDefault="00491396" w:rsidP="00E206BC">
      <w:pPr>
        <w:pStyle w:val="ListParagraph"/>
        <w:numPr>
          <w:ilvl w:val="0"/>
          <w:numId w:val="14"/>
        </w:numPr>
      </w:pPr>
      <w:r w:rsidRPr="36026836">
        <w:rPr>
          <w:rFonts w:eastAsia="Times New Roman"/>
        </w:rPr>
        <w:t>When loop is completed, use week1 and week2 flags to decide if the check of WT 49E9 EPSS P1 Top Up is required for the $1 check.  If the S36/37 already added 1 to the week table fo</w:t>
      </w:r>
      <w:r w:rsidR="00321A31" w:rsidRPr="36026836">
        <w:rPr>
          <w:rFonts w:eastAsia="Times New Roman"/>
        </w:rPr>
        <w:t>r</w:t>
      </w:r>
      <w:r w:rsidRPr="36026836">
        <w:rPr>
          <w:rFonts w:eastAsia="Times New Roman"/>
        </w:rPr>
        <w:t xml:space="preserve"> the processed for period pay week, then the check for WT 49E9 is not required</w:t>
      </w:r>
      <w:r w:rsidR="00321A31" w:rsidRPr="36026836">
        <w:rPr>
          <w:rFonts w:eastAsia="Times New Roman"/>
        </w:rPr>
        <w:t xml:space="preserve"> for that pay week</w:t>
      </w:r>
      <w:r w:rsidRPr="36026836">
        <w:rPr>
          <w:rFonts w:eastAsia="Times New Roman"/>
        </w:rPr>
        <w:t>.</w:t>
      </w:r>
      <w:r>
        <w:br w:type="page"/>
      </w:r>
    </w:p>
    <w:p w14:paraId="65F13EF5" w14:textId="72FA0CDD" w:rsidR="36026836" w:rsidRDefault="36026836" w:rsidP="36026836"/>
    <w:p w14:paraId="1C1B1AA9" w14:textId="69346F6B" w:rsidR="557D31DA" w:rsidRDefault="557D31DA" w:rsidP="36026836">
      <w:pPr>
        <w:rPr>
          <w:b/>
          <w:bCs/>
          <w:u w:val="single"/>
        </w:rPr>
      </w:pPr>
      <w:r w:rsidRPr="36026836">
        <w:rPr>
          <w:b/>
          <w:bCs/>
          <w:u w:val="single"/>
        </w:rPr>
        <w:t>Build – Payroll Changes</w:t>
      </w:r>
    </w:p>
    <w:p w14:paraId="1B8344BE" w14:textId="0B90685C" w:rsidR="42DF7EC1" w:rsidRDefault="42DF7EC1" w:rsidP="36026836">
      <w:r w:rsidRPr="36026836">
        <w:t xml:space="preserve">ZEPS1 was modified to fulfill the design above. Some changes, from above design </w:t>
      </w:r>
      <w:r w:rsidR="4A180923" w:rsidRPr="36026836">
        <w:rPr>
          <w:b/>
          <w:bCs/>
          <w:color w:val="4472C4" w:themeColor="accent1"/>
          <w:u w:val="single"/>
        </w:rPr>
        <w:t>Blue for additional logic from original)</w:t>
      </w:r>
      <w:r w:rsidRPr="36026836">
        <w:t>:</w:t>
      </w:r>
    </w:p>
    <w:p w14:paraId="41436190" w14:textId="550BBCD9" w:rsidR="42DF7EC1" w:rsidRDefault="42DF7EC1" w:rsidP="00E206BC">
      <w:pPr>
        <w:pStyle w:val="ListParagraph"/>
        <w:numPr>
          <w:ilvl w:val="0"/>
          <w:numId w:val="9"/>
        </w:numPr>
      </w:pPr>
      <w:r>
        <w:t xml:space="preserve">Set a pay week1 and pay week2 flag to initial. </w:t>
      </w:r>
    </w:p>
    <w:p w14:paraId="7B5DD9C3" w14:textId="14746046" w:rsidR="42DF7EC1" w:rsidRDefault="42DF7EC1" w:rsidP="00E206BC">
      <w:pPr>
        <w:pStyle w:val="ListParagraph"/>
        <w:numPr>
          <w:ilvl w:val="0"/>
          <w:numId w:val="9"/>
        </w:numPr>
      </w:pPr>
      <w:r>
        <w:t>Loop WT 9WCO in the IT (for the fortnight) and locate the pay week (1 or 2).</w:t>
      </w:r>
    </w:p>
    <w:p w14:paraId="59C2CBCB" w14:textId="328D1F79" w:rsidR="42DF7EC1" w:rsidRDefault="42DF7EC1" w:rsidP="00E206BC">
      <w:pPr>
        <w:pStyle w:val="ListParagraph"/>
        <w:numPr>
          <w:ilvl w:val="0"/>
          <w:numId w:val="9"/>
        </w:numPr>
      </w:pPr>
      <w:r>
        <w:t>Check for the pay week been processed if the pay week flag (1 or 2) for the WT 9WCO been processed has been flagged for a S36/37 that already added 1 to the pay week already. (In case of multiple splits in the week). If I was set, do the next loop for WT 9WCO, if not, continue with processing in the loop.</w:t>
      </w:r>
    </w:p>
    <w:p w14:paraId="53BF1F2F" w14:textId="5A9FDDC7" w:rsidR="42DF7EC1" w:rsidRDefault="42DF7EC1" w:rsidP="00E206BC">
      <w:pPr>
        <w:pStyle w:val="ListParagraph"/>
        <w:numPr>
          <w:ilvl w:val="0"/>
          <w:numId w:val="9"/>
        </w:numPr>
      </w:pPr>
      <w:r>
        <w:t>Check WT 9WCO if rate (IT-BETPE) is:</w:t>
      </w:r>
    </w:p>
    <w:p w14:paraId="67CF8AC1" w14:textId="6907CCF3" w:rsidR="42DF7EC1" w:rsidRDefault="42DF7EC1" w:rsidP="00E206BC">
      <w:pPr>
        <w:pStyle w:val="ListParagraph"/>
        <w:numPr>
          <w:ilvl w:val="0"/>
          <w:numId w:val="16"/>
        </w:numPr>
      </w:pPr>
      <w:r>
        <w:t>Rate 2301 = Section 36 /</w:t>
      </w:r>
      <w:r w:rsidRPr="36026836">
        <w:rPr>
          <w:b/>
          <w:bCs/>
        </w:rPr>
        <w:t>OR</w:t>
      </w:r>
      <w:r>
        <w:t>/</w:t>
      </w:r>
    </w:p>
    <w:p w14:paraId="43F9A002" w14:textId="30F5ACA2" w:rsidR="42DF7EC1" w:rsidRDefault="42DF7EC1" w:rsidP="00E206BC">
      <w:pPr>
        <w:pStyle w:val="ListParagraph"/>
        <w:numPr>
          <w:ilvl w:val="0"/>
          <w:numId w:val="16"/>
        </w:numPr>
      </w:pPr>
      <w:r>
        <w:t>Rate 2302 = Section 37.</w:t>
      </w:r>
    </w:p>
    <w:p w14:paraId="644131C9" w14:textId="3CF0CA7A" w:rsidR="42DF7EC1" w:rsidRDefault="42DF7EC1" w:rsidP="00E206BC">
      <w:pPr>
        <w:pStyle w:val="ListParagraph"/>
        <w:numPr>
          <w:ilvl w:val="0"/>
          <w:numId w:val="9"/>
        </w:numPr>
      </w:pPr>
      <w:r>
        <w:t xml:space="preserve">If true, read the incident from v0. </w:t>
      </w:r>
    </w:p>
    <w:p w14:paraId="44D3FC26" w14:textId="2C89EB25" w:rsidR="42DF7EC1" w:rsidRDefault="42DF7EC1" w:rsidP="00E206BC">
      <w:pPr>
        <w:pStyle w:val="ListParagraph"/>
        <w:numPr>
          <w:ilvl w:val="0"/>
          <w:numId w:val="9"/>
        </w:numPr>
      </w:pPr>
      <w:r>
        <w:t>Check if incident is EPSS (Incident DOD &gt; 30.09.2024).</w:t>
      </w:r>
    </w:p>
    <w:p w14:paraId="21146702" w14:textId="6EDEEF95" w:rsidR="42DF7EC1" w:rsidRDefault="42DF7EC1" w:rsidP="00E206BC">
      <w:pPr>
        <w:pStyle w:val="ListParagraph"/>
        <w:numPr>
          <w:ilvl w:val="0"/>
          <w:numId w:val="9"/>
        </w:numPr>
      </w:pPr>
      <w:r>
        <w:t>Check if DOD less or equal to end date of pay week. (this is to ensure the DOD is not valid from a future pay period).</w:t>
      </w:r>
    </w:p>
    <w:p w14:paraId="7C4C979D" w14:textId="42AA0EB9" w:rsidR="42DF7EC1" w:rsidRDefault="42DF7EC1" w:rsidP="00E206BC">
      <w:pPr>
        <w:pStyle w:val="ListParagraph"/>
        <w:numPr>
          <w:ilvl w:val="0"/>
          <w:numId w:val="9"/>
        </w:numPr>
      </w:pPr>
      <w:r>
        <w:t>Check if incident is in Period 1 relative to the processed pay period split   – Read ZIN_EPSS_WEEK_NO table for the PERNR/INCIDENT combination. using pay period start date. If NO_WEEKS_USED_P1 &lt; 39, it is Period 1. ZIN_EPSS_WEEK_NO might not exist for the pay period start date, should you read the week table for the &lt;39 check  for a) if 9wco processed is week1 of the pay, then the latest entry where the for period is &lt; the processed for period, or b) if the 9wco processed is in pay week 2, then the latest entry in the table with for period = or &lt; the processed pay period for period?</w:t>
      </w:r>
    </w:p>
    <w:p w14:paraId="30F01473" w14:textId="26718640" w:rsidR="62833E6E" w:rsidRDefault="62833E6E" w:rsidP="00E206BC">
      <w:pPr>
        <w:pStyle w:val="ListParagraph"/>
        <w:numPr>
          <w:ilvl w:val="0"/>
          <w:numId w:val="9"/>
        </w:numPr>
      </w:pPr>
      <w:r>
        <w:t>Check 4901 for each WPBP split of the 9WCO, make sure that the 4901 is existing and count 9WCO only if 4901 exists.</w:t>
      </w:r>
    </w:p>
    <w:p w14:paraId="6CB7F7E0" w14:textId="77777777" w:rsidR="00167276" w:rsidRDefault="62833E6E" w:rsidP="00E206BC">
      <w:pPr>
        <w:pStyle w:val="ListParagraph"/>
        <w:numPr>
          <w:ilvl w:val="0"/>
          <w:numId w:val="9"/>
        </w:numPr>
      </w:pPr>
      <w:r>
        <w:t>If 4901 and 9WCO does not exist at the same time, delete the week number count if there was one existing. This is to ensure that when 4901 is deleted retroactively, it deletes the weeks used count as well</w:t>
      </w:r>
      <w:r w:rsidR="00167276">
        <w:t xml:space="preserve">. </w:t>
      </w:r>
    </w:p>
    <w:p w14:paraId="1DF0C805" w14:textId="696697FD" w:rsidR="62833E6E" w:rsidRDefault="00167276" w:rsidP="00E206BC">
      <w:pPr>
        <w:pStyle w:val="ListParagraph"/>
        <w:numPr>
          <w:ilvl w:val="1"/>
          <w:numId w:val="9"/>
        </w:numPr>
      </w:pPr>
      <w:r>
        <w:rPr>
          <w:rFonts w:eastAsia="Times New Roman"/>
        </w:rPr>
        <w:t>SM 12/11/2025 Change: Continue with loop instead of exit.</w:t>
      </w:r>
      <w:r w:rsidR="00A90E7F">
        <w:rPr>
          <w:rFonts w:eastAsia="Times New Roman"/>
        </w:rPr>
        <w:t xml:space="preserve">  (Tracker 10</w:t>
      </w:r>
      <w:r w:rsidR="00E75DC7">
        <w:rPr>
          <w:rFonts w:eastAsia="Times New Roman"/>
        </w:rPr>
        <w:t>1</w:t>
      </w:r>
      <w:r w:rsidR="00A90E7F">
        <w:rPr>
          <w:rFonts w:eastAsia="Times New Roman"/>
        </w:rPr>
        <w:t>)</w:t>
      </w:r>
    </w:p>
    <w:p w14:paraId="4FF3F8B3" w14:textId="227E21D8" w:rsidR="42DF7EC1" w:rsidRDefault="42DF7EC1" w:rsidP="00E206BC">
      <w:pPr>
        <w:pStyle w:val="ListParagraph"/>
        <w:numPr>
          <w:ilvl w:val="0"/>
          <w:numId w:val="9"/>
        </w:numPr>
      </w:pPr>
      <w:r w:rsidRPr="36026836">
        <w:rPr>
          <w:rFonts w:eastAsia="Times New Roman"/>
        </w:rPr>
        <w:t xml:space="preserve">If true, add +1 to ZIM_EPSS_WEEK_NO-NO_WEEKS_USED_P1 for the pay week. Set flag for pay week 1 or 2 to indicate the pay week had 1 added to the week, continue with loop. </w:t>
      </w:r>
      <w:r w:rsidR="0060580A">
        <w:rPr>
          <w:rFonts w:eastAsia="Times New Roman"/>
        </w:rPr>
        <w:t xml:space="preserve"> </w:t>
      </w:r>
    </w:p>
    <w:p w14:paraId="5C254E2B" w14:textId="03840503" w:rsidR="42DF7EC1" w:rsidRDefault="42DF7EC1" w:rsidP="00E206BC">
      <w:pPr>
        <w:pStyle w:val="ListParagraph"/>
        <w:numPr>
          <w:ilvl w:val="0"/>
          <w:numId w:val="9"/>
        </w:numPr>
      </w:pPr>
      <w:r>
        <w:t>When loop is completed, use week1 and week2 flags to decide if the check of WT 49E9 EPSS P1 Top Up is required for the $1 check.  If the S36/37 already added 1 to the week table for the processed for period pay week, then the check for WT 49E9 is not required for that pay week</w:t>
      </w:r>
    </w:p>
    <w:p w14:paraId="4E31906D" w14:textId="028B3145" w:rsidR="36026836" w:rsidRDefault="36026836" w:rsidP="36026836"/>
    <w:p w14:paraId="6EE5219F" w14:textId="76BC7280" w:rsidR="36026836" w:rsidRDefault="36026836" w:rsidP="36026836"/>
    <w:p w14:paraId="20E8B01B" w14:textId="0FB998B1" w:rsidR="36026836" w:rsidRDefault="36026836" w:rsidP="36026836"/>
    <w:p w14:paraId="1E4D752E" w14:textId="18FC866C" w:rsidR="36026836" w:rsidRDefault="36026836" w:rsidP="36026836"/>
    <w:p w14:paraId="3DFD1737" w14:textId="5786622A" w:rsidR="36026836" w:rsidRDefault="36026836" w:rsidP="36026836"/>
    <w:p w14:paraId="3A6C5461" w14:textId="05095404" w:rsidR="36026836" w:rsidRDefault="36026836" w:rsidP="36026836"/>
    <w:p w14:paraId="4A91AAD5" w14:textId="37BC9F43" w:rsidR="42DF7EC1" w:rsidRDefault="42DF7EC1" w:rsidP="36026836">
      <w:pPr>
        <w:rPr>
          <w:rFonts w:ascii="Calibri" w:eastAsia="Calibri" w:hAnsi="Calibri" w:cs="Calibri"/>
        </w:rPr>
      </w:pP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form FUZEPS1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fuzeps1</w:t>
      </w:r>
      <w:r w:rsidRPr="36026836">
        <w:rPr>
          <w:rFonts w:ascii="Courier New" w:eastAsia="Courier New" w:hAnsi="Courier New" w:cs="Courier New"/>
          <w:color w:val="800080"/>
          <w:sz w:val="20"/>
          <w:szCs w:val="20"/>
        </w:rPr>
        <w:t>.</w:t>
      </w:r>
    </w:p>
    <w:p w14:paraId="7061B0BD" w14:textId="483C1A6F" w:rsidR="778F8D51" w:rsidRDefault="778F8D51" w:rsidP="36026836">
      <w:pPr>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01ED5B59" w14:textId="7AEE4792" w:rsidR="36026836" w:rsidRDefault="36026836"/>
    <w:p w14:paraId="2CDED08C" w14:textId="4ED848B9" w:rsidR="00DF5189" w:rsidRDefault="778F8D51" w:rsidP="36026836">
      <w:pPr>
        <w:rPr>
          <w:rFonts w:ascii="Courier New" w:eastAsia="Courier New" w:hAnsi="Courier New" w:cs="Courier New"/>
          <w:color w:val="800080"/>
          <w:sz w:val="20"/>
          <w:szCs w:val="20"/>
        </w:rPr>
      </w:pP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paper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4DA619"/>
          <w:sz w:val="20"/>
          <w:szCs w:val="20"/>
        </w:rPr>
        <w:t>'202413'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CLEAR</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lv_tot_week1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rsidRPr="36026836">
        <w:rPr>
          <w:rFonts w:ascii="Courier New" w:eastAsia="Courier New" w:hAnsi="Courier New" w:cs="Courier New"/>
          <w:color w:val="000000" w:themeColor="text1"/>
          <w:sz w:val="20"/>
          <w:szCs w:val="20"/>
        </w:rPr>
        <w:t xml:space="preserve"> </w:t>
      </w:r>
      <w:r>
        <w:br/>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"Loop at IT to find '9WCO' and check for section 36 and 37</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it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ls_rt_1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'9WCO'</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"First check if the rate is S36 or S37. If it is not, do nothing and let the 49E9 &gt; 1 check commence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betpe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 xml:space="preserve">'2301' </w:t>
      </w:r>
      <w:r w:rsidRPr="36026836">
        <w:rPr>
          <w:rFonts w:ascii="Courier New" w:eastAsia="Courier New" w:hAnsi="Courier New" w:cs="Courier New"/>
          <w:color w:val="0000FF"/>
          <w:sz w:val="20"/>
          <w:szCs w:val="20"/>
        </w:rPr>
        <w:t xml:space="preserve">OR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betpe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'2302'</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"If its S36 or 37 add weeks used flag.</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cntr3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'01'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lv_9wco_1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"Week 1</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Indicent Number For Week 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v0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ls_v0 </w:t>
      </w:r>
      <w:r w:rsidRPr="36026836">
        <w:rPr>
          <w:rFonts w:ascii="Courier New" w:eastAsia="Courier New" w:hAnsi="Courier New" w:cs="Courier New"/>
          <w:color w:val="0000FF"/>
          <w:sz w:val="20"/>
          <w:szCs w:val="20"/>
        </w:rPr>
        <w:t xml:space="preserve">WITH KEY </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v0typ</w:t>
      </w:r>
      <w:r>
        <w:br/>
      </w:r>
      <w:r w:rsidRPr="36026836">
        <w:rPr>
          <w:rFonts w:ascii="Courier New" w:eastAsia="Courier New" w:hAnsi="Courier New" w:cs="Courier New"/>
          <w:color w:val="000000" w:themeColor="text1"/>
          <w:sz w:val="20"/>
          <w:szCs w:val="20"/>
        </w:rPr>
        <w:t xml:space="preserve">                                           v0znr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v0znr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SPLIT </w:t>
      </w:r>
      <w:r w:rsidRPr="36026836">
        <w:rPr>
          <w:rFonts w:ascii="Courier New" w:eastAsia="Courier New" w:hAnsi="Courier New" w:cs="Courier New"/>
          <w:color w:val="000000" w:themeColor="text1"/>
          <w:sz w:val="20"/>
          <w:szCs w:val="20"/>
        </w:rPr>
        <w:t>ls_v0</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vinfo </w:t>
      </w:r>
      <w:r w:rsidRPr="36026836">
        <w:rPr>
          <w:rFonts w:ascii="Courier New" w:eastAsia="Courier New" w:hAnsi="Courier New" w:cs="Courier New"/>
          <w:color w:val="0000FF"/>
          <w:sz w:val="20"/>
          <w:szCs w:val="20"/>
        </w:rPr>
        <w:t xml:space="preserve">AT </w:t>
      </w:r>
      <w:r w:rsidRPr="36026836">
        <w:rPr>
          <w:rFonts w:ascii="Courier New" w:eastAsia="Courier New" w:hAnsi="Courier New" w:cs="Courier New"/>
          <w:color w:val="000000" w:themeColor="text1"/>
          <w:sz w:val="20"/>
          <w:szCs w:val="20"/>
        </w:rPr>
        <w:t xml:space="preserve">space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lv_claim</w:t>
      </w:r>
      <w:r>
        <w:br/>
      </w:r>
      <w:r w:rsidRPr="36026836">
        <w:rPr>
          <w:rFonts w:ascii="Courier New" w:eastAsia="Courier New" w:hAnsi="Courier New" w:cs="Courier New"/>
          <w:color w:val="000000" w:themeColor="text1"/>
          <w:sz w:val="20"/>
          <w:szCs w:val="20"/>
        </w:rPr>
        <w:t xml:space="preserve">                                             lv_inc1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SHIFT </w:t>
      </w:r>
      <w:r w:rsidRPr="36026836">
        <w:rPr>
          <w:rFonts w:ascii="Courier New" w:eastAsia="Courier New" w:hAnsi="Courier New" w:cs="Courier New"/>
          <w:color w:val="000000" w:themeColor="text1"/>
          <w:sz w:val="20"/>
          <w:szCs w:val="20"/>
        </w:rPr>
        <w:t>lv_inc1 RIGHT DELETING TRAILING space</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OVERLAY </w:t>
      </w:r>
      <w:r w:rsidRPr="36026836">
        <w:rPr>
          <w:rFonts w:ascii="Courier New" w:eastAsia="Courier New" w:hAnsi="Courier New" w:cs="Courier New"/>
          <w:color w:val="000000" w:themeColor="text1"/>
          <w:sz w:val="20"/>
          <w:szCs w:val="20"/>
        </w:rPr>
        <w:t xml:space="preserve">lv_inc1 </w:t>
      </w:r>
      <w:r w:rsidRPr="36026836">
        <w:rPr>
          <w:rFonts w:ascii="Courier New" w:eastAsia="Courier New" w:hAnsi="Courier New" w:cs="Courier New"/>
          <w:color w:val="0000FF"/>
          <w:sz w:val="20"/>
          <w:szCs w:val="20"/>
        </w:rPr>
        <w:t xml:space="preserve">WITH </w:t>
      </w:r>
      <w:r w:rsidRPr="36026836">
        <w:rPr>
          <w:rFonts w:ascii="Courier New" w:eastAsia="Courier New" w:hAnsi="Courier New" w:cs="Courier New"/>
          <w:color w:val="4DA619"/>
          <w:sz w:val="20"/>
          <w:szCs w:val="20"/>
        </w:rPr>
        <w:t>'0000000000'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zin_cm for disablement date and p2 start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zim_in_cm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ls_cm</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ENDSELECT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Fetch EPSS go live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begda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t596d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lv_epss_live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appl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'9EP1'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molga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4DA619"/>
          <w:sz w:val="20"/>
          <w:szCs w:val="20"/>
        </w:rPr>
        <w:t>'13'</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3399FF"/>
          <w:sz w:val="20"/>
          <w:szCs w:val="20"/>
        </w:rPr>
        <w:t>0</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lv_epss_live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'20241001'</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EPSS go live date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"Add weeks used on week number table</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"Store weeks lv_9wco_1 to X so it does not do the processing of weeks number again</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disablement_date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 xml:space="preserve">lv_epss_live </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ls_cm</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disablement_date </w:t>
      </w:r>
      <w:r w:rsidRPr="36026836">
        <w:rPr>
          <w:rFonts w:ascii="Courier New" w:eastAsia="Courier New" w:hAnsi="Courier New" w:cs="Courier New"/>
          <w:color w:val="0000FF"/>
          <w:sz w:val="20"/>
          <w:szCs w:val="20"/>
        </w:rPr>
        <w:t xml:space="preserve">LE </w:t>
      </w:r>
      <w:r w:rsidRPr="36026836">
        <w:rPr>
          <w:rFonts w:ascii="Courier New" w:eastAsia="Courier New" w:hAnsi="Courier New" w:cs="Courier New"/>
          <w:color w:val="000000" w:themeColor="text1"/>
          <w:sz w:val="20"/>
          <w:szCs w:val="20"/>
        </w:rPr>
        <w:t>wpbp</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endda</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"read previous weeks used to determine if week 39 or 40</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REFRESH </w:t>
      </w:r>
      <w:r w:rsidRPr="36026836">
        <w:rPr>
          <w:rFonts w:ascii="Courier New" w:eastAsia="Courier New" w:hAnsi="Courier New" w:cs="Courier New"/>
          <w:color w:val="000000" w:themeColor="text1"/>
          <w:sz w:val="20"/>
          <w:szCs w:val="20"/>
        </w:rPr>
        <w:t>lt_week_no_prev</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zim_epss_week_no </w:t>
      </w:r>
      <w:r w:rsidRPr="36026836">
        <w:rPr>
          <w:rFonts w:ascii="Courier New" w:eastAsia="Courier New" w:hAnsi="Courier New" w:cs="Courier New"/>
          <w:color w:val="0000FF"/>
          <w:sz w:val="20"/>
          <w:szCs w:val="20"/>
        </w:rPr>
        <w:t xml:space="preserve">INTO TABLE </w:t>
      </w:r>
      <w:r w:rsidRPr="36026836">
        <w:rPr>
          <w:rFonts w:ascii="Courier New" w:eastAsia="Courier New" w:hAnsi="Courier New" w:cs="Courier New"/>
          <w:color w:val="000000" w:themeColor="text1"/>
          <w:sz w:val="20"/>
          <w:szCs w:val="20"/>
        </w:rPr>
        <w:t>lt_week_no_prev</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Just leave the previouses for periods records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SORT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BY </w:t>
      </w:r>
      <w:r w:rsidRPr="36026836">
        <w:rPr>
          <w:rFonts w:ascii="Courier New" w:eastAsia="Courier New" w:hAnsi="Courier New" w:cs="Courier New"/>
          <w:color w:val="000000" w:themeColor="text1"/>
          <w:sz w:val="20"/>
          <w:szCs w:val="20"/>
        </w:rPr>
        <w:t>fpper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DELETE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fpper </w:t>
      </w:r>
      <w:r w:rsidRPr="36026836">
        <w:rPr>
          <w:rFonts w:ascii="Courier New" w:eastAsia="Courier New" w:hAnsi="Courier New" w:cs="Courier New"/>
          <w:color w:val="0000FF"/>
          <w:sz w:val="20"/>
          <w:szCs w:val="20"/>
        </w:rPr>
        <w:t xml:space="preserve">GE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paper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SORT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BY </w:t>
      </w:r>
      <w:r w:rsidRPr="36026836">
        <w:rPr>
          <w:rFonts w:ascii="Courier New" w:eastAsia="Courier New" w:hAnsi="Courier New" w:cs="Courier New"/>
          <w:color w:val="000000" w:themeColor="text1"/>
          <w:sz w:val="20"/>
          <w:szCs w:val="20"/>
        </w:rPr>
        <w:t xml:space="preserve">no_weeks_used_p1 </w:t>
      </w:r>
      <w:r w:rsidRPr="36026836">
        <w:rPr>
          <w:rFonts w:ascii="Courier New" w:eastAsia="Courier New" w:hAnsi="Courier New" w:cs="Courier New"/>
          <w:color w:val="0000FF"/>
          <w:sz w:val="20"/>
          <w:szCs w:val="20"/>
        </w:rPr>
        <w:t>DESCENDING</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Read the latest week number (for previous for period).</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READ TABLE </w:t>
      </w:r>
      <w:r w:rsidRPr="36026836">
        <w:rPr>
          <w:rFonts w:ascii="Courier New" w:eastAsia="Courier New" w:hAnsi="Courier New" w:cs="Courier New"/>
          <w:color w:val="000000" w:themeColor="text1"/>
          <w:sz w:val="20"/>
          <w:szCs w:val="20"/>
        </w:rPr>
        <w:t xml:space="preserve">lt_week_no_prev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 xml:space="preserve">ls_week_no_prev </w:t>
      </w:r>
      <w:r w:rsidRPr="36026836">
        <w:rPr>
          <w:rFonts w:ascii="Courier New" w:eastAsia="Courier New" w:hAnsi="Courier New" w:cs="Courier New"/>
          <w:color w:val="0000FF"/>
          <w:sz w:val="20"/>
          <w:szCs w:val="20"/>
        </w:rPr>
        <w:t xml:space="preserve">INDEX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No sy-subrc = 0 check to cater for week 1 where there will be no week number for previous record in the table.</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"New requirement to paid the 9WC0 for S36 and S37 with 4901.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CLEAR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lv_4901_flag1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LOOP AT </w:t>
      </w:r>
      <w:r w:rsidRPr="36026836">
        <w:rPr>
          <w:rFonts w:ascii="Courier New" w:eastAsia="Courier New" w:hAnsi="Courier New" w:cs="Courier New"/>
          <w:color w:val="000000" w:themeColor="text1"/>
          <w:sz w:val="20"/>
          <w:szCs w:val="20"/>
        </w:rPr>
        <w:t xml:space="preserve">it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lgart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 xml:space="preserve">'4901'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apznr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apznr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v0typ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v0znr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ls_rt_1</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v0znr</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lv_4901_flag1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ENDLOOP</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 xml:space="preserve">lv_4901_flag1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zim_epss_week_no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ls_week_no</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fpper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paper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week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sy</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subrc </w:t>
      </w:r>
      <w:r w:rsidRPr="36026836">
        <w:rPr>
          <w:rFonts w:ascii="Courier New" w:eastAsia="Courier New" w:hAnsi="Courier New" w:cs="Courier New"/>
          <w:color w:val="0000FF"/>
          <w:sz w:val="20"/>
          <w:szCs w:val="20"/>
        </w:rPr>
        <w:t xml:space="preserve">EQ </w:t>
      </w:r>
      <w:r w:rsidRPr="36026836">
        <w:rPr>
          <w:rFonts w:ascii="Courier New" w:eastAsia="Courier New" w:hAnsi="Courier New" w:cs="Courier New"/>
          <w:color w:val="3399FF"/>
          <w:sz w:val="20"/>
          <w:szCs w:val="20"/>
        </w:rPr>
        <w:t xml:space="preserve">0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lv_9wco_1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Subtract only no of weeks for forperiod has already been counted</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Delete for period in case of retro on retro scenario</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DELETE FROM </w:t>
      </w:r>
      <w:r w:rsidRPr="36026836">
        <w:rPr>
          <w:rFonts w:ascii="Courier New" w:eastAsia="Courier New" w:hAnsi="Courier New" w:cs="Courier New"/>
          <w:color w:val="000000" w:themeColor="text1"/>
          <w:sz w:val="20"/>
          <w:szCs w:val="20"/>
        </w:rPr>
        <w:t xml:space="preserve">zim_epss_week_no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lv_inc1</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fpper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aper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paper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week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3399FF"/>
          <w:sz w:val="20"/>
          <w:szCs w:val="20"/>
        </w:rPr>
        <w:t>1</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SELECT SINGLE * FROM zim_epss_week_no INTO ls_week_no</w:t>
      </w:r>
      <w:r>
        <w:br/>
      </w:r>
      <w:r w:rsidRPr="36026836">
        <w:rPr>
          <w:rFonts w:ascii="Courier New" w:eastAsia="Courier New" w:hAnsi="Courier New" w:cs="Courier New"/>
          <w:color w:val="000000" w:themeColor="text1"/>
          <w:sz w:val="20"/>
          <w:szCs w:val="20"/>
        </w:rPr>
        <w:t xml:space="preserve"> </w:t>
      </w:r>
      <w:r>
        <w:br/>
      </w:r>
    </w:p>
    <w:p w14:paraId="3C5580C9" w14:textId="529631D8" w:rsidR="778F8D51" w:rsidRDefault="00DF5189" w:rsidP="36026836">
      <w:pPr>
        <w:rPr>
          <w:rFonts w:ascii="Courier New" w:eastAsia="Courier New" w:hAnsi="Courier New" w:cs="Courier New"/>
          <w:sz w:val="20"/>
          <w:szCs w:val="20"/>
        </w:rPr>
      </w:pPr>
      <w:r w:rsidRPr="00DF5189">
        <w:rPr>
          <w:i/>
          <w:iCs/>
        </w:rPr>
        <w:t>*SM 12/11/2025  EXIT.         "Replace with continue</w:t>
      </w:r>
      <w:r w:rsidRPr="00DF5189">
        <w:br/>
        <w:t>               </w:t>
      </w:r>
      <w:r>
        <w:t xml:space="preserve">                 </w:t>
      </w:r>
      <w:r w:rsidRPr="00DF5189">
        <w:t> </w:t>
      </w:r>
      <w:r w:rsidRPr="00DF5189">
        <w:rPr>
          <w:rFonts w:ascii="Courier New" w:eastAsia="Courier New" w:hAnsi="Courier New" w:cs="Courier New"/>
          <w:color w:val="0000FF"/>
          <w:sz w:val="20"/>
          <w:szCs w:val="20"/>
        </w:rPr>
        <w:t>Continue.</w:t>
      </w:r>
      <w:r w:rsidRPr="00DF5189">
        <w:t>     </w:t>
      </w:r>
      <w:r w:rsidRPr="00DF5189">
        <w:rPr>
          <w:i/>
          <w:iCs/>
        </w:rPr>
        <w:t>"SM 12/11/2025 continue with the loop.</w:t>
      </w:r>
      <w:r w:rsidR="00300D40">
        <w:rPr>
          <w:i/>
          <w:iCs/>
        </w:rPr>
        <w:t xml:space="preserve">  (Tracker 101)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1st week</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 xml:space="preserve">39 </w:t>
      </w:r>
      <w:r w:rsidR="778F8D51" w:rsidRPr="36026836">
        <w:rPr>
          <w:rFonts w:ascii="Courier New" w:eastAsia="Courier New" w:hAnsi="Courier New" w:cs="Courier New"/>
          <w:color w:val="0000FF"/>
          <w:sz w:val="20"/>
          <w:szCs w:val="20"/>
        </w:rPr>
        <w:t xml:space="preserve">OR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IS INITIAL</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First run for the for period week 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EPSS Period 1 table that controls the Number of weeks and payroll runs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lv_9wco_1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for the for period with the no of weeks used from previous period + 1</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Fetch the previous for periods.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DESCENDING</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ls_week_no </w:t>
      </w:r>
      <w:r w:rsidR="778F8D51" w:rsidRPr="36026836">
        <w:rPr>
          <w:rFonts w:ascii="Courier New" w:eastAsia="Courier New" w:hAnsi="Courier New" w:cs="Courier New"/>
          <w:color w:val="0000FF"/>
          <w:sz w:val="20"/>
          <w:szCs w:val="20"/>
        </w:rPr>
        <w:t xml:space="preserve">INDEX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in the for period table</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lv_9wco_1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 FROM zim_epss_week_no INTO TABLE lt_week_no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zim_epss_week_no INTO 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39</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"Change P2 start dates and end dates for 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start end dates of Period 2 only when the start date of period 2 changes.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"lv_p2_begda = rgdir-fpbeg + 7.</w:t>
      </w:r>
      <w:r w:rsidR="778F8D51">
        <w:br/>
      </w:r>
      <w:r w:rsidR="778F8D51" w:rsidRPr="36026836">
        <w:rPr>
          <w:rFonts w:ascii="Courier New" w:eastAsia="Courier New" w:hAnsi="Courier New" w:cs="Courier New"/>
          <w:color w:val="000000" w:themeColor="text1"/>
          <w:sz w:val="20"/>
          <w:szCs w:val="20"/>
        </w:rPr>
        <w:t xml:space="preserve">                   lv_p2_begda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lv_p2_begda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The start date of Period 2 is the start date + 7 of the next for period following the 39th week</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ip_start_date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Calculate the new period 2 end date based on the new period 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End date is start date + 7 years + returned to duty days (min of 8 days)</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duryy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7 years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When an employee returns to duty for more than 7 days the clock stops for the EPSS period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The return to duty periods are manually entered via the EPSS Period 2 - Return to Duty tab in OLIMS.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zim_in_epss_p2rd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lt_epss_p2rd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seq_no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Get the returned to duty total number of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LOOP AT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ls_epss_p2rd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0000FF"/>
          <w:sz w:val="20"/>
          <w:szCs w:val="20"/>
        </w:rPr>
        <w:t xml:space="preserve">GE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inactive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abap_false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Return to duty record starts before the start date of 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which means only consider the number of days within the P2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Skip record as Return to duty only applies if period is more 7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CONTINUE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before and ends after period 2 period.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within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starting from the start date of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lv_no_r2d_days LE 7.</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after P2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end date is after period 2 end date.</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and ends within Period 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ls_epss_p2rd-begda LT ls_cm-ip_start_date.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ADD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TO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lv_no_r2d_days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LOOP AT lt_epss_p2rd INTO ls_epss_p2rd WHERE begda LE lv_7years_date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 return to duty days (entered in OLIMS) so Period 2 end date is start date + 7 years.</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Now add the return to duty days to the "new" period 2 end date (7 years after the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ls_dur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durdd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lv_tot_r2d_days GT 0.</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UPDATE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rgdir-fpbeg NE ls_cm-epss_start_date_p2.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zim_in_cm INTO 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"endif week 39</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"endif ls_cm-disablement_date LE wpbp-endda.</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"endif ls_cm-disablement_date GE lv_epss_live .</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ELSEIF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cntr3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 xml:space="preserve">'02'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lv_9wco_2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"Week 2</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"Read Incident Number For Week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v0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ls_v0 </w:t>
      </w:r>
      <w:r w:rsidR="778F8D51" w:rsidRPr="36026836">
        <w:rPr>
          <w:rFonts w:ascii="Courier New" w:eastAsia="Courier New" w:hAnsi="Courier New" w:cs="Courier New"/>
          <w:color w:val="0000FF"/>
          <w:sz w:val="20"/>
          <w:szCs w:val="20"/>
        </w:rPr>
        <w:t xml:space="preserve">WITH KEY </w:t>
      </w:r>
      <w:r w:rsidR="778F8D51" w:rsidRPr="36026836">
        <w:rPr>
          <w:rFonts w:ascii="Courier New" w:eastAsia="Courier New" w:hAnsi="Courier New" w:cs="Courier New"/>
          <w:color w:val="000000" w:themeColor="text1"/>
          <w:sz w:val="20"/>
          <w:szCs w:val="20"/>
        </w:rPr>
        <w:t xml:space="preserve">v0typ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v0typ</w:t>
      </w:r>
      <w:r w:rsidR="778F8D51">
        <w:br/>
      </w:r>
      <w:r w:rsidR="778F8D51" w:rsidRPr="36026836">
        <w:rPr>
          <w:rFonts w:ascii="Courier New" w:eastAsia="Courier New" w:hAnsi="Courier New" w:cs="Courier New"/>
          <w:color w:val="000000" w:themeColor="text1"/>
          <w:sz w:val="20"/>
          <w:szCs w:val="20"/>
        </w:rPr>
        <w:t xml:space="preserve">                                           v0znr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v0znr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SPLIT </w:t>
      </w:r>
      <w:r w:rsidR="778F8D51" w:rsidRPr="36026836">
        <w:rPr>
          <w:rFonts w:ascii="Courier New" w:eastAsia="Courier New" w:hAnsi="Courier New" w:cs="Courier New"/>
          <w:color w:val="000000" w:themeColor="text1"/>
          <w:sz w:val="20"/>
          <w:szCs w:val="20"/>
        </w:rPr>
        <w:t>ls_v0</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vinfo </w:t>
      </w:r>
      <w:r w:rsidR="778F8D51" w:rsidRPr="36026836">
        <w:rPr>
          <w:rFonts w:ascii="Courier New" w:eastAsia="Courier New" w:hAnsi="Courier New" w:cs="Courier New"/>
          <w:color w:val="0000FF"/>
          <w:sz w:val="20"/>
          <w:szCs w:val="20"/>
        </w:rPr>
        <w:t xml:space="preserve">AT </w:t>
      </w:r>
      <w:r w:rsidR="778F8D51" w:rsidRPr="36026836">
        <w:rPr>
          <w:rFonts w:ascii="Courier New" w:eastAsia="Courier New" w:hAnsi="Courier New" w:cs="Courier New"/>
          <w:color w:val="000000" w:themeColor="text1"/>
          <w:sz w:val="20"/>
          <w:szCs w:val="20"/>
        </w:rPr>
        <w:t xml:space="preserve">space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lv_claim</w:t>
      </w:r>
      <w:r w:rsidR="778F8D51">
        <w:br/>
      </w:r>
      <w:r w:rsidR="778F8D51" w:rsidRPr="36026836">
        <w:rPr>
          <w:rFonts w:ascii="Courier New" w:eastAsia="Courier New" w:hAnsi="Courier New" w:cs="Courier New"/>
          <w:color w:val="000000" w:themeColor="text1"/>
          <w:sz w:val="20"/>
          <w:szCs w:val="20"/>
        </w:rPr>
        <w:t xml:space="preserve">                                             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SHIFT </w:t>
      </w:r>
      <w:r w:rsidR="778F8D51" w:rsidRPr="36026836">
        <w:rPr>
          <w:rFonts w:ascii="Courier New" w:eastAsia="Courier New" w:hAnsi="Courier New" w:cs="Courier New"/>
          <w:color w:val="000000" w:themeColor="text1"/>
          <w:sz w:val="20"/>
          <w:szCs w:val="20"/>
        </w:rPr>
        <w:t>lv_inc2 RIGHT DELETING TRAILING space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OVERLAY </w:t>
      </w:r>
      <w:r w:rsidR="778F8D51" w:rsidRPr="36026836">
        <w:rPr>
          <w:rFonts w:ascii="Courier New" w:eastAsia="Courier New" w:hAnsi="Courier New" w:cs="Courier New"/>
          <w:color w:val="000000" w:themeColor="text1"/>
          <w:sz w:val="20"/>
          <w:szCs w:val="20"/>
        </w:rPr>
        <w:t xml:space="preserve">lv_inc2 </w:t>
      </w:r>
      <w:r w:rsidR="778F8D51" w:rsidRPr="36026836">
        <w:rPr>
          <w:rFonts w:ascii="Courier New" w:eastAsia="Courier New" w:hAnsi="Courier New" w:cs="Courier New"/>
          <w:color w:val="0000FF"/>
          <w:sz w:val="20"/>
          <w:szCs w:val="20"/>
        </w:rPr>
        <w:t xml:space="preserve">WITH </w:t>
      </w:r>
      <w:r w:rsidR="778F8D51" w:rsidRPr="36026836">
        <w:rPr>
          <w:rFonts w:ascii="Courier New" w:eastAsia="Courier New" w:hAnsi="Courier New" w:cs="Courier New"/>
          <w:color w:val="4DA619"/>
          <w:sz w:val="20"/>
          <w:szCs w:val="20"/>
        </w:rPr>
        <w:t>'0000000000'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"Read zin_cm for disablement date and p2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ENDSELECT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Fetch EPSS go live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t596d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lv_epss_live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appl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4DA619"/>
          <w:sz w:val="20"/>
          <w:szCs w:val="20"/>
        </w:rPr>
        <w:t>'9EP1'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molga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4DA619"/>
          <w:sz w:val="20"/>
          <w:szCs w:val="20"/>
        </w:rPr>
        <w:t>'13'</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lv_epss_live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'20241001'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EPSS go live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disablement_date </w:t>
      </w:r>
      <w:r w:rsidR="778F8D51" w:rsidRPr="36026836">
        <w:rPr>
          <w:rFonts w:ascii="Courier New" w:eastAsia="Courier New" w:hAnsi="Courier New" w:cs="Courier New"/>
          <w:color w:val="0000FF"/>
          <w:sz w:val="20"/>
          <w:szCs w:val="20"/>
        </w:rPr>
        <w:t xml:space="preserve">GE </w:t>
      </w:r>
      <w:r w:rsidR="778F8D51" w:rsidRPr="36026836">
        <w:rPr>
          <w:rFonts w:ascii="Courier New" w:eastAsia="Courier New" w:hAnsi="Courier New" w:cs="Courier New"/>
          <w:color w:val="000000" w:themeColor="text1"/>
          <w:sz w:val="20"/>
          <w:szCs w:val="20"/>
        </w:rPr>
        <w:t xml:space="preserve">lv_epss_live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"Add weeks used on week number table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"Store weeks lv_9wco_1 to X so it does not do the processing of weeks number again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disablement_date </w:t>
      </w:r>
      <w:r w:rsidR="778F8D51" w:rsidRPr="36026836">
        <w:rPr>
          <w:rFonts w:ascii="Courier New" w:eastAsia="Courier New" w:hAnsi="Courier New" w:cs="Courier New"/>
          <w:color w:val="0000FF"/>
          <w:sz w:val="20"/>
          <w:szCs w:val="20"/>
        </w:rPr>
        <w:t xml:space="preserve">LE </w:t>
      </w:r>
      <w:r w:rsidR="778F8D51" w:rsidRPr="36026836">
        <w:rPr>
          <w:rFonts w:ascii="Courier New" w:eastAsia="Courier New" w:hAnsi="Courier New" w:cs="Courier New"/>
          <w:color w:val="000000" w:themeColor="text1"/>
          <w:sz w:val="20"/>
          <w:szCs w:val="20"/>
        </w:rPr>
        <w:t>wpbp</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"read previous weeks used to determine if week 39 or 40</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lt_week_no_prev</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lt_week_no_prev</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DELETE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GT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DELETE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paper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DESCENDING</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lt_week_no_prev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ls_week_no_prev </w:t>
      </w:r>
      <w:r w:rsidR="778F8D51" w:rsidRPr="36026836">
        <w:rPr>
          <w:rFonts w:ascii="Courier New" w:eastAsia="Courier New" w:hAnsi="Courier New" w:cs="Courier New"/>
          <w:color w:val="0000FF"/>
          <w:sz w:val="20"/>
          <w:szCs w:val="20"/>
        </w:rPr>
        <w:t xml:space="preserve">INDEX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"New requirement to paid the 9WC0 for S36 and S37 with 4901.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lv_4901_flag2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LOOP AT </w:t>
      </w:r>
      <w:r w:rsidR="778F8D51" w:rsidRPr="36026836">
        <w:rPr>
          <w:rFonts w:ascii="Courier New" w:eastAsia="Courier New" w:hAnsi="Courier New" w:cs="Courier New"/>
          <w:color w:val="000000" w:themeColor="text1"/>
          <w:sz w:val="20"/>
          <w:szCs w:val="20"/>
        </w:rPr>
        <w:t xml:space="preserve">it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lgart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 xml:space="preserve">'4901'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apznr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apznr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v0typ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v0typ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v0znr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ls_rt_1</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v0znr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lv_4901_flag2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lv_4901_flag2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 xml:space="preserve">0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lv_9wco_1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Subtract only no of weeks for forperiod has already been counted</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Delete for period in case of retro on retro scenario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DELETE 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zim_epss_week_no INTO ls_week_no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 sy-subrc = 0 check to cater for week 2 where there will be no week number for previous record in the table.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2nd week</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 xml:space="preserve">39 </w:t>
      </w:r>
      <w:r w:rsidR="778F8D51" w:rsidRPr="36026836">
        <w:rPr>
          <w:rFonts w:ascii="Courier New" w:eastAsia="Courier New" w:hAnsi="Courier New" w:cs="Courier New"/>
          <w:color w:val="0000FF"/>
          <w:sz w:val="20"/>
          <w:szCs w:val="20"/>
        </w:rPr>
        <w:t xml:space="preserve">OR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IS INITIAL</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First run for the for period week 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EPSS Period 1 table that controls the Number of weeks and payroll runs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ls_week_no_prev</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"Set week 2 flag to X so it does not repeat</w:t>
      </w:r>
      <w:r w:rsidR="778F8D51">
        <w:br/>
      </w:r>
      <w:r w:rsidR="778F8D51" w:rsidRPr="36026836">
        <w:rPr>
          <w:rFonts w:ascii="Courier New" w:eastAsia="Courier New" w:hAnsi="Courier New" w:cs="Courier New"/>
          <w:color w:val="000000" w:themeColor="text1"/>
          <w:sz w:val="20"/>
          <w:szCs w:val="20"/>
        </w:rPr>
        <w:t xml:space="preserve">                   lv_9wco_2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for the for period with the no of weeks used from previous period + 1</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Fetch the previous for periods.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lt_week_no</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DESCENDING</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READ TABLE </w:t>
      </w:r>
      <w:r w:rsidR="778F8D51" w:rsidRPr="36026836">
        <w:rPr>
          <w:rFonts w:ascii="Courier New" w:eastAsia="Courier New" w:hAnsi="Courier New" w:cs="Courier New"/>
          <w:color w:val="000000" w:themeColor="text1"/>
          <w:sz w:val="20"/>
          <w:szCs w:val="20"/>
        </w:rPr>
        <w:t xml:space="preserve">lt_week_no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ls_week_no </w:t>
      </w:r>
      <w:r w:rsidR="778F8D51" w:rsidRPr="36026836">
        <w:rPr>
          <w:rFonts w:ascii="Courier New" w:eastAsia="Courier New" w:hAnsi="Courier New" w:cs="Courier New"/>
          <w:color w:val="0000FF"/>
          <w:sz w:val="20"/>
          <w:szCs w:val="20"/>
        </w:rPr>
        <w:t xml:space="preserve">INDEX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no of weeks used in the for period table</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fpper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inper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iaper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week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last_modified_by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uname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datum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last_modified_time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uzeit</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MODIFY </w:t>
      </w:r>
      <w:r w:rsidR="778F8D51" w:rsidRPr="36026836">
        <w:rPr>
          <w:rFonts w:ascii="Courier New" w:eastAsia="Courier New" w:hAnsi="Courier New" w:cs="Courier New"/>
          <w:color w:val="000000" w:themeColor="text1"/>
          <w:sz w:val="20"/>
          <w:szCs w:val="20"/>
        </w:rPr>
        <w:t xml:space="preserve">zim_epss_week_no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"Set week 2 flag to X so it does not repeat</w:t>
      </w:r>
      <w:r w:rsidR="778F8D51">
        <w:br/>
      </w:r>
      <w:r w:rsidR="778F8D51" w:rsidRPr="36026836">
        <w:rPr>
          <w:rFonts w:ascii="Courier New" w:eastAsia="Courier New" w:hAnsi="Courier New" w:cs="Courier New"/>
          <w:color w:val="000000" w:themeColor="text1"/>
          <w:sz w:val="20"/>
          <w:szCs w:val="20"/>
        </w:rPr>
        <w:t xml:space="preserve">                       lv_9wco_2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'X'</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 FROM zim_epss_week_no INTO TABLE lt_week_no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zim_epss_week_no INTO ls_week_no</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ls_week_no</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no_weeks_used_p1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39</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"Change P2 start date and end dates for week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SINGLE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sy</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subrc </w:t>
      </w:r>
      <w:r w:rsidR="778F8D51" w:rsidRPr="36026836">
        <w:rPr>
          <w:rFonts w:ascii="Courier New" w:eastAsia="Courier New" w:hAnsi="Courier New" w:cs="Courier New"/>
          <w:color w:val="0000FF"/>
          <w:sz w:val="20"/>
          <w:szCs w:val="20"/>
        </w:rPr>
        <w:t xml:space="preserve">EQ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the start end dates of Period 2 only when the start date of period 2 changes.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"lv_p2_begda = rgdir-fpend + 1.</w:t>
      </w:r>
      <w:r w:rsidR="778F8D51">
        <w:br/>
      </w:r>
      <w:r w:rsidR="778F8D51" w:rsidRPr="36026836">
        <w:rPr>
          <w:rFonts w:ascii="Courier New" w:eastAsia="Courier New" w:hAnsi="Courier New" w:cs="Courier New"/>
          <w:color w:val="000000" w:themeColor="text1"/>
          <w:sz w:val="20"/>
          <w:szCs w:val="20"/>
        </w:rPr>
        <w:t xml:space="preserve">                   lv_p2_begda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aper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endda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lv_p2_begda </w:t>
      </w:r>
      <w:r w:rsidR="778F8D51" w:rsidRPr="36026836">
        <w:rPr>
          <w:rFonts w:ascii="Courier New" w:eastAsia="Courier New" w:hAnsi="Courier New" w:cs="Courier New"/>
          <w:color w:val="0000FF"/>
          <w:sz w:val="20"/>
          <w:szCs w:val="20"/>
        </w:rPr>
        <w:t xml:space="preserve">NE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ip_start_date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lv_p2_begda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Calculate the new period 2 end date based on the new period 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End date is start date + 7 years + returned to duty days (min of 8 days)</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duryy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7 years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When an employee returns to duty for more than 7 days the clock stops for the EPSS period 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The return to duty periods are manually entered via the EPSS Period 2 - Return to Duty tab in OLIMS.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REFRESH </w:t>
      </w:r>
      <w:r w:rsidR="778F8D51" w:rsidRPr="36026836">
        <w:rPr>
          <w:rFonts w:ascii="Courier New" w:eastAsia="Courier New" w:hAnsi="Courier New" w:cs="Courier New"/>
          <w:color w:val="000000" w:themeColor="text1"/>
          <w:sz w:val="20"/>
          <w:szCs w:val="20"/>
        </w:rPr>
        <w:t>lt_epss_p2rd</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SELECT </w:t>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 xml:space="preserve">zim_in_epss_p2rd </w:t>
      </w:r>
      <w:r w:rsidR="778F8D51" w:rsidRPr="36026836">
        <w:rPr>
          <w:rFonts w:ascii="Courier New" w:eastAsia="Courier New" w:hAnsi="Courier New" w:cs="Courier New"/>
          <w:color w:val="0000FF"/>
          <w:sz w:val="20"/>
          <w:szCs w:val="20"/>
        </w:rPr>
        <w:t xml:space="preserve">INTO TABLE </w:t>
      </w:r>
      <w:r w:rsidR="778F8D51" w:rsidRPr="36026836">
        <w:rPr>
          <w:rFonts w:ascii="Courier New" w:eastAsia="Courier New" w:hAnsi="Courier New" w:cs="Courier New"/>
          <w:color w:val="000000" w:themeColor="text1"/>
          <w:sz w:val="20"/>
          <w:szCs w:val="20"/>
        </w:rPr>
        <w:t>lt_epss_p2rd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pernr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pernr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pernr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incident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lv_inc2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SORT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BY </w:t>
      </w:r>
      <w:r w:rsidR="778F8D51" w:rsidRPr="36026836">
        <w:rPr>
          <w:rFonts w:ascii="Courier New" w:eastAsia="Courier New" w:hAnsi="Courier New" w:cs="Courier New"/>
          <w:color w:val="000000" w:themeColor="text1"/>
          <w:sz w:val="20"/>
          <w:szCs w:val="20"/>
        </w:rPr>
        <w:t>seq_no</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Get the returned to duty total number of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LOOP AT </w:t>
      </w:r>
      <w:r w:rsidR="778F8D51" w:rsidRPr="36026836">
        <w:rPr>
          <w:rFonts w:ascii="Courier New" w:eastAsia="Courier New" w:hAnsi="Courier New" w:cs="Courier New"/>
          <w:color w:val="000000" w:themeColor="text1"/>
          <w:sz w:val="20"/>
          <w:szCs w:val="20"/>
        </w:rPr>
        <w:t xml:space="preserve">lt_epss_p2rd </w:t>
      </w:r>
      <w:r w:rsidR="778F8D51" w:rsidRPr="36026836">
        <w:rPr>
          <w:rFonts w:ascii="Courier New" w:eastAsia="Courier New" w:hAnsi="Courier New" w:cs="Courier New"/>
          <w:color w:val="0000FF"/>
          <w:sz w:val="20"/>
          <w:szCs w:val="20"/>
        </w:rPr>
        <w:t xml:space="preserve">INTO </w:t>
      </w:r>
      <w:r w:rsidR="778F8D51" w:rsidRPr="36026836">
        <w:rPr>
          <w:rFonts w:ascii="Courier New" w:eastAsia="Courier New" w:hAnsi="Courier New" w:cs="Courier New"/>
          <w:color w:val="000000" w:themeColor="text1"/>
          <w:sz w:val="20"/>
          <w:szCs w:val="20"/>
        </w:rPr>
        <w:t xml:space="preserve">ls_epss_p2rd </w:t>
      </w:r>
      <w:r w:rsidR="778F8D51" w:rsidRPr="36026836">
        <w:rPr>
          <w:rFonts w:ascii="Courier New" w:eastAsia="Courier New" w:hAnsi="Courier New" w:cs="Courier New"/>
          <w:color w:val="0000FF"/>
          <w:sz w:val="20"/>
          <w:szCs w:val="20"/>
        </w:rPr>
        <w:t xml:space="preserve">WHERE </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0000FF"/>
          <w:sz w:val="20"/>
          <w:szCs w:val="20"/>
        </w:rPr>
        <w:t xml:space="preserve">GE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AND </w:t>
      </w:r>
      <w:r w:rsidR="778F8D51" w:rsidRPr="36026836">
        <w:rPr>
          <w:rFonts w:ascii="Courier New" w:eastAsia="Courier New" w:hAnsi="Courier New" w:cs="Courier New"/>
          <w:color w:val="000000" w:themeColor="text1"/>
          <w:sz w:val="20"/>
          <w:szCs w:val="20"/>
        </w:rPr>
        <w:t xml:space="preserve">inactive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abap_false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epss_start_date_p2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Return to duty record starts before the start date of P2</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which means only consider the number of days within the P2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3399FF"/>
          <w:sz w:val="20"/>
          <w:szCs w:val="20"/>
        </w:rPr>
        <w:t>7</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Skip record as Return to duty only applies if period is more 7 days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CONTINUE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before and ends after period 2 period.</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within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Only consider the number of days starting from the start date of Period 2</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epss_start_date_p2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endda </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lv_no_r2d_days LE 7.</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after P2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0000FF"/>
          <w:sz w:val="20"/>
          <w:szCs w:val="20"/>
        </w:rPr>
        <w:t xml:space="preserve">LT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end date is after period 2 end date.</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Record starts and ends within Period 2 period.</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begda </w:t>
      </w:r>
      <w:r w:rsidR="778F8D51" w:rsidRPr="36026836">
        <w:rPr>
          <w:rFonts w:ascii="Courier New" w:eastAsia="Courier New" w:hAnsi="Courier New" w:cs="Courier New"/>
          <w:color w:val="808080" w:themeColor="background1" w:themeShade="80"/>
          <w:sz w:val="20"/>
          <w:szCs w:val="20"/>
        </w:rPr>
        <w:t xml:space="preserve">- </w:t>
      </w:r>
      <w:r w:rsidR="778F8D51" w:rsidRPr="36026836">
        <w:rPr>
          <w:rFonts w:ascii="Courier New" w:eastAsia="Courier New" w:hAnsi="Courier New" w:cs="Courier New"/>
          <w:color w:val="000000" w:themeColor="text1"/>
          <w:sz w:val="20"/>
          <w:szCs w:val="20"/>
        </w:rPr>
        <w:t>ls_epss_p2rd</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endda</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lv_no_r2d_days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 xml:space="preserve">lv_no_r2d_days + </w:t>
      </w:r>
      <w:r w:rsidR="778F8D51" w:rsidRPr="36026836">
        <w:rPr>
          <w:rFonts w:ascii="Courier New" w:eastAsia="Courier New" w:hAnsi="Courier New" w:cs="Courier New"/>
          <w:color w:val="3399FF"/>
          <w:sz w:val="20"/>
          <w:szCs w:val="20"/>
        </w:rPr>
        <w:t>1</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+1 to include end 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ls_cm-ip_end_date LT ls_epss_p2rd-endda.</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ls_epss_p2rd-begda LT ls_cm-ip_start_date.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ADD </w:t>
      </w:r>
      <w:r w:rsidR="778F8D51" w:rsidRPr="36026836">
        <w:rPr>
          <w:rFonts w:ascii="Courier New" w:eastAsia="Courier New" w:hAnsi="Courier New" w:cs="Courier New"/>
          <w:color w:val="000000" w:themeColor="text1"/>
          <w:sz w:val="20"/>
          <w:szCs w:val="20"/>
        </w:rPr>
        <w:t xml:space="preserve">lv_no_r2d_days </w:t>
      </w:r>
      <w:r w:rsidR="778F8D51" w:rsidRPr="36026836">
        <w:rPr>
          <w:rFonts w:ascii="Courier New" w:eastAsia="Courier New" w:hAnsi="Courier New" w:cs="Courier New"/>
          <w:color w:val="0000FF"/>
          <w:sz w:val="20"/>
          <w:szCs w:val="20"/>
        </w:rPr>
        <w:t xml:space="preserve">TO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CLEAR</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lv_no_r2d_days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LOOP AT lt_epss_p2rd INTO ls_epss_p2rd WHERE begda LE lv_7years_date</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IF </w:t>
      </w:r>
      <w:r w:rsidR="778F8D51" w:rsidRPr="36026836">
        <w:rPr>
          <w:rFonts w:ascii="Courier New" w:eastAsia="Courier New" w:hAnsi="Courier New" w:cs="Courier New"/>
          <w:color w:val="000000" w:themeColor="text1"/>
          <w:sz w:val="20"/>
          <w:szCs w:val="20"/>
        </w:rPr>
        <w:t xml:space="preserve">lv_tot_r2d_days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3399FF"/>
          <w:sz w:val="20"/>
          <w:szCs w:val="20"/>
        </w:rPr>
        <w:t>0</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 return to duty days (entered in OLIMS) so Period 2 end date is start date + 7 years.</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epss_end_date_p2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ELSE</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Now add the return to duty days to the "new" period 2 end date (7 years after the start 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CLEAR </w:t>
      </w:r>
      <w:r w:rsidR="778F8D51" w:rsidRPr="36026836">
        <w:rPr>
          <w:rFonts w:ascii="Courier New" w:eastAsia="Courier New" w:hAnsi="Courier New" w:cs="Courier New"/>
          <w:color w:val="000000" w:themeColor="text1"/>
          <w:sz w:val="20"/>
          <w:szCs w:val="20"/>
        </w:rPr>
        <w:t>ls_dur</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ls_dur</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durdd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lv_tot_r2d_days</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CALL FUNCTION </w:t>
      </w:r>
      <w:r w:rsidR="778F8D51" w:rsidRPr="36026836">
        <w:rPr>
          <w:rFonts w:ascii="Courier New" w:eastAsia="Courier New" w:hAnsi="Courier New" w:cs="Courier New"/>
          <w:color w:val="4DA619"/>
          <w:sz w:val="20"/>
          <w:szCs w:val="20"/>
        </w:rPr>
        <w:t>'HR_99S_DATE_ADD_SUB_DURATION'</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EXPORTING</w:t>
      </w:r>
      <w:r w:rsidR="778F8D51">
        <w:br/>
      </w:r>
      <w:r w:rsidR="778F8D51" w:rsidRPr="36026836">
        <w:rPr>
          <w:rFonts w:ascii="Courier New" w:eastAsia="Courier New" w:hAnsi="Courier New" w:cs="Courier New"/>
          <w:color w:val="000000" w:themeColor="text1"/>
          <w:sz w:val="20"/>
          <w:szCs w:val="20"/>
        </w:rPr>
        <w:t xml:space="preserve">                           im_date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lv_7years_date</w:t>
      </w:r>
      <w:r w:rsidR="778F8D51">
        <w:br/>
      </w:r>
      <w:r w:rsidR="778F8D51" w:rsidRPr="36026836">
        <w:rPr>
          <w:rFonts w:ascii="Courier New" w:eastAsia="Courier New" w:hAnsi="Courier New" w:cs="Courier New"/>
          <w:color w:val="000000" w:themeColor="text1"/>
          <w:sz w:val="20"/>
          <w:szCs w:val="20"/>
        </w:rPr>
        <w:t xml:space="preserve">                           im_operator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4DA619"/>
          <w:sz w:val="20"/>
          <w:szCs w:val="20"/>
        </w:rPr>
        <w:t>'+'</w:t>
      </w:r>
      <w:r w:rsidR="778F8D51">
        <w:br/>
      </w:r>
      <w:r w:rsidR="778F8D51" w:rsidRPr="36026836">
        <w:rPr>
          <w:rFonts w:ascii="Courier New" w:eastAsia="Courier New" w:hAnsi="Courier New" w:cs="Courier New"/>
          <w:color w:val="000000" w:themeColor="text1"/>
          <w:sz w:val="20"/>
          <w:szCs w:val="20"/>
        </w:rPr>
        <w:t xml:space="preserve">                           im_duration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ls_dur</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IMPORTING</w:t>
      </w:r>
      <w:r w:rsidR="778F8D51">
        <w:br/>
      </w:r>
      <w:r w:rsidR="778F8D51" w:rsidRPr="36026836">
        <w:rPr>
          <w:rFonts w:ascii="Courier New" w:eastAsia="Courier New" w:hAnsi="Courier New" w:cs="Courier New"/>
          <w:color w:val="000000" w:themeColor="text1"/>
          <w:sz w:val="20"/>
          <w:szCs w:val="20"/>
        </w:rPr>
        <w:t xml:space="preserve">                           ex_date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 xml:space="preserve">ip_end_date </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8080" w:themeColor="background1" w:themeShade="80"/>
          <w:sz w:val="20"/>
          <w:szCs w:val="20"/>
        </w:rPr>
        <w:t>-</w:t>
      </w:r>
      <w:r w:rsidR="778F8D51" w:rsidRPr="36026836">
        <w:rPr>
          <w:rFonts w:ascii="Courier New" w:eastAsia="Courier New" w:hAnsi="Courier New" w:cs="Courier New"/>
          <w:color w:val="000000" w:themeColor="text1"/>
          <w:sz w:val="20"/>
          <w:szCs w:val="20"/>
        </w:rPr>
        <w:t>epss_end_date_p2</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lv_tot_r2d_days GT 0.</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i/>
          <w:iCs/>
          <w:color w:val="808080" w:themeColor="background1" w:themeShade="80"/>
          <w:sz w:val="20"/>
          <w:szCs w:val="20"/>
        </w:rPr>
        <w:t>" Update EPSS Period 2 dates into the Case Management Table so correct dates are reflected in OLIMS</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 xml:space="preserve">UPDATE </w:t>
      </w:r>
      <w:r w:rsidR="778F8D51" w:rsidRPr="36026836">
        <w:rPr>
          <w:rFonts w:ascii="Courier New" w:eastAsia="Courier New" w:hAnsi="Courier New" w:cs="Courier New"/>
          <w:color w:val="000000" w:themeColor="text1"/>
          <w:sz w:val="20"/>
          <w:szCs w:val="20"/>
        </w:rPr>
        <w:t xml:space="preserve">zim_in_cm </w:t>
      </w:r>
      <w:r w:rsidR="778F8D51" w:rsidRPr="36026836">
        <w:rPr>
          <w:rFonts w:ascii="Courier New" w:eastAsia="Courier New" w:hAnsi="Courier New" w:cs="Courier New"/>
          <w:color w:val="0000FF"/>
          <w:sz w:val="20"/>
          <w:szCs w:val="20"/>
        </w:rPr>
        <w:t xml:space="preserve">FROM </w:t>
      </w:r>
      <w:r w:rsidR="778F8D51" w:rsidRPr="36026836">
        <w:rPr>
          <w:rFonts w:ascii="Courier New" w:eastAsia="Courier New" w:hAnsi="Courier New" w:cs="Courier New"/>
          <w:color w:val="000000" w:themeColor="text1"/>
          <w:sz w:val="20"/>
          <w:szCs w:val="20"/>
        </w:rPr>
        <w:t>ls_cm</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IF lv_p2_begda NE ls_cm-ip_start_date.</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 SELECT SINGLE * FROM zim_in_cm INTO ls_cm</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w:t>
      </w:r>
      <w:r w:rsidR="778F8D51">
        <w:br/>
      </w:r>
      <w:r w:rsidR="778F8D51" w:rsidRPr="36026836">
        <w:rPr>
          <w:rFonts w:ascii="Courier New" w:eastAsia="Courier New" w:hAnsi="Courier New" w:cs="Courier New"/>
          <w:color w:val="000000" w:themeColor="text1"/>
          <w:sz w:val="20"/>
          <w:szCs w:val="20"/>
        </w:rPr>
        <w:t xml:space="preserve"> </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ENDIF</w:t>
      </w:r>
      <w:r w:rsidR="778F8D51" w:rsidRPr="36026836">
        <w:rPr>
          <w:rFonts w:ascii="Courier New" w:eastAsia="Courier New" w:hAnsi="Courier New" w:cs="Courier New"/>
          <w:color w:val="800080"/>
          <w:sz w:val="20"/>
          <w:szCs w:val="20"/>
        </w:rPr>
        <w:t xml:space="preserve">. </w:t>
      </w:r>
      <w:r w:rsidR="778F8D51" w:rsidRPr="36026836">
        <w:rPr>
          <w:rFonts w:ascii="Courier New" w:eastAsia="Courier New" w:hAnsi="Courier New" w:cs="Courier New"/>
          <w:i/>
          <w:iCs/>
          <w:color w:val="808080" w:themeColor="background1" w:themeShade="80"/>
          <w:sz w:val="20"/>
          <w:szCs w:val="20"/>
        </w:rPr>
        <w:t>"End BETPE Check</w:t>
      </w:r>
      <w:r w:rsidR="778F8D51">
        <w:br/>
      </w:r>
      <w:r w:rsidR="778F8D51" w:rsidRPr="36026836">
        <w:rPr>
          <w:rFonts w:ascii="Courier New" w:eastAsia="Courier New" w:hAnsi="Courier New" w:cs="Courier New"/>
          <w:color w:val="000000" w:themeColor="text1"/>
          <w:sz w:val="20"/>
          <w:szCs w:val="20"/>
        </w:rPr>
        <w:t xml:space="preserve">     </w:t>
      </w:r>
      <w:r w:rsidR="778F8D51" w:rsidRPr="36026836">
        <w:rPr>
          <w:rFonts w:ascii="Courier New" w:eastAsia="Courier New" w:hAnsi="Courier New" w:cs="Courier New"/>
          <w:color w:val="0000FF"/>
          <w:sz w:val="20"/>
          <w:szCs w:val="20"/>
        </w:rPr>
        <w:t>ENDLOOP</w:t>
      </w:r>
      <w:r w:rsidR="778F8D51" w:rsidRPr="36026836">
        <w:rPr>
          <w:rFonts w:ascii="Courier New" w:eastAsia="Courier New" w:hAnsi="Courier New" w:cs="Courier New"/>
          <w:color w:val="800080"/>
          <w:sz w:val="20"/>
          <w:szCs w:val="20"/>
        </w:rPr>
        <w:t>..</w:t>
      </w:r>
    </w:p>
    <w:p w14:paraId="365D9596" w14:textId="4DACFEED" w:rsidR="36026836" w:rsidRDefault="36026836" w:rsidP="36026836">
      <w:pPr>
        <w:rPr>
          <w:rFonts w:ascii="Courier New" w:eastAsia="Courier New" w:hAnsi="Courier New" w:cs="Courier New"/>
          <w:color w:val="800080"/>
          <w:sz w:val="20"/>
          <w:szCs w:val="20"/>
        </w:rPr>
      </w:pPr>
    </w:p>
    <w:p w14:paraId="2AB447FD" w14:textId="3CFDFA64" w:rsidR="36026836" w:rsidRDefault="36026836" w:rsidP="36026836">
      <w:pPr>
        <w:rPr>
          <w:rFonts w:ascii="Courier New" w:eastAsia="Courier New" w:hAnsi="Courier New" w:cs="Courier New"/>
          <w:color w:val="800080"/>
          <w:sz w:val="20"/>
          <w:szCs w:val="20"/>
        </w:rPr>
      </w:pPr>
    </w:p>
    <w:p w14:paraId="7DA50C1E" w14:textId="29491725" w:rsidR="00EA2EEF" w:rsidRDefault="66851D24" w:rsidP="00E206BC">
      <w:pPr>
        <w:pStyle w:val="Heading2"/>
        <w:numPr>
          <w:ilvl w:val="1"/>
          <w:numId w:val="11"/>
        </w:numPr>
      </w:pPr>
      <w:bookmarkStart w:id="104" w:name="_Toc263441110"/>
      <w:bookmarkStart w:id="105" w:name="_Toc2122243330"/>
      <w:bookmarkStart w:id="106" w:name="_Toc241226852"/>
      <w:r>
        <w:t xml:space="preserve">BRD06 </w:t>
      </w:r>
      <w:r w:rsidR="009C2723">
        <w:t>ICARE</w:t>
      </w:r>
      <w:r>
        <w:t xml:space="preserve"> Recoup</w:t>
      </w:r>
      <w:r w:rsidR="20606990">
        <w:t xml:space="preserve"> Report</w:t>
      </w:r>
      <w:bookmarkEnd w:id="104"/>
      <w:bookmarkEnd w:id="105"/>
      <w:bookmarkEnd w:id="106"/>
    </w:p>
    <w:p w14:paraId="46CDE6CF" w14:textId="613E5658" w:rsidR="00492E42" w:rsidRPr="00492E42" w:rsidRDefault="00492E42" w:rsidP="00492E42">
      <w:pPr>
        <w:ind w:left="360"/>
        <w:rPr>
          <w:rFonts w:eastAsia="Times New Roman" w:cs="Times New Roman"/>
          <w14:ligatures w14:val="none"/>
        </w:rPr>
      </w:pPr>
      <w:r w:rsidRPr="00492E42">
        <w:rPr>
          <w:rFonts w:eastAsia="Times New Roman" w:cs="Times New Roman"/>
          <w14:ligatures w14:val="none"/>
        </w:rPr>
        <w:t xml:space="preserve">The </w:t>
      </w:r>
      <w:r w:rsidR="009C2723">
        <w:rPr>
          <w:rFonts w:eastAsia="Times New Roman" w:cs="Times New Roman"/>
          <w14:ligatures w14:val="none"/>
        </w:rPr>
        <w:t>ICARE</w:t>
      </w:r>
      <w:r w:rsidRPr="00492E42">
        <w:rPr>
          <w:rFonts w:eastAsia="Times New Roman" w:cs="Times New Roman"/>
          <w14:ligatures w14:val="none"/>
        </w:rPr>
        <w:t xml:space="preserve"> recoup report is currently compiled manually every quarter.</w:t>
      </w:r>
    </w:p>
    <w:p w14:paraId="030CCF8E" w14:textId="5B4F7765" w:rsidR="00FC0E83" w:rsidRDefault="00492E42" w:rsidP="00697E16">
      <w:pPr>
        <w:keepNext/>
        <w:ind w:left="360"/>
        <w:rPr>
          <w:rFonts w:eastAsia="Times New Roman" w:cs="Times New Roman"/>
          <w14:ligatures w14:val="none"/>
        </w:rPr>
      </w:pPr>
      <w:r w:rsidRPr="00492E42">
        <w:rPr>
          <w:rFonts w:eastAsia="Times New Roman" w:cs="Times New Roman"/>
          <w14:ligatures w14:val="none"/>
        </w:rPr>
        <w:t xml:space="preserve">The </w:t>
      </w:r>
      <w:r w:rsidR="00162988">
        <w:rPr>
          <w:rFonts w:eastAsia="Times New Roman" w:cs="Times New Roman"/>
          <w14:ligatures w14:val="none"/>
        </w:rPr>
        <w:t xml:space="preserve">requirement is for the </w:t>
      </w:r>
      <w:r w:rsidRPr="00492E42">
        <w:rPr>
          <w:rFonts w:eastAsia="Times New Roman" w:cs="Times New Roman"/>
          <w14:ligatures w14:val="none"/>
        </w:rPr>
        <w:t>report to be automated</w:t>
      </w:r>
      <w:r w:rsidR="001E3741">
        <w:rPr>
          <w:rFonts w:eastAsia="Times New Roman" w:cs="Times New Roman"/>
          <w14:ligatures w14:val="none"/>
        </w:rPr>
        <w:t>. To achieve this,</w:t>
      </w:r>
      <w:r w:rsidR="00FC0E83">
        <w:rPr>
          <w:rFonts w:eastAsia="Times New Roman" w:cs="Times New Roman"/>
          <w14:ligatures w14:val="none"/>
        </w:rPr>
        <w:t xml:space="preserve"> a new ALV report </w:t>
      </w:r>
      <w:r w:rsidR="001E3741">
        <w:rPr>
          <w:rFonts w:eastAsia="Times New Roman" w:cs="Times New Roman"/>
          <w14:ligatures w14:val="none"/>
        </w:rPr>
        <w:t xml:space="preserve">will be developed </w:t>
      </w:r>
      <w:r w:rsidR="00AF5E72">
        <w:rPr>
          <w:rFonts w:eastAsia="Times New Roman" w:cs="Times New Roman"/>
          <w14:ligatures w14:val="none"/>
        </w:rPr>
        <w:t>in SAP</w:t>
      </w:r>
      <w:r w:rsidR="001E3741">
        <w:rPr>
          <w:rFonts w:eastAsia="Times New Roman" w:cs="Times New Roman"/>
          <w14:ligatures w14:val="none"/>
        </w:rPr>
        <w:t xml:space="preserve"> for the EPSS - </w:t>
      </w:r>
      <w:r w:rsidR="009C2723">
        <w:rPr>
          <w:rFonts w:eastAsia="Times New Roman" w:cs="Times New Roman"/>
          <w14:ligatures w14:val="none"/>
        </w:rPr>
        <w:t>ICARE</w:t>
      </w:r>
      <w:r w:rsidR="001E3741">
        <w:rPr>
          <w:rFonts w:eastAsia="Times New Roman" w:cs="Times New Roman"/>
          <w14:ligatures w14:val="none"/>
        </w:rPr>
        <w:t xml:space="preserve"> Recoup Report</w:t>
      </w:r>
      <w:r w:rsidR="00AF5E72">
        <w:rPr>
          <w:rFonts w:eastAsia="Times New Roman" w:cs="Times New Roman"/>
          <w14:ligatures w14:val="none"/>
        </w:rPr>
        <w:t>.</w:t>
      </w:r>
    </w:p>
    <w:p w14:paraId="2F9EA0AE" w14:textId="77777777" w:rsidR="00492E42" w:rsidRPr="00492E42" w:rsidRDefault="00492E42" w:rsidP="00492E42">
      <w:pPr>
        <w:ind w:left="360"/>
        <w:rPr>
          <w:rFonts w:eastAsia="Times New Roman" w:cs="Times New Roman"/>
          <w14:ligatures w14:val="none"/>
        </w:rPr>
      </w:pPr>
      <w:r w:rsidRPr="00492E42">
        <w:rPr>
          <w:rFonts w:eastAsia="Times New Roman" w:cs="Times New Roman"/>
          <w14:ligatures w14:val="none"/>
        </w:rPr>
        <w:t xml:space="preserve">The report is to be exited after the last pay period for the quarter was exited, and before the first pay of the next quarter’s first preliminary pay run.  </w:t>
      </w:r>
    </w:p>
    <w:p w14:paraId="7386FCA3" w14:textId="77777777" w:rsidR="00492E42" w:rsidRPr="00492E42" w:rsidRDefault="00492E42" w:rsidP="00492E42">
      <w:pPr>
        <w:ind w:left="360"/>
        <w:rPr>
          <w:rFonts w:eastAsia="Times New Roman" w:cs="Times New Roman"/>
          <w14:ligatures w14:val="none"/>
        </w:rPr>
      </w:pPr>
      <w:r w:rsidRPr="00492E42">
        <w:rPr>
          <w:rFonts w:eastAsia="Times New Roman" w:cs="Times New Roman"/>
          <w14:ligatures w14:val="none"/>
        </w:rPr>
        <w:t>EPSS adjustment wage types are not included in the payment amount reported. It must be added in manually. Only the EPSS auto period payments are included in the payment amount, eg.</w:t>
      </w:r>
    </w:p>
    <w:p w14:paraId="1C96F9B8" w14:textId="0AFABC4E" w:rsidR="00492E42" w:rsidRPr="00017491" w:rsidRDefault="00492E42" w:rsidP="00E206BC">
      <w:pPr>
        <w:pStyle w:val="ListParagraph"/>
        <w:numPr>
          <w:ilvl w:val="0"/>
          <w:numId w:val="12"/>
        </w:numPr>
        <w:rPr>
          <w:rFonts w:eastAsia="Times New Roman" w:cs="Times New Roman"/>
          <w14:ligatures w14:val="none"/>
        </w:rPr>
      </w:pPr>
      <w:r w:rsidRPr="00017491">
        <w:rPr>
          <w:rFonts w:eastAsia="Times New Roman" w:cs="Times New Roman"/>
          <w14:ligatures w14:val="none"/>
        </w:rPr>
        <w:t>49E9      EPSS P1 Top Up</w:t>
      </w:r>
    </w:p>
    <w:p w14:paraId="66F6CF19" w14:textId="3AA6BECD" w:rsidR="00492E42" w:rsidRPr="00017491" w:rsidRDefault="00492E42" w:rsidP="00E206BC">
      <w:pPr>
        <w:pStyle w:val="ListParagraph"/>
        <w:numPr>
          <w:ilvl w:val="0"/>
          <w:numId w:val="12"/>
        </w:numPr>
        <w:rPr>
          <w:rFonts w:eastAsia="Times New Roman" w:cs="Times New Roman"/>
          <w14:ligatures w14:val="none"/>
        </w:rPr>
      </w:pPr>
      <w:r w:rsidRPr="00017491">
        <w:rPr>
          <w:rFonts w:eastAsia="Times New Roman" w:cs="Times New Roman"/>
          <w14:ligatures w14:val="none"/>
        </w:rPr>
        <w:t>49S9      EPSS P2 Supp. Pay</w:t>
      </w:r>
    </w:p>
    <w:p w14:paraId="4C6E9709" w14:textId="752D563E" w:rsidR="00381AD7" w:rsidRDefault="00381AD7" w:rsidP="00597203">
      <w:pPr>
        <w:ind w:left="390"/>
      </w:pPr>
      <w:r w:rsidRPr="00381AD7">
        <w:t>The report to be available in the EPSS Reports folder in OLIMS – Claims Management Menu [</w:t>
      </w:r>
      <w:r w:rsidR="00D05086">
        <w:t xml:space="preserve">SAP </w:t>
      </w:r>
      <w:r w:rsidR="006C57D5">
        <w:t xml:space="preserve">transaction code </w:t>
      </w:r>
      <w:r w:rsidRPr="00381AD7">
        <w:t>ZIM_CM</w:t>
      </w:r>
      <w:r w:rsidR="00404584">
        <w:t>].</w:t>
      </w:r>
    </w:p>
    <w:p w14:paraId="4286C159" w14:textId="06BF8AB1" w:rsidR="00381AD7" w:rsidRDefault="00381AD7" w:rsidP="00597203">
      <w:pPr>
        <w:ind w:left="390"/>
      </w:pPr>
      <w:r w:rsidRPr="00381AD7">
        <w:t>The report to be exported as an excel file (xlsx) for team reconciliation and information sharing activities</w:t>
      </w:r>
      <w:r>
        <w:t>.</w:t>
      </w:r>
    </w:p>
    <w:p w14:paraId="5ADAE1A5" w14:textId="695018D2" w:rsidR="00F721FC" w:rsidRDefault="00F721FC" w:rsidP="00F721FC">
      <w:pPr>
        <w:ind w:left="390"/>
      </w:pPr>
      <w:r>
        <w:t xml:space="preserve">The report execution date is expected after the reported quarter’s payroll periods have been completed/exited, but before the first pay of the following quarter has been processed in SAP. </w:t>
      </w:r>
    </w:p>
    <w:p w14:paraId="633EBDF9" w14:textId="2019985E" w:rsidR="00DB0E5F" w:rsidRPr="00F721FC" w:rsidRDefault="00F853E0" w:rsidP="00DB0E5F">
      <w:pPr>
        <w:ind w:left="390"/>
      </w:pPr>
      <w:r>
        <w:t xml:space="preserve">Due to </w:t>
      </w:r>
      <w:r w:rsidR="008479FD">
        <w:t xml:space="preserve">audit requirements, the </w:t>
      </w:r>
      <w:r w:rsidR="008479FD" w:rsidRPr="008479FD">
        <w:t xml:space="preserve">ability to produce this report </w:t>
      </w:r>
      <w:r w:rsidR="00B7722F" w:rsidRPr="008479FD">
        <w:t>later</w:t>
      </w:r>
      <w:r w:rsidR="008479FD" w:rsidRPr="008479FD">
        <w:t xml:space="preserve"> is a requirement.</w:t>
      </w:r>
      <w:r w:rsidR="00DB0E5F">
        <w:t xml:space="preserve"> The report extract will be saved in SAP so it can be produced </w:t>
      </w:r>
      <w:r w:rsidR="00B7722F">
        <w:t>later.</w:t>
      </w:r>
    </w:p>
    <w:p w14:paraId="1A0F52E2" w14:textId="665555D2" w:rsidR="00F721FC" w:rsidRDefault="00F721FC" w:rsidP="00F721FC">
      <w:pPr>
        <w:ind w:left="390"/>
      </w:pPr>
      <w:r w:rsidRPr="00F721FC">
        <w:t>This is important because the EPSS OLIMS week table could have moved on to a new ‘in’ period that is after the reported quarter.</w:t>
      </w:r>
    </w:p>
    <w:p w14:paraId="64556A0A" w14:textId="7C3966BA" w:rsidR="00355837" w:rsidRDefault="0077157A" w:rsidP="00355837">
      <w:pPr>
        <w:ind w:left="390"/>
      </w:pPr>
      <w:r>
        <w:t>T</w:t>
      </w:r>
      <w:r w:rsidRPr="00DE31DE">
        <w:t>he output values from the SAP standard WT report output are refined with additional ‘keys’, causing unique line outputs as per the blue highlights below.</w:t>
      </w:r>
      <w:r w:rsidR="008E04CF">
        <w:br/>
      </w:r>
      <w:r w:rsidR="00355837" w:rsidRPr="00355837">
        <w:t xml:space="preserve">For the Phase 4 (Oct ’25) release the columns with the green highlights will be shown in the report, the pink will have columns, but no values (or zero) and the orange highlights are not mandatory but will be considered for display. </w:t>
      </w:r>
      <w:r w:rsidR="00355837" w:rsidRPr="00492E42">
        <w:rPr>
          <w:noProof/>
        </w:rPr>
        <w:drawing>
          <wp:inline distT="0" distB="0" distL="0" distR="0" wp14:anchorId="022765B8" wp14:editId="3C760661">
            <wp:extent cx="5686425" cy="533400"/>
            <wp:effectExtent l="0" t="0" r="9525" b="0"/>
            <wp:docPr id="188248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6425" cy="533400"/>
                    </a:xfrm>
                    <a:prstGeom prst="rect">
                      <a:avLst/>
                    </a:prstGeom>
                    <a:noFill/>
                    <a:ln>
                      <a:noFill/>
                    </a:ln>
                  </pic:spPr>
                </pic:pic>
              </a:graphicData>
            </a:graphic>
          </wp:inline>
        </w:drawing>
      </w:r>
    </w:p>
    <w:p w14:paraId="3BD1FEC3" w14:textId="4299BB11" w:rsidR="00355837" w:rsidRPr="00492E42" w:rsidRDefault="00355837" w:rsidP="00355837">
      <w:pPr>
        <w:pStyle w:val="Caption"/>
        <w:ind w:left="-360" w:firstLine="750"/>
        <w:rPr>
          <w:rFonts w:eastAsia="Times New Roman" w:cs="Times New Roman"/>
          <w14:ligatures w14:val="none"/>
        </w:rPr>
      </w:pPr>
      <w:r>
        <w:t xml:space="preserve">Figure </w:t>
      </w:r>
      <w:r>
        <w:fldChar w:fldCharType="begin"/>
      </w:r>
      <w:r>
        <w:instrText>SEQ Figure \* ARABIC</w:instrText>
      </w:r>
      <w:r>
        <w:fldChar w:fldCharType="separate"/>
      </w:r>
      <w:r w:rsidR="00692CF5">
        <w:rPr>
          <w:noProof/>
        </w:rPr>
        <w:t>3</w:t>
      </w:r>
      <w:r>
        <w:fldChar w:fldCharType="end"/>
      </w:r>
      <w:r>
        <w:t xml:space="preserve"> - </w:t>
      </w:r>
      <w:r w:rsidR="009C2723">
        <w:t>ICARE</w:t>
      </w:r>
      <w:r>
        <w:t xml:space="preserve"> Recoup Report Columns</w:t>
      </w:r>
    </w:p>
    <w:p w14:paraId="71DC03E3" w14:textId="667F2BF9" w:rsidR="00DE31DE" w:rsidRPr="00DE31DE" w:rsidRDefault="00DE31DE" w:rsidP="00DE31DE">
      <w:pPr>
        <w:ind w:left="390"/>
      </w:pPr>
      <w:r w:rsidRPr="00DE31DE">
        <w:t xml:space="preserve">Below explains the output for the columns. </w:t>
      </w:r>
    </w:p>
    <w:tbl>
      <w:tblPr>
        <w:tblW w:w="0" w:type="auto"/>
        <w:tblLook w:val="04A0" w:firstRow="1" w:lastRow="0" w:firstColumn="1" w:lastColumn="0" w:noHBand="0" w:noVBand="1"/>
      </w:tblPr>
      <w:tblGrid>
        <w:gridCol w:w="2400"/>
        <w:gridCol w:w="4116"/>
        <w:gridCol w:w="2510"/>
      </w:tblGrid>
      <w:tr w:rsidR="00DE31DE" w:rsidRPr="00DE31DE" w14:paraId="35DA8076" w14:textId="77777777">
        <w:trPr>
          <w:tblHeader/>
        </w:trPr>
        <w:tc>
          <w:tcPr>
            <w:tcW w:w="3005" w:type="dxa"/>
          </w:tcPr>
          <w:p w14:paraId="208E014B" w14:textId="77777777" w:rsidR="00DE31DE" w:rsidRPr="00DE31DE" w:rsidRDefault="00DE31DE" w:rsidP="00DE31DE">
            <w:pPr>
              <w:ind w:left="390"/>
              <w:rPr>
                <w:b/>
                <w:bCs/>
              </w:rPr>
            </w:pPr>
            <w:r w:rsidRPr="00DE31DE">
              <w:rPr>
                <w:b/>
                <w:bCs/>
              </w:rPr>
              <w:t>Column</w:t>
            </w:r>
          </w:p>
        </w:tc>
        <w:tc>
          <w:tcPr>
            <w:tcW w:w="3005" w:type="dxa"/>
          </w:tcPr>
          <w:p w14:paraId="02D46E65" w14:textId="77777777" w:rsidR="00DE31DE" w:rsidRPr="00DE31DE" w:rsidRDefault="00DE31DE" w:rsidP="00DE31DE">
            <w:pPr>
              <w:ind w:left="390"/>
              <w:rPr>
                <w:b/>
                <w:bCs/>
              </w:rPr>
            </w:pPr>
            <w:r w:rsidRPr="00DE31DE">
              <w:rPr>
                <w:b/>
                <w:bCs/>
              </w:rPr>
              <w:t>Payroll note</w:t>
            </w:r>
          </w:p>
        </w:tc>
        <w:tc>
          <w:tcPr>
            <w:tcW w:w="3006" w:type="dxa"/>
          </w:tcPr>
          <w:p w14:paraId="2A9BCB7F" w14:textId="77777777" w:rsidR="00DE31DE" w:rsidRPr="00DE31DE" w:rsidRDefault="00DE31DE" w:rsidP="00DE31DE">
            <w:pPr>
              <w:ind w:left="390"/>
              <w:rPr>
                <w:b/>
                <w:bCs/>
              </w:rPr>
            </w:pPr>
            <w:r w:rsidRPr="00DE31DE">
              <w:rPr>
                <w:b/>
                <w:bCs/>
              </w:rPr>
              <w:t>Other Comment</w:t>
            </w:r>
          </w:p>
        </w:tc>
      </w:tr>
      <w:tr w:rsidR="00DE31DE" w:rsidRPr="00DE31DE" w14:paraId="3795BCC9" w14:textId="77777777">
        <w:tc>
          <w:tcPr>
            <w:tcW w:w="3005" w:type="dxa"/>
          </w:tcPr>
          <w:p w14:paraId="1A7EF7A0" w14:textId="77777777" w:rsidR="00DE31DE" w:rsidRPr="00DE31DE" w:rsidRDefault="00DE31DE" w:rsidP="00DE31DE">
            <w:pPr>
              <w:ind w:left="390"/>
            </w:pPr>
            <w:r w:rsidRPr="00DE31DE">
              <w:t>POS Claim no (Incident no)</w:t>
            </w:r>
          </w:p>
        </w:tc>
        <w:tc>
          <w:tcPr>
            <w:tcW w:w="3005" w:type="dxa"/>
          </w:tcPr>
          <w:p w14:paraId="13EE76EA" w14:textId="77777777" w:rsidR="00DE31DE" w:rsidRPr="00DE31DE" w:rsidRDefault="00DE31DE" w:rsidP="00DE31DE">
            <w:pPr>
              <w:ind w:left="390"/>
            </w:pPr>
            <w:r w:rsidRPr="00DE31DE">
              <w:t>Link the incident number up with the nett difference of the EPSS top up WT’s reported in the column ‘Payment Amount’, where the payment is related to the net difference from the ‘for period’ (columns Incapacity from /and to period) of the reported quarter “in periods”. The link to the incident is interpreted via the SAP V0 table that is assigned to the EPSS top up wage type.</w:t>
            </w:r>
          </w:p>
          <w:p w14:paraId="3E54B4EB" w14:textId="77777777" w:rsidR="00DE31DE" w:rsidRPr="00DE31DE" w:rsidRDefault="00DE31DE" w:rsidP="00DE31DE">
            <w:pPr>
              <w:ind w:left="390"/>
            </w:pPr>
            <w:r w:rsidRPr="00DE31DE">
              <w:t xml:space="preserve">Example; TST030 7728821 Pay 23 2024: </w:t>
            </w:r>
          </w:p>
          <w:p w14:paraId="52AD60E7" w14:textId="68AC5348" w:rsidR="00DE31DE" w:rsidRPr="00DE31DE" w:rsidRDefault="00DE31DE" w:rsidP="00DE31DE">
            <w:pPr>
              <w:ind w:left="390"/>
            </w:pPr>
            <w:r w:rsidRPr="00DE31DE">
              <w:t xml:space="preserve">WT 49E9 V0 variable assignment type for this sample was + and variable assignment was 01.  Info for the WT is then linked to the v0 table.   </w:t>
            </w:r>
            <w:r w:rsidRPr="00DE31DE">
              <w:rPr>
                <w:noProof/>
              </w:rPr>
              <w:drawing>
                <wp:inline distT="0" distB="0" distL="0" distR="0" wp14:anchorId="428BFA38" wp14:editId="230BBB6B">
                  <wp:extent cx="2219325" cy="361950"/>
                  <wp:effectExtent l="0" t="0" r="9525" b="0"/>
                  <wp:docPr id="1827780799"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0799" name="Picture 7" descr="A screen 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9325" cy="361950"/>
                          </a:xfrm>
                          <a:prstGeom prst="rect">
                            <a:avLst/>
                          </a:prstGeom>
                          <a:noFill/>
                          <a:ln>
                            <a:noFill/>
                          </a:ln>
                        </pic:spPr>
                      </pic:pic>
                    </a:graphicData>
                  </a:graphic>
                </wp:inline>
              </w:drawing>
            </w:r>
          </w:p>
          <w:p w14:paraId="606B6D56" w14:textId="77777777" w:rsidR="00DE31DE" w:rsidRPr="00DE31DE" w:rsidRDefault="00DE31DE" w:rsidP="00DE31DE">
            <w:pPr>
              <w:ind w:left="390"/>
            </w:pPr>
            <w:r w:rsidRPr="00DE31DE">
              <w:t>**See disclaimer A in relation to testing data</w:t>
            </w:r>
          </w:p>
        </w:tc>
        <w:tc>
          <w:tcPr>
            <w:tcW w:w="3006" w:type="dxa"/>
          </w:tcPr>
          <w:p w14:paraId="144E59E8" w14:textId="77777777" w:rsidR="00DE31DE" w:rsidRPr="00DE31DE" w:rsidRDefault="00DE31DE" w:rsidP="00DE31DE">
            <w:pPr>
              <w:ind w:left="390"/>
            </w:pPr>
            <w:r w:rsidRPr="00DE31DE">
              <w:t>The V0 assignment to the EPSS top up /supplementary pay WT’s are expected to align with the WT 9WCO V0 assignment and this originates from the WT 9WCO assignment field in IT0014.</w:t>
            </w:r>
          </w:p>
          <w:p w14:paraId="1CDBCEB5" w14:textId="77777777" w:rsidR="00DE31DE" w:rsidRPr="00DE31DE" w:rsidRDefault="00DE31DE" w:rsidP="00DE31DE">
            <w:pPr>
              <w:ind w:left="390"/>
            </w:pPr>
            <w:r w:rsidRPr="00DE31DE">
              <w:t xml:space="preserve">It is recommended to retrieve the incident via the EPSS top up WT’s in the pay results and it’s reference to the V0 table as master data could have changed in retrospect. </w:t>
            </w:r>
          </w:p>
        </w:tc>
      </w:tr>
      <w:tr w:rsidR="00DE31DE" w:rsidRPr="00DE31DE" w14:paraId="1EBF6753" w14:textId="77777777">
        <w:tc>
          <w:tcPr>
            <w:tcW w:w="3005" w:type="dxa"/>
          </w:tcPr>
          <w:p w14:paraId="06784C5B" w14:textId="77777777" w:rsidR="00DE31DE" w:rsidRPr="00DE31DE" w:rsidRDefault="00DE31DE" w:rsidP="00DE31DE">
            <w:pPr>
              <w:ind w:left="390"/>
            </w:pPr>
            <w:r w:rsidRPr="00DE31DE">
              <w:t>Officers registration number</w:t>
            </w:r>
          </w:p>
        </w:tc>
        <w:tc>
          <w:tcPr>
            <w:tcW w:w="3005" w:type="dxa"/>
          </w:tcPr>
          <w:p w14:paraId="5015F0A9" w14:textId="77777777" w:rsidR="00DE31DE" w:rsidRPr="00DE31DE" w:rsidRDefault="00DE31DE" w:rsidP="00DE31DE">
            <w:pPr>
              <w:ind w:left="390"/>
            </w:pPr>
            <w:r w:rsidRPr="00DE31DE">
              <w:t>The SAP employee number with EPSS top up WT’s to be reported:</w:t>
            </w:r>
          </w:p>
          <w:p w14:paraId="74BE66AC" w14:textId="77777777" w:rsidR="00DE31DE" w:rsidRPr="00DE31DE" w:rsidRDefault="00DE31DE" w:rsidP="00DE31DE">
            <w:pPr>
              <w:ind w:left="390"/>
            </w:pPr>
            <w:r w:rsidRPr="00DE31DE">
              <w:t>49E9</w:t>
            </w:r>
            <w:r w:rsidRPr="00DE31DE">
              <w:tab/>
              <w:t>EPSS P1 Top Up</w:t>
            </w:r>
          </w:p>
          <w:p w14:paraId="4775C82C" w14:textId="77777777" w:rsidR="00DE31DE" w:rsidRPr="00DE31DE" w:rsidRDefault="00DE31DE" w:rsidP="00DE31DE">
            <w:pPr>
              <w:ind w:left="390"/>
            </w:pPr>
            <w:r w:rsidRPr="00DE31DE">
              <w:t>49S9</w:t>
            </w:r>
            <w:r w:rsidRPr="00DE31DE">
              <w:tab/>
              <w:t>EPSS P2 Supp. Pay</w:t>
            </w:r>
          </w:p>
        </w:tc>
        <w:tc>
          <w:tcPr>
            <w:tcW w:w="3006" w:type="dxa"/>
          </w:tcPr>
          <w:p w14:paraId="0C8D2B36" w14:textId="77777777" w:rsidR="00DE31DE" w:rsidRPr="00DE31DE" w:rsidRDefault="00DE31DE" w:rsidP="00DE31DE">
            <w:pPr>
              <w:ind w:left="390"/>
            </w:pPr>
          </w:p>
        </w:tc>
      </w:tr>
      <w:tr w:rsidR="00DE31DE" w:rsidRPr="00DE31DE" w14:paraId="580A73B6" w14:textId="77777777">
        <w:tc>
          <w:tcPr>
            <w:tcW w:w="3005" w:type="dxa"/>
          </w:tcPr>
          <w:p w14:paraId="2FEB912D" w14:textId="77777777" w:rsidR="00DE31DE" w:rsidRPr="00DE31DE" w:rsidRDefault="00DE31DE" w:rsidP="00DE31DE">
            <w:pPr>
              <w:ind w:left="390"/>
            </w:pPr>
            <w:r w:rsidRPr="00DE31DE">
              <w:t>WC Claim number</w:t>
            </w:r>
          </w:p>
        </w:tc>
        <w:tc>
          <w:tcPr>
            <w:tcW w:w="3005" w:type="dxa"/>
          </w:tcPr>
          <w:p w14:paraId="7B2D43C2" w14:textId="77777777" w:rsidR="00DE31DE" w:rsidRPr="00DE31DE" w:rsidRDefault="00DE31DE" w:rsidP="00DE31DE">
            <w:pPr>
              <w:ind w:left="390"/>
            </w:pPr>
            <w:r w:rsidRPr="00DE31DE">
              <w:t>As for POS Claim no, but derive the EML number for the net EPSS top up WT value reported as related to the for period displayed.</w:t>
            </w:r>
          </w:p>
        </w:tc>
        <w:tc>
          <w:tcPr>
            <w:tcW w:w="3006" w:type="dxa"/>
          </w:tcPr>
          <w:p w14:paraId="128D7692" w14:textId="77777777" w:rsidR="00DE31DE" w:rsidRPr="00DE31DE" w:rsidRDefault="00DE31DE" w:rsidP="00DE31DE">
            <w:pPr>
              <w:ind w:left="390"/>
            </w:pPr>
          </w:p>
        </w:tc>
      </w:tr>
      <w:tr w:rsidR="00DE31DE" w:rsidRPr="00DE31DE" w14:paraId="117C5E5F" w14:textId="77777777">
        <w:tc>
          <w:tcPr>
            <w:tcW w:w="3005" w:type="dxa"/>
          </w:tcPr>
          <w:p w14:paraId="2406018F" w14:textId="77777777" w:rsidR="00DE31DE" w:rsidRPr="00DE31DE" w:rsidRDefault="00DE31DE" w:rsidP="00DE31DE">
            <w:pPr>
              <w:ind w:left="390"/>
            </w:pPr>
            <w:r w:rsidRPr="00DE31DE">
              <w:t>Payment date</w:t>
            </w:r>
          </w:p>
        </w:tc>
        <w:tc>
          <w:tcPr>
            <w:tcW w:w="3005" w:type="dxa"/>
          </w:tcPr>
          <w:p w14:paraId="157688C5" w14:textId="77777777" w:rsidR="00DE31DE" w:rsidRPr="00DE31DE" w:rsidRDefault="00DE31DE" w:rsidP="00DE31DE">
            <w:pPr>
              <w:ind w:left="390"/>
            </w:pPr>
            <w:r w:rsidRPr="00DE31DE">
              <w:t>This is the end date of the IN pay period of which the net differences are reported. Eg. pay 3 in 4 has a net difference of $50 to pay 3 in 3; then show $50 with the pay 3 incapacity from/end dates, but the payment date is that of pay 4.</w:t>
            </w:r>
          </w:p>
        </w:tc>
        <w:tc>
          <w:tcPr>
            <w:tcW w:w="3006" w:type="dxa"/>
          </w:tcPr>
          <w:p w14:paraId="7F699B6B" w14:textId="77777777" w:rsidR="00DE31DE" w:rsidRPr="00DE31DE" w:rsidRDefault="00DE31DE" w:rsidP="00DE31DE">
            <w:pPr>
              <w:ind w:left="390"/>
            </w:pPr>
          </w:p>
        </w:tc>
      </w:tr>
      <w:tr w:rsidR="00DE31DE" w:rsidRPr="00DE31DE" w14:paraId="72409626" w14:textId="77777777">
        <w:tc>
          <w:tcPr>
            <w:tcW w:w="3005" w:type="dxa"/>
          </w:tcPr>
          <w:p w14:paraId="6B3D17C9" w14:textId="77777777" w:rsidR="00DE31DE" w:rsidRPr="00DE31DE" w:rsidRDefault="00DE31DE" w:rsidP="00DE31DE">
            <w:pPr>
              <w:ind w:left="390"/>
            </w:pPr>
            <w:r w:rsidRPr="00DE31DE">
              <w:t>Incapacity period from/to dates</w:t>
            </w:r>
          </w:p>
        </w:tc>
        <w:tc>
          <w:tcPr>
            <w:tcW w:w="3005" w:type="dxa"/>
          </w:tcPr>
          <w:p w14:paraId="21C6597B" w14:textId="77777777" w:rsidR="00DE31DE" w:rsidRPr="00DE31DE" w:rsidRDefault="00DE31DE" w:rsidP="00DE31DE">
            <w:pPr>
              <w:ind w:left="390"/>
            </w:pPr>
            <w:r w:rsidRPr="00DE31DE">
              <w:t>The period dates that reflect the net difference for an incident.  See the column ‘Payment date’ example, P3 dates</w:t>
            </w:r>
          </w:p>
        </w:tc>
        <w:tc>
          <w:tcPr>
            <w:tcW w:w="3006" w:type="dxa"/>
          </w:tcPr>
          <w:p w14:paraId="5163870B" w14:textId="77777777" w:rsidR="00DE31DE" w:rsidRPr="00DE31DE" w:rsidRDefault="00DE31DE" w:rsidP="00DE31DE">
            <w:pPr>
              <w:ind w:left="390"/>
            </w:pPr>
          </w:p>
        </w:tc>
      </w:tr>
      <w:tr w:rsidR="00DE31DE" w:rsidRPr="00DE31DE" w14:paraId="7D68C707" w14:textId="77777777">
        <w:tc>
          <w:tcPr>
            <w:tcW w:w="3005" w:type="dxa"/>
          </w:tcPr>
          <w:p w14:paraId="32CD11E3" w14:textId="77777777" w:rsidR="00DE31DE" w:rsidRPr="00DE31DE" w:rsidRDefault="00DE31DE" w:rsidP="00DE31DE">
            <w:pPr>
              <w:ind w:left="390"/>
            </w:pPr>
            <w:r w:rsidRPr="00DE31DE">
              <w:t>Payment amount</w:t>
            </w:r>
          </w:p>
        </w:tc>
        <w:tc>
          <w:tcPr>
            <w:tcW w:w="3005" w:type="dxa"/>
          </w:tcPr>
          <w:p w14:paraId="00340277" w14:textId="77777777" w:rsidR="00DE31DE" w:rsidRPr="00DE31DE" w:rsidRDefault="00DE31DE" w:rsidP="00DE31DE">
            <w:pPr>
              <w:ind w:left="390"/>
            </w:pPr>
            <w:r w:rsidRPr="00DE31DE">
              <w:t>The net difference amount for the Incapacity period from/to dates. See the column ‘Payment date’ example.</w:t>
            </w:r>
          </w:p>
          <w:p w14:paraId="664F5044" w14:textId="77777777" w:rsidR="00DE31DE" w:rsidRPr="00DE31DE" w:rsidRDefault="00DE31DE" w:rsidP="00DE31DE">
            <w:pPr>
              <w:ind w:left="390"/>
            </w:pPr>
            <w:r w:rsidRPr="00DE31DE">
              <w:t xml:space="preserve">Note on retro change of primary incident: </w:t>
            </w:r>
          </w:p>
          <w:p w14:paraId="0BC73406" w14:textId="77777777" w:rsidR="00DE31DE" w:rsidRPr="00DE31DE" w:rsidRDefault="00DE31DE" w:rsidP="00DE31DE">
            <w:pPr>
              <w:ind w:left="390"/>
            </w:pPr>
            <w:r w:rsidRPr="00DE31DE">
              <w:t>Pay 3 in 3 $0</w:t>
            </w:r>
          </w:p>
          <w:p w14:paraId="74237A95" w14:textId="77777777" w:rsidR="00DE31DE" w:rsidRPr="00DE31DE" w:rsidRDefault="00DE31DE" w:rsidP="00DE31DE">
            <w:pPr>
              <w:ind w:left="390"/>
            </w:pPr>
            <w:r w:rsidRPr="00DE31DE">
              <w:t>Pay 3 in 4 $50  Incident A</w:t>
            </w:r>
          </w:p>
          <w:p w14:paraId="10228D02" w14:textId="77777777" w:rsidR="00DE31DE" w:rsidRPr="00DE31DE" w:rsidRDefault="00DE31DE" w:rsidP="00DE31DE">
            <w:pPr>
              <w:ind w:left="390"/>
            </w:pPr>
            <w:r w:rsidRPr="00DE31DE">
              <w:t>Pay 3 in 4 $50  Incident B</w:t>
            </w:r>
          </w:p>
          <w:p w14:paraId="18884857" w14:textId="77777777" w:rsidR="00DE31DE" w:rsidRPr="00DE31DE" w:rsidRDefault="00DE31DE" w:rsidP="00DE31DE">
            <w:pPr>
              <w:ind w:left="390"/>
            </w:pPr>
            <w:r w:rsidRPr="00DE31DE">
              <w:t>The above example implies the primary incident changed. Then two lines report</w:t>
            </w:r>
          </w:p>
          <w:p w14:paraId="3F4BF770" w14:textId="77777777" w:rsidR="00DE31DE" w:rsidRPr="00DE31DE" w:rsidRDefault="00DE31DE" w:rsidP="00DE31DE">
            <w:pPr>
              <w:ind w:left="390"/>
            </w:pPr>
            <w:r w:rsidRPr="00DE31DE">
              <w:t>Incident A; Incapacity start/end Pay 3; $-50</w:t>
            </w:r>
          </w:p>
          <w:p w14:paraId="6060689D" w14:textId="77777777" w:rsidR="00DE31DE" w:rsidRPr="00DE31DE" w:rsidRDefault="00DE31DE" w:rsidP="00DE31DE">
            <w:pPr>
              <w:ind w:left="390"/>
            </w:pPr>
            <w:r w:rsidRPr="00DE31DE">
              <w:t>Incident B; Incapacity start/end Pay 3; $ 50</w:t>
            </w:r>
          </w:p>
          <w:p w14:paraId="6D9A4292" w14:textId="77777777" w:rsidR="00DE31DE" w:rsidRPr="00DE31DE" w:rsidRDefault="00DE31DE" w:rsidP="00DE31DE">
            <w:pPr>
              <w:ind w:left="390"/>
            </w:pPr>
            <w:r w:rsidRPr="00DE31DE">
              <w:t>However, if both was primary incident A, then there is nothing to report.</w:t>
            </w:r>
          </w:p>
          <w:p w14:paraId="51F8DEB0" w14:textId="77777777" w:rsidR="00DE31DE" w:rsidRPr="00DE31DE" w:rsidRDefault="00DE31DE" w:rsidP="00DE31DE">
            <w:pPr>
              <w:ind w:left="390"/>
            </w:pPr>
          </w:p>
          <w:p w14:paraId="5383E552" w14:textId="77777777" w:rsidR="00DE31DE" w:rsidRPr="00DE31DE" w:rsidRDefault="00DE31DE" w:rsidP="00DE31DE">
            <w:pPr>
              <w:ind w:left="390"/>
            </w:pPr>
          </w:p>
        </w:tc>
        <w:tc>
          <w:tcPr>
            <w:tcW w:w="3006" w:type="dxa"/>
          </w:tcPr>
          <w:p w14:paraId="06015D66" w14:textId="77777777" w:rsidR="00DE31DE" w:rsidRPr="00DE31DE" w:rsidRDefault="00DE31DE" w:rsidP="00DE31DE">
            <w:pPr>
              <w:ind w:left="390"/>
            </w:pPr>
          </w:p>
        </w:tc>
      </w:tr>
      <w:tr w:rsidR="00DE31DE" w:rsidRPr="00DE31DE" w14:paraId="3615845B" w14:textId="77777777">
        <w:tc>
          <w:tcPr>
            <w:tcW w:w="3005" w:type="dxa"/>
          </w:tcPr>
          <w:p w14:paraId="37A8417E" w14:textId="77777777" w:rsidR="00DE31DE" w:rsidRPr="00DE31DE" w:rsidRDefault="00DE31DE" w:rsidP="00DE31DE">
            <w:pPr>
              <w:ind w:left="390"/>
            </w:pPr>
            <w:r w:rsidRPr="00DE31DE">
              <w:t>No of weeks of period 1 utilised</w:t>
            </w:r>
          </w:p>
        </w:tc>
        <w:tc>
          <w:tcPr>
            <w:tcW w:w="3005" w:type="dxa"/>
          </w:tcPr>
          <w:p w14:paraId="4CE5529E" w14:textId="77777777" w:rsidR="00DE31DE" w:rsidRPr="00DE31DE" w:rsidRDefault="00DE31DE" w:rsidP="00DE31DE">
            <w:pPr>
              <w:ind w:left="390"/>
            </w:pPr>
            <w:r w:rsidRPr="00DE31DE">
              <w:t>The week number in ZIM_EPSS_WEEK_NO ‘for’ the Incapacity start/end pay period as accounted “in” the quarter period that is included in the report.</w:t>
            </w:r>
          </w:p>
          <w:p w14:paraId="149F5B0E" w14:textId="77777777" w:rsidR="00DE31DE" w:rsidRPr="00DE31DE" w:rsidRDefault="00DE31DE" w:rsidP="00DE31DE">
            <w:pPr>
              <w:ind w:left="390"/>
            </w:pPr>
            <w:r w:rsidRPr="00DE31DE">
              <w:t>As per the payment amount column sample the for period was 3 and the in period was 4.</w:t>
            </w:r>
          </w:p>
          <w:p w14:paraId="4074F1E4" w14:textId="77777777" w:rsidR="00DE31DE" w:rsidRPr="00DE31DE" w:rsidRDefault="00DE31DE" w:rsidP="00DE31DE">
            <w:pPr>
              <w:ind w:left="390"/>
            </w:pPr>
          </w:p>
        </w:tc>
        <w:tc>
          <w:tcPr>
            <w:tcW w:w="3006" w:type="dxa"/>
          </w:tcPr>
          <w:p w14:paraId="61708E72" w14:textId="77777777" w:rsidR="00DE31DE" w:rsidRPr="00DE31DE" w:rsidRDefault="00DE31DE" w:rsidP="00DE31DE">
            <w:pPr>
              <w:ind w:left="390"/>
            </w:pPr>
          </w:p>
        </w:tc>
      </w:tr>
      <w:tr w:rsidR="00DE31DE" w:rsidRPr="00DE31DE" w14:paraId="019C0736" w14:textId="77777777">
        <w:tc>
          <w:tcPr>
            <w:tcW w:w="3005" w:type="dxa"/>
          </w:tcPr>
          <w:p w14:paraId="728361D6" w14:textId="77777777" w:rsidR="00DE31DE" w:rsidRPr="00DE31DE" w:rsidRDefault="00DE31DE" w:rsidP="00DE31DE">
            <w:pPr>
              <w:ind w:left="390"/>
            </w:pPr>
            <w:r w:rsidRPr="00DE31DE">
              <w:t xml:space="preserve">No of pay weeks of period 1 available  </w:t>
            </w:r>
          </w:p>
        </w:tc>
        <w:tc>
          <w:tcPr>
            <w:tcW w:w="3005" w:type="dxa"/>
          </w:tcPr>
          <w:p w14:paraId="354D3339" w14:textId="77777777" w:rsidR="00DE31DE" w:rsidRPr="00DE31DE" w:rsidRDefault="00DE31DE" w:rsidP="00DE31DE">
            <w:pPr>
              <w:ind w:left="390"/>
            </w:pPr>
            <w:r w:rsidRPr="00DE31DE">
              <w:t xml:space="preserve">If ‘No of weeks of period 1 utilised’ =&gt;39, then zero, otherwise 39 minus No of weeks of period 1 utilised. </w:t>
            </w:r>
          </w:p>
        </w:tc>
        <w:tc>
          <w:tcPr>
            <w:tcW w:w="3006" w:type="dxa"/>
          </w:tcPr>
          <w:p w14:paraId="6DB2DB82" w14:textId="77777777" w:rsidR="00DE31DE" w:rsidRPr="00DE31DE" w:rsidRDefault="00DE31DE" w:rsidP="00DE31DE">
            <w:pPr>
              <w:ind w:left="390"/>
            </w:pPr>
          </w:p>
        </w:tc>
      </w:tr>
      <w:tr w:rsidR="00DE31DE" w:rsidRPr="00DE31DE" w14:paraId="7BD1F550" w14:textId="77777777">
        <w:tc>
          <w:tcPr>
            <w:tcW w:w="3005" w:type="dxa"/>
          </w:tcPr>
          <w:p w14:paraId="59CD5531" w14:textId="77777777" w:rsidR="00DE31DE" w:rsidRPr="00DE31DE" w:rsidRDefault="00DE31DE" w:rsidP="00DE31DE">
            <w:pPr>
              <w:ind w:left="390"/>
            </w:pPr>
            <w:r w:rsidRPr="00DE31DE">
              <w:t>No of weeks of period 2 utilised</w:t>
            </w:r>
          </w:p>
        </w:tc>
        <w:tc>
          <w:tcPr>
            <w:tcW w:w="3005" w:type="dxa"/>
          </w:tcPr>
          <w:p w14:paraId="354A29F2" w14:textId="77777777" w:rsidR="00DE31DE" w:rsidRPr="00DE31DE" w:rsidRDefault="00DE31DE" w:rsidP="00DE31DE">
            <w:pPr>
              <w:ind w:left="390"/>
            </w:pPr>
            <w:r w:rsidRPr="00DE31DE">
              <w:t>If Period 2 did not commence in or prior to the incapacity period been reported, then zero, otherwise (Incapacity pay period end date – Period2 start +1)/7.     Round week up, eg. 10.49 =10; 10.5 or = 11 weeks.</w:t>
            </w:r>
          </w:p>
          <w:p w14:paraId="7937F27E" w14:textId="77777777" w:rsidR="00DE31DE" w:rsidRPr="00DE31DE" w:rsidRDefault="00DE31DE" w:rsidP="00DE31DE">
            <w:pPr>
              <w:ind w:left="390"/>
            </w:pPr>
          </w:p>
          <w:p w14:paraId="725EB3D9" w14:textId="77777777" w:rsidR="00DE31DE" w:rsidRPr="00DE31DE" w:rsidRDefault="00DE31DE" w:rsidP="00DE31DE">
            <w:pPr>
              <w:ind w:left="390"/>
            </w:pPr>
          </w:p>
        </w:tc>
        <w:tc>
          <w:tcPr>
            <w:tcW w:w="3006" w:type="dxa"/>
          </w:tcPr>
          <w:p w14:paraId="36267136" w14:textId="77777777" w:rsidR="00DE31DE" w:rsidRPr="00DE31DE" w:rsidRDefault="00DE31DE" w:rsidP="00DE31DE">
            <w:pPr>
              <w:ind w:left="390"/>
            </w:pPr>
          </w:p>
        </w:tc>
      </w:tr>
      <w:tr w:rsidR="00DE31DE" w:rsidRPr="00DE31DE" w14:paraId="0C9F7C34" w14:textId="77777777">
        <w:tc>
          <w:tcPr>
            <w:tcW w:w="3005" w:type="dxa"/>
          </w:tcPr>
          <w:p w14:paraId="40BCEFF4" w14:textId="77777777" w:rsidR="00DE31DE" w:rsidRPr="00DE31DE" w:rsidRDefault="00DE31DE" w:rsidP="00DE31DE">
            <w:pPr>
              <w:ind w:left="390"/>
            </w:pPr>
            <w:r w:rsidRPr="00DE31DE">
              <w:t xml:space="preserve">No of pay weeks of period 2 available  </w:t>
            </w:r>
          </w:p>
        </w:tc>
        <w:tc>
          <w:tcPr>
            <w:tcW w:w="3005" w:type="dxa"/>
          </w:tcPr>
          <w:p w14:paraId="2B4E4114" w14:textId="77777777" w:rsidR="00DE31DE" w:rsidRPr="00DE31DE" w:rsidRDefault="00DE31DE" w:rsidP="00DE31DE">
            <w:pPr>
              <w:ind w:left="390"/>
            </w:pPr>
            <w:r w:rsidRPr="00DE31DE">
              <w:t>365 minus No of weeks of period 2 utilised</w:t>
            </w:r>
          </w:p>
        </w:tc>
        <w:tc>
          <w:tcPr>
            <w:tcW w:w="3006" w:type="dxa"/>
          </w:tcPr>
          <w:p w14:paraId="74236325" w14:textId="77777777" w:rsidR="00DE31DE" w:rsidRPr="00DE31DE" w:rsidRDefault="00DE31DE" w:rsidP="00DE31DE">
            <w:pPr>
              <w:ind w:left="390"/>
            </w:pPr>
          </w:p>
        </w:tc>
      </w:tr>
      <w:tr w:rsidR="00DE31DE" w:rsidRPr="00DE31DE" w14:paraId="048250E1" w14:textId="77777777">
        <w:tc>
          <w:tcPr>
            <w:tcW w:w="3005" w:type="dxa"/>
          </w:tcPr>
          <w:p w14:paraId="5D6C90CF" w14:textId="77777777" w:rsidR="00DE31DE" w:rsidRPr="00DE31DE" w:rsidRDefault="00DE31DE" w:rsidP="00DE31DE">
            <w:pPr>
              <w:ind w:left="390"/>
            </w:pPr>
            <w:r w:rsidRPr="00DE31DE">
              <w:t>Claim type (Physical or Physiological)</w:t>
            </w:r>
          </w:p>
        </w:tc>
        <w:tc>
          <w:tcPr>
            <w:tcW w:w="3005" w:type="dxa"/>
          </w:tcPr>
          <w:p w14:paraId="28FC3EB3" w14:textId="77777777" w:rsidR="00DE31DE" w:rsidRPr="00DE31DE" w:rsidRDefault="00DE31DE" w:rsidP="00DE31DE">
            <w:pPr>
              <w:ind w:left="390"/>
            </w:pPr>
          </w:p>
        </w:tc>
        <w:tc>
          <w:tcPr>
            <w:tcW w:w="3006" w:type="dxa"/>
          </w:tcPr>
          <w:p w14:paraId="6FFE2946" w14:textId="77777777" w:rsidR="00DE31DE" w:rsidRPr="00DE31DE" w:rsidRDefault="00DE31DE" w:rsidP="00DE31DE">
            <w:pPr>
              <w:ind w:left="390"/>
            </w:pPr>
            <w:r w:rsidRPr="00DE31DE">
              <w:t xml:space="preserve">Retrieved from the P902 of the incident from the location of injury. A mapping condition if injury is not psychological to default to 'physical' instead of location of physical injury i.e Knee (right)  </w:t>
            </w:r>
          </w:p>
        </w:tc>
      </w:tr>
      <w:tr w:rsidR="00DE31DE" w:rsidRPr="00DE31DE" w14:paraId="7D6740E8" w14:textId="77777777">
        <w:tc>
          <w:tcPr>
            <w:tcW w:w="3005" w:type="dxa"/>
          </w:tcPr>
          <w:p w14:paraId="16657154" w14:textId="77777777" w:rsidR="00DE31DE" w:rsidRPr="00DE31DE" w:rsidRDefault="00DE31DE" w:rsidP="00DE31DE">
            <w:pPr>
              <w:ind w:left="390"/>
            </w:pPr>
            <w:r w:rsidRPr="00DE31DE">
              <w:t>Claim status (open or closed)</w:t>
            </w:r>
          </w:p>
        </w:tc>
        <w:tc>
          <w:tcPr>
            <w:tcW w:w="3005" w:type="dxa"/>
          </w:tcPr>
          <w:p w14:paraId="4CB94FB9" w14:textId="77777777" w:rsidR="00DE31DE" w:rsidRPr="00DE31DE" w:rsidRDefault="00DE31DE" w:rsidP="00DE31DE">
            <w:pPr>
              <w:ind w:left="390"/>
            </w:pPr>
          </w:p>
        </w:tc>
        <w:tc>
          <w:tcPr>
            <w:tcW w:w="3006" w:type="dxa"/>
          </w:tcPr>
          <w:p w14:paraId="7C344C7D" w14:textId="77777777" w:rsidR="00DE31DE" w:rsidRPr="00DE31DE" w:rsidRDefault="00DE31DE" w:rsidP="00DE31DE">
            <w:pPr>
              <w:keepNext/>
              <w:ind w:left="390"/>
            </w:pPr>
            <w:r w:rsidRPr="00DE31DE">
              <w:t>Workers Compensation claim status from OLIMS Field Name: WC_STATUS</w:t>
            </w:r>
          </w:p>
        </w:tc>
      </w:tr>
    </w:tbl>
    <w:p w14:paraId="13DA7A2E" w14:textId="08AE9F11" w:rsidR="00DE31DE" w:rsidRDefault="00DE31DE" w:rsidP="00DE31DE">
      <w:pPr>
        <w:pStyle w:val="Caption"/>
        <w:rPr>
          <w:rFonts w:eastAsia="Times New Roman" w:cs="Times New Roman"/>
          <w14:ligatures w14:val="none"/>
        </w:rPr>
      </w:pPr>
      <w:bookmarkStart w:id="107" w:name="_Toc223423395"/>
      <w:r>
        <w:t xml:space="preserve">Table </w:t>
      </w:r>
      <w:r>
        <w:fldChar w:fldCharType="begin"/>
      </w:r>
      <w:r>
        <w:instrText>SEQ Table \* ARABIC</w:instrText>
      </w:r>
      <w:r>
        <w:fldChar w:fldCharType="separate"/>
      </w:r>
      <w:r>
        <w:rPr>
          <w:noProof/>
        </w:rPr>
        <w:t>2</w:t>
      </w:r>
      <w:r>
        <w:fldChar w:fldCharType="end"/>
      </w:r>
      <w:r>
        <w:t xml:space="preserve"> - </w:t>
      </w:r>
      <w:r w:rsidR="009C2723">
        <w:t>ICARE</w:t>
      </w:r>
      <w:r>
        <w:t xml:space="preserve"> Recoup </w:t>
      </w:r>
      <w:r w:rsidRPr="008D63CA">
        <w:t xml:space="preserve">Report </w:t>
      </w:r>
      <w:r>
        <w:t>Columns</w:t>
      </w:r>
      <w:bookmarkEnd w:id="107"/>
    </w:p>
    <w:p w14:paraId="0D5A2656" w14:textId="77777777" w:rsidR="00A95BAA" w:rsidRDefault="00A95BAA" w:rsidP="00D05B54">
      <w:pPr>
        <w:rPr>
          <w:b/>
          <w:bCs/>
          <w:u w:val="single"/>
        </w:rPr>
      </w:pPr>
    </w:p>
    <w:p w14:paraId="74A578C9" w14:textId="3C11AE57" w:rsidR="00597203" w:rsidRPr="00697E16" w:rsidRDefault="00597203" w:rsidP="00D05B54">
      <w:pPr>
        <w:rPr>
          <w:b/>
          <w:bCs/>
          <w:u w:val="single"/>
        </w:rPr>
      </w:pPr>
      <w:r w:rsidRPr="00697E16">
        <w:rPr>
          <w:b/>
          <w:bCs/>
          <w:u w:val="single"/>
        </w:rPr>
        <w:t>ABAP changes required</w:t>
      </w:r>
    </w:p>
    <w:p w14:paraId="64E408FF" w14:textId="1153A929" w:rsidR="00597203" w:rsidRDefault="00597203" w:rsidP="00D05B54">
      <w:r>
        <w:t>New custom report (</w:t>
      </w:r>
      <w:r w:rsidR="00643F58">
        <w:t>suggest</w:t>
      </w:r>
      <w:r w:rsidR="008C6491">
        <w:t xml:space="preserve">ed name: </w:t>
      </w:r>
      <w:r w:rsidRPr="00643F58">
        <w:rPr>
          <w:i/>
          <w:iCs/>
        </w:rPr>
        <w:t>ZHRDD_EPSS_</w:t>
      </w:r>
      <w:r w:rsidR="009C2723">
        <w:rPr>
          <w:i/>
          <w:iCs/>
        </w:rPr>
        <w:t>ICARE</w:t>
      </w:r>
      <w:r w:rsidRPr="00643F58">
        <w:rPr>
          <w:i/>
          <w:iCs/>
        </w:rPr>
        <w:t>_RECOUP</w:t>
      </w:r>
      <w:r>
        <w:t>) and transaction code to be created.</w:t>
      </w:r>
    </w:p>
    <w:p w14:paraId="7118C197" w14:textId="5C89E7E0" w:rsidR="00677FE2" w:rsidRDefault="00677FE2" w:rsidP="00D05B54">
      <w:r>
        <w:t>Th</w:t>
      </w:r>
      <w:r w:rsidR="00791425">
        <w:t xml:space="preserve">e records will be displayed in ALV grid format with </w:t>
      </w:r>
      <w:r w:rsidR="00340AB1">
        <w:t xml:space="preserve">standard ALV functionality available such as exporting </w:t>
      </w:r>
      <w:r w:rsidR="00CE392F">
        <w:t>to Excel</w:t>
      </w:r>
      <w:r w:rsidR="00791425">
        <w:t>.</w:t>
      </w:r>
    </w:p>
    <w:p w14:paraId="21E6B54C" w14:textId="6F4CD1C7" w:rsidR="00597203" w:rsidRDefault="00597203" w:rsidP="00D05B54">
      <w:r>
        <w:t>The report will have the following selection screen:</w:t>
      </w:r>
    </w:p>
    <w:p w14:paraId="19B2B393" w14:textId="3ADD10E7" w:rsidR="001933DD" w:rsidRDefault="000339A9" w:rsidP="001933DD">
      <w:pPr>
        <w:keepNext/>
      </w:pPr>
      <w:r w:rsidRPr="000339A9">
        <w:rPr>
          <w:noProof/>
        </w:rPr>
        <w:drawing>
          <wp:inline distT="0" distB="0" distL="0" distR="0" wp14:anchorId="4DDE467C" wp14:editId="143EE791">
            <wp:extent cx="5731510" cy="1953260"/>
            <wp:effectExtent l="0" t="0" r="2540" b="8890"/>
            <wp:docPr id="1430619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19134" name="Picture 1" descr="A screenshot of a computer&#10;&#10;AI-generated content may be incorrect."/>
                    <pic:cNvPicPr/>
                  </pic:nvPicPr>
                  <pic:blipFill>
                    <a:blip r:embed="rId25"/>
                    <a:stretch>
                      <a:fillRect/>
                    </a:stretch>
                  </pic:blipFill>
                  <pic:spPr>
                    <a:xfrm>
                      <a:off x="0" y="0"/>
                      <a:ext cx="5731510" cy="1953260"/>
                    </a:xfrm>
                    <a:prstGeom prst="rect">
                      <a:avLst/>
                    </a:prstGeom>
                  </pic:spPr>
                </pic:pic>
              </a:graphicData>
            </a:graphic>
          </wp:inline>
        </w:drawing>
      </w:r>
    </w:p>
    <w:p w14:paraId="779FDCD9" w14:textId="348BFF42" w:rsidR="001933DD" w:rsidRDefault="001933DD" w:rsidP="001933DD">
      <w:pPr>
        <w:pStyle w:val="Caption"/>
      </w:pPr>
      <w:r>
        <w:t xml:space="preserve">Figure </w:t>
      </w:r>
      <w:r>
        <w:fldChar w:fldCharType="begin"/>
      </w:r>
      <w:r>
        <w:instrText>SEQ Figure \* ARABIC</w:instrText>
      </w:r>
      <w:r>
        <w:fldChar w:fldCharType="separate"/>
      </w:r>
      <w:r w:rsidR="00692CF5">
        <w:rPr>
          <w:noProof/>
        </w:rPr>
        <w:t>4</w:t>
      </w:r>
      <w:r>
        <w:fldChar w:fldCharType="end"/>
      </w:r>
      <w:r>
        <w:t xml:space="preserve"> - Selection Screen - EPSS </w:t>
      </w:r>
      <w:r w:rsidR="009C2723">
        <w:t>ICare</w:t>
      </w:r>
      <w:r>
        <w:t xml:space="preserve"> Recoup Report</w:t>
      </w:r>
    </w:p>
    <w:p w14:paraId="6E39ADCB" w14:textId="4A4E5BB1" w:rsidR="00F40157" w:rsidRDefault="00F40157" w:rsidP="00E206BC">
      <w:pPr>
        <w:pStyle w:val="ListParagraph"/>
        <w:numPr>
          <w:ilvl w:val="0"/>
          <w:numId w:val="12"/>
        </w:numPr>
      </w:pPr>
      <w:r>
        <w:t>Personnel Number (</w:t>
      </w:r>
      <w:r>
        <w:tab/>
        <w:t>PERNR)</w:t>
      </w:r>
    </w:p>
    <w:p w14:paraId="45A852DE" w14:textId="30889123" w:rsidR="000339A9" w:rsidRDefault="000339A9" w:rsidP="00E206BC">
      <w:pPr>
        <w:pStyle w:val="ListParagraph"/>
        <w:numPr>
          <w:ilvl w:val="0"/>
          <w:numId w:val="12"/>
        </w:numPr>
      </w:pPr>
      <w:r>
        <w:t>Company Code (</w:t>
      </w:r>
      <w:r w:rsidR="00E55823" w:rsidRPr="00E55823">
        <w:t>BUKRS</w:t>
      </w:r>
      <w:r w:rsidR="00E55823">
        <w:t>) – Default</w:t>
      </w:r>
      <w:r w:rsidR="00116D91">
        <w:t xml:space="preserve"> ‘1100’</w:t>
      </w:r>
    </w:p>
    <w:p w14:paraId="5511EF21" w14:textId="5D4D5145" w:rsidR="00855DF6" w:rsidRDefault="00855DF6" w:rsidP="00E206BC">
      <w:pPr>
        <w:pStyle w:val="ListParagraph"/>
        <w:numPr>
          <w:ilvl w:val="0"/>
          <w:numId w:val="12"/>
        </w:numPr>
      </w:pPr>
      <w:r>
        <w:t>Personnel Area (</w:t>
      </w:r>
      <w:r w:rsidRPr="00855DF6">
        <w:t>WERKS</w:t>
      </w:r>
      <w:r>
        <w:t>)</w:t>
      </w:r>
    </w:p>
    <w:p w14:paraId="4C6B7E73" w14:textId="2A21D938" w:rsidR="00855DF6" w:rsidRDefault="00855DF6" w:rsidP="00E206BC">
      <w:pPr>
        <w:pStyle w:val="ListParagraph"/>
        <w:numPr>
          <w:ilvl w:val="0"/>
          <w:numId w:val="12"/>
        </w:numPr>
      </w:pPr>
      <w:r>
        <w:t>Personnel Subarea (BTRTL)</w:t>
      </w:r>
    </w:p>
    <w:p w14:paraId="2C347CD0" w14:textId="47359925" w:rsidR="00855DF6" w:rsidRDefault="00C17BBD" w:rsidP="00E206BC">
      <w:pPr>
        <w:pStyle w:val="ListParagraph"/>
        <w:numPr>
          <w:ilvl w:val="0"/>
          <w:numId w:val="12"/>
        </w:numPr>
      </w:pPr>
      <w:r>
        <w:t>Employee Group (</w:t>
      </w:r>
      <w:r w:rsidR="00F24D04" w:rsidRPr="00F24D04">
        <w:t>PERSG</w:t>
      </w:r>
      <w:r w:rsidR="00F24D04">
        <w:t>)</w:t>
      </w:r>
    </w:p>
    <w:p w14:paraId="7D6550FF" w14:textId="134E41A5" w:rsidR="00F24D04" w:rsidRDefault="00F24D04" w:rsidP="00E206BC">
      <w:pPr>
        <w:pStyle w:val="ListParagraph"/>
        <w:numPr>
          <w:ilvl w:val="0"/>
          <w:numId w:val="12"/>
        </w:numPr>
      </w:pPr>
      <w:r>
        <w:t>Employee Subgroup (</w:t>
      </w:r>
      <w:r w:rsidRPr="00F24D04">
        <w:t>PERS</w:t>
      </w:r>
      <w:r>
        <w:t>K)</w:t>
      </w:r>
    </w:p>
    <w:p w14:paraId="67124136" w14:textId="22EA0BB4" w:rsidR="00F40157" w:rsidRDefault="002B69F3" w:rsidP="00E206BC">
      <w:pPr>
        <w:pStyle w:val="ListParagraph"/>
        <w:numPr>
          <w:ilvl w:val="0"/>
          <w:numId w:val="12"/>
        </w:numPr>
      </w:pPr>
      <w:r>
        <w:t>Payroll Area</w:t>
      </w:r>
      <w:r w:rsidR="00DB7A6B">
        <w:t xml:space="preserve"> (</w:t>
      </w:r>
      <w:r w:rsidR="00DB7A6B" w:rsidRPr="00DB7A6B">
        <w:t>ABKRS</w:t>
      </w:r>
      <w:r w:rsidR="00DB7A6B">
        <w:t>) –</w:t>
      </w:r>
      <w:r w:rsidR="00116D91">
        <w:t xml:space="preserve"> </w:t>
      </w:r>
      <w:r w:rsidR="00DB7A6B">
        <w:t>Default</w:t>
      </w:r>
      <w:r w:rsidR="00116D91">
        <w:t xml:space="preserve"> ‘ZF’</w:t>
      </w:r>
    </w:p>
    <w:p w14:paraId="13E0D840" w14:textId="4C1A67EB" w:rsidR="00F24D04" w:rsidRDefault="00F24D04" w:rsidP="00E206BC">
      <w:pPr>
        <w:pStyle w:val="ListParagraph"/>
        <w:numPr>
          <w:ilvl w:val="0"/>
          <w:numId w:val="12"/>
        </w:numPr>
      </w:pPr>
      <w:r>
        <w:t xml:space="preserve">Period Start </w:t>
      </w:r>
      <w:r w:rsidR="009E55C0">
        <w:t>Date (BEGDA)</w:t>
      </w:r>
    </w:p>
    <w:p w14:paraId="7A418460" w14:textId="7760484A" w:rsidR="009E55C0" w:rsidRDefault="009E55C0" w:rsidP="00E206BC">
      <w:pPr>
        <w:pStyle w:val="ListParagraph"/>
        <w:numPr>
          <w:ilvl w:val="0"/>
          <w:numId w:val="12"/>
        </w:numPr>
      </w:pPr>
      <w:r>
        <w:t>Period End Date (ENDDA)</w:t>
      </w:r>
    </w:p>
    <w:p w14:paraId="7F0B9434" w14:textId="1AC94551" w:rsidR="009E55C0" w:rsidRDefault="009E55C0" w:rsidP="00E206BC">
      <w:pPr>
        <w:pStyle w:val="ListParagraph"/>
        <w:numPr>
          <w:ilvl w:val="0"/>
          <w:numId w:val="12"/>
        </w:numPr>
      </w:pPr>
      <w:r>
        <w:t>EPSS Wage Type (LGART)</w:t>
      </w:r>
      <w:r w:rsidR="00473CF0">
        <w:t xml:space="preserve"> - Default</w:t>
      </w:r>
    </w:p>
    <w:p w14:paraId="6E256F3B" w14:textId="35CD3F4B" w:rsidR="000C1D41" w:rsidRPr="00F721FC" w:rsidRDefault="000C1D41" w:rsidP="000C1D41">
      <w:r w:rsidRPr="00F721FC">
        <w:t>The report selection is to allow for entering a start and end date.  Any pay periods accounted with a period end date that falls within the start/end date will be included in the report.</w:t>
      </w:r>
    </w:p>
    <w:p w14:paraId="4B97FD82" w14:textId="77777777" w:rsidR="000C1D41" w:rsidRDefault="000C1D41" w:rsidP="000C1D41">
      <w:r>
        <w:t xml:space="preserve">The EPSS wage types will be automatically pre-populated with the EPSS wage types (49E9 and 49S9). </w:t>
      </w:r>
    </w:p>
    <w:p w14:paraId="6A80E6DC" w14:textId="64D4F8BE" w:rsidR="000C1D41" w:rsidRDefault="00B307E3" w:rsidP="0058450E">
      <w:r>
        <w:t>Processing Flow:</w:t>
      </w:r>
    </w:p>
    <w:p w14:paraId="0C4653F5" w14:textId="34775334" w:rsidR="00B307E3" w:rsidRDefault="00E552ED" w:rsidP="00E206BC">
      <w:pPr>
        <w:pStyle w:val="ListParagraph"/>
        <w:numPr>
          <w:ilvl w:val="0"/>
          <w:numId w:val="15"/>
        </w:numPr>
      </w:pPr>
      <w:r w:rsidRPr="00E552ED">
        <w:t>Prepare payroll area range based on the value</w:t>
      </w:r>
      <w:r>
        <w:t xml:space="preserve"> </w:t>
      </w:r>
      <w:r w:rsidRPr="00E552ED">
        <w:t>entered on selection screen</w:t>
      </w:r>
      <w:r>
        <w:t>.</w:t>
      </w:r>
    </w:p>
    <w:p w14:paraId="4943433D" w14:textId="5F066C70" w:rsidR="00E552ED" w:rsidRDefault="00E552ED" w:rsidP="00E206BC">
      <w:pPr>
        <w:pStyle w:val="ListParagraph"/>
        <w:numPr>
          <w:ilvl w:val="0"/>
          <w:numId w:val="15"/>
        </w:numPr>
      </w:pPr>
      <w:r>
        <w:t>Get PERNR</w:t>
      </w:r>
    </w:p>
    <w:p w14:paraId="4C160BEB" w14:textId="3D8B01C0" w:rsidR="00E552ED" w:rsidRPr="00494517" w:rsidRDefault="00637208" w:rsidP="00E206BC">
      <w:pPr>
        <w:pStyle w:val="ListParagraph"/>
        <w:numPr>
          <w:ilvl w:val="0"/>
          <w:numId w:val="15"/>
        </w:numPr>
      </w:pPr>
      <w:r w:rsidRPr="00494517">
        <w:t xml:space="preserve">Check if payroll is exited, if not display </w:t>
      </w:r>
      <w:r w:rsidR="002E3454" w:rsidRPr="00494517">
        <w:t>warning</w:t>
      </w:r>
      <w:r w:rsidRPr="00494517">
        <w:t xml:space="preserve"> message on screen:</w:t>
      </w:r>
      <w:r w:rsidRPr="00494517">
        <w:rPr>
          <w:i/>
          <w:iCs/>
        </w:rPr>
        <w:t xml:space="preserve"> #Please exit payroll</w:t>
      </w:r>
      <w:r w:rsidR="00E43F83" w:rsidRPr="00494517">
        <w:rPr>
          <w:i/>
          <w:iCs/>
        </w:rPr>
        <w:t>.</w:t>
      </w:r>
    </w:p>
    <w:p w14:paraId="12F14B86" w14:textId="77777777" w:rsidR="00494517" w:rsidRPr="00494517" w:rsidRDefault="003E1A41" w:rsidP="00E206BC">
      <w:pPr>
        <w:pStyle w:val="ListParagraph"/>
        <w:numPr>
          <w:ilvl w:val="0"/>
          <w:numId w:val="15"/>
        </w:numPr>
      </w:pPr>
      <w:r w:rsidRPr="00494517">
        <w:t>Create instance of class</w:t>
      </w:r>
      <w:r w:rsidRPr="00494517">
        <w:rPr>
          <w:i/>
          <w:iCs/>
        </w:rPr>
        <w:t xml:space="preserve"> #CL_HRPAY99_PRR_4_PNP_PAYPER#.</w:t>
      </w:r>
    </w:p>
    <w:p w14:paraId="321DCE0F" w14:textId="35582E34" w:rsidR="003E1A41" w:rsidRPr="00494517" w:rsidRDefault="00C107D2" w:rsidP="00E206BC">
      <w:pPr>
        <w:pStyle w:val="ListParagraph"/>
        <w:numPr>
          <w:ilvl w:val="0"/>
          <w:numId w:val="15"/>
        </w:numPr>
      </w:pPr>
      <w:r w:rsidRPr="00494517">
        <w:t xml:space="preserve">By using instance created in step 1 call method </w:t>
      </w:r>
      <w:r w:rsidRPr="00494517">
        <w:rPr>
          <w:i/>
          <w:iCs/>
        </w:rPr>
        <w:t>GET_PERNR_PAYR_RESULTS_</w:t>
      </w:r>
      <w:r w:rsidRPr="00494517">
        <w:t>ALLIN1 to get payroll</w:t>
      </w:r>
      <w:r w:rsidRPr="00C107D2">
        <w:t xml:space="preserve"> results for the pay period</w:t>
      </w:r>
      <w:r w:rsidR="00DD6B39">
        <w:t>s</w:t>
      </w:r>
      <w:r w:rsidRPr="00C107D2">
        <w:t xml:space="preserve"> and save them in internal table.</w:t>
      </w:r>
      <w:r w:rsidR="00773C38">
        <w:t xml:space="preserve">  </w:t>
      </w:r>
    </w:p>
    <w:p w14:paraId="1A9C2EEC" w14:textId="4CB3A9E2" w:rsidR="00801B22" w:rsidRDefault="002C5B3C" w:rsidP="00E206BC">
      <w:pPr>
        <w:pStyle w:val="ListParagraph"/>
        <w:numPr>
          <w:ilvl w:val="0"/>
          <w:numId w:val="15"/>
        </w:numPr>
      </w:pPr>
      <w:r>
        <w:t>I</w:t>
      </w:r>
      <w:r w:rsidR="00801B22">
        <w:t xml:space="preserve">f </w:t>
      </w:r>
      <w:r w:rsidR="003C1E2A">
        <w:t xml:space="preserve">EVP-SRTZA </w:t>
      </w:r>
      <w:r w:rsidR="00254929">
        <w:t>= ‘</w:t>
      </w:r>
      <w:r w:rsidR="003C1E2A">
        <w:t>P</w:t>
      </w:r>
      <w:r>
        <w:t>’, multiply</w:t>
      </w:r>
      <w:r w:rsidR="003C1E2A">
        <w:t xml:space="preserve"> </w:t>
      </w:r>
      <w:r w:rsidR="004A0ED5">
        <w:t>RT-</w:t>
      </w:r>
      <w:r w:rsidR="003C1E2A">
        <w:t>BETRG</w:t>
      </w:r>
      <w:r>
        <w:t xml:space="preserve"> </w:t>
      </w:r>
      <w:r w:rsidR="00DD1507">
        <w:t>to -1 and collect by PERNR/INCIDENT/FOR PERIOD</w:t>
      </w:r>
      <w:r w:rsidR="00773C38">
        <w:t>/</w:t>
      </w:r>
      <w:r w:rsidR="00773C38" w:rsidRPr="00DD6B39">
        <w:t>WC claim/</w:t>
      </w:r>
      <w:r w:rsidR="00021F67">
        <w:t>P</w:t>
      </w:r>
      <w:r w:rsidR="00773C38" w:rsidRPr="00DD6B39">
        <w:t>ayment date</w:t>
      </w:r>
      <w:r w:rsidR="00021F67">
        <w:t xml:space="preserve"> combination</w:t>
      </w:r>
      <w:r w:rsidR="00DD1507" w:rsidRPr="00DD6B39">
        <w:t>.</w:t>
      </w:r>
    </w:p>
    <w:p w14:paraId="34DA664E" w14:textId="48A438CB" w:rsidR="00D5208A" w:rsidRDefault="00DD1507" w:rsidP="00E206BC">
      <w:pPr>
        <w:pStyle w:val="ListParagraph"/>
        <w:numPr>
          <w:ilvl w:val="0"/>
          <w:numId w:val="15"/>
        </w:numPr>
      </w:pPr>
      <w:r>
        <w:t xml:space="preserve">If </w:t>
      </w:r>
      <w:r w:rsidR="001B58E6">
        <w:t xml:space="preserve">EVP-SRTZA </w:t>
      </w:r>
      <w:r>
        <w:t xml:space="preserve">= ‘A’, collect </w:t>
      </w:r>
      <w:r w:rsidR="001B58E6">
        <w:t xml:space="preserve">RT-BETRG </w:t>
      </w:r>
      <w:r>
        <w:t>by PERNR/INCIDENT/FOR PERIOD combination.</w:t>
      </w:r>
    </w:p>
    <w:p w14:paraId="657A888C" w14:textId="6055C222" w:rsidR="00C107D2" w:rsidRDefault="00163E4E" w:rsidP="00E206BC">
      <w:pPr>
        <w:pStyle w:val="ListParagraph"/>
        <w:numPr>
          <w:ilvl w:val="0"/>
          <w:numId w:val="15"/>
        </w:numPr>
      </w:pPr>
      <w:r>
        <w:t>Get the OLIMS data for EPSS Period 1 &amp; 2 for each</w:t>
      </w:r>
      <w:r w:rsidR="003C2EDC">
        <w:t xml:space="preserve"> PERNR/INCIDENT/FOR PERIOD</w:t>
      </w:r>
      <w:r w:rsidR="00021F67">
        <w:t>/</w:t>
      </w:r>
      <w:r w:rsidR="00773C38" w:rsidRPr="007773A7">
        <w:t>WC claim/</w:t>
      </w:r>
      <w:r w:rsidR="00021F67">
        <w:t>P</w:t>
      </w:r>
      <w:r w:rsidR="00021F67" w:rsidRPr="007773A7">
        <w:t>ayment</w:t>
      </w:r>
      <w:r w:rsidR="00773C38" w:rsidRPr="007773A7">
        <w:t xml:space="preserve"> date</w:t>
      </w:r>
      <w:r w:rsidR="003C2EDC">
        <w:t xml:space="preserve"> combination</w:t>
      </w:r>
      <w:r w:rsidR="00773C38" w:rsidRPr="007773A7">
        <w:t>.</w:t>
      </w:r>
    </w:p>
    <w:p w14:paraId="095A9756" w14:textId="77777777" w:rsidR="008233A6" w:rsidRDefault="00D5208A" w:rsidP="00E206BC">
      <w:pPr>
        <w:pStyle w:val="ListParagraph"/>
        <w:numPr>
          <w:ilvl w:val="0"/>
          <w:numId w:val="15"/>
        </w:numPr>
      </w:pPr>
      <w:r>
        <w:t xml:space="preserve">Display </w:t>
      </w:r>
      <w:r w:rsidR="00974551">
        <w:t xml:space="preserve">results in an </w:t>
      </w:r>
      <w:r>
        <w:t>ALV report.</w:t>
      </w:r>
    </w:p>
    <w:p w14:paraId="4C758474" w14:textId="77777777" w:rsidR="008233A6" w:rsidRDefault="008233A6" w:rsidP="008233A6"/>
    <w:p w14:paraId="3E4BE9AE" w14:textId="53DB8913" w:rsidR="008233A6" w:rsidRDefault="00065D1C" w:rsidP="008233A6">
      <w:pPr>
        <w:rPr>
          <w:u w:val="single"/>
        </w:rPr>
      </w:pPr>
      <w:r>
        <w:rPr>
          <w:u w:val="single"/>
        </w:rPr>
        <w:t xml:space="preserve">Report </w:t>
      </w:r>
      <w:r w:rsidR="008233A6" w:rsidRPr="008233A6">
        <w:rPr>
          <w:u w:val="single"/>
        </w:rPr>
        <w:t>Extract</w:t>
      </w:r>
      <w:r>
        <w:rPr>
          <w:u w:val="single"/>
        </w:rPr>
        <w:t>:</w:t>
      </w:r>
    </w:p>
    <w:p w14:paraId="4682F356" w14:textId="77777777" w:rsidR="00692CF5" w:rsidRDefault="00A21F03" w:rsidP="008233A6">
      <w:r>
        <w:t>LTEX table would be used (or alternatively a new custom table) to store the report extract</w:t>
      </w:r>
      <w:r w:rsidR="00F95785">
        <w:t xml:space="preserve">. </w:t>
      </w:r>
    </w:p>
    <w:p w14:paraId="771CD6FC" w14:textId="6DB4BC9C" w:rsidR="003B2E52" w:rsidRPr="009C5BB7" w:rsidRDefault="003B2E52" w:rsidP="008233A6">
      <w:r>
        <w:t xml:space="preserve">Program </w:t>
      </w:r>
      <w:r w:rsidRPr="003B2E52">
        <w:t>ZHRLVE_UNAPPROVED_SPOOL</w:t>
      </w:r>
      <w:r w:rsidR="00692CF5">
        <w:t xml:space="preserve"> (screen 4500)</w:t>
      </w:r>
      <w:r>
        <w:t xml:space="preserve"> c</w:t>
      </w:r>
      <w:r w:rsidR="00692CF5">
        <w:t>ould</w:t>
      </w:r>
      <w:r>
        <w:t xml:space="preserve"> be used as reference </w:t>
      </w:r>
      <w:r w:rsidR="00692CF5">
        <w:t>for</w:t>
      </w:r>
      <w:r>
        <w:t xml:space="preserve"> extract</w:t>
      </w:r>
      <w:r w:rsidR="00F95785">
        <w:t xml:space="preserve"> storing</w:t>
      </w:r>
      <w:r w:rsidR="00692CF5">
        <w:t xml:space="preserve"> in LTEX table</w:t>
      </w:r>
      <w:r>
        <w:t xml:space="preserve">. </w:t>
      </w:r>
    </w:p>
    <w:p w14:paraId="3A142609" w14:textId="50AE5EA5" w:rsidR="00CA366B" w:rsidRDefault="005067F3" w:rsidP="00CA366B">
      <w:r>
        <w:t xml:space="preserve">The report </w:t>
      </w:r>
      <w:r w:rsidR="00E57596">
        <w:t>would</w:t>
      </w:r>
      <w:r>
        <w:t xml:space="preserve"> have a</w:t>
      </w:r>
      <w:r w:rsidR="00E57596">
        <w:t>n</w:t>
      </w:r>
      <w:r w:rsidR="008233A6">
        <w:t xml:space="preserve"> </w:t>
      </w:r>
      <w:r w:rsidR="00CA366B">
        <w:t xml:space="preserve">extract button created </w:t>
      </w:r>
      <w:r w:rsidR="00E57596">
        <w:t xml:space="preserve">(on report </w:t>
      </w:r>
      <w:r w:rsidR="00CA366B">
        <w:t>toolbar</w:t>
      </w:r>
      <w:r w:rsidR="00E57596">
        <w:t>)</w:t>
      </w:r>
      <w:r w:rsidR="00CA366B">
        <w:t xml:space="preserve"> which will open a new window with the following options:</w:t>
      </w:r>
    </w:p>
    <w:p w14:paraId="29D68D59" w14:textId="77777777" w:rsidR="00692CF5" w:rsidRDefault="00B16F0E" w:rsidP="00692CF5">
      <w:pPr>
        <w:keepNext/>
      </w:pPr>
      <w:r w:rsidRPr="00B16F0E">
        <w:rPr>
          <w:noProof/>
        </w:rPr>
        <w:drawing>
          <wp:inline distT="0" distB="0" distL="0" distR="0" wp14:anchorId="2F922AAF" wp14:editId="549D0140">
            <wp:extent cx="5731510" cy="1259840"/>
            <wp:effectExtent l="0" t="0" r="2540" b="0"/>
            <wp:docPr id="751889359" name="Picture 1" descr="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89359" name="Picture 1" descr="A blue and white screen&#10;&#10;AI-generated content may be incorrect."/>
                    <pic:cNvPicPr/>
                  </pic:nvPicPr>
                  <pic:blipFill>
                    <a:blip r:embed="rId26"/>
                    <a:stretch>
                      <a:fillRect/>
                    </a:stretch>
                  </pic:blipFill>
                  <pic:spPr>
                    <a:xfrm>
                      <a:off x="0" y="0"/>
                      <a:ext cx="5731510" cy="1259840"/>
                    </a:xfrm>
                    <a:prstGeom prst="rect">
                      <a:avLst/>
                    </a:prstGeom>
                  </pic:spPr>
                </pic:pic>
              </a:graphicData>
            </a:graphic>
          </wp:inline>
        </w:drawing>
      </w:r>
    </w:p>
    <w:p w14:paraId="4360EEC6" w14:textId="2C5B20C4" w:rsidR="00E57596" w:rsidRDefault="00692CF5" w:rsidP="00692CF5">
      <w:pPr>
        <w:pStyle w:val="Caption"/>
      </w:pPr>
      <w:r>
        <w:t xml:space="preserve">Figure </w:t>
      </w:r>
      <w:r>
        <w:fldChar w:fldCharType="begin"/>
      </w:r>
      <w:r>
        <w:instrText>SEQ Figure \* ARABIC</w:instrText>
      </w:r>
      <w:r>
        <w:fldChar w:fldCharType="separate"/>
      </w:r>
      <w:r>
        <w:rPr>
          <w:noProof/>
        </w:rPr>
        <w:t>5</w:t>
      </w:r>
      <w:r>
        <w:fldChar w:fldCharType="end"/>
      </w:r>
      <w:r>
        <w:t xml:space="preserve"> - Recoup Report Extract Screen</w:t>
      </w:r>
    </w:p>
    <w:p w14:paraId="5DE5E621" w14:textId="77777777" w:rsidR="009C5BB7" w:rsidRDefault="00B16F0E" w:rsidP="00E206BC">
      <w:pPr>
        <w:pStyle w:val="ListParagraph"/>
        <w:numPr>
          <w:ilvl w:val="0"/>
          <w:numId w:val="16"/>
        </w:numPr>
      </w:pPr>
      <w:r>
        <w:t>Read from Extract:</w:t>
      </w:r>
      <w:r w:rsidR="009C5BB7">
        <w:t xml:space="preserve"> Read the records from the extract (LTEX table)</w:t>
      </w:r>
    </w:p>
    <w:p w14:paraId="0B5DDB09" w14:textId="5453153E" w:rsidR="00A21F03" w:rsidRDefault="00A21F03" w:rsidP="00E206BC">
      <w:pPr>
        <w:pStyle w:val="ListParagraph"/>
        <w:numPr>
          <w:ilvl w:val="0"/>
          <w:numId w:val="16"/>
        </w:numPr>
      </w:pPr>
      <w:r>
        <w:t>Read from Database: Read the records from SAP dababase</w:t>
      </w:r>
    </w:p>
    <w:p w14:paraId="71853A9A" w14:textId="7867EF74" w:rsidR="00A21F03" w:rsidRDefault="00A21F03" w:rsidP="00E206BC">
      <w:pPr>
        <w:pStyle w:val="ListParagraph"/>
        <w:numPr>
          <w:ilvl w:val="0"/>
          <w:numId w:val="16"/>
        </w:numPr>
      </w:pPr>
      <w:r>
        <w:t>Save Extract: Saves the extract into the LTEX(or custom table).</w:t>
      </w:r>
    </w:p>
    <w:p w14:paraId="343B6F2E" w14:textId="4806797F" w:rsidR="009D1B46" w:rsidRDefault="009D1B46" w:rsidP="00E206BC">
      <w:pPr>
        <w:pStyle w:val="ListParagraph"/>
        <w:numPr>
          <w:ilvl w:val="1"/>
          <w:numId w:val="16"/>
        </w:numPr>
      </w:pPr>
      <w:r>
        <w:t>Description: Extract description.</w:t>
      </w:r>
    </w:p>
    <w:p w14:paraId="1F6E4686" w14:textId="77777777" w:rsidR="009D1B46" w:rsidRDefault="009D1B46" w:rsidP="009D1B46"/>
    <w:p w14:paraId="66EC6033" w14:textId="31549BF8" w:rsidR="00DE1F05" w:rsidRDefault="00DE1F05" w:rsidP="00DE1F05">
      <w:r>
        <w:t>P</w:t>
      </w:r>
      <w:r w:rsidRPr="00DE1F05">
        <w:t xml:space="preserve">rogram ZSU_EXTRACT_MASS_DELETE deletes records from </w:t>
      </w:r>
      <w:r>
        <w:t>LT</w:t>
      </w:r>
      <w:r w:rsidR="00CF05EB">
        <w:t xml:space="preserve">EX </w:t>
      </w:r>
      <w:r w:rsidRPr="00DE1F05">
        <w:t xml:space="preserve">table.  </w:t>
      </w:r>
      <w:r w:rsidR="00CF05EB">
        <w:t>T</w:t>
      </w:r>
      <w:r w:rsidRPr="00DE1F05">
        <w:t xml:space="preserve">he variant </w:t>
      </w:r>
      <w:r w:rsidR="00CF05EB">
        <w:t xml:space="preserve">can be updated </w:t>
      </w:r>
      <w:r w:rsidRPr="00DE1F05">
        <w:t>to exclude th</w:t>
      </w:r>
      <w:r w:rsidR="00CF05EB">
        <w:t>e</w:t>
      </w:r>
      <w:r w:rsidRPr="00DE1F05">
        <w:t xml:space="preserve"> </w:t>
      </w:r>
      <w:r w:rsidR="00CF05EB">
        <w:t xml:space="preserve">EPSS </w:t>
      </w:r>
      <w:r w:rsidR="009C2723">
        <w:t>iCare</w:t>
      </w:r>
      <w:r w:rsidRPr="00DE1F05">
        <w:t xml:space="preserve"> </w:t>
      </w:r>
      <w:r w:rsidR="00CF05EB">
        <w:t xml:space="preserve">Recoup </w:t>
      </w:r>
      <w:r w:rsidRPr="00DE1F05">
        <w:t>report</w:t>
      </w:r>
      <w:r w:rsidR="00CF05EB">
        <w:t xml:space="preserve"> extracts</w:t>
      </w:r>
      <w:r w:rsidRPr="00DE1F05">
        <w:t>.</w:t>
      </w:r>
      <w:r w:rsidR="00BB3EE8">
        <w:t xml:space="preserve"> </w:t>
      </w:r>
    </w:p>
    <w:p w14:paraId="23B8D694" w14:textId="77777777" w:rsidR="00A95BAA" w:rsidRDefault="00BB3EE8" w:rsidP="00DE1F05">
      <w:r>
        <w:t xml:space="preserve">If LTEX table </w:t>
      </w:r>
      <w:r w:rsidR="009D2178">
        <w:t xml:space="preserve">is </w:t>
      </w:r>
      <w:r w:rsidR="00F0018D">
        <w:t xml:space="preserve">NOT </w:t>
      </w:r>
      <w:r w:rsidR="009D2178">
        <w:t>the option</w:t>
      </w:r>
      <w:r>
        <w:t xml:space="preserve"> </w:t>
      </w:r>
      <w:r w:rsidR="00F0018D">
        <w:t>selected</w:t>
      </w:r>
      <w:r w:rsidR="0013124E">
        <w:t xml:space="preserve"> and the decision is to use a custom table, a new program will have to be developed to delete the records from the custom table after a given period.</w:t>
      </w:r>
      <w:r w:rsidR="0062053F">
        <w:t xml:space="preserve"> </w:t>
      </w:r>
      <w:r w:rsidR="0013124E">
        <w:t xml:space="preserve">The deletion program </w:t>
      </w:r>
      <w:r w:rsidR="00B62C3E">
        <w:t xml:space="preserve">should use </w:t>
      </w:r>
      <w:r w:rsidR="00B62C3E" w:rsidRPr="00DE1F05">
        <w:t xml:space="preserve">ZSU_EXTRACT_MASS_DELETE </w:t>
      </w:r>
      <w:r w:rsidR="00B62C3E">
        <w:t>program as reference to</w:t>
      </w:r>
      <w:r w:rsidR="0013124E">
        <w:t xml:space="preserve"> have similar functionality</w:t>
      </w:r>
      <w:r w:rsidR="0062053F">
        <w:t xml:space="preserve">, </w:t>
      </w:r>
      <w:r w:rsidR="0013124E">
        <w:t>selection screen</w:t>
      </w:r>
      <w:r w:rsidR="0062053F">
        <w:t>, etc</w:t>
      </w:r>
      <w:r w:rsidR="00B62C3E">
        <w:t>.</w:t>
      </w:r>
      <w:r w:rsidR="00DE1F05" w:rsidRPr="00DE1F05">
        <w:t>     </w:t>
      </w:r>
    </w:p>
    <w:p w14:paraId="5270A63C" w14:textId="77777777" w:rsidR="00A95BAA" w:rsidRDefault="00A95BAA">
      <w:r>
        <w:br w:type="page"/>
      </w:r>
    </w:p>
    <w:p w14:paraId="71C5EAA4" w14:textId="1C2C9B83" w:rsidR="00DE1F05" w:rsidRPr="00DE1F05" w:rsidRDefault="00DE1F05" w:rsidP="00DE1F05">
      <w:r w:rsidRPr="00DE1F05">
        <w:t xml:space="preserve"> </w:t>
      </w:r>
    </w:p>
    <w:p w14:paraId="1080B22D" w14:textId="1A120F4B" w:rsidR="00D536D3" w:rsidRDefault="40407FAD" w:rsidP="00E206BC">
      <w:pPr>
        <w:pStyle w:val="Heading2"/>
        <w:numPr>
          <w:ilvl w:val="1"/>
          <w:numId w:val="11"/>
        </w:numPr>
      </w:pPr>
      <w:bookmarkStart w:id="108" w:name="_Toc1204168580"/>
      <w:bookmarkStart w:id="109" w:name="_Toc972153969"/>
      <w:bookmarkStart w:id="110" w:name="_Toc241226853"/>
      <w:r>
        <w:t xml:space="preserve">Pause </w:t>
      </w:r>
      <w:r w:rsidR="72652336">
        <w:t xml:space="preserve">EPSS Period 2 </w:t>
      </w:r>
      <w:r>
        <w:t>Commencement</w:t>
      </w:r>
      <w:bookmarkEnd w:id="108"/>
      <w:bookmarkEnd w:id="109"/>
      <w:bookmarkEnd w:id="110"/>
    </w:p>
    <w:p w14:paraId="51FD0050" w14:textId="424948F5" w:rsidR="00D536D3" w:rsidRDefault="00D536D3" w:rsidP="00D536D3">
      <w:pPr>
        <w:ind w:left="390"/>
        <w:rPr>
          <w:lang w:eastAsia="en-AU"/>
        </w:rPr>
      </w:pPr>
      <w:r>
        <w:rPr>
          <w:lang w:eastAsia="en-AU"/>
        </w:rPr>
        <w:t>Period 2 currently commences at the start of a pay week, where the pay week is a week within the NSWPf fortnight pay cycle (Friday). The start of this ‘pay week’ is always after a pay week (defined by the NSWPf fortnight pay cycle) where P1 reached 39 weeks (EPSS period 2 start at week 40).</w:t>
      </w:r>
    </w:p>
    <w:p w14:paraId="5DB969A3" w14:textId="1C94AD8B" w:rsidR="00C03618" w:rsidRDefault="00D536D3" w:rsidP="00D536D3">
      <w:pPr>
        <w:ind w:left="390"/>
        <w:rPr>
          <w:lang w:eastAsia="en-AU"/>
        </w:rPr>
      </w:pPr>
      <w:r>
        <w:rPr>
          <w:lang w:eastAsia="en-AU"/>
        </w:rPr>
        <w:t xml:space="preserve">The requirement is not to auto commence Period 2 at week 40. It should only commence at week 40 if there was agreement for period 2 to commence.  It could be that for several weeks from week 40 the employee receives no top up, as system indication is required to say Period 2 may commence. </w:t>
      </w:r>
    </w:p>
    <w:p w14:paraId="7201D51A" w14:textId="61D48579" w:rsidR="00D536D3" w:rsidRDefault="00D536D3" w:rsidP="00D536D3">
      <w:pPr>
        <w:ind w:left="390"/>
        <w:rPr>
          <w:lang w:eastAsia="en-AU"/>
        </w:rPr>
      </w:pPr>
      <w:r>
        <w:rPr>
          <w:lang w:eastAsia="en-AU"/>
        </w:rPr>
        <w:t>The system indication is a flag (“</w:t>
      </w:r>
      <w:r w:rsidR="00EC7033" w:rsidRPr="00EC7033">
        <w:rPr>
          <w:b/>
          <w:bCs/>
        </w:rPr>
        <w:t>Commence Period 2 Pay</w:t>
      </w:r>
      <w:r w:rsidR="00356270">
        <w:rPr>
          <w:b/>
          <w:bCs/>
        </w:rPr>
        <w:t>ment</w:t>
      </w:r>
      <w:r>
        <w:rPr>
          <w:lang w:eastAsia="en-AU"/>
        </w:rPr>
        <w:t xml:space="preserve">”), not a date.  When the flag is switched on for period 2 payments then </w:t>
      </w:r>
      <w:r w:rsidR="00A30EEC">
        <w:rPr>
          <w:lang w:eastAsia="en-AU"/>
        </w:rPr>
        <w:t xml:space="preserve">EPSS Period 2 </w:t>
      </w:r>
      <w:r>
        <w:rPr>
          <w:lang w:eastAsia="en-AU"/>
        </w:rPr>
        <w:t xml:space="preserve">payments are payable in retrospect to when week 40 falls (as per the auto start of period 2).  </w:t>
      </w:r>
    </w:p>
    <w:p w14:paraId="2991AF74" w14:textId="7F3A7191" w:rsidR="00A5494C" w:rsidRPr="00A5494C" w:rsidRDefault="00A5494C" w:rsidP="006B2814">
      <w:pPr>
        <w:ind w:left="390"/>
        <w:rPr>
          <w:b/>
          <w:bCs/>
          <w:u w:val="single"/>
        </w:rPr>
      </w:pPr>
      <w:r w:rsidRPr="00A5494C">
        <w:rPr>
          <w:b/>
          <w:bCs/>
          <w:u w:val="single"/>
        </w:rPr>
        <w:t>ABAP changes required in OLIMS</w:t>
      </w:r>
    </w:p>
    <w:p w14:paraId="7A6CE85D" w14:textId="565F7AE2" w:rsidR="00067284" w:rsidRDefault="00A5494C" w:rsidP="00067284">
      <w:pPr>
        <w:ind w:left="390"/>
      </w:pPr>
      <w:r>
        <w:t>Create</w:t>
      </w:r>
      <w:r w:rsidR="00067284">
        <w:t xml:space="preserve"> new “</w:t>
      </w:r>
      <w:r w:rsidR="00067284" w:rsidRPr="00EC7033">
        <w:rPr>
          <w:b/>
          <w:bCs/>
        </w:rPr>
        <w:t>Commence Period 2 Pay</w:t>
      </w:r>
      <w:r w:rsidR="00625782">
        <w:rPr>
          <w:b/>
          <w:bCs/>
        </w:rPr>
        <w:t>ment</w:t>
      </w:r>
      <w:r w:rsidR="00067284">
        <w:t xml:space="preserve">” flag </w:t>
      </w:r>
      <w:r>
        <w:t xml:space="preserve">which </w:t>
      </w:r>
      <w:r w:rsidR="00067284">
        <w:t>will be stored in the table ZIM_IN_EPSS</w:t>
      </w:r>
      <w:r w:rsidR="00DC7D5B">
        <w:t>. Re-generate</w:t>
      </w:r>
      <w:r w:rsidR="00067284">
        <w:t xml:space="preserve"> SM30 of ZIM_IN_EPSS to include new field.</w:t>
      </w:r>
    </w:p>
    <w:p w14:paraId="79BB04EC" w14:textId="77777777" w:rsidR="00067284" w:rsidRDefault="00067284" w:rsidP="00067284">
      <w:pPr>
        <w:ind w:left="390"/>
      </w:pPr>
      <w:r>
        <w:t>New log table (ZIM_IN_EPSS_LOG) to be created and table handling logic implemented for audit trail purposes.</w:t>
      </w:r>
    </w:p>
    <w:p w14:paraId="3F1B209C" w14:textId="06C70C30" w:rsidR="00067284" w:rsidRDefault="00067284" w:rsidP="00067284">
      <w:pPr>
        <w:ind w:left="390"/>
      </w:pPr>
      <w:r>
        <w:t xml:space="preserve">The </w:t>
      </w:r>
      <w:r w:rsidRPr="00C7293C">
        <w:rPr>
          <w:b/>
          <w:bCs/>
        </w:rPr>
        <w:t>Commence Period 2 Pay</w:t>
      </w:r>
      <w:r w:rsidR="00625782">
        <w:rPr>
          <w:b/>
          <w:bCs/>
        </w:rPr>
        <w:t>ment</w:t>
      </w:r>
      <w:r>
        <w:t xml:space="preserve"> flag will be placed and displayed in the EPSS Calculations tab Period 2 section in OLIMS as per green highlighted field in the image below.</w:t>
      </w:r>
    </w:p>
    <w:p w14:paraId="0EBEDF03" w14:textId="11BDD8DA" w:rsidR="00067284" w:rsidRDefault="00E472DE" w:rsidP="00067284">
      <w:pPr>
        <w:keepNext/>
        <w:ind w:left="390"/>
      </w:pPr>
      <w:r>
        <w:rPr>
          <w:noProof/>
        </w:rPr>
        <w:drawing>
          <wp:inline distT="0" distB="0" distL="0" distR="0" wp14:anchorId="3B34CC42" wp14:editId="2F71F952">
            <wp:extent cx="5731510" cy="4949190"/>
            <wp:effectExtent l="0" t="0" r="2540" b="3810"/>
            <wp:docPr id="92025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59623" name=""/>
                    <pic:cNvPicPr/>
                  </pic:nvPicPr>
                  <pic:blipFill>
                    <a:blip r:embed="rId27"/>
                    <a:stretch>
                      <a:fillRect/>
                    </a:stretch>
                  </pic:blipFill>
                  <pic:spPr>
                    <a:xfrm>
                      <a:off x="0" y="0"/>
                      <a:ext cx="5731510" cy="4949190"/>
                    </a:xfrm>
                    <a:prstGeom prst="rect">
                      <a:avLst/>
                    </a:prstGeom>
                  </pic:spPr>
                </pic:pic>
              </a:graphicData>
            </a:graphic>
          </wp:inline>
        </w:drawing>
      </w:r>
    </w:p>
    <w:p w14:paraId="4B7E1D80" w14:textId="7C721D73" w:rsidR="00067284" w:rsidRDefault="00067284" w:rsidP="00067284">
      <w:pPr>
        <w:pStyle w:val="Caption"/>
        <w:ind w:firstLine="390"/>
      </w:pPr>
      <w:r>
        <w:t xml:space="preserve">Figure </w:t>
      </w:r>
      <w:r>
        <w:fldChar w:fldCharType="begin"/>
      </w:r>
      <w:r>
        <w:instrText>SEQ Figure \* ARABIC</w:instrText>
      </w:r>
      <w:r>
        <w:fldChar w:fldCharType="separate"/>
      </w:r>
      <w:r w:rsidR="00692CF5">
        <w:rPr>
          <w:noProof/>
        </w:rPr>
        <w:t>6</w:t>
      </w:r>
      <w:r>
        <w:fldChar w:fldCharType="end"/>
      </w:r>
      <w:r>
        <w:t xml:space="preserve"> - Commence P2 Pay</w:t>
      </w:r>
      <w:r w:rsidR="00E472DE">
        <w:t>ment</w:t>
      </w:r>
      <w:r>
        <w:t xml:space="preserve"> flag</w:t>
      </w:r>
    </w:p>
    <w:p w14:paraId="517E3DA8" w14:textId="0819A50C" w:rsidR="00FD2F9F" w:rsidRDefault="00A41BD3" w:rsidP="00FD2F9F">
      <w:pPr>
        <w:ind w:left="390"/>
      </w:pPr>
      <w:r>
        <w:t>Period 2 starts at week 40. When flag is ticked, Period 2 payment will commence starting 1 day after the end of EPSS Period 1 (40</w:t>
      </w:r>
      <w:r w:rsidRPr="00D536D3">
        <w:rPr>
          <w:vertAlign w:val="superscript"/>
        </w:rPr>
        <w:t>th</w:t>
      </w:r>
      <w:r>
        <w:t xml:space="preserve"> week). </w:t>
      </w:r>
    </w:p>
    <w:p w14:paraId="3B482216" w14:textId="77777777" w:rsidR="00762313" w:rsidRDefault="00762313" w:rsidP="00762313">
      <w:pPr>
        <w:ind w:left="390"/>
      </w:pPr>
      <w:r>
        <w:t>The defaulted selection of the flag will be unticked, meaning EPSS Period pay will not commence by default.</w:t>
      </w:r>
    </w:p>
    <w:p w14:paraId="29CF409F" w14:textId="49419856" w:rsidR="00A41BD3" w:rsidRDefault="00FD2F9F" w:rsidP="00FD2F9F">
      <w:pPr>
        <w:ind w:left="390"/>
        <w:rPr>
          <w:lang w:eastAsia="en-AU"/>
        </w:rPr>
      </w:pPr>
      <w:r>
        <w:t>When the flag is ticked in OLIMS, new l</w:t>
      </w:r>
      <w:r w:rsidR="00A41BD3">
        <w:t xml:space="preserve">ogic </w:t>
      </w:r>
      <w:r>
        <w:t xml:space="preserve">to </w:t>
      </w:r>
      <w:r w:rsidR="00A41BD3">
        <w:t xml:space="preserve">update </w:t>
      </w:r>
      <w:r>
        <w:rPr>
          <w:lang w:eastAsia="en-AU"/>
        </w:rPr>
        <w:t xml:space="preserve">Earliest MD Change field in infotype 0003 to the first day of EPSS week 40 </w:t>
      </w:r>
      <w:r>
        <w:t>i</w:t>
      </w:r>
      <w:r w:rsidR="00A41BD3">
        <w:rPr>
          <w:lang w:eastAsia="en-AU"/>
        </w:rPr>
        <w:t xml:space="preserve">f IT0003 for the employee has the Earliest MD (master data) Change date (PA0003-RRDAT) </w:t>
      </w:r>
      <w:r>
        <w:rPr>
          <w:lang w:eastAsia="en-AU"/>
        </w:rPr>
        <w:t>later</w:t>
      </w:r>
      <w:r w:rsidR="00A41BD3">
        <w:rPr>
          <w:lang w:eastAsia="en-AU"/>
        </w:rPr>
        <w:t xml:space="preserve"> to the week 40 (or week39+1day</w:t>
      </w:r>
      <w:r>
        <w:rPr>
          <w:lang w:eastAsia="en-AU"/>
        </w:rPr>
        <w:t xml:space="preserve"> or EPSS Period 2 start date</w:t>
      </w:r>
      <w:r w:rsidR="00A41BD3">
        <w:rPr>
          <w:lang w:eastAsia="en-AU"/>
        </w:rPr>
        <w:t>)</w:t>
      </w:r>
      <w:r>
        <w:rPr>
          <w:lang w:eastAsia="en-AU"/>
        </w:rPr>
        <w:t xml:space="preserve">, </w:t>
      </w:r>
      <w:r w:rsidR="00A41BD3">
        <w:rPr>
          <w:lang w:eastAsia="en-AU"/>
        </w:rPr>
        <w:t>or if the earliest MD master data date is blank</w:t>
      </w:r>
      <w:r>
        <w:rPr>
          <w:lang w:eastAsia="en-AU"/>
        </w:rPr>
        <w:t>.</w:t>
      </w:r>
    </w:p>
    <w:p w14:paraId="0B943187" w14:textId="76CAEECD" w:rsidR="00502107" w:rsidRDefault="00502107" w:rsidP="00FD2F9F">
      <w:pPr>
        <w:ind w:left="390"/>
        <w:rPr>
          <w:b/>
          <w:bCs/>
          <w:u w:val="single"/>
          <w:lang w:eastAsia="en-AU"/>
        </w:rPr>
      </w:pPr>
      <w:r w:rsidRPr="00502107">
        <w:rPr>
          <w:b/>
          <w:bCs/>
          <w:u w:val="single"/>
          <w:lang w:eastAsia="en-AU"/>
        </w:rPr>
        <w:t>Build in OLIMS</w:t>
      </w:r>
    </w:p>
    <w:p w14:paraId="20FEAD9D" w14:textId="5A3C003B" w:rsidR="00502107" w:rsidRDefault="00502107" w:rsidP="00FD2F9F">
      <w:pPr>
        <w:ind w:left="390"/>
        <w:rPr>
          <w:lang w:eastAsia="en-AU"/>
        </w:rPr>
      </w:pPr>
      <w:r w:rsidRPr="00CA18BD">
        <w:rPr>
          <w:lang w:eastAsia="en-AU"/>
        </w:rPr>
        <w:t xml:space="preserve">Two new fields </w:t>
      </w:r>
      <w:r w:rsidR="00CA18BD">
        <w:rPr>
          <w:lang w:eastAsia="en-AU"/>
        </w:rPr>
        <w:t>(EPSS_INIT_START_DATE_P2/ EPSS_INIT_END_DATE_P2)</w:t>
      </w:r>
      <w:r w:rsidR="00B923AF">
        <w:rPr>
          <w:lang w:eastAsia="en-AU"/>
        </w:rPr>
        <w:t xml:space="preserve"> have been </w:t>
      </w:r>
      <w:r w:rsidRPr="00CA18BD">
        <w:rPr>
          <w:lang w:eastAsia="en-AU"/>
        </w:rPr>
        <w:t>created in table ZIM_IN_CM to store the initial EPSS Period 2 Dates</w:t>
      </w:r>
      <w:r w:rsidR="00CA18BD" w:rsidRPr="00CA18BD">
        <w:rPr>
          <w:lang w:eastAsia="en-AU"/>
        </w:rPr>
        <w:t xml:space="preserve"> (Start date = DOD + 39 weeks + 1 day &amp; End Date = P2 Start Date + 7 years).</w:t>
      </w:r>
    </w:p>
    <w:p w14:paraId="5132C2B0" w14:textId="4815B82C" w:rsidR="00CA18BD" w:rsidRDefault="00520638" w:rsidP="00FD2F9F">
      <w:pPr>
        <w:ind w:left="390"/>
        <w:rPr>
          <w:lang w:eastAsia="en-AU"/>
        </w:rPr>
      </w:pPr>
      <w:r>
        <w:rPr>
          <w:lang w:eastAsia="en-AU"/>
        </w:rPr>
        <w:t>When a new EPSS incident is create, only the initial P2 dates will be stored in ZIM_IN_CM table. The fields EPSS_ START_DATE_P2 &amp; EPSS_ END_DATE_P2 will remain blank until the 39 weeks of period 1 is used</w:t>
      </w:r>
      <w:r w:rsidR="00B03F3F">
        <w:rPr>
          <w:lang w:eastAsia="en-AU"/>
        </w:rPr>
        <w:t>. When the 39 weeks of period 1 is used, a custom function in payroll (ZEPS1) will update the fields EPSS_ START_DATE_P2 &amp; EPSS_ END_DATE_P2 with the actual Period 2 start and end dates.</w:t>
      </w:r>
    </w:p>
    <w:p w14:paraId="3D0D7F27" w14:textId="747A0162" w:rsidR="00B03F3F" w:rsidRPr="00502107" w:rsidRDefault="00251770" w:rsidP="00FD2F9F">
      <w:pPr>
        <w:ind w:left="390"/>
        <w:rPr>
          <w:b/>
          <w:bCs/>
          <w:u w:val="single"/>
        </w:rPr>
      </w:pPr>
      <w:r>
        <w:rPr>
          <w:lang w:eastAsia="en-AU"/>
        </w:rPr>
        <w:t xml:space="preserve">In OLIMS, the Period 2 initial dates will be displayed only if the actual Period 2 dates are blank. Once the actual Period 2 dates are updated </w:t>
      </w:r>
      <w:r w:rsidR="00594E19">
        <w:rPr>
          <w:lang w:eastAsia="en-AU"/>
        </w:rPr>
        <w:t>(by payroll), the actual dates will be displayed (in EPSS Calculations tab).</w:t>
      </w:r>
    </w:p>
    <w:p w14:paraId="3E3B7AA7" w14:textId="1A831323" w:rsidR="00762313" w:rsidRDefault="00C74203" w:rsidP="00D72020">
      <w:pPr>
        <w:ind w:left="390"/>
      </w:pPr>
      <w:r>
        <w:t xml:space="preserve">New logic added </w:t>
      </w:r>
      <w:r w:rsidR="00B923AF">
        <w:t xml:space="preserve">for the new commence P2 flag </w:t>
      </w:r>
      <w:r>
        <w:t>in include ZHUOLIMS_UPDATE2 form SAVE_EPSS.</w:t>
      </w:r>
      <w:r w:rsidR="00F15A48">
        <w:t xml:space="preserve"> If a records already exists in Z</w:t>
      </w:r>
      <w:r w:rsidR="003749B4">
        <w:t xml:space="preserve">IM_IN_EPSS, and there is a change in the Commence P2 Payment flag (tick or untick), </w:t>
      </w:r>
    </w:p>
    <w:p w14:paraId="35B7DF75" w14:textId="77777777" w:rsidR="00187874" w:rsidRDefault="00404757" w:rsidP="00187874">
      <w:pPr>
        <w:ind w:left="390"/>
      </w:pPr>
      <w:r>
        <w:t xml:space="preserve">When the flag is ticked or unticked, the logic </w:t>
      </w:r>
      <w:r w:rsidR="002665CC">
        <w:t>queries table HRPY_RGDIR where for period end date is greater or equal than  P2 start date.</w:t>
      </w:r>
      <w:r w:rsidR="00B667C6">
        <w:t xml:space="preserve"> If no records are returned, Earliest MD </w:t>
      </w:r>
      <w:r w:rsidR="00BA21A4">
        <w:t xml:space="preserve">Change fiend from </w:t>
      </w:r>
      <w:r w:rsidR="00B667C6">
        <w:t xml:space="preserve">infotype 3 </w:t>
      </w:r>
      <w:r w:rsidR="00BA21A4">
        <w:t>is NOT updated</w:t>
      </w:r>
      <w:r w:rsidR="00187874">
        <w:t xml:space="preserve"> and Commence P2 Payment flag updated in table ZIM_IN_EPSS. </w:t>
      </w:r>
    </w:p>
    <w:p w14:paraId="7A988685" w14:textId="41F09905" w:rsidR="00832876" w:rsidRDefault="00832876" w:rsidP="00D72020">
      <w:pPr>
        <w:ind w:left="390"/>
      </w:pPr>
      <w:r>
        <w:t xml:space="preserve">If </w:t>
      </w:r>
      <w:r w:rsidR="002640C5">
        <w:t>Earliest MD Change fiend from infotype 3 is greater than P2 start date or is blank</w:t>
      </w:r>
      <w:r w:rsidR="00D51ACB">
        <w:t>, Earliest MD Change fiend from infotype 3 is updated with P2 start date</w:t>
      </w:r>
      <w:r w:rsidR="0055621C">
        <w:t xml:space="preserve"> and Commence P2 Payment flag updated in table ZIM_IN_EPSS</w:t>
      </w:r>
      <w:r w:rsidR="00D51ACB">
        <w:t>.</w:t>
      </w:r>
      <w:r>
        <w:t xml:space="preserve"> </w:t>
      </w:r>
    </w:p>
    <w:p w14:paraId="743A0745" w14:textId="77777777" w:rsidR="00B923AF" w:rsidRDefault="00B923AF" w:rsidP="00D72020">
      <w:pPr>
        <w:ind w:left="390"/>
      </w:pPr>
    </w:p>
    <w:p w14:paraId="60DF2E4E" w14:textId="20F13EB3" w:rsidR="00762313" w:rsidRPr="00762313" w:rsidRDefault="00762313" w:rsidP="00D72020">
      <w:pPr>
        <w:ind w:left="390"/>
        <w:rPr>
          <w:b/>
          <w:bCs/>
          <w:u w:val="single"/>
        </w:rPr>
      </w:pPr>
      <w:r w:rsidRPr="00762313">
        <w:rPr>
          <w:b/>
          <w:bCs/>
          <w:u w:val="single"/>
        </w:rPr>
        <w:t>ABAP Changes required in Payroll</w:t>
      </w:r>
    </w:p>
    <w:p w14:paraId="6E14FFEA" w14:textId="0ADD24F3" w:rsidR="00D61EF0" w:rsidRPr="00D61EF0" w:rsidRDefault="00D536D3" w:rsidP="00D72020">
      <w:pPr>
        <w:ind w:left="390"/>
      </w:pPr>
      <w:r>
        <w:t xml:space="preserve">Payroll operation Z75S will be modified to check for the flag and only return the EPSS Period 2 Supplementary weekly amount if the flag is ticked, otherwise 0 (zero) </w:t>
      </w:r>
      <w:r w:rsidR="00FD2F9F">
        <w:t>will be</w:t>
      </w:r>
      <w:r>
        <w:t xml:space="preserve"> returned.</w:t>
      </w:r>
    </w:p>
    <w:p w14:paraId="51552B2B" w14:textId="32FD9654" w:rsidR="36026836" w:rsidRDefault="36026836" w:rsidP="36026836">
      <w:pPr>
        <w:ind w:left="390"/>
      </w:pPr>
    </w:p>
    <w:p w14:paraId="2E9CF402" w14:textId="445005E0" w:rsidR="513B5369" w:rsidRDefault="513B5369" w:rsidP="36026836">
      <w:pPr>
        <w:ind w:left="390"/>
        <w:rPr>
          <w:b/>
          <w:bCs/>
          <w:u w:val="single"/>
        </w:rPr>
      </w:pPr>
      <w:r w:rsidRPr="36026836">
        <w:rPr>
          <w:b/>
          <w:bCs/>
          <w:u w:val="single"/>
        </w:rPr>
        <w:t>Build Payroll Changes</w:t>
      </w:r>
    </w:p>
    <w:p w14:paraId="65D82ED3" w14:textId="62F10EEB" w:rsidR="513B5369" w:rsidRDefault="513B5369" w:rsidP="36026836">
      <w:pPr>
        <w:ind w:left="390"/>
        <w:rPr>
          <w:rFonts w:ascii="Calibri" w:eastAsia="Calibri" w:hAnsi="Calibri" w:cs="Calibri"/>
        </w:rPr>
      </w:pP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         form OPZ75SL</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i/>
          <w:iCs/>
          <w:color w:val="808080" w:themeColor="background1" w:themeShade="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FORM </w:t>
      </w:r>
      <w:r w:rsidRPr="36026836">
        <w:rPr>
          <w:rFonts w:ascii="Courier New" w:eastAsia="Courier New" w:hAnsi="Courier New" w:cs="Courier New"/>
          <w:color w:val="000000" w:themeColor="text1"/>
          <w:sz w:val="20"/>
          <w:szCs w:val="20"/>
        </w:rPr>
        <w:t>opz75sl</w:t>
      </w:r>
      <w:r w:rsidRPr="36026836">
        <w:rPr>
          <w:rFonts w:ascii="Courier New" w:eastAsia="Courier New" w:hAnsi="Courier New" w:cs="Courier New"/>
          <w:color w:val="800080"/>
          <w:sz w:val="20"/>
          <w:szCs w:val="20"/>
        </w:rPr>
        <w:t>.</w:t>
      </w:r>
    </w:p>
    <w:p w14:paraId="68798624" w14:textId="5BEA1862" w:rsidR="513B5369" w:rsidRDefault="513B5369"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26B1EA23" w14:textId="5ECD192D" w:rsidR="36026836" w:rsidRDefault="36026836"/>
    <w:p w14:paraId="371E4D71" w14:textId="36BEE570" w:rsidR="513B5369" w:rsidRDefault="513B5369" w:rsidP="36026836">
      <w:pPr>
        <w:ind w:left="390"/>
        <w:rPr>
          <w:rFonts w:ascii="Courier New" w:eastAsia="Courier New" w:hAnsi="Courier New" w:cs="Courier New"/>
          <w:sz w:val="20"/>
          <w:szCs w:val="20"/>
        </w:rPr>
      </w:pP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SELECT SINGLE </w:t>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FROM </w:t>
      </w:r>
      <w:r w:rsidRPr="36026836">
        <w:rPr>
          <w:rFonts w:ascii="Courier New" w:eastAsia="Courier New" w:hAnsi="Courier New" w:cs="Courier New"/>
          <w:color w:val="000000" w:themeColor="text1"/>
          <w:sz w:val="20"/>
          <w:szCs w:val="20"/>
        </w:rPr>
        <w:t xml:space="preserve">zim_in_epss </w:t>
      </w:r>
      <w:r w:rsidRPr="36026836">
        <w:rPr>
          <w:rFonts w:ascii="Courier New" w:eastAsia="Courier New" w:hAnsi="Courier New" w:cs="Courier New"/>
          <w:color w:val="0000FF"/>
          <w:sz w:val="20"/>
          <w:szCs w:val="20"/>
        </w:rPr>
        <w:t xml:space="preserve">INTO </w:t>
      </w:r>
      <w:r w:rsidRPr="36026836">
        <w:rPr>
          <w:rFonts w:ascii="Courier New" w:eastAsia="Courier New" w:hAnsi="Courier New" w:cs="Courier New"/>
          <w:color w:val="000000" w:themeColor="text1"/>
          <w:sz w:val="20"/>
          <w:szCs w:val="20"/>
        </w:rPr>
        <w:t>ls_epss</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WHERE </w:t>
      </w:r>
      <w:r w:rsidRPr="36026836">
        <w:rPr>
          <w:rFonts w:ascii="Courier New" w:eastAsia="Courier New" w:hAnsi="Courier New" w:cs="Courier New"/>
          <w:color w:val="000000" w:themeColor="text1"/>
          <w:sz w:val="20"/>
          <w:szCs w:val="20"/>
        </w:rPr>
        <w:t xml:space="preserve">pernr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pernr</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pernr</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AND </w:t>
      </w:r>
      <w:r w:rsidRPr="36026836">
        <w:rPr>
          <w:rFonts w:ascii="Courier New" w:eastAsia="Courier New" w:hAnsi="Courier New" w:cs="Courier New"/>
          <w:color w:val="000000" w:themeColor="text1"/>
          <w:sz w:val="20"/>
          <w:szCs w:val="20"/>
        </w:rPr>
        <w:t xml:space="preserve">incident </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color w:val="000000" w:themeColor="text1"/>
          <w:sz w:val="20"/>
          <w:szCs w:val="20"/>
        </w:rPr>
        <w:t>lv_incident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 xml:space="preserve">IF </w:t>
      </w:r>
      <w:r w:rsidRPr="36026836">
        <w:rPr>
          <w:rFonts w:ascii="Courier New" w:eastAsia="Courier New" w:hAnsi="Courier New" w:cs="Courier New"/>
          <w:color w:val="000000" w:themeColor="text1"/>
          <w:sz w:val="20"/>
          <w:szCs w:val="20"/>
        </w:rPr>
        <w:t>ls_epss</w:t>
      </w:r>
      <w:r w:rsidRPr="36026836">
        <w:rPr>
          <w:rFonts w:ascii="Courier New" w:eastAsia="Courier New" w:hAnsi="Courier New" w:cs="Courier New"/>
          <w:color w:val="808080" w:themeColor="background1" w:themeShade="80"/>
          <w:sz w:val="20"/>
          <w:szCs w:val="20"/>
        </w:rPr>
        <w:t>-</w:t>
      </w:r>
      <w:r w:rsidRPr="36026836">
        <w:rPr>
          <w:rFonts w:ascii="Courier New" w:eastAsia="Courier New" w:hAnsi="Courier New" w:cs="Courier New"/>
          <w:color w:val="000000" w:themeColor="text1"/>
          <w:sz w:val="20"/>
          <w:szCs w:val="20"/>
        </w:rPr>
        <w:t xml:space="preserve">commence_p2_payment </w:t>
      </w:r>
      <w:r w:rsidRPr="36026836">
        <w:rPr>
          <w:rFonts w:ascii="Courier New" w:eastAsia="Courier New" w:hAnsi="Courier New" w:cs="Courier New"/>
          <w:color w:val="0000FF"/>
          <w:sz w:val="20"/>
          <w:szCs w:val="20"/>
        </w:rPr>
        <w:t xml:space="preserve">NE </w:t>
      </w:r>
      <w:r w:rsidRPr="36026836">
        <w:rPr>
          <w:rFonts w:ascii="Courier New" w:eastAsia="Courier New" w:hAnsi="Courier New" w:cs="Courier New"/>
          <w:color w:val="4DA619"/>
          <w:sz w:val="20"/>
          <w:szCs w:val="20"/>
        </w:rPr>
        <w:t>'X'</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"Don't return salary if P2 payment not checked</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EXIT</w:t>
      </w:r>
      <w:r w:rsidRPr="36026836">
        <w:rPr>
          <w:rFonts w:ascii="Courier New" w:eastAsia="Courier New" w:hAnsi="Courier New" w:cs="Courier New"/>
          <w:color w:val="800080"/>
          <w:sz w:val="20"/>
          <w:szCs w:val="20"/>
        </w:rPr>
        <w:t>.</w:t>
      </w:r>
      <w:r>
        <w:br/>
      </w:r>
      <w:r w:rsidRPr="36026836">
        <w:rPr>
          <w:rFonts w:ascii="Courier New" w:eastAsia="Courier New" w:hAnsi="Courier New" w:cs="Courier New"/>
          <w:color w:val="000000" w:themeColor="text1"/>
          <w:sz w:val="20"/>
          <w:szCs w:val="20"/>
        </w:rPr>
        <w:t xml:space="preserve">         </w:t>
      </w:r>
      <w:r w:rsidRPr="36026836">
        <w:rPr>
          <w:rFonts w:ascii="Courier New" w:eastAsia="Courier New" w:hAnsi="Courier New" w:cs="Courier New"/>
          <w:color w:val="0000FF"/>
          <w:sz w:val="20"/>
          <w:szCs w:val="20"/>
        </w:rPr>
        <w:t>ENDIF</w:t>
      </w:r>
      <w:r w:rsidRPr="36026836">
        <w:rPr>
          <w:rFonts w:ascii="Courier New" w:eastAsia="Courier New" w:hAnsi="Courier New" w:cs="Courier New"/>
          <w:color w:val="800080"/>
          <w:sz w:val="20"/>
          <w:szCs w:val="20"/>
        </w:rPr>
        <w:t>.</w:t>
      </w:r>
    </w:p>
    <w:p w14:paraId="7D27F04A" w14:textId="39B50106" w:rsidR="513B5369" w:rsidRDefault="513B5369" w:rsidP="36026836">
      <w:pPr>
        <w:ind w:left="390"/>
        <w:rPr>
          <w:rFonts w:ascii="Courier New" w:eastAsia="Courier New" w:hAnsi="Courier New" w:cs="Courier New"/>
          <w:color w:val="800080"/>
          <w:sz w:val="20"/>
          <w:szCs w:val="20"/>
        </w:rPr>
      </w:pPr>
      <w:r w:rsidRPr="36026836">
        <w:rPr>
          <w:rFonts w:ascii="Courier New" w:eastAsia="Courier New" w:hAnsi="Courier New" w:cs="Courier New"/>
          <w:color w:val="800080"/>
          <w:sz w:val="20"/>
          <w:szCs w:val="20"/>
        </w:rPr>
        <w:t>...</w:t>
      </w:r>
    </w:p>
    <w:p w14:paraId="6A0D58DD" w14:textId="1188F01C" w:rsidR="513B5369" w:rsidRDefault="513B5369" w:rsidP="36026836">
      <w:pPr>
        <w:ind w:left="390"/>
        <w:rPr>
          <w:rFonts w:ascii="Courier New" w:eastAsia="Courier New" w:hAnsi="Courier New" w:cs="Courier New"/>
          <w:sz w:val="20"/>
          <w:szCs w:val="20"/>
        </w:rPr>
      </w:pPr>
      <w:r w:rsidRPr="36026836">
        <w:rPr>
          <w:rFonts w:ascii="Courier New" w:eastAsia="Courier New" w:hAnsi="Courier New" w:cs="Courier New"/>
          <w:color w:val="0000FF"/>
          <w:sz w:val="20"/>
          <w:szCs w:val="20"/>
        </w:rPr>
        <w:t>ENDFORM</w:t>
      </w:r>
      <w:r w:rsidRPr="36026836">
        <w:rPr>
          <w:rFonts w:ascii="Courier New" w:eastAsia="Courier New" w:hAnsi="Courier New" w:cs="Courier New"/>
          <w:color w:val="800080"/>
          <w:sz w:val="20"/>
          <w:szCs w:val="20"/>
        </w:rPr>
        <w:t xml:space="preserve">. </w:t>
      </w:r>
      <w:r w:rsidRPr="36026836">
        <w:rPr>
          <w:rFonts w:ascii="Courier New" w:eastAsia="Courier New" w:hAnsi="Courier New" w:cs="Courier New"/>
          <w:i/>
          <w:iCs/>
          <w:color w:val="808080" w:themeColor="background1" w:themeShade="80"/>
          <w:sz w:val="20"/>
          <w:szCs w:val="20"/>
        </w:rPr>
        <w:t>" OPZ75SL</w:t>
      </w:r>
    </w:p>
    <w:p w14:paraId="6ABB2044" w14:textId="0CD715A3" w:rsidR="36026836" w:rsidRDefault="36026836" w:rsidP="36026836">
      <w:pPr>
        <w:ind w:left="390"/>
        <w:rPr>
          <w:rFonts w:ascii="Courier New" w:eastAsia="Courier New" w:hAnsi="Courier New" w:cs="Courier New"/>
          <w:i/>
          <w:iCs/>
          <w:color w:val="808080" w:themeColor="background1" w:themeShade="80"/>
          <w:sz w:val="20"/>
          <w:szCs w:val="20"/>
        </w:rPr>
      </w:pPr>
    </w:p>
    <w:p w14:paraId="7C1A1ACE" w14:textId="760DC5DD" w:rsidR="1C30805F" w:rsidRDefault="39B35477" w:rsidP="36026836">
      <w:pPr>
        <w:pStyle w:val="Heading2"/>
      </w:pPr>
      <w:bookmarkStart w:id="111" w:name="_Toc610943272"/>
      <w:bookmarkStart w:id="112" w:name="_Toc778647035"/>
      <w:bookmarkStart w:id="113" w:name="_Toc241226854"/>
      <w:r>
        <w:t>2.7 Simulation Run Should not update weeks used count</w:t>
      </w:r>
      <w:bookmarkEnd w:id="111"/>
      <w:bookmarkEnd w:id="112"/>
      <w:bookmarkEnd w:id="113"/>
    </w:p>
    <w:p w14:paraId="44CE1EAC" w14:textId="47893052" w:rsidR="1C30805F" w:rsidRDefault="1C30805F" w:rsidP="36026836">
      <w:r>
        <w:t>Weeks used count should not be updated on test mode. The weeks used count table is currently being updated in production even if we are running simulation mode. This is corrected as part of phase 4 development by putting a check in functionalities that deletes and updates weeks used count.</w:t>
      </w:r>
    </w:p>
    <w:p w14:paraId="2A7E8B9B" w14:textId="5FEA18DF" w:rsidR="36026836" w:rsidRDefault="36026836" w:rsidP="36026836"/>
    <w:p w14:paraId="55BC9989" w14:textId="7ABE55ED" w:rsidR="1C30805F" w:rsidRDefault="3B90EE0D" w:rsidP="36026836">
      <w:pPr>
        <w:rPr>
          <w:b/>
          <w:bCs/>
          <w:u w:val="single"/>
        </w:rPr>
      </w:pPr>
      <w:r w:rsidRPr="69CBE5DB">
        <w:rPr>
          <w:b/>
          <w:bCs/>
          <w:u w:val="single"/>
        </w:rPr>
        <w:t>Payroll Change – Simulation mode check</w:t>
      </w:r>
    </w:p>
    <w:p w14:paraId="1453DE0B" w14:textId="43C03174" w:rsidR="69CBE5DB" w:rsidRDefault="69CBE5DB">
      <w:r>
        <w:br w:type="page"/>
      </w:r>
    </w:p>
    <w:p w14:paraId="1B11CF96" w14:textId="655175C3" w:rsidR="00BB0152" w:rsidRPr="00BB0152" w:rsidRDefault="5FBE1052" w:rsidP="00E206BC">
      <w:pPr>
        <w:pStyle w:val="Heading1"/>
        <w:numPr>
          <w:ilvl w:val="0"/>
          <w:numId w:val="11"/>
        </w:numPr>
      </w:pPr>
      <w:bookmarkStart w:id="114" w:name="_Toc138221263"/>
      <w:bookmarkStart w:id="115" w:name="_Toc817782087"/>
      <w:bookmarkStart w:id="116" w:name="_Toc241226855"/>
      <w:r>
        <w:t>CR and fixes</w:t>
      </w:r>
      <w:bookmarkEnd w:id="114"/>
      <w:bookmarkEnd w:id="115"/>
      <w:bookmarkEnd w:id="116"/>
    </w:p>
    <w:p w14:paraId="1FA7774A" w14:textId="4B652860" w:rsidR="00BB0152" w:rsidRPr="00BB0152" w:rsidRDefault="1D6A252F" w:rsidP="00E206BC">
      <w:pPr>
        <w:pStyle w:val="Heading2"/>
        <w:numPr>
          <w:ilvl w:val="1"/>
          <w:numId w:val="11"/>
        </w:numPr>
      </w:pPr>
      <w:bookmarkStart w:id="117" w:name="_Toc1445683087"/>
      <w:bookmarkStart w:id="118" w:name="_Toc1004609397"/>
      <w:bookmarkStart w:id="119" w:name="_Toc241226856"/>
      <w:r>
        <w:t>Issues and change list</w:t>
      </w:r>
      <w:bookmarkEnd w:id="117"/>
      <w:bookmarkEnd w:id="118"/>
      <w:bookmarkEnd w:id="119"/>
    </w:p>
    <w:p w14:paraId="1A393334" w14:textId="21D10D39" w:rsidR="00036862" w:rsidRPr="00036862" w:rsidRDefault="00036862" w:rsidP="00036862">
      <w:r>
        <w:t>Issue</w:t>
      </w:r>
      <w:r w:rsidR="00855F45">
        <w:t xml:space="preserve">/CR </w:t>
      </w:r>
      <w:r>
        <w:t xml:space="preserve">Tracker references </w:t>
      </w:r>
      <w:hyperlink r:id="rId28" w:history="1">
        <w:r w:rsidRPr="00036862">
          <w:rPr>
            <w:rStyle w:val="Hyperlink"/>
          </w:rPr>
          <w:t>Tracker- Issues Log_EPSS_Phase4.xlsx</w:t>
        </w:r>
      </w:hyperlink>
    </w:p>
    <w:tbl>
      <w:tblPr>
        <w:tblW w:w="0" w:type="auto"/>
        <w:tblLook w:val="04A0" w:firstRow="1" w:lastRow="0" w:firstColumn="1" w:lastColumn="0" w:noHBand="0" w:noVBand="1"/>
      </w:tblPr>
      <w:tblGrid>
        <w:gridCol w:w="1915"/>
        <w:gridCol w:w="1778"/>
        <w:gridCol w:w="1918"/>
        <w:gridCol w:w="1857"/>
        <w:gridCol w:w="1548"/>
      </w:tblGrid>
      <w:tr w:rsidR="004C45EA" w14:paraId="41532CC0" w14:textId="2079AA67" w:rsidTr="004C45EA">
        <w:tc>
          <w:tcPr>
            <w:tcW w:w="1915" w:type="dxa"/>
          </w:tcPr>
          <w:p w14:paraId="5C3140E5" w14:textId="536109AD" w:rsidR="004C45EA" w:rsidRDefault="004C45EA" w:rsidP="001F4091">
            <w:r>
              <w:t>Date</w:t>
            </w:r>
          </w:p>
        </w:tc>
        <w:tc>
          <w:tcPr>
            <w:tcW w:w="1778" w:type="dxa"/>
          </w:tcPr>
          <w:p w14:paraId="689368C8" w14:textId="5E1BE237" w:rsidR="004C45EA" w:rsidRDefault="004C45EA" w:rsidP="001F4091">
            <w:r>
              <w:t>Issue</w:t>
            </w:r>
          </w:p>
        </w:tc>
        <w:tc>
          <w:tcPr>
            <w:tcW w:w="1918" w:type="dxa"/>
          </w:tcPr>
          <w:p w14:paraId="7A27A774" w14:textId="04206BE8" w:rsidR="004C45EA" w:rsidRDefault="004C45EA" w:rsidP="001F4091">
            <w:r>
              <w:t>Responsible</w:t>
            </w:r>
          </w:p>
        </w:tc>
        <w:tc>
          <w:tcPr>
            <w:tcW w:w="1857" w:type="dxa"/>
          </w:tcPr>
          <w:p w14:paraId="5E50156F" w14:textId="1706004A" w:rsidR="004C45EA" w:rsidRDefault="004C45EA" w:rsidP="001F4091">
            <w:r>
              <w:t>Reference</w:t>
            </w:r>
          </w:p>
        </w:tc>
        <w:tc>
          <w:tcPr>
            <w:tcW w:w="1548" w:type="dxa"/>
          </w:tcPr>
          <w:p w14:paraId="768AEAF6" w14:textId="433F7BDC" w:rsidR="004C45EA" w:rsidRDefault="004C45EA" w:rsidP="001F4091">
            <w:r>
              <w:t>Transport</w:t>
            </w:r>
          </w:p>
        </w:tc>
      </w:tr>
      <w:tr w:rsidR="004C45EA" w14:paraId="108B0BD1" w14:textId="199DDC5F" w:rsidTr="004C45EA">
        <w:tc>
          <w:tcPr>
            <w:tcW w:w="1915" w:type="dxa"/>
          </w:tcPr>
          <w:p w14:paraId="2AC1B5CC" w14:textId="748E6539" w:rsidR="004C45EA" w:rsidRDefault="004C45EA" w:rsidP="001F4091">
            <w:r>
              <w:t>12/11/2025</w:t>
            </w:r>
          </w:p>
        </w:tc>
        <w:tc>
          <w:tcPr>
            <w:tcW w:w="1778" w:type="dxa"/>
          </w:tcPr>
          <w:p w14:paraId="646823E1" w14:textId="56A47507" w:rsidR="004C45EA" w:rsidRDefault="004C45EA" w:rsidP="001F4091">
            <w:r>
              <w:t>Week count entry missing Sec36</w:t>
            </w:r>
          </w:p>
        </w:tc>
        <w:tc>
          <w:tcPr>
            <w:tcW w:w="1918" w:type="dxa"/>
          </w:tcPr>
          <w:p w14:paraId="0A35679A" w14:textId="2DEF62AD" w:rsidR="004C45EA" w:rsidRDefault="004C45EA" w:rsidP="001F4091">
            <w:r>
              <w:t>Salmie</w:t>
            </w:r>
          </w:p>
        </w:tc>
        <w:tc>
          <w:tcPr>
            <w:tcW w:w="1857" w:type="dxa"/>
          </w:tcPr>
          <w:p w14:paraId="3DD431E6" w14:textId="29152A59" w:rsidR="004C45EA" w:rsidRDefault="004C45EA" w:rsidP="001F4091">
            <w:r>
              <w:t>Tracker 101</w:t>
            </w:r>
          </w:p>
        </w:tc>
        <w:tc>
          <w:tcPr>
            <w:tcW w:w="1548" w:type="dxa"/>
          </w:tcPr>
          <w:p w14:paraId="581BDF6F" w14:textId="07413AE6" w:rsidR="004C45EA" w:rsidRDefault="004C45EA" w:rsidP="001F4091">
            <w:r w:rsidRPr="004C45EA">
              <w:t xml:space="preserve">DEVK9HRH49       </w:t>
            </w:r>
          </w:p>
        </w:tc>
      </w:tr>
      <w:tr w:rsidR="004C45EA" w14:paraId="07F73F26" w14:textId="17D398DF" w:rsidTr="004C45EA">
        <w:tc>
          <w:tcPr>
            <w:tcW w:w="1915" w:type="dxa"/>
          </w:tcPr>
          <w:p w14:paraId="745FF1CF" w14:textId="77777777" w:rsidR="004C45EA" w:rsidRDefault="004C45EA" w:rsidP="001F4091"/>
        </w:tc>
        <w:tc>
          <w:tcPr>
            <w:tcW w:w="1778" w:type="dxa"/>
          </w:tcPr>
          <w:p w14:paraId="1FCC88AA" w14:textId="77777777" w:rsidR="004C45EA" w:rsidRDefault="004C45EA" w:rsidP="001F4091"/>
        </w:tc>
        <w:tc>
          <w:tcPr>
            <w:tcW w:w="1918" w:type="dxa"/>
          </w:tcPr>
          <w:p w14:paraId="04A39BFB" w14:textId="77777777" w:rsidR="004C45EA" w:rsidRDefault="004C45EA" w:rsidP="001F4091"/>
        </w:tc>
        <w:tc>
          <w:tcPr>
            <w:tcW w:w="1857" w:type="dxa"/>
          </w:tcPr>
          <w:p w14:paraId="13A3A4D5" w14:textId="77777777" w:rsidR="004C45EA" w:rsidRDefault="004C45EA" w:rsidP="001F4091"/>
        </w:tc>
        <w:tc>
          <w:tcPr>
            <w:tcW w:w="1548" w:type="dxa"/>
          </w:tcPr>
          <w:p w14:paraId="2B9C6660" w14:textId="77777777" w:rsidR="004C45EA" w:rsidRDefault="004C45EA" w:rsidP="001F4091"/>
        </w:tc>
      </w:tr>
    </w:tbl>
    <w:p w14:paraId="04CE09B2" w14:textId="77777777" w:rsidR="001F4091" w:rsidRDefault="001F4091" w:rsidP="001F4091"/>
    <w:p w14:paraId="6CE8F185" w14:textId="206E614E" w:rsidR="00EA7835" w:rsidRDefault="5CA45ABC" w:rsidP="00E206BC">
      <w:pPr>
        <w:pStyle w:val="Heading2"/>
        <w:numPr>
          <w:ilvl w:val="1"/>
          <w:numId w:val="11"/>
        </w:numPr>
      </w:pPr>
      <w:bookmarkStart w:id="120" w:name="_Toc255903671"/>
      <w:bookmarkStart w:id="121" w:name="_Toc2014163608"/>
      <w:bookmarkStart w:id="122" w:name="_Toc241226857"/>
      <w:r>
        <w:t>Unit Testing</w:t>
      </w:r>
      <w:bookmarkEnd w:id="120"/>
      <w:bookmarkEnd w:id="121"/>
      <w:bookmarkEnd w:id="122"/>
    </w:p>
    <w:p w14:paraId="31FD5DC1" w14:textId="11C43071" w:rsidR="00855F45" w:rsidRPr="00855F45" w:rsidRDefault="6A35DDA3" w:rsidP="00855F45">
      <w:pPr>
        <w:pStyle w:val="Heading3"/>
      </w:pPr>
      <w:bookmarkStart w:id="123" w:name="_Toc10614418"/>
      <w:bookmarkStart w:id="124" w:name="_Toc32558954"/>
      <w:bookmarkStart w:id="125" w:name="_Toc241226858"/>
      <w:r>
        <w:t>Tracker 10</w:t>
      </w:r>
      <w:r w:rsidR="518052C6">
        <w:t>1</w:t>
      </w:r>
      <w:bookmarkEnd w:id="123"/>
      <w:bookmarkEnd w:id="124"/>
      <w:bookmarkEnd w:id="125"/>
    </w:p>
    <w:p w14:paraId="6A08E72F" w14:textId="3A2B0453" w:rsidR="00EA7835" w:rsidRPr="00EA7835" w:rsidRDefault="00EA7835" w:rsidP="00EA7835">
      <w:r>
        <w:t>D</w:t>
      </w:r>
      <w:r w:rsidRPr="00EA7835">
        <w:t xml:space="preserve">ev030 </w:t>
      </w:r>
      <w:r w:rsidR="00BD30C6">
        <w:t xml:space="preserve">retro </w:t>
      </w:r>
      <w:r w:rsidR="00C90E74">
        <w:t xml:space="preserve">#47277 </w:t>
      </w:r>
      <w:r w:rsidR="00BD30C6">
        <w:t xml:space="preserve">to P16 2024 where the week count </w:t>
      </w:r>
      <w:r w:rsidR="00BB0152">
        <w:t>was</w:t>
      </w:r>
      <w:r w:rsidR="00BD30C6">
        <w:t xml:space="preserve"> missing.  Week count now increase for Sec36 as expected.</w:t>
      </w:r>
    </w:p>
    <w:p w14:paraId="7299E364" w14:textId="653C7765" w:rsidR="00EA7835" w:rsidRPr="00EA7835" w:rsidRDefault="00EA7835" w:rsidP="00EA7835">
      <w:r w:rsidRPr="00EA7835">
        <w:rPr>
          <w:noProof/>
        </w:rPr>
        <w:drawing>
          <wp:inline distT="0" distB="0" distL="0" distR="0" wp14:anchorId="7D6014BF" wp14:editId="20EAA804">
            <wp:extent cx="5731510" cy="1943735"/>
            <wp:effectExtent l="0" t="0" r="2540" b="0"/>
            <wp:docPr id="26231197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943735"/>
                    </a:xfrm>
                    <a:prstGeom prst="rect">
                      <a:avLst/>
                    </a:prstGeom>
                    <a:noFill/>
                    <a:ln>
                      <a:noFill/>
                    </a:ln>
                  </pic:spPr>
                </pic:pic>
              </a:graphicData>
            </a:graphic>
          </wp:inline>
        </w:drawing>
      </w:r>
    </w:p>
    <w:p w14:paraId="0288C654" w14:textId="37CAA3AD" w:rsidR="69CBE5DB" w:rsidRDefault="69CBE5DB" w:rsidP="69CBE5DB"/>
    <w:p w14:paraId="460C1C44" w14:textId="7C85EE42" w:rsidR="69CBE5DB" w:rsidRDefault="69CBE5DB">
      <w:r>
        <w:br w:type="page"/>
      </w:r>
    </w:p>
    <w:p w14:paraId="0E661A07" w14:textId="27C8A971" w:rsidR="3E676FE3" w:rsidRDefault="752A720E" w:rsidP="00E206BC">
      <w:pPr>
        <w:pStyle w:val="Heading1"/>
        <w:numPr>
          <w:ilvl w:val="0"/>
          <w:numId w:val="11"/>
        </w:numPr>
      </w:pPr>
      <w:bookmarkStart w:id="126" w:name="_Toc241226859"/>
      <w:bookmarkStart w:id="127" w:name="_Toc395349146"/>
      <w:bookmarkStart w:id="128" w:name="_Toc476807550"/>
      <w:r>
        <w:t>OLIMS</w:t>
      </w:r>
      <w:r w:rsidR="1ACB81CD">
        <w:t xml:space="preserve"> Requirements Phase 5</w:t>
      </w:r>
      <w:bookmarkEnd w:id="126"/>
      <w:r w:rsidR="1ACB81CD">
        <w:br/>
      </w:r>
      <w:bookmarkEnd w:id="127"/>
      <w:bookmarkEnd w:id="128"/>
    </w:p>
    <w:p w14:paraId="5E7FE510" w14:textId="7AEE9776" w:rsidR="4FB6A53F" w:rsidRDefault="1B988668" w:rsidP="2C0C6BF4">
      <w:pPr>
        <w:pStyle w:val="Heading2"/>
        <w:numPr>
          <w:ilvl w:val="1"/>
          <w:numId w:val="11"/>
        </w:numPr>
      </w:pPr>
      <w:bookmarkStart w:id="129" w:name="_Toc122437401"/>
      <w:bookmarkStart w:id="130" w:name="_Toc1875071221"/>
      <w:bookmarkStart w:id="131" w:name="_Toc1647148248"/>
      <w:bookmarkStart w:id="132" w:name="_Toc241226860"/>
      <w:r>
        <w:t>(</w:t>
      </w:r>
      <w:r w:rsidR="38227F42">
        <w:t>2.3.2</w:t>
      </w:r>
      <w:r w:rsidR="1E2B5003">
        <w:t>)</w:t>
      </w:r>
      <w:r w:rsidR="38227F42">
        <w:t xml:space="preserve"> Detached Officers: EML workers compensation payment upload</w:t>
      </w:r>
      <w:bookmarkEnd w:id="129"/>
      <w:bookmarkEnd w:id="130"/>
      <w:bookmarkEnd w:id="131"/>
      <w:bookmarkEnd w:id="132"/>
    </w:p>
    <w:p w14:paraId="2043B945" w14:textId="31DCEA5F" w:rsidR="4FB6A53F" w:rsidRDefault="4FB6A53F" w:rsidP="4FB6A53F"/>
    <w:p w14:paraId="324D565A" w14:textId="69129CEA" w:rsidR="4FB6A53F" w:rsidRDefault="38227F42" w:rsidP="2C0C6BF4">
      <w:pPr>
        <w:pStyle w:val="Heading4"/>
      </w:pPr>
      <w:bookmarkStart w:id="133" w:name="_Toc1505010629"/>
      <w:bookmarkStart w:id="134" w:name="_Toc241226861"/>
      <w:r w:rsidRPr="2C0C6BF4">
        <w:rPr>
          <w:lang w:val="en-US"/>
        </w:rPr>
        <w:t>Current setup</w:t>
      </w:r>
      <w:bookmarkEnd w:id="133"/>
      <w:bookmarkEnd w:id="134"/>
      <w:r>
        <w:t> </w:t>
      </w:r>
    </w:p>
    <w:p w14:paraId="4C4FB0C6" w14:textId="57EE2596" w:rsidR="4FB6A53F" w:rsidRDefault="38227F42" w:rsidP="2C0C6BF4">
      <w:pPr>
        <w:rPr>
          <w:rFonts w:ascii="Calibri" w:eastAsia="Calibri" w:hAnsi="Calibri" w:cs="Calibri"/>
          <w:lang w:val="en-US"/>
        </w:rPr>
      </w:pPr>
      <w:r>
        <w:t>EML workers compensation payment upload</w:t>
      </w:r>
      <w:r w:rsidRPr="2C0C6BF4">
        <w:rPr>
          <w:rFonts w:ascii="Calibri" w:eastAsia="Calibri" w:hAnsi="Calibri" w:cs="Calibri"/>
          <w:color w:val="000000" w:themeColor="text1"/>
        </w:rPr>
        <w:t xml:space="preserve"> for IT15 </w:t>
      </w:r>
      <w:r>
        <w:t>XXXX WC external earnings</w:t>
      </w:r>
      <w:r w:rsidRPr="2C0C6BF4">
        <w:rPr>
          <w:rFonts w:ascii="Calibri" w:eastAsia="Calibri" w:hAnsi="Calibri" w:cs="Calibri"/>
          <w:color w:val="000000" w:themeColor="text1"/>
        </w:rPr>
        <w:t xml:space="preserve"> is a new requirement which has not been implemented yet.</w:t>
      </w:r>
    </w:p>
    <w:p w14:paraId="71854D16" w14:textId="7416FDB6" w:rsidR="4FB6A53F" w:rsidRDefault="38227F42" w:rsidP="2C0C6BF4">
      <w:pPr>
        <w:pStyle w:val="Heading4"/>
      </w:pPr>
      <w:bookmarkStart w:id="135" w:name="_Toc517034453"/>
      <w:bookmarkStart w:id="136" w:name="_Toc241226862"/>
      <w:r w:rsidRPr="2C0C6BF4">
        <w:rPr>
          <w:lang w:val="en-US"/>
        </w:rPr>
        <w:t>Business requirement</w:t>
      </w:r>
      <w:bookmarkEnd w:id="135"/>
      <w:bookmarkEnd w:id="136"/>
      <w:r>
        <w:t> </w:t>
      </w:r>
    </w:p>
    <w:p w14:paraId="63B65BB1" w14:textId="0E810E27" w:rsidR="4FB6A53F" w:rsidRDefault="38227F42" w:rsidP="4FB6A53F">
      <w:r>
        <w:t>For detached officers hired under the new EPSS On Duty position, their Workers Compensation payments will be made by EML and not the NSWPF.</w:t>
      </w:r>
    </w:p>
    <w:p w14:paraId="57FFB924" w14:textId="4C9A1EE4" w:rsidR="4FB6A53F" w:rsidRDefault="38227F42" w:rsidP="4FB6A53F">
      <w:r>
        <w:t>The current OLIMS certificate upload and P905 process must not calculate and pay workers compensation for EPSS detached officers.</w:t>
      </w:r>
    </w:p>
    <w:p w14:paraId="1D821D8C" w14:textId="79436860" w:rsidR="4FB6A53F" w:rsidRDefault="38227F42" w:rsidP="4FB6A53F">
      <w:r>
        <w:t>EML will provide NSWPF a file of weekly workers compensation payments they have made to the detached officer on a fortnightly</w:t>
      </w:r>
      <w:r w:rsidDel="008C068D">
        <w:t xml:space="preserve"> </w:t>
      </w:r>
      <w:r>
        <w:t>basis.</w:t>
      </w:r>
      <w:r w:rsidR="00A11F37">
        <w:t xml:space="preserve">  </w:t>
      </w:r>
      <w:r w:rsidR="00C057AB">
        <w:t>EML</w:t>
      </w:r>
      <w:r w:rsidR="00A11F37">
        <w:t xml:space="preserve"> fortnig</w:t>
      </w:r>
      <w:r w:rsidR="001E11A1">
        <w:t>ht values will be converted by the business to a weekly value aligned with the payroll implementation</w:t>
      </w:r>
      <w:r w:rsidR="008C068D">
        <w:t xml:space="preserve"> in the event EML sends a fortnight value</w:t>
      </w:r>
      <w:r w:rsidR="001E11A1">
        <w:t>.</w:t>
      </w:r>
    </w:p>
    <w:p w14:paraId="669E0715" w14:textId="688E7626" w:rsidR="00005152" w:rsidRDefault="00005152" w:rsidP="4FB6A53F">
      <w:r>
        <w:t xml:space="preserve">The EML file will include the claim and incident number. </w:t>
      </w:r>
    </w:p>
    <w:p w14:paraId="394A015C" w14:textId="62663666" w:rsidR="4FB6A53F" w:rsidRDefault="38227F42" w:rsidP="4FB6A53F">
      <w:r>
        <w:t>The EPSS claims officer will need a facility in OLIMS to upload the EML WC payments that will:</w:t>
      </w:r>
    </w:p>
    <w:p w14:paraId="4172922E" w14:textId="2A87741B" w:rsidR="4FB6A53F" w:rsidRDefault="38227F42" w:rsidP="4FB6A53F">
      <w:r>
        <w:t>1)</w:t>
      </w:r>
      <w:r w:rsidR="4FB6A53F">
        <w:tab/>
      </w:r>
      <w:r>
        <w:t>Update the corresponding OLIMS incident/claim</w:t>
      </w:r>
    </w:p>
    <w:p w14:paraId="5B3FF878" w14:textId="6C55B417" w:rsidR="4FB6A53F" w:rsidRDefault="38227F42" w:rsidP="4FB6A53F">
      <w:r>
        <w:t>2)</w:t>
      </w:r>
      <w:r w:rsidR="4FB6A53F">
        <w:tab/>
      </w:r>
      <w:r>
        <w:t>Update the OLIMS EPSS external earnings tab</w:t>
      </w:r>
    </w:p>
    <w:p w14:paraId="44D66371" w14:textId="2EAC6F3A" w:rsidR="007C426C" w:rsidRDefault="38227F42" w:rsidP="4FB6A53F">
      <w:r>
        <w:t>3)</w:t>
      </w:r>
      <w:r w:rsidR="4FB6A53F">
        <w:tab/>
      </w:r>
      <w:r>
        <w:t>Pass the information onto payroll to offset/reduce the calculated the EPSS benefit</w:t>
      </w:r>
      <w:r w:rsidR="007A208C">
        <w:t xml:space="preserve"> </w:t>
      </w:r>
    </w:p>
    <w:p w14:paraId="3D456C92" w14:textId="2D41A74E" w:rsidR="4FB6A53F" w:rsidRDefault="38227F42" w:rsidP="4FB6A53F">
      <w:r>
        <w:t>EML Upload file at a minimum to contain the following information:</w:t>
      </w:r>
    </w:p>
    <w:p w14:paraId="4298BCC4" w14:textId="4BC9F258" w:rsidR="4FB6A53F" w:rsidRDefault="38227F42" w:rsidP="4FB6A53F">
      <w:r>
        <w:t>•</w:t>
      </w:r>
      <w:r w:rsidR="4FB6A53F">
        <w:tab/>
      </w:r>
      <w:r>
        <w:t>Claim Number</w:t>
      </w:r>
    </w:p>
    <w:p w14:paraId="21B3A9CF" w14:textId="5CE4D19C" w:rsidR="4FB6A53F" w:rsidRDefault="38227F42" w:rsidP="4FB6A53F">
      <w:r>
        <w:t>•</w:t>
      </w:r>
      <w:r w:rsidR="4FB6A53F">
        <w:tab/>
      </w:r>
      <w:r>
        <w:t>Incident Number</w:t>
      </w:r>
    </w:p>
    <w:p w14:paraId="6F86F817" w14:textId="44EAC7E5" w:rsidR="4FB6A53F" w:rsidRDefault="38227F42" w:rsidP="4FB6A53F">
      <w:r>
        <w:t>•</w:t>
      </w:r>
      <w:r w:rsidR="4FB6A53F">
        <w:tab/>
      </w:r>
      <w:r>
        <w:t>Employee Number</w:t>
      </w:r>
    </w:p>
    <w:p w14:paraId="4DA07398" w14:textId="5F3A024D" w:rsidR="4FB6A53F" w:rsidRDefault="38227F42" w:rsidP="4FB6A53F">
      <w:r>
        <w:t>•</w:t>
      </w:r>
      <w:r w:rsidR="4FB6A53F">
        <w:tab/>
      </w:r>
      <w:r>
        <w:t>Period start date</w:t>
      </w:r>
    </w:p>
    <w:p w14:paraId="2BA9DD1E" w14:textId="210B5C4F" w:rsidR="4FB6A53F" w:rsidRDefault="38227F42" w:rsidP="4FB6A53F">
      <w:r>
        <w:t>•</w:t>
      </w:r>
      <w:r w:rsidR="4FB6A53F">
        <w:tab/>
      </w:r>
      <w:r>
        <w:t>Period end date</w:t>
      </w:r>
    </w:p>
    <w:p w14:paraId="3C1DF7FE" w14:textId="502C6085" w:rsidR="4FB6A53F" w:rsidRDefault="38227F42" w:rsidP="4FB6A53F">
      <w:r>
        <w:t>•</w:t>
      </w:r>
      <w:r w:rsidR="4FB6A53F">
        <w:tab/>
      </w:r>
      <w:r>
        <w:t>Payment date</w:t>
      </w:r>
    </w:p>
    <w:p w14:paraId="1FDAA7F6" w14:textId="6D1D58AC" w:rsidR="4FB6A53F" w:rsidRDefault="38227F42" w:rsidP="4FB6A53F">
      <w:r>
        <w:t>•</w:t>
      </w:r>
      <w:r w:rsidR="4FB6A53F">
        <w:tab/>
      </w:r>
      <w:r>
        <w:t>Workers Compensation amount</w:t>
      </w:r>
    </w:p>
    <w:p w14:paraId="63714918" w14:textId="294E1E07" w:rsidR="4FB6A53F" w:rsidRDefault="38227F42" w:rsidP="4FB6A53F">
      <w:r>
        <w:t>•</w:t>
      </w:r>
      <w:r w:rsidR="4FB6A53F">
        <w:tab/>
      </w:r>
      <w:r>
        <w:t>Payment Classification Description (WC section/Capacity)</w:t>
      </w:r>
    </w:p>
    <w:p w14:paraId="3A98634C" w14:textId="4609B499" w:rsidR="4FB6A53F" w:rsidRDefault="38227F42" w:rsidP="4FB6A53F">
      <w:r>
        <w:t>•</w:t>
      </w:r>
      <w:r w:rsidR="4FB6A53F">
        <w:tab/>
      </w:r>
      <w:r>
        <w:t>Capacity Status (No Capacity, Partial Capacity, PID)</w:t>
      </w:r>
    </w:p>
    <w:p w14:paraId="0009C353" w14:textId="1C081513" w:rsidR="4FB6A53F" w:rsidRDefault="38227F42" w:rsidP="4FB6A53F">
      <w:r>
        <w:t>•</w:t>
      </w:r>
      <w:r w:rsidR="4FB6A53F">
        <w:tab/>
      </w:r>
      <w:r>
        <w:t>Estimate of no of future weeks of payments</w:t>
      </w:r>
    </w:p>
    <w:p w14:paraId="138ED8BD" w14:textId="58302F43" w:rsidR="4FB6A53F" w:rsidRDefault="38227F42" w:rsidP="4FB6A53F">
      <w:r>
        <w:t>•</w:t>
      </w:r>
      <w:r w:rsidR="4FB6A53F">
        <w:tab/>
      </w:r>
      <w:r>
        <w:t>File Date</w:t>
      </w:r>
    </w:p>
    <w:p w14:paraId="2AF8D711" w14:textId="5A24B06B" w:rsidR="4FB6A53F" w:rsidRDefault="38227F42" w:rsidP="4FB6A53F">
      <w:r>
        <w:t>The upload program to have a test run facility that will check for any errors to be reviewed and corrected before updating master data.</w:t>
      </w:r>
    </w:p>
    <w:p w14:paraId="52FEE0DE" w14:textId="18EF1409" w:rsidR="2D43C552" w:rsidRDefault="7F0BEE14" w:rsidP="2C5B7111">
      <w:pPr>
        <w:rPr>
          <w:rFonts w:ascii="Arial" w:eastAsia="Arial" w:hAnsi="Arial" w:cs="Arial"/>
          <w:color w:val="186C24"/>
          <w:sz w:val="18"/>
          <w:szCs w:val="18"/>
        </w:rPr>
      </w:pPr>
      <w:r>
        <w:t>New validations will be implemented which will raise e</w:t>
      </w:r>
      <w:r w:rsidR="2D43C552">
        <w:t xml:space="preserve">rrors </w:t>
      </w:r>
      <w:r w:rsidR="2F698CA1">
        <w:t>if</w:t>
      </w:r>
      <w:r w:rsidR="5F095F75">
        <w:t>:</w:t>
      </w:r>
    </w:p>
    <w:p w14:paraId="13FB8034" w14:textId="049A045B" w:rsidR="2D43C552" w:rsidRDefault="17CCA173" w:rsidP="292D468F">
      <w:pPr>
        <w:pStyle w:val="ListParagraph"/>
        <w:numPr>
          <w:ilvl w:val="0"/>
          <w:numId w:val="479"/>
        </w:numPr>
      </w:pPr>
      <w:r>
        <w:t>T</w:t>
      </w:r>
      <w:r w:rsidR="2D43C552">
        <w:t xml:space="preserve">here is already and IT15 entry on the payment date for the </w:t>
      </w:r>
      <w:r w:rsidR="44AC3D14">
        <w:t xml:space="preserve">detached </w:t>
      </w:r>
      <w:r w:rsidR="2D43C552">
        <w:t>employee</w:t>
      </w:r>
      <w:r w:rsidR="7320FAE1">
        <w:t>.</w:t>
      </w:r>
    </w:p>
    <w:p w14:paraId="4894DED7" w14:textId="16336046" w:rsidR="2D43C552" w:rsidRDefault="130D3D38" w:rsidP="292D468F">
      <w:pPr>
        <w:pStyle w:val="ListParagraph"/>
        <w:numPr>
          <w:ilvl w:val="0"/>
          <w:numId w:val="479"/>
        </w:numPr>
      </w:pPr>
      <w:r>
        <w:t>Detached e</w:t>
      </w:r>
      <w:r w:rsidR="2D43C552">
        <w:t xml:space="preserve">mployee </w:t>
      </w:r>
      <w:r w:rsidR="0C33B094">
        <w:t>is</w:t>
      </w:r>
      <w:r w:rsidR="2D43C552">
        <w:t xml:space="preserve"> locked. </w:t>
      </w:r>
    </w:p>
    <w:p w14:paraId="58481752" w14:textId="73FCF848" w:rsidR="2D43C552" w:rsidRDefault="14D715C8" w:rsidP="292D468F">
      <w:pPr>
        <w:pStyle w:val="ListParagraph"/>
        <w:numPr>
          <w:ilvl w:val="0"/>
          <w:numId w:val="479"/>
        </w:numPr>
      </w:pPr>
      <w:r>
        <w:t>T</w:t>
      </w:r>
      <w:r w:rsidR="2D43C552">
        <w:t xml:space="preserve">here is no match from attached to detached. </w:t>
      </w:r>
    </w:p>
    <w:p w14:paraId="3131330F" w14:textId="06B341E0" w:rsidR="7FF6C643" w:rsidRDefault="5D22D310" w:rsidP="292D468F">
      <w:pPr>
        <w:pStyle w:val="ListParagraph"/>
        <w:numPr>
          <w:ilvl w:val="0"/>
          <w:numId w:val="479"/>
        </w:numPr>
      </w:pPr>
      <w:r>
        <w:t>T</w:t>
      </w:r>
      <w:r w:rsidR="2D43C552">
        <w:t xml:space="preserve">he effective date /payment date is not on a date where the detached </w:t>
      </w:r>
      <w:r w:rsidR="0F2F4B46">
        <w:t>employee</w:t>
      </w:r>
      <w:r w:rsidR="2D43C552">
        <w:t xml:space="preserve"> is active.</w:t>
      </w:r>
    </w:p>
    <w:p w14:paraId="1376F27C" w14:textId="42CEFB40" w:rsidR="00783606" w:rsidRDefault="00783606" w:rsidP="292D468F">
      <w:pPr>
        <w:pStyle w:val="ListParagraph"/>
        <w:numPr>
          <w:ilvl w:val="0"/>
          <w:numId w:val="479"/>
        </w:numPr>
      </w:pPr>
      <w:r>
        <w:t>Record cannot be created (Use when the</w:t>
      </w:r>
      <w:r w:rsidR="00631A52">
        <w:t xml:space="preserve"> entry can’t be created and when there is no specific reason coded for the failure) </w:t>
      </w:r>
    </w:p>
    <w:p w14:paraId="0BDBB235" w14:textId="6B933388" w:rsidR="00C41DC6" w:rsidRDefault="00C41DC6" w:rsidP="292D468F">
      <w:pPr>
        <w:pStyle w:val="ListParagraph"/>
        <w:numPr>
          <w:ilvl w:val="0"/>
          <w:numId w:val="479"/>
        </w:numPr>
      </w:pPr>
      <w:r w:rsidRPr="00C41DC6">
        <w:t>Mismatch of employee and claim number combination</w:t>
      </w:r>
    </w:p>
    <w:p w14:paraId="0772A7D2" w14:textId="6C601161" w:rsidR="009719F9" w:rsidRDefault="00416A4E" w:rsidP="292D468F">
      <w:pPr>
        <w:pStyle w:val="ListParagraph"/>
        <w:numPr>
          <w:ilvl w:val="0"/>
          <w:numId w:val="479"/>
        </w:numPr>
      </w:pPr>
      <w:r>
        <w:t>Duplicate r</w:t>
      </w:r>
      <w:r w:rsidRPr="00416A4E">
        <w:t>ecords for the same employee</w:t>
      </w:r>
      <w:r w:rsidR="00554390">
        <w:t xml:space="preserve"> </w:t>
      </w:r>
      <w:r w:rsidR="00273880">
        <w:t xml:space="preserve">(When </w:t>
      </w:r>
      <w:r w:rsidR="00273880" w:rsidRPr="00273880">
        <w:t xml:space="preserve">the </w:t>
      </w:r>
      <w:r w:rsidR="00273880">
        <w:t xml:space="preserve">detached employee (Attached/detached </w:t>
      </w:r>
      <w:r w:rsidR="00273880" w:rsidRPr="00273880">
        <w:t>number conversion) already have the same effective date either in IT15 or a duplicate in the upload file for the same EML claim/incident</w:t>
      </w:r>
      <w:r w:rsidR="00273880">
        <w:t>)</w:t>
      </w:r>
      <w:r w:rsidR="009719F9">
        <w:t xml:space="preserve">. </w:t>
      </w:r>
    </w:p>
    <w:p w14:paraId="67EBED42" w14:textId="2BC904E5" w:rsidR="00911247" w:rsidRDefault="009719F9" w:rsidP="009C084F">
      <w:pPr>
        <w:pStyle w:val="ListParagraph"/>
        <w:numPr>
          <w:ilvl w:val="1"/>
          <w:numId w:val="479"/>
        </w:numPr>
      </w:pPr>
      <w:r>
        <w:t>There must only be one WC external entry for a specific date per employee regardless of the incident and claim number.</w:t>
      </w:r>
    </w:p>
    <w:p w14:paraId="18D82242" w14:textId="3C08845B" w:rsidR="00911247" w:rsidRDefault="00911247" w:rsidP="009C084F">
      <w:pPr>
        <w:pStyle w:val="ListParagraph"/>
        <w:numPr>
          <w:ilvl w:val="1"/>
          <w:numId w:val="479"/>
        </w:numPr>
      </w:pPr>
      <w:r>
        <w:t>For the FILE upload, if there is no IT15 duplicate vs the file entry, but the file has a duplicate, then load the f</w:t>
      </w:r>
      <w:r w:rsidRPr="00911247">
        <w:t xml:space="preserve">irst </w:t>
      </w:r>
      <w:r>
        <w:t xml:space="preserve">record </w:t>
      </w:r>
      <w:r w:rsidRPr="00911247">
        <w:t xml:space="preserve">and skip the </w:t>
      </w:r>
      <w:r w:rsidR="006F5677">
        <w:t xml:space="preserve">subsequent duplicates on the </w:t>
      </w:r>
      <w:r w:rsidRPr="00911247">
        <w:t xml:space="preserve">file.   </w:t>
      </w:r>
      <w:r>
        <w:t xml:space="preserve">Report </w:t>
      </w:r>
      <w:r w:rsidR="00AE7332">
        <w:t xml:space="preserve">the total entries loaded </w:t>
      </w:r>
      <w:r w:rsidRPr="00911247">
        <w:t>and how many was rejected</w:t>
      </w:r>
      <w:r w:rsidR="00AE7332">
        <w:t xml:space="preserve"> (listing the rejected entries).</w:t>
      </w:r>
    </w:p>
    <w:p w14:paraId="47A9D83D" w14:textId="0C03F949" w:rsidR="009A31C9" w:rsidRDefault="00911247" w:rsidP="292D468F">
      <w:pPr>
        <w:pStyle w:val="ListParagraph"/>
        <w:numPr>
          <w:ilvl w:val="0"/>
          <w:numId w:val="479"/>
        </w:numPr>
      </w:pPr>
      <w:r>
        <w:t xml:space="preserve"> </w:t>
      </w:r>
      <w:del w:id="137" w:author="Salomina Malan" w:date="2026-10-08T10:32:00Z" w16du:dateUtc="2026-10-07T23:32:00Z">
        <w:r w:rsidDel="009F5699">
          <w:delText>dd</w:delText>
        </w:r>
      </w:del>
      <w:r>
        <w:br/>
      </w:r>
    </w:p>
    <w:p w14:paraId="54C4E32D" w14:textId="45D402EF" w:rsidR="4FB6A53F" w:rsidRDefault="38227F42" w:rsidP="4FB6A53F">
      <w:r>
        <w:t>A report to be generated for both ‘test’ and ‘upload’ runs for the claims officer to reconcile any errors, successful / unsuccessful uploaded results.</w:t>
      </w:r>
    </w:p>
    <w:p w14:paraId="41B4E36F" w14:textId="4960C4C3" w:rsidR="4FB6A53F" w:rsidRDefault="38227F42" w:rsidP="4FB6A53F">
      <w:r>
        <w:t>The test and upload run report to be downloaded from SAP as a file for claim administrative and payment quality assurance activities.</w:t>
      </w:r>
    </w:p>
    <w:p w14:paraId="25E66817" w14:textId="0A00A710" w:rsidR="009B1365" w:rsidRDefault="009B1365" w:rsidP="4B15F93D">
      <w:r>
        <w:t xml:space="preserve">The WC external earnings loaded into IT15, must show in OLIMS for maintenance in the EPSS nodes.  The WC external earnings showed for maintenance (create/inactive (delete in SAP)) is restricted for the WC/incident been processed in EPSS. The IT15 assignment field is used to derive the WC/incident for display.  </w:t>
      </w:r>
    </w:p>
    <w:p w14:paraId="1333F879" w14:textId="77777777" w:rsidR="009B1365" w:rsidRDefault="009B1365" w:rsidP="4B15F93D">
      <w:r>
        <w:t>Manual creation via OLIMS for the WC external earning WT must be driven from an the attached (terminated) employee with the WC/incident selected. The effective date must be after the termination of the attached employee for dates where there is a detached employee linked via IT0105 subtype FREM. Manual created entries must have the WC/incident loaded in the IT15 assignment filed like for WT 9WCO.</w:t>
      </w:r>
    </w:p>
    <w:p w14:paraId="4BD003B0" w14:textId="77777777" w:rsidR="009B1365" w:rsidRDefault="009B1365" w:rsidP="4B15F93D">
      <w:r>
        <w:t>The WC external earnings are not allowed for ‘repeat’ in OLIMS.</w:t>
      </w:r>
    </w:p>
    <w:p w14:paraId="0E129692" w14:textId="77777777" w:rsidR="009B1365" w:rsidRDefault="009B1365" w:rsidP="4FB6A53F"/>
    <w:p w14:paraId="1FE7D543" w14:textId="4925F5AD" w:rsidR="4FB6A53F" w:rsidRDefault="38227F42" w:rsidP="2C0C6BF4">
      <w:pPr>
        <w:pStyle w:val="Heading4"/>
        <w:rPr>
          <w:lang w:val="en-US"/>
        </w:rPr>
      </w:pPr>
      <w:bookmarkStart w:id="138" w:name="_Toc1288759306"/>
      <w:bookmarkStart w:id="139" w:name="_Toc241226863"/>
      <w:r w:rsidRPr="2C0C6BF4">
        <w:rPr>
          <w:lang w:val="en-US"/>
        </w:rPr>
        <w:t>DTT Detailed Technical design</w:t>
      </w:r>
      <w:bookmarkEnd w:id="138"/>
      <w:bookmarkEnd w:id="139"/>
    </w:p>
    <w:p w14:paraId="02338382" w14:textId="15C69502" w:rsidR="00CA0252" w:rsidRPr="00AB4E8B" w:rsidRDefault="00CA0252" w:rsidP="35494657">
      <w:pPr>
        <w:pStyle w:val="Heading5"/>
        <w:rPr>
          <w:lang w:val="en-US"/>
        </w:rPr>
      </w:pPr>
      <w:bookmarkStart w:id="140" w:name="_Toc884084448"/>
      <w:bookmarkStart w:id="141" w:name="_Toc241226864"/>
      <w:r>
        <w:rPr>
          <w:lang w:val="en-US"/>
        </w:rPr>
        <w:t>Load file for WC external earnings</w:t>
      </w:r>
      <w:bookmarkEnd w:id="140"/>
      <w:bookmarkEnd w:id="141"/>
    </w:p>
    <w:p w14:paraId="6AE8D36E" w14:textId="24B9A4C4" w:rsidR="4FB6A53F" w:rsidRDefault="38227F42" w:rsidP="4FB6A53F">
      <w:r>
        <w:t>The source of truth of the entry of XXXX WC external earnings will be in OLIMS. This means that entry in the IT0015 screen will not be allowed in production. </w:t>
      </w:r>
    </w:p>
    <w:p w14:paraId="651F6C11" w14:textId="7D45C7FD" w:rsidR="4FB6A53F" w:rsidRDefault="38227F42" w:rsidP="4FB6A53F">
      <w:r>
        <w:t>As OLIMS will be the source of truth of data, entry in PA0015 for WT XXXX WC external earnings will not be allowed. This means that a user exit for PA0015 will need to be modified to prevent the entry of WTXXXX in the SAP PA0015 infotype. The user exit should prevent data to be entered in PA0015 and prompt an error message stating that data entry should be done in OLIMS.  </w:t>
      </w:r>
    </w:p>
    <w:p w14:paraId="2F3C6288" w14:textId="5272EF92" w:rsidR="4FB6A53F" w:rsidRDefault="38227F42" w:rsidP="2C0C6BF4">
      <w:pPr>
        <w:rPr>
          <w:b/>
          <w:bCs/>
          <w:i/>
          <w:iCs/>
        </w:rPr>
      </w:pPr>
      <w:r w:rsidRPr="2C0C6BF4">
        <w:rPr>
          <w:lang w:val="en-US"/>
        </w:rPr>
        <w:t>The following requirements/rules to apply:</w:t>
      </w:r>
      <w:r w:rsidR="4FB6A53F">
        <w:br/>
      </w:r>
    </w:p>
    <w:p w14:paraId="52054E6C" w14:textId="42E5E7BE" w:rsidR="4FB6A53F" w:rsidRDefault="38227F42" w:rsidP="2C0C6BF4">
      <w:pPr>
        <w:pStyle w:val="ListParagraph"/>
        <w:numPr>
          <w:ilvl w:val="0"/>
          <w:numId w:val="329"/>
        </w:numPr>
        <w:rPr>
          <w:lang w:val="en-US"/>
        </w:rPr>
      </w:pPr>
      <w:r>
        <w:t>WT XXXX WC external earnings</w:t>
      </w:r>
      <w:r w:rsidRPr="2C0C6BF4">
        <w:rPr>
          <w:lang w:val="en-US"/>
        </w:rPr>
        <w:t xml:space="preserve"> transfer incident/WC claim info </w:t>
      </w:r>
      <w:r w:rsidR="005E4B0A">
        <w:rPr>
          <w:lang w:val="en-US"/>
        </w:rPr>
        <w:t>in</w:t>
      </w:r>
      <w:r w:rsidRPr="2C0C6BF4">
        <w:rPr>
          <w:lang w:val="en-US"/>
        </w:rPr>
        <w:t xml:space="preserve">to </w:t>
      </w:r>
      <w:r w:rsidR="005E4B0A">
        <w:rPr>
          <w:lang w:val="en-US"/>
        </w:rPr>
        <w:t xml:space="preserve">the </w:t>
      </w:r>
      <w:r w:rsidRPr="2C0C6BF4">
        <w:rPr>
          <w:lang w:val="en-US"/>
        </w:rPr>
        <w:t>SAP</w:t>
      </w:r>
      <w:r w:rsidR="005E4B0A">
        <w:rPr>
          <w:lang w:val="en-US"/>
        </w:rPr>
        <w:t xml:space="preserve"> assignment field</w:t>
      </w:r>
      <w:r w:rsidRPr="2C0C6BF4">
        <w:rPr>
          <w:lang w:val="en-US"/>
        </w:rPr>
        <w:t xml:space="preserve">. </w:t>
      </w:r>
    </w:p>
    <w:p w14:paraId="436D73E3" w14:textId="2C6CE032" w:rsidR="4FB6A53F" w:rsidRDefault="38227F42" w:rsidP="2C0C6BF4">
      <w:pPr>
        <w:pStyle w:val="ListParagraph"/>
        <w:numPr>
          <w:ilvl w:val="0"/>
          <w:numId w:val="329"/>
        </w:numPr>
        <w:rPr>
          <w:lang w:val="en-US"/>
        </w:rPr>
      </w:pPr>
      <w:r w:rsidRPr="2C0C6BF4">
        <w:rPr>
          <w:lang w:val="en-US"/>
        </w:rPr>
        <w:t>The date the WC payment is dated will impact to which week in the fortnight it accounts to in relation to EPSS payment calculations, eg weekly caps.</w:t>
      </w:r>
    </w:p>
    <w:p w14:paraId="3736CF54" w14:textId="2B2B029A" w:rsidR="4FB6A53F" w:rsidRDefault="38227F42" w:rsidP="2C0C6BF4">
      <w:pPr>
        <w:pStyle w:val="ListParagraph"/>
        <w:numPr>
          <w:ilvl w:val="0"/>
          <w:numId w:val="329"/>
        </w:numPr>
        <w:rPr>
          <w:lang w:val="en-US"/>
        </w:rPr>
      </w:pPr>
      <w:r w:rsidRPr="2C0C6BF4">
        <w:rPr>
          <w:lang w:val="en-US"/>
        </w:rPr>
        <w:t>One off offset: Weekly value entries dated on a specific effective date each represents a single external earning for that pay</w:t>
      </w:r>
      <w:r w:rsidR="00DC4BE2">
        <w:rPr>
          <w:lang w:val="en-US"/>
        </w:rPr>
        <w:t xml:space="preserve"> week</w:t>
      </w:r>
      <w:r w:rsidRPr="2C0C6BF4">
        <w:rPr>
          <w:lang w:val="en-US"/>
        </w:rPr>
        <w:t xml:space="preserve">. </w:t>
      </w:r>
    </w:p>
    <w:p w14:paraId="31A04D1C" w14:textId="28C55433" w:rsidR="4FB6A53F" w:rsidRDefault="38227F42" w:rsidP="2C0C6BF4">
      <w:pPr>
        <w:pStyle w:val="ListParagraph"/>
        <w:numPr>
          <w:ilvl w:val="0"/>
          <w:numId w:val="329"/>
        </w:numPr>
        <w:rPr>
          <w:lang w:val="en-US"/>
        </w:rPr>
      </w:pPr>
      <w:r w:rsidRPr="2C0C6BF4">
        <w:rPr>
          <w:lang w:val="en-US"/>
        </w:rPr>
        <w:t xml:space="preserve">The EML values </w:t>
      </w:r>
      <w:r w:rsidR="00194E85">
        <w:rPr>
          <w:lang w:val="en-US"/>
        </w:rPr>
        <w:t xml:space="preserve">in the upload file </w:t>
      </w:r>
      <w:r w:rsidRPr="2C0C6BF4">
        <w:rPr>
          <w:lang w:val="en-US"/>
        </w:rPr>
        <w:t>will be converted to weekly values</w:t>
      </w:r>
      <w:r w:rsidR="0071723B">
        <w:rPr>
          <w:lang w:val="en-US"/>
        </w:rPr>
        <w:t xml:space="preserve"> by the business</w:t>
      </w:r>
      <w:r w:rsidRPr="2C0C6BF4">
        <w:rPr>
          <w:lang w:val="en-US"/>
        </w:rPr>
        <w:t>.</w:t>
      </w:r>
    </w:p>
    <w:p w14:paraId="61FB98D7" w14:textId="4B3A7DB1" w:rsidR="27F6285A" w:rsidRDefault="27F6285A" w:rsidP="403A88A4">
      <w:pPr>
        <w:pStyle w:val="ListParagraph"/>
        <w:numPr>
          <w:ilvl w:val="0"/>
          <w:numId w:val="329"/>
        </w:numPr>
        <w:rPr>
          <w:lang w:val="en-US"/>
        </w:rPr>
      </w:pPr>
      <w:r w:rsidRPr="3C060A36">
        <w:rPr>
          <w:lang w:val="en-US"/>
        </w:rPr>
        <w:t>If</w:t>
      </w:r>
      <w:r w:rsidRPr="380E9D6E">
        <w:rPr>
          <w:lang w:val="en-US"/>
        </w:rPr>
        <w:t xml:space="preserve"> </w:t>
      </w:r>
      <w:r w:rsidR="6154D6EA" w:rsidRPr="380E9D6E">
        <w:rPr>
          <w:lang w:val="en-US"/>
        </w:rPr>
        <w:t>only</w:t>
      </w:r>
      <w:r w:rsidRPr="3C060A36">
        <w:rPr>
          <w:lang w:val="en-US"/>
        </w:rPr>
        <w:t xml:space="preserve"> the attached number is provided in EML file, the </w:t>
      </w:r>
      <w:r w:rsidR="17B0F198" w:rsidRPr="380E9D6E">
        <w:rPr>
          <w:lang w:val="en-US"/>
        </w:rPr>
        <w:t>system will automatically search</w:t>
      </w:r>
      <w:r w:rsidRPr="380E9D6E">
        <w:rPr>
          <w:lang w:val="en-US"/>
        </w:rPr>
        <w:t xml:space="preserve"> </w:t>
      </w:r>
      <w:r w:rsidR="42887F6F" w:rsidRPr="380E9D6E">
        <w:rPr>
          <w:lang w:val="en-US"/>
        </w:rPr>
        <w:t xml:space="preserve">for the </w:t>
      </w:r>
      <w:r w:rsidRPr="3C060A36">
        <w:rPr>
          <w:lang w:val="en-US"/>
        </w:rPr>
        <w:t xml:space="preserve">detached </w:t>
      </w:r>
      <w:r w:rsidR="42887F6F" w:rsidRPr="380E9D6E">
        <w:rPr>
          <w:lang w:val="en-US"/>
        </w:rPr>
        <w:t>number</w:t>
      </w:r>
      <w:r w:rsidRPr="380E9D6E">
        <w:rPr>
          <w:lang w:val="en-US"/>
        </w:rPr>
        <w:t xml:space="preserve"> and vice-versa.</w:t>
      </w:r>
    </w:p>
    <w:p w14:paraId="375A9BF5" w14:textId="3B084124" w:rsidR="4FB6A53F" w:rsidRDefault="38227F42" w:rsidP="2C0C6BF4">
      <w:pPr>
        <w:pStyle w:val="ListParagraph"/>
        <w:numPr>
          <w:ilvl w:val="0"/>
          <w:numId w:val="329"/>
        </w:numPr>
        <w:rPr>
          <w:lang w:val="en-US"/>
        </w:rPr>
      </w:pPr>
      <w:r w:rsidRPr="2C0C6BF4">
        <w:rPr>
          <w:lang w:val="en-US"/>
        </w:rPr>
        <w:t>EML upload creates WTXXXX IT0015 records without document upload; source documentation remains with EML provider.</w:t>
      </w:r>
    </w:p>
    <w:p w14:paraId="0A96BBDB" w14:textId="76F926C9" w:rsidR="4FB6A53F" w:rsidRDefault="38227F42" w:rsidP="2C0C6BF4">
      <w:pPr>
        <w:pStyle w:val="ListParagraph"/>
        <w:numPr>
          <w:ilvl w:val="0"/>
          <w:numId w:val="329"/>
        </w:numPr>
        <w:rPr>
          <w:lang w:val="en-US"/>
        </w:rPr>
      </w:pPr>
      <w:r w:rsidRPr="2C0C6BF4">
        <w:rPr>
          <w:lang w:val="en-US"/>
        </w:rPr>
        <w:t>EML input values are weekly, and OLIMS shall create corresponding IT0015 entries from those weekly values.</w:t>
      </w:r>
    </w:p>
    <w:p w14:paraId="6DE919C0" w14:textId="3BAFC1DF" w:rsidR="4FB6A53F" w:rsidRDefault="38227F42" w:rsidP="2C0C6BF4">
      <w:pPr>
        <w:pStyle w:val="ListParagraph"/>
        <w:numPr>
          <w:ilvl w:val="0"/>
          <w:numId w:val="329"/>
        </w:numPr>
        <w:rPr>
          <w:lang w:val="en-US"/>
        </w:rPr>
      </w:pPr>
      <w:r w:rsidRPr="2C0C6BF4">
        <w:rPr>
          <w:lang w:val="en-US"/>
        </w:rPr>
        <w:t>Document upload is not required for EML input values.</w:t>
      </w:r>
    </w:p>
    <w:p w14:paraId="58470309" w14:textId="09891226" w:rsidR="4FB6A53F" w:rsidRDefault="38227F42" w:rsidP="2C0C6BF4">
      <w:pPr>
        <w:pStyle w:val="ListParagraph"/>
        <w:numPr>
          <w:ilvl w:val="0"/>
          <w:numId w:val="329"/>
        </w:numPr>
        <w:rPr>
          <w:lang w:val="en-US"/>
        </w:rPr>
      </w:pPr>
      <w:r w:rsidRPr="2C0C6BF4">
        <w:rPr>
          <w:lang w:val="en-US"/>
        </w:rPr>
        <w:t>EML upload file format shall be CSV with required fields.</w:t>
      </w:r>
    </w:p>
    <w:p w14:paraId="6CE86AAD" w14:textId="186F91BA" w:rsidR="4FB6A53F" w:rsidRDefault="38227F42" w:rsidP="2C0C6BF4">
      <w:pPr>
        <w:numPr>
          <w:ilvl w:val="0"/>
          <w:numId w:val="331"/>
        </w:numPr>
        <w:rPr>
          <w:lang w:val="en-US"/>
        </w:rPr>
      </w:pPr>
      <w:r w:rsidRPr="2C0C6BF4">
        <w:rPr>
          <w:lang w:val="en-US"/>
        </w:rPr>
        <w:t>Validate mandatory fields before saving: Claim Number, Incident Number, Employee Number, Period Start Date, Period End Date, Payment Date and Workers Compensation Amount.</w:t>
      </w:r>
    </w:p>
    <w:p w14:paraId="618B4A8C" w14:textId="52BA0FC8" w:rsidR="4FB6A53F" w:rsidRDefault="38227F42" w:rsidP="2C0C6BF4">
      <w:pPr>
        <w:numPr>
          <w:ilvl w:val="0"/>
          <w:numId w:val="333"/>
        </w:numPr>
      </w:pPr>
      <w:r w:rsidRPr="2C0C6BF4">
        <w:rPr>
          <w:lang w:val="en-US"/>
        </w:rPr>
        <w:t>Enforce payroll lock check prior creation commit block and if lock is active return error message.</w:t>
      </w:r>
      <w:r>
        <w:t> </w:t>
      </w:r>
    </w:p>
    <w:p w14:paraId="2B621ED2" w14:textId="0BF8A0C2" w:rsidR="4FB6A53F" w:rsidRDefault="38227F42" w:rsidP="2C0C6BF4">
      <w:pPr>
        <w:numPr>
          <w:ilvl w:val="0"/>
          <w:numId w:val="335"/>
        </w:numPr>
      </w:pPr>
      <w:r w:rsidRPr="2C0C6BF4">
        <w:rPr>
          <w:lang w:val="en-US"/>
        </w:rPr>
        <w:t>Persist audit details for creation outcomes including user/date/time/action code to OLIMS audit log (not SAP audit) audit records accessible to OLIMS manager level roles.</w:t>
      </w:r>
      <w:r>
        <w:t> </w:t>
      </w:r>
    </w:p>
    <w:p w14:paraId="74405C1F" w14:textId="34887526" w:rsidR="4FB6A53F" w:rsidRDefault="38227F42" w:rsidP="2C0C6BF4">
      <w:pPr>
        <w:numPr>
          <w:ilvl w:val="0"/>
          <w:numId w:val="347"/>
        </w:numPr>
        <w:rPr>
          <w:lang w:val="en-US"/>
        </w:rPr>
      </w:pPr>
      <w:r w:rsidRPr="2C0C6BF4">
        <w:rPr>
          <w:lang w:val="en-US"/>
        </w:rPr>
        <w:t>Transfer WC/incident information to SAP for WT XXXX WC external earnings.</w:t>
      </w:r>
    </w:p>
    <w:p w14:paraId="00D9FD5B" w14:textId="5FE02283" w:rsidR="4FB6A53F" w:rsidRDefault="38227F42" w:rsidP="2C0C6BF4">
      <w:pPr>
        <w:rPr>
          <w:lang w:val="en-US"/>
        </w:rPr>
      </w:pPr>
      <w:r w:rsidRPr="2C0C6BF4">
        <w:rPr>
          <w:lang w:val="en-US"/>
        </w:rPr>
        <w:t>A new ABAP program will be developed for this requirement. The new program will be a copy of program ZFJGLEML_RECEIPT_NEW with the modifications listed below.</w:t>
      </w:r>
    </w:p>
    <w:p w14:paraId="6533574E" w14:textId="23B5EB57" w:rsidR="4FB6A53F" w:rsidRDefault="38227F42" w:rsidP="4FB6A53F">
      <w:r w:rsidRPr="2C0C6BF4">
        <w:rPr>
          <w:b/>
          <w:bCs/>
          <w:lang w:val="en-US"/>
        </w:rPr>
        <w:t>ABAP objects to change</w:t>
      </w:r>
      <w:r w:rsidRPr="2C0C6BF4">
        <w:rPr>
          <w:lang w:val="en-US"/>
        </w:rPr>
        <w:t>:</w:t>
      </w:r>
      <w:r>
        <w:t> </w:t>
      </w:r>
    </w:p>
    <w:p w14:paraId="4EA9448E" w14:textId="75000614" w:rsidR="4FB6A53F" w:rsidRDefault="38227F42" w:rsidP="4FB6A53F">
      <w:r>
        <w:t>New program</w:t>
      </w:r>
    </w:p>
    <w:p w14:paraId="61796C62" w14:textId="4965EFD3" w:rsidR="4FB6A53F" w:rsidRDefault="38227F42" w:rsidP="2C0C6BF4">
      <w:pPr>
        <w:numPr>
          <w:ilvl w:val="0"/>
          <w:numId w:val="374"/>
        </w:numPr>
      </w:pPr>
      <w:r>
        <w:t>Copy of ZFJGLEML_RECEIPT_NEW to a new program (e.g. ZFJGLEML_RECEIPT_OLIMS).</w:t>
      </w:r>
    </w:p>
    <w:p w14:paraId="4CE6E8BC" w14:textId="3CC3F68B" w:rsidR="4FB6A53F" w:rsidRDefault="38227F42" w:rsidP="4FB6A53F">
      <w:r>
        <w:t>Input format &amp; UI</w:t>
      </w:r>
    </w:p>
    <w:p w14:paraId="019006B5" w14:textId="67A7BB26" w:rsidR="4FB6A53F" w:rsidRDefault="38227F42" w:rsidP="2C0C6BF4">
      <w:pPr>
        <w:numPr>
          <w:ilvl w:val="0"/>
          <w:numId w:val="374"/>
        </w:numPr>
      </w:pPr>
      <w:r>
        <w:t>Change input parser to enforce CSV with documented required columns.</w:t>
      </w:r>
    </w:p>
    <w:p w14:paraId="1CEFF3FB" w14:textId="6EAA643C" w:rsidR="4FB6A53F" w:rsidRDefault="00BC75CB" w:rsidP="2C0C6BF4">
      <w:pPr>
        <w:numPr>
          <w:ilvl w:val="0"/>
          <w:numId w:val="374"/>
        </w:numPr>
      </w:pPr>
      <w:r>
        <w:t>The upload file holds the attached employee number and is to be converted to the detached employee number</w:t>
      </w:r>
      <w:r w:rsidR="0040781C">
        <w:t xml:space="preserve"> for data load</w:t>
      </w:r>
      <w:r>
        <w:t>.</w:t>
      </w:r>
    </w:p>
    <w:p w14:paraId="370D056F" w14:textId="4CDB7840" w:rsidR="4FB6A53F" w:rsidRDefault="38227F42" w:rsidP="2C0C6BF4">
      <w:pPr>
        <w:numPr>
          <w:ilvl w:val="0"/>
          <w:numId w:val="374"/>
        </w:numPr>
      </w:pPr>
      <w:r>
        <w:t>Add selection-screen option to run validation-only vs create mode preserve existing test/submit flags.</w:t>
      </w:r>
    </w:p>
    <w:p w14:paraId="04A6AFB3" w14:textId="4EA3991E" w:rsidR="4FB6A53F" w:rsidRDefault="38227F42" w:rsidP="2C0C6BF4">
      <w:pPr>
        <w:numPr>
          <w:ilvl w:val="0"/>
          <w:numId w:val="374"/>
        </w:numPr>
      </w:pPr>
      <w:r>
        <w:t>Field validation (before any creation)</w:t>
      </w:r>
    </w:p>
    <w:p w14:paraId="12DA9227" w14:textId="29559CD4" w:rsidR="4FB6A53F" w:rsidRDefault="38227F42" w:rsidP="2C0C6BF4">
      <w:pPr>
        <w:numPr>
          <w:ilvl w:val="0"/>
          <w:numId w:val="374"/>
        </w:numPr>
      </w:pPr>
      <w:r>
        <w:t>Validate mandatory fields: Claim Number, Incident Number, Employee Number, Period Start Date, Period End Date, Payment Date, Workers Compensation Amount.</w:t>
      </w:r>
    </w:p>
    <w:p w14:paraId="5F9174F0" w14:textId="31F4EDD8" w:rsidR="4FB6A53F" w:rsidRDefault="38227F42" w:rsidP="2C0C6BF4">
      <w:pPr>
        <w:numPr>
          <w:ilvl w:val="0"/>
          <w:numId w:val="374"/>
        </w:numPr>
      </w:pPr>
      <w:r>
        <w:t>Validate date formats and that Period Start &lt;= Period End; ensure Payment Date is present.</w:t>
      </w:r>
    </w:p>
    <w:p w14:paraId="47486C1B" w14:textId="0B610BB7" w:rsidR="001A7F15" w:rsidRDefault="001A7F15" w:rsidP="001A7F15">
      <w:pPr>
        <w:pStyle w:val="ListParagraph"/>
        <w:numPr>
          <w:ilvl w:val="0"/>
          <w:numId w:val="374"/>
        </w:numPr>
      </w:pPr>
      <w:r>
        <w:t xml:space="preserve">The WC external wage type XXXX, is not allowed for dates where the attached employee is active.  The effective date is only accepted for dates where a EPSS detached employee is active and linked to the attached employee number on the effective date of the wage type.  This is important to ensure the WC external value is loaded against the correct EPSS detached employee. </w:t>
      </w:r>
    </w:p>
    <w:tbl>
      <w:tblPr>
        <w:tblW w:w="9493" w:type="dxa"/>
        <w:tblCellMar>
          <w:left w:w="0" w:type="dxa"/>
          <w:right w:w="0" w:type="dxa"/>
        </w:tblCellMar>
        <w:tblLook w:val="04A0" w:firstRow="1" w:lastRow="0" w:firstColumn="1" w:lastColumn="0" w:noHBand="0" w:noVBand="1"/>
      </w:tblPr>
      <w:tblGrid>
        <w:gridCol w:w="1555"/>
        <w:gridCol w:w="1701"/>
        <w:gridCol w:w="2017"/>
        <w:gridCol w:w="1878"/>
        <w:gridCol w:w="2342"/>
      </w:tblGrid>
      <w:tr w:rsidR="001A7F15" w14:paraId="741C2969" w14:textId="77777777" w:rsidTr="001A7F15">
        <w:trPr>
          <w:tblHeader/>
        </w:trPr>
        <w:tc>
          <w:tcPr>
            <w:tcW w:w="15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682CF6" w14:textId="77777777" w:rsidR="001A7F15" w:rsidRDefault="001A7F15">
            <w:pPr>
              <w:rPr>
                <w:b/>
                <w:bCs/>
              </w:rPr>
            </w:pPr>
            <w:r>
              <w:rPr>
                <w:b/>
                <w:bCs/>
              </w:rPr>
              <w:t>WC external WT, Effective date</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91BB72" w14:textId="77777777" w:rsidR="001A7F15" w:rsidRDefault="001A7F15">
            <w:pPr>
              <w:rPr>
                <w:b/>
                <w:bCs/>
              </w:rPr>
            </w:pPr>
            <w:r>
              <w:rPr>
                <w:b/>
                <w:bCs/>
              </w:rPr>
              <w:t>Attached active period</w:t>
            </w:r>
          </w:p>
        </w:tc>
        <w:tc>
          <w:tcPr>
            <w:tcW w:w="20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CD0FBB4" w14:textId="77777777" w:rsidR="001A7F15" w:rsidRDefault="001A7F15">
            <w:pPr>
              <w:rPr>
                <w:b/>
                <w:bCs/>
              </w:rPr>
            </w:pPr>
            <w:r>
              <w:rPr>
                <w:b/>
                <w:bCs/>
              </w:rPr>
              <w:t>Detached active period</w:t>
            </w:r>
          </w:p>
          <w:p w14:paraId="6854E275" w14:textId="77777777" w:rsidR="001A7F15" w:rsidRDefault="001A7F15">
            <w:r>
              <w:t>(for Number range 031xxxxx or TBC position IT0001 used)</w:t>
            </w:r>
          </w:p>
        </w:tc>
        <w:tc>
          <w:tcPr>
            <w:tcW w:w="187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8099F1" w14:textId="77777777" w:rsidR="001A7F15" w:rsidRDefault="001A7F15">
            <w:pPr>
              <w:rPr>
                <w:b/>
                <w:bCs/>
              </w:rPr>
            </w:pPr>
            <w:r>
              <w:rPr>
                <w:b/>
                <w:bCs/>
              </w:rPr>
              <w:t>Detached IT0105 FREM shows to attached # in the file – period valid</w:t>
            </w:r>
          </w:p>
        </w:tc>
        <w:tc>
          <w:tcPr>
            <w:tcW w:w="234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F9E7A8F" w14:textId="77777777" w:rsidR="001A7F15" w:rsidRDefault="001A7F15">
            <w:pPr>
              <w:rPr>
                <w:b/>
                <w:bCs/>
              </w:rPr>
            </w:pPr>
            <w:r>
              <w:rPr>
                <w:b/>
                <w:bCs/>
              </w:rPr>
              <w:t>Validation - message</w:t>
            </w:r>
          </w:p>
          <w:p w14:paraId="6DD088C7" w14:textId="77777777" w:rsidR="001A7F15" w:rsidRDefault="001A7F15">
            <w:pPr>
              <w:rPr>
                <w:b/>
                <w:bCs/>
              </w:rPr>
            </w:pPr>
          </w:p>
        </w:tc>
      </w:tr>
      <w:tr w:rsidR="001A7F15" w14:paraId="3DEF35E9" w14:textId="77777777" w:rsidTr="001A7F15">
        <w:tc>
          <w:tcPr>
            <w:tcW w:w="155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6D895E" w14:textId="77777777" w:rsidR="001A7F15" w:rsidRDefault="001A7F15">
            <w:r>
              <w:t>10.10.2025</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403BCE77" w14:textId="77777777" w:rsidR="001A7F15" w:rsidRDefault="001A7F15">
            <w:r>
              <w:t>01.01.2024 to 11.10.2025</w:t>
            </w:r>
          </w:p>
        </w:tc>
        <w:tc>
          <w:tcPr>
            <w:tcW w:w="2017" w:type="dxa"/>
            <w:tcBorders>
              <w:top w:val="nil"/>
              <w:left w:val="nil"/>
              <w:bottom w:val="single" w:sz="8" w:space="0" w:color="auto"/>
              <w:right w:val="single" w:sz="8" w:space="0" w:color="auto"/>
            </w:tcBorders>
            <w:tcMar>
              <w:top w:w="0" w:type="dxa"/>
              <w:left w:w="108" w:type="dxa"/>
              <w:bottom w:w="0" w:type="dxa"/>
              <w:right w:w="108" w:type="dxa"/>
            </w:tcMar>
            <w:hideMark/>
          </w:tcPr>
          <w:p w14:paraId="516C73AF" w14:textId="77777777" w:rsidR="001A7F15" w:rsidRDefault="001A7F15">
            <w:r>
              <w:t>12.10.2025 to 31.12.9999</w:t>
            </w:r>
          </w:p>
        </w:tc>
        <w:tc>
          <w:tcPr>
            <w:tcW w:w="1878" w:type="dxa"/>
            <w:tcBorders>
              <w:top w:val="nil"/>
              <w:left w:val="nil"/>
              <w:bottom w:val="single" w:sz="8" w:space="0" w:color="auto"/>
              <w:right w:val="single" w:sz="8" w:space="0" w:color="auto"/>
            </w:tcBorders>
            <w:tcMar>
              <w:top w:w="0" w:type="dxa"/>
              <w:left w:w="108" w:type="dxa"/>
              <w:bottom w:w="0" w:type="dxa"/>
              <w:right w:w="108" w:type="dxa"/>
            </w:tcMar>
            <w:hideMark/>
          </w:tcPr>
          <w:p w14:paraId="489EF337" w14:textId="77777777" w:rsidR="001A7F15" w:rsidRDefault="001A7F15">
            <w:r>
              <w:t>12.10.2025 to 31.12.9999</w:t>
            </w:r>
          </w:p>
        </w:tc>
        <w:tc>
          <w:tcPr>
            <w:tcW w:w="2342" w:type="dxa"/>
            <w:tcBorders>
              <w:top w:val="nil"/>
              <w:left w:val="nil"/>
              <w:bottom w:val="single" w:sz="8" w:space="0" w:color="auto"/>
              <w:right w:val="single" w:sz="8" w:space="0" w:color="auto"/>
            </w:tcBorders>
            <w:tcMar>
              <w:top w:w="0" w:type="dxa"/>
              <w:left w:w="108" w:type="dxa"/>
              <w:bottom w:w="0" w:type="dxa"/>
              <w:right w:w="108" w:type="dxa"/>
            </w:tcMar>
            <w:hideMark/>
          </w:tcPr>
          <w:p w14:paraId="14E55B60" w14:textId="77777777" w:rsidR="001A7F15" w:rsidRDefault="001A7F15">
            <w:r>
              <w:t>Entry not allowed – Effective date is during detached employees active period</w:t>
            </w:r>
          </w:p>
        </w:tc>
      </w:tr>
      <w:tr w:rsidR="001A7F15" w14:paraId="6732B02B" w14:textId="77777777" w:rsidTr="001A7F15">
        <w:tc>
          <w:tcPr>
            <w:tcW w:w="155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F402CA" w14:textId="77777777" w:rsidR="001A7F15" w:rsidRDefault="001A7F15">
            <w:r>
              <w:t>12.10.2025</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81BBC60" w14:textId="77777777" w:rsidR="001A7F15" w:rsidRDefault="001A7F15">
            <w:r>
              <w:t>01.01.2024 to 11.10.2025</w:t>
            </w:r>
          </w:p>
        </w:tc>
        <w:tc>
          <w:tcPr>
            <w:tcW w:w="2017" w:type="dxa"/>
            <w:tcBorders>
              <w:top w:val="nil"/>
              <w:left w:val="nil"/>
              <w:bottom w:val="single" w:sz="8" w:space="0" w:color="auto"/>
              <w:right w:val="single" w:sz="8" w:space="0" w:color="auto"/>
            </w:tcBorders>
            <w:tcMar>
              <w:top w:w="0" w:type="dxa"/>
              <w:left w:w="108" w:type="dxa"/>
              <w:bottom w:w="0" w:type="dxa"/>
              <w:right w:w="108" w:type="dxa"/>
            </w:tcMar>
            <w:hideMark/>
          </w:tcPr>
          <w:p w14:paraId="3B16832C" w14:textId="77777777" w:rsidR="001A7F15" w:rsidRDefault="001A7F15">
            <w:r>
              <w:t>12.10.2025 to 31.12.9999</w:t>
            </w:r>
          </w:p>
        </w:tc>
        <w:tc>
          <w:tcPr>
            <w:tcW w:w="1878" w:type="dxa"/>
            <w:tcBorders>
              <w:top w:val="nil"/>
              <w:left w:val="nil"/>
              <w:bottom w:val="single" w:sz="8" w:space="0" w:color="auto"/>
              <w:right w:val="single" w:sz="8" w:space="0" w:color="auto"/>
            </w:tcBorders>
            <w:tcMar>
              <w:top w:w="0" w:type="dxa"/>
              <w:left w:w="108" w:type="dxa"/>
              <w:bottom w:w="0" w:type="dxa"/>
              <w:right w:w="108" w:type="dxa"/>
            </w:tcMar>
            <w:hideMark/>
          </w:tcPr>
          <w:p w14:paraId="69B2EFB8" w14:textId="77777777" w:rsidR="001A7F15" w:rsidRDefault="001A7F15">
            <w:r>
              <w:t>12.10.2025 to 31.12.9999</w:t>
            </w:r>
          </w:p>
        </w:tc>
        <w:tc>
          <w:tcPr>
            <w:tcW w:w="2342" w:type="dxa"/>
            <w:tcBorders>
              <w:top w:val="nil"/>
              <w:left w:val="nil"/>
              <w:bottom w:val="single" w:sz="8" w:space="0" w:color="auto"/>
              <w:right w:val="single" w:sz="8" w:space="0" w:color="auto"/>
            </w:tcBorders>
            <w:tcMar>
              <w:top w:w="0" w:type="dxa"/>
              <w:left w:w="108" w:type="dxa"/>
              <w:bottom w:w="0" w:type="dxa"/>
              <w:right w:w="108" w:type="dxa"/>
            </w:tcMar>
            <w:hideMark/>
          </w:tcPr>
          <w:p w14:paraId="10A363A7" w14:textId="77777777" w:rsidR="001A7F15" w:rsidRDefault="001A7F15">
            <w:r>
              <w:t xml:space="preserve">Entry can be loaded, pending the *WC/incident check </w:t>
            </w:r>
          </w:p>
        </w:tc>
      </w:tr>
      <w:tr w:rsidR="001A7F15" w14:paraId="33DFA2DA" w14:textId="77777777" w:rsidTr="001A7F15">
        <w:tc>
          <w:tcPr>
            <w:tcW w:w="155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9D4BCC" w14:textId="77777777" w:rsidR="001A7F15" w:rsidRDefault="001A7F15">
            <w:r>
              <w:t>12.10.2025</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13719359" w14:textId="77777777" w:rsidR="001A7F15" w:rsidRDefault="001A7F15">
            <w:r>
              <w:t>01.01.2024 to 11.10.2025</w:t>
            </w:r>
          </w:p>
        </w:tc>
        <w:tc>
          <w:tcPr>
            <w:tcW w:w="2017" w:type="dxa"/>
            <w:tcBorders>
              <w:top w:val="nil"/>
              <w:left w:val="nil"/>
              <w:bottom w:val="single" w:sz="8" w:space="0" w:color="auto"/>
              <w:right w:val="single" w:sz="8" w:space="0" w:color="auto"/>
            </w:tcBorders>
            <w:tcMar>
              <w:top w:w="0" w:type="dxa"/>
              <w:left w:w="108" w:type="dxa"/>
              <w:bottom w:w="0" w:type="dxa"/>
              <w:right w:w="108" w:type="dxa"/>
            </w:tcMar>
            <w:hideMark/>
          </w:tcPr>
          <w:p w14:paraId="072E86B1" w14:textId="77777777" w:rsidR="001A7F15" w:rsidRDefault="001A7F15">
            <w:r>
              <w:t>12.10.2025 to 31.12.9999</w:t>
            </w:r>
          </w:p>
        </w:tc>
        <w:tc>
          <w:tcPr>
            <w:tcW w:w="1878" w:type="dxa"/>
            <w:tcBorders>
              <w:top w:val="nil"/>
              <w:left w:val="nil"/>
              <w:bottom w:val="single" w:sz="8" w:space="0" w:color="auto"/>
              <w:right w:val="single" w:sz="8" w:space="0" w:color="auto"/>
            </w:tcBorders>
            <w:tcMar>
              <w:top w:w="0" w:type="dxa"/>
              <w:left w:w="108" w:type="dxa"/>
              <w:bottom w:w="0" w:type="dxa"/>
              <w:right w:w="108" w:type="dxa"/>
            </w:tcMar>
            <w:hideMark/>
          </w:tcPr>
          <w:p w14:paraId="1EF1E11C" w14:textId="77777777" w:rsidR="001A7F15" w:rsidRDefault="001A7F15">
            <w:r>
              <w:t>01.11.2025 to 31.12.9999</w:t>
            </w:r>
          </w:p>
        </w:tc>
        <w:tc>
          <w:tcPr>
            <w:tcW w:w="2342" w:type="dxa"/>
            <w:tcBorders>
              <w:top w:val="nil"/>
              <w:left w:val="nil"/>
              <w:bottom w:val="single" w:sz="8" w:space="0" w:color="auto"/>
              <w:right w:val="single" w:sz="8" w:space="0" w:color="auto"/>
            </w:tcBorders>
            <w:tcMar>
              <w:top w:w="0" w:type="dxa"/>
              <w:left w:w="108" w:type="dxa"/>
              <w:bottom w:w="0" w:type="dxa"/>
              <w:right w:w="108" w:type="dxa"/>
            </w:tcMar>
            <w:hideMark/>
          </w:tcPr>
          <w:p w14:paraId="4055BA7A" w14:textId="77777777" w:rsidR="001A7F15" w:rsidRDefault="001A7F15">
            <w:r>
              <w:t>Entry not allowed – No valid FREM link on effective date</w:t>
            </w:r>
          </w:p>
        </w:tc>
      </w:tr>
      <w:tr w:rsidR="001A7F15" w14:paraId="22E6F676" w14:textId="77777777" w:rsidTr="001A7F15">
        <w:tc>
          <w:tcPr>
            <w:tcW w:w="155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775871" w14:textId="77777777" w:rsidR="001A7F15" w:rsidRDefault="001A7F15">
            <w:r>
              <w:t>10.10.2025</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6E88B952" w14:textId="77777777" w:rsidR="001A7F15" w:rsidRDefault="001A7F15">
            <w:r>
              <w:t>01.01.2024 to 11.10.2025</w:t>
            </w:r>
          </w:p>
        </w:tc>
        <w:tc>
          <w:tcPr>
            <w:tcW w:w="2017" w:type="dxa"/>
            <w:tcBorders>
              <w:top w:val="nil"/>
              <w:left w:val="nil"/>
              <w:bottom w:val="single" w:sz="8" w:space="0" w:color="auto"/>
              <w:right w:val="single" w:sz="8" w:space="0" w:color="auto"/>
            </w:tcBorders>
            <w:tcMar>
              <w:top w:w="0" w:type="dxa"/>
              <w:left w:w="108" w:type="dxa"/>
              <w:bottom w:w="0" w:type="dxa"/>
              <w:right w:w="108" w:type="dxa"/>
            </w:tcMar>
            <w:hideMark/>
          </w:tcPr>
          <w:p w14:paraId="0E3A6991" w14:textId="77777777" w:rsidR="001A7F15" w:rsidRDefault="001A7F15">
            <w:r>
              <w:t>01.12.2025 to 31.12.9999</w:t>
            </w:r>
          </w:p>
        </w:tc>
        <w:tc>
          <w:tcPr>
            <w:tcW w:w="1878" w:type="dxa"/>
            <w:tcBorders>
              <w:top w:val="nil"/>
              <w:left w:val="nil"/>
              <w:bottom w:val="single" w:sz="8" w:space="0" w:color="auto"/>
              <w:right w:val="single" w:sz="8" w:space="0" w:color="auto"/>
            </w:tcBorders>
            <w:tcMar>
              <w:top w:w="0" w:type="dxa"/>
              <w:left w:w="108" w:type="dxa"/>
              <w:bottom w:w="0" w:type="dxa"/>
              <w:right w:w="108" w:type="dxa"/>
            </w:tcMar>
            <w:hideMark/>
          </w:tcPr>
          <w:p w14:paraId="71F08D01" w14:textId="77777777" w:rsidR="001A7F15" w:rsidRDefault="001A7F15">
            <w:r>
              <w:t>No entry</w:t>
            </w:r>
          </w:p>
        </w:tc>
        <w:tc>
          <w:tcPr>
            <w:tcW w:w="2342" w:type="dxa"/>
            <w:tcBorders>
              <w:top w:val="nil"/>
              <w:left w:val="nil"/>
              <w:bottom w:val="single" w:sz="8" w:space="0" w:color="auto"/>
              <w:right w:val="single" w:sz="8" w:space="0" w:color="auto"/>
            </w:tcBorders>
            <w:tcMar>
              <w:top w:w="0" w:type="dxa"/>
              <w:left w:w="108" w:type="dxa"/>
              <w:bottom w:w="0" w:type="dxa"/>
              <w:right w:w="108" w:type="dxa"/>
            </w:tcMar>
            <w:hideMark/>
          </w:tcPr>
          <w:p w14:paraId="345E5B72" w14:textId="77777777" w:rsidR="001A7F15" w:rsidRDefault="001A7F15">
            <w:r>
              <w:t>Entry not allowed – No valid FREM link on effective date</w:t>
            </w:r>
          </w:p>
        </w:tc>
      </w:tr>
      <w:tr w:rsidR="001A7F15" w14:paraId="264D9C88" w14:textId="77777777" w:rsidTr="001A7F15">
        <w:tc>
          <w:tcPr>
            <w:tcW w:w="155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89E2BD" w14:textId="77777777" w:rsidR="001A7F15" w:rsidRDefault="001A7F15">
            <w:r>
              <w:t>12.10.2025</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71CC2647" w14:textId="77777777" w:rsidR="001A7F15" w:rsidRDefault="001A7F15">
            <w:r>
              <w:t>01.01.2024 to 11.10.2025</w:t>
            </w:r>
          </w:p>
        </w:tc>
        <w:tc>
          <w:tcPr>
            <w:tcW w:w="2017" w:type="dxa"/>
            <w:tcBorders>
              <w:top w:val="nil"/>
              <w:left w:val="nil"/>
              <w:bottom w:val="single" w:sz="8" w:space="0" w:color="auto"/>
              <w:right w:val="single" w:sz="8" w:space="0" w:color="auto"/>
            </w:tcBorders>
            <w:tcMar>
              <w:top w:w="0" w:type="dxa"/>
              <w:left w:w="108" w:type="dxa"/>
              <w:bottom w:w="0" w:type="dxa"/>
              <w:right w:w="108" w:type="dxa"/>
            </w:tcMar>
            <w:hideMark/>
          </w:tcPr>
          <w:p w14:paraId="3FE565C8" w14:textId="77777777" w:rsidR="001A7F15" w:rsidRDefault="001A7F15">
            <w:r>
              <w:t xml:space="preserve">Not hired </w:t>
            </w:r>
          </w:p>
        </w:tc>
        <w:tc>
          <w:tcPr>
            <w:tcW w:w="1878" w:type="dxa"/>
            <w:tcBorders>
              <w:top w:val="nil"/>
              <w:left w:val="nil"/>
              <w:bottom w:val="single" w:sz="8" w:space="0" w:color="auto"/>
              <w:right w:val="single" w:sz="8" w:space="0" w:color="auto"/>
            </w:tcBorders>
            <w:tcMar>
              <w:top w:w="0" w:type="dxa"/>
              <w:left w:w="108" w:type="dxa"/>
              <w:bottom w:w="0" w:type="dxa"/>
              <w:right w:w="108" w:type="dxa"/>
            </w:tcMar>
            <w:hideMark/>
          </w:tcPr>
          <w:p w14:paraId="5E7E8A63" w14:textId="77777777" w:rsidR="001A7F15" w:rsidRDefault="001A7F15">
            <w:r>
              <w:t>Not hired / no entry</w:t>
            </w:r>
          </w:p>
        </w:tc>
        <w:tc>
          <w:tcPr>
            <w:tcW w:w="2342" w:type="dxa"/>
            <w:tcBorders>
              <w:top w:val="nil"/>
              <w:left w:val="nil"/>
              <w:bottom w:val="single" w:sz="8" w:space="0" w:color="auto"/>
              <w:right w:val="single" w:sz="8" w:space="0" w:color="auto"/>
            </w:tcBorders>
            <w:tcMar>
              <w:top w:w="0" w:type="dxa"/>
              <w:left w:w="108" w:type="dxa"/>
              <w:bottom w:w="0" w:type="dxa"/>
              <w:right w:w="108" w:type="dxa"/>
            </w:tcMar>
            <w:hideMark/>
          </w:tcPr>
          <w:p w14:paraId="378FE4E9" w14:textId="77777777" w:rsidR="001A7F15" w:rsidRDefault="001A7F15">
            <w:r>
              <w:t>Entry not allowed – No valid FREM link on effective date</w:t>
            </w:r>
          </w:p>
        </w:tc>
      </w:tr>
    </w:tbl>
    <w:p w14:paraId="25B32855" w14:textId="77777777" w:rsidR="001A7F15" w:rsidRDefault="001A7F15" w:rsidP="001A7F15">
      <w:pPr>
        <w:pStyle w:val="ListParagraph"/>
        <w:numPr>
          <w:ilvl w:val="0"/>
          <w:numId w:val="374"/>
        </w:numPr>
      </w:pPr>
      <w:r>
        <w:t>*WC/incident check</w:t>
      </w:r>
    </w:p>
    <w:p w14:paraId="651F00F8" w14:textId="77777777" w:rsidR="001A7F15" w:rsidRDefault="001A7F15" w:rsidP="4E18377B">
      <w:pPr>
        <w:pStyle w:val="ListParagraph"/>
        <w:numPr>
          <w:ilvl w:val="1"/>
          <w:numId w:val="374"/>
        </w:numPr>
      </w:pPr>
      <w:r>
        <w:t>Validate that the WC/incident in the upload file is valid for an attached employee that has a detached employee linked.   If the validation fails, then the entry can’t be loaded and is to be reported.</w:t>
      </w:r>
    </w:p>
    <w:p w14:paraId="71751DDB" w14:textId="77777777" w:rsidR="001A7F15" w:rsidRDefault="001A7F15" w:rsidP="4E18377B">
      <w:pPr>
        <w:pStyle w:val="ListParagraph"/>
        <w:numPr>
          <w:ilvl w:val="1"/>
          <w:numId w:val="374"/>
        </w:numPr>
      </w:pPr>
      <w:r>
        <w:t xml:space="preserve">When loading the WC external earning WT in IT0015, ensure the WC/incident in the file is loaded against the linked EPSS detached employee within the IT0015 assignment field in the same format as how WT 9WCO is loaded (in IT0014).  There is no need to load the section of the act.   </w:t>
      </w:r>
    </w:p>
    <w:p w14:paraId="3D22B025" w14:textId="7321B3B0" w:rsidR="4FB6A53F" w:rsidRDefault="38227F42" w:rsidP="2C0C6BF4">
      <w:pPr>
        <w:numPr>
          <w:ilvl w:val="0"/>
          <w:numId w:val="374"/>
        </w:numPr>
      </w:pPr>
      <w:r>
        <w:t>Ensure numeric amount parsing and convert EML weekly amounts as required.</w:t>
      </w:r>
    </w:p>
    <w:p w14:paraId="0C5F600D" w14:textId="6FEA9B08" w:rsidR="4FB6A53F" w:rsidRDefault="38227F42" w:rsidP="4FB6A53F">
      <w:r>
        <w:t>Business rules &amp; conversion</w:t>
      </w:r>
    </w:p>
    <w:p w14:paraId="6302E3A1" w14:textId="6B46945E" w:rsidR="4FB6A53F" w:rsidRDefault="38227F42" w:rsidP="2C0C6BF4">
      <w:pPr>
        <w:numPr>
          <w:ilvl w:val="0"/>
          <w:numId w:val="374"/>
        </w:numPr>
      </w:pPr>
      <w:r>
        <w:t>Convert EML values to weekly values</w:t>
      </w:r>
    </w:p>
    <w:p w14:paraId="186CA6A9" w14:textId="7407141C" w:rsidR="4FB6A53F" w:rsidRDefault="38227F42" w:rsidP="4FB6A53F">
      <w:r>
        <w:t>Payroll lock check</w:t>
      </w:r>
    </w:p>
    <w:p w14:paraId="29F3119F" w14:textId="0C3DDA48" w:rsidR="4FB6A53F" w:rsidRDefault="38227F42" w:rsidP="2C0C6BF4">
      <w:pPr>
        <w:numPr>
          <w:ilvl w:val="0"/>
          <w:numId w:val="374"/>
        </w:numPr>
      </w:pPr>
      <w:r>
        <w:t>Before creating IT0015 records, check payroll lock for the target payroll period. If locked, abort and return an error message stating payroll lock prevents creation.</w:t>
      </w:r>
    </w:p>
    <w:p w14:paraId="02D0782A" w14:textId="6BDAD69A" w:rsidR="4FB6A53F" w:rsidRDefault="38227F42" w:rsidP="2C0C6BF4">
      <w:pPr>
        <w:numPr>
          <w:ilvl w:val="0"/>
          <w:numId w:val="374"/>
        </w:numPr>
      </w:pPr>
      <w:r>
        <w:t>Replace/extend posting logic so that valid EML rows create IT0015 (WTXXXX) records for the employee.</w:t>
      </w:r>
    </w:p>
    <w:p w14:paraId="7D90F7D5" w14:textId="45248D0E" w:rsidR="4FB6A53F" w:rsidRDefault="38227F42" w:rsidP="2C0C6BF4">
      <w:pPr>
        <w:numPr>
          <w:ilvl w:val="0"/>
          <w:numId w:val="374"/>
        </w:numPr>
      </w:pPr>
      <w:r>
        <w:t>Ensure created IT0015 records carry a clear source flag and reference to OLIMS (e.g., source = 'EML' and OLIMS claim ID) so they are auditable.</w:t>
      </w:r>
    </w:p>
    <w:p w14:paraId="7B21C449" w14:textId="4074A908" w:rsidR="4FB6A53F" w:rsidRDefault="38227F42" w:rsidP="4FB6A53F">
      <w:r>
        <w:t>Block manual entry in PA0015 (user-exit)</w:t>
      </w:r>
    </w:p>
    <w:p w14:paraId="1DFD2F3F" w14:textId="46F922BF" w:rsidR="4FB6A53F" w:rsidRDefault="38227F42" w:rsidP="2C0C6BF4">
      <w:pPr>
        <w:numPr>
          <w:ilvl w:val="0"/>
          <w:numId w:val="374"/>
        </w:numPr>
      </w:pPr>
      <w:r>
        <w:t>Update the PA0015 user-exit/enhancement to forbid entering WTXXXX in production:</w:t>
      </w:r>
    </w:p>
    <w:p w14:paraId="3BFD2AC3" w14:textId="6A0F7F03" w:rsidR="4FB6A53F" w:rsidRDefault="38227F42" w:rsidP="2C0C6BF4">
      <w:pPr>
        <w:numPr>
          <w:ilvl w:val="0"/>
          <w:numId w:val="374"/>
        </w:numPr>
        <w:tabs>
          <w:tab w:val="num" w:pos="1440"/>
        </w:tabs>
      </w:pPr>
      <w:r>
        <w:t>If user attempts to save a PA0015 record with WT = 'WTXXXX' show a hard error (message) instructing: "WC external earnings must be entered via OLIMS do not use PA0015".</w:t>
      </w:r>
    </w:p>
    <w:p w14:paraId="26E37E83" w14:textId="1B165F54" w:rsidR="4FB6A53F" w:rsidRDefault="38227F42" w:rsidP="2C0C6BF4">
      <w:pPr>
        <w:numPr>
          <w:ilvl w:val="0"/>
          <w:numId w:val="374"/>
        </w:numPr>
        <w:tabs>
          <w:tab w:val="num" w:pos="1440"/>
        </w:tabs>
      </w:pPr>
      <w:r>
        <w:t>Implement the message in the same message class used by other HR validations.</w:t>
      </w:r>
    </w:p>
    <w:p w14:paraId="6DCAD210" w14:textId="7AE0103F" w:rsidR="4FB6A53F" w:rsidRDefault="38227F42" w:rsidP="4FB6A53F">
      <w:r>
        <w:t>OLIMS audit</w:t>
      </w:r>
    </w:p>
    <w:p w14:paraId="55537B88" w14:textId="18D90AB8" w:rsidR="4FB6A53F" w:rsidRDefault="38227F42" w:rsidP="2C0C6BF4">
      <w:pPr>
        <w:numPr>
          <w:ilvl w:val="0"/>
          <w:numId w:val="374"/>
        </w:numPr>
        <w:tabs>
          <w:tab w:val="num" w:pos="1440"/>
        </w:tabs>
      </w:pPr>
      <w:r>
        <w:t>Write to a new SAP staging table (e.g., ZOLIMS_AUDIT_STG) and have OLIMS read the table.</w:t>
      </w:r>
    </w:p>
    <w:p w14:paraId="230399E2" w14:textId="494B8EB9" w:rsidR="4FB6A53F" w:rsidRDefault="38227F42" w:rsidP="2C0C6BF4">
      <w:pPr>
        <w:numPr>
          <w:ilvl w:val="0"/>
          <w:numId w:val="374"/>
        </w:numPr>
        <w:tabs>
          <w:tab w:val="num" w:pos="1440"/>
        </w:tabs>
      </w:pPr>
      <w:r>
        <w:t>Include success/failure, error messages, payroll period, employee, claim, and transaction id.</w:t>
      </w:r>
    </w:p>
    <w:p w14:paraId="43EFFFB9" w14:textId="0326CBE5" w:rsidR="4FB6A53F" w:rsidRDefault="38227F42" w:rsidP="4FB6A53F">
      <w:r>
        <w:t>Transfer WC/incident info to SAP</w:t>
      </w:r>
    </w:p>
    <w:p w14:paraId="184C5292" w14:textId="3160FB13" w:rsidR="4FB6A53F" w:rsidRDefault="38227F42" w:rsidP="2C0C6BF4">
      <w:pPr>
        <w:numPr>
          <w:ilvl w:val="0"/>
          <w:numId w:val="374"/>
        </w:numPr>
      </w:pPr>
      <w:r>
        <w:t>Ensure the EML upload includes incident/WC claim info and it is written into the IT0015 record (custom fields or long text) so downstream payroll uses it for EPSS week/cap calculations.</w:t>
      </w:r>
      <w:r w:rsidR="00BF4096">
        <w:t xml:space="preserve"> The reason code (section of the act) is not loaded in SAP. The reason code is blank.</w:t>
      </w:r>
    </w:p>
    <w:p w14:paraId="3E1877AC" w14:textId="7D691C1C" w:rsidR="4FB6A53F" w:rsidRDefault="38227F42" w:rsidP="4FB6A53F">
      <w:r>
        <w:t>Logging</w:t>
      </w:r>
    </w:p>
    <w:p w14:paraId="7B4C8920" w14:textId="297DC1D8" w:rsidR="4FB6A53F" w:rsidRDefault="38227F42" w:rsidP="2C0C6BF4">
      <w:pPr>
        <w:numPr>
          <w:ilvl w:val="0"/>
          <w:numId w:val="374"/>
        </w:numPr>
      </w:pPr>
      <w:r>
        <w:t>Insert an entry into zwc_receipts/zwc_receipts_log (or extend them) to record creation outcome and created IT0015 reference (infotype record id or timestamp).</w:t>
      </w:r>
    </w:p>
    <w:p w14:paraId="74D4C89C" w14:textId="3BD7DC2F" w:rsidR="4FB6A53F" w:rsidRDefault="38227F42" w:rsidP="2C0C6BF4">
      <w:pPr>
        <w:numPr>
          <w:ilvl w:val="0"/>
          <w:numId w:val="374"/>
        </w:numPr>
      </w:pPr>
      <w:r>
        <w:t>Keep existing behavior for the legacy receipts table if you need backward compatibility or create a mapping table linking uploads to created IT0015 entries.</w:t>
      </w:r>
    </w:p>
    <w:p w14:paraId="01618AA4" w14:textId="5AA0DF14" w:rsidR="4FB6A53F" w:rsidRDefault="38227F42" w:rsidP="4FB6A53F">
      <w:r>
        <w:t>Error handling</w:t>
      </w:r>
    </w:p>
    <w:p w14:paraId="2C36B44A" w14:textId="5A624E50" w:rsidR="4FB6A53F" w:rsidRDefault="38227F42" w:rsidP="2C0C6BF4">
      <w:pPr>
        <w:numPr>
          <w:ilvl w:val="0"/>
          <w:numId w:val="374"/>
        </w:numPr>
      </w:pPr>
      <w:commentRangeStart w:id="142"/>
      <w:commentRangeStart w:id="143"/>
      <w:commentRangeStart w:id="144"/>
      <w:r>
        <w:t>For each failed row return a descriptive error (missing field, invalid employee, payroll lock, detached-employee mismatch).</w:t>
      </w:r>
      <w:commentRangeEnd w:id="142"/>
      <w:r>
        <w:rPr>
          <w:rStyle w:val="CommentReference"/>
          <w:sz w:val="22"/>
          <w:szCs w:val="22"/>
        </w:rPr>
        <w:commentReference w:id="142"/>
      </w:r>
      <w:commentRangeEnd w:id="143"/>
      <w:r>
        <w:rPr>
          <w:rStyle w:val="CommentReference"/>
          <w:sz w:val="22"/>
          <w:szCs w:val="22"/>
        </w:rPr>
        <w:commentReference w:id="143"/>
      </w:r>
      <w:commentRangeEnd w:id="144"/>
      <w:r>
        <w:rPr>
          <w:rStyle w:val="CommentReference"/>
          <w:sz w:val="22"/>
          <w:szCs w:val="22"/>
        </w:rPr>
        <w:commentReference w:id="144"/>
      </w:r>
    </w:p>
    <w:p w14:paraId="1043A971" w14:textId="23C66136" w:rsidR="00964BEB" w:rsidRDefault="00964BEB" w:rsidP="00964BEB">
      <w:pPr>
        <w:pStyle w:val="Heading5"/>
      </w:pPr>
      <w:bookmarkStart w:id="147" w:name="_Toc329352562"/>
      <w:bookmarkStart w:id="148" w:name="_Toc241226865"/>
      <w:r>
        <w:t>Updates to the loaded WC external earnings</w:t>
      </w:r>
      <w:bookmarkEnd w:id="147"/>
      <w:bookmarkEnd w:id="148"/>
    </w:p>
    <w:p w14:paraId="089F6172" w14:textId="631800CE" w:rsidR="004C389C" w:rsidRPr="004C389C" w:rsidRDefault="004C389C" w:rsidP="004C389C">
      <w:r w:rsidRPr="004C389C">
        <w:t xml:space="preserve">The WC external earnings loaded into IT15, must show in OLIMS for maintenance in the EPSS nodes.  </w:t>
      </w:r>
    </w:p>
    <w:p w14:paraId="7AED64F9" w14:textId="3CD037BE" w:rsidR="7E884FEA" w:rsidRDefault="7E884FEA">
      <w:r>
        <w:t xml:space="preserve">For this, a new WC external earnings tab will be created in OLIMS </w:t>
      </w:r>
      <w:r w:rsidR="7743F493">
        <w:t xml:space="preserve">(under the EPSS node) </w:t>
      </w:r>
      <w:r>
        <w:t xml:space="preserve">where the WC external earnings </w:t>
      </w:r>
      <w:r w:rsidR="7719CE23">
        <w:t>selected from IT15 WT XXXX</w:t>
      </w:r>
      <w:r w:rsidR="7FCE1D34">
        <w:t xml:space="preserve"> restricted for the WC/incident</w:t>
      </w:r>
      <w:r w:rsidR="7719CE23">
        <w:t>, will</w:t>
      </w:r>
      <w:r>
        <w:t xml:space="preserve"> </w:t>
      </w:r>
      <w:r w:rsidR="4F6088A8">
        <w:t xml:space="preserve">be </w:t>
      </w:r>
      <w:r w:rsidR="14E438FA">
        <w:t>display</w:t>
      </w:r>
      <w:r>
        <w:t>ed</w:t>
      </w:r>
      <w:r w:rsidR="1A80295C">
        <w:t xml:space="preserve"> </w:t>
      </w:r>
      <w:r>
        <w:t>for maintenance (creat</w:t>
      </w:r>
      <w:r w:rsidR="5410DD17">
        <w:t>ion</w:t>
      </w:r>
      <w:r>
        <w:t>/inactiv</w:t>
      </w:r>
      <w:r w:rsidR="333EBF11">
        <w:t>ation</w:t>
      </w:r>
      <w:r>
        <w:t xml:space="preserve"> </w:t>
      </w:r>
      <w:r w:rsidR="4CC0E72F">
        <w:t xml:space="preserve">- </w:t>
      </w:r>
      <w:r>
        <w:t xml:space="preserve">delete in SAP). </w:t>
      </w:r>
    </w:p>
    <w:p w14:paraId="54B94F67" w14:textId="5396760F" w:rsidR="00F23DED" w:rsidRDefault="00EF055D">
      <w:pPr>
        <w:rPr>
          <w:rFonts w:ascii="Arial" w:hAnsi="Arial" w:cs="Arial"/>
        </w:rPr>
      </w:pPr>
      <w:r>
        <w:rPr>
          <w:rFonts w:ascii="Arial" w:hAnsi="Arial" w:cs="Arial"/>
          <w:color w:val="000000" w:themeColor="text1"/>
        </w:rPr>
        <w:t>(</w:t>
      </w:r>
      <w:r w:rsidR="00CC3223">
        <w:rPr>
          <w:rFonts w:ascii="Arial" w:hAnsi="Arial" w:cs="Arial"/>
          <w:color w:val="000000" w:themeColor="text1"/>
        </w:rPr>
        <w:t>DOB010</w:t>
      </w:r>
      <w:r>
        <w:rPr>
          <w:rFonts w:ascii="Arial" w:hAnsi="Arial" w:cs="Arial"/>
          <w:color w:val="000000" w:themeColor="text1"/>
        </w:rPr>
        <w:t>)</w:t>
      </w:r>
      <w:r w:rsidR="00CC3223">
        <w:rPr>
          <w:rFonts w:ascii="Arial" w:hAnsi="Arial" w:cs="Arial"/>
          <w:color w:val="000000" w:themeColor="text1"/>
        </w:rPr>
        <w:t xml:space="preserve"> </w:t>
      </w:r>
      <w:r w:rsidR="00F23DED">
        <w:rPr>
          <w:rFonts w:ascii="Arial" w:hAnsi="Arial" w:cs="Arial"/>
        </w:rPr>
        <w:t>The new EML Workers Compensation upload program to be accessible for the EPSS Claims Team in OLIMS (ZIM_CM) menu tree with a new folder titled “EPSS Uploads”</w:t>
      </w:r>
    </w:p>
    <w:p w14:paraId="4BD74523" w14:textId="38D5519F" w:rsidR="00D67D49" w:rsidRDefault="00D67D49">
      <w:r>
        <w:rPr>
          <w:rFonts w:ascii="Arial" w:hAnsi="Arial" w:cs="Arial"/>
        </w:rPr>
        <w:t>(DOB011) The EML upload file will upload the results in the OLIMS EPSS Case Management module in the External Earnings tab for the respective officer and their WC incident number</w:t>
      </w:r>
    </w:p>
    <w:p w14:paraId="5D8C8FA4" w14:textId="2FCB6392" w:rsidR="69CE14AD" w:rsidRDefault="69CE14AD">
      <w:r>
        <w:t>The tab will have similar functionality as the External Earnings tab (WT 3670) with a few modifications as per below:</w:t>
      </w:r>
    </w:p>
    <w:p w14:paraId="6569FAE0" w14:textId="3AC57C1A" w:rsidR="004C389C" w:rsidRPr="004C389C" w:rsidRDefault="004C389C" w:rsidP="15E95428">
      <w:pPr>
        <w:pStyle w:val="ListParagraph"/>
        <w:numPr>
          <w:ilvl w:val="0"/>
          <w:numId w:val="483"/>
        </w:numPr>
      </w:pPr>
      <w:r w:rsidRPr="004C389C">
        <w:t xml:space="preserve">Manual creation via OLIMS for the WC external earning WT </w:t>
      </w:r>
      <w:r w:rsidR="590C3272">
        <w:t>will</w:t>
      </w:r>
      <w:r w:rsidRPr="004C389C">
        <w:t xml:space="preserve"> be driven from the attached (terminated) employee</w:t>
      </w:r>
      <w:r>
        <w:t>.</w:t>
      </w:r>
      <w:r w:rsidRPr="004C389C">
        <w:t xml:space="preserve"> The effective date must be after the termination of the attached employee for dates where there is a detached employee linked via IT0105 subtype FREM. </w:t>
      </w:r>
    </w:p>
    <w:p w14:paraId="1BB5A6F1" w14:textId="2F0DE6BD" w:rsidR="4024010A" w:rsidRDefault="4024010A" w:rsidP="3BEF30C4">
      <w:pPr>
        <w:pStyle w:val="ListParagraph"/>
        <w:numPr>
          <w:ilvl w:val="0"/>
          <w:numId w:val="482"/>
        </w:numPr>
        <w:rPr>
          <w:rFonts w:ascii="Arial" w:eastAsia="Arial" w:hAnsi="Arial" w:cs="Arial"/>
          <w:color w:val="186C24"/>
          <w:sz w:val="18"/>
          <w:szCs w:val="18"/>
        </w:rPr>
      </w:pPr>
      <w:r w:rsidRPr="3BEF30C4">
        <w:rPr>
          <w:rFonts w:ascii="Calibri" w:eastAsia="Calibri" w:hAnsi="Calibri" w:cs="Calibri"/>
          <w:color w:val="000000" w:themeColor="text1"/>
        </w:rPr>
        <w:t xml:space="preserve">When loading the WC external earning WT in IT0015, ensure the WC/incident in the file is loaded against the linked EPSS detached employee within the IT0015 assignment field in the same format as how WT 9WCO is loaded (in IT0014).  There is no need to load the section of the act.   </w:t>
      </w:r>
      <w:r>
        <w:t xml:space="preserve"> </w:t>
      </w:r>
    </w:p>
    <w:p w14:paraId="25857154" w14:textId="79C45DA9" w:rsidR="3BEF30C4" w:rsidRDefault="3BEF30C4" w:rsidP="07EC2C8B">
      <w:pPr>
        <w:pStyle w:val="ListParagraph"/>
        <w:rPr>
          <w:rFonts w:ascii="Arial" w:eastAsia="Arial" w:hAnsi="Arial" w:cs="Arial"/>
          <w:color w:val="186C24"/>
          <w:sz w:val="18"/>
          <w:szCs w:val="18"/>
        </w:rPr>
      </w:pPr>
    </w:p>
    <w:p w14:paraId="59B92E13" w14:textId="28873EE8" w:rsidR="2E40B36C" w:rsidRDefault="2E40B36C" w:rsidP="15E95428">
      <w:pPr>
        <w:pStyle w:val="ListParagraph"/>
        <w:numPr>
          <w:ilvl w:val="0"/>
          <w:numId w:val="482"/>
        </w:numPr>
        <w:rPr>
          <w:rFonts w:ascii="Arial" w:eastAsia="Arial" w:hAnsi="Arial" w:cs="Arial"/>
          <w:color w:val="186C24"/>
          <w:sz w:val="18"/>
          <w:szCs w:val="18"/>
        </w:rPr>
      </w:pPr>
      <w:r>
        <w:t>New validations will be implemented which will raise errors if:</w:t>
      </w:r>
    </w:p>
    <w:p w14:paraId="5F54EC60" w14:textId="049A045B" w:rsidR="2E40B36C" w:rsidRDefault="2E40B36C" w:rsidP="6FC2C0A2">
      <w:pPr>
        <w:pStyle w:val="ListParagraph"/>
        <w:numPr>
          <w:ilvl w:val="1"/>
          <w:numId w:val="479"/>
        </w:numPr>
      </w:pPr>
      <w:r>
        <w:t>There is already and IT15 entry on the payment date for the detached employee.</w:t>
      </w:r>
    </w:p>
    <w:p w14:paraId="413FABAC" w14:textId="16336046" w:rsidR="2E40B36C" w:rsidRDefault="2E40B36C" w:rsidP="6FC2C0A2">
      <w:pPr>
        <w:pStyle w:val="ListParagraph"/>
        <w:numPr>
          <w:ilvl w:val="1"/>
          <w:numId w:val="479"/>
        </w:numPr>
      </w:pPr>
      <w:r>
        <w:t xml:space="preserve">Detached employee is locked. </w:t>
      </w:r>
    </w:p>
    <w:p w14:paraId="6385A285" w14:textId="73FCF848" w:rsidR="2E40B36C" w:rsidRDefault="2E40B36C" w:rsidP="6FC2C0A2">
      <w:pPr>
        <w:pStyle w:val="ListParagraph"/>
        <w:numPr>
          <w:ilvl w:val="1"/>
          <w:numId w:val="479"/>
        </w:numPr>
      </w:pPr>
      <w:r>
        <w:t xml:space="preserve">There is no match from attached to detached. </w:t>
      </w:r>
    </w:p>
    <w:p w14:paraId="7E1B63D6" w14:textId="4945796D" w:rsidR="2E40B36C" w:rsidRDefault="2E40B36C" w:rsidP="6FC2C0A2">
      <w:pPr>
        <w:pStyle w:val="ListParagraph"/>
        <w:numPr>
          <w:ilvl w:val="1"/>
          <w:numId w:val="479"/>
        </w:numPr>
      </w:pPr>
      <w:r>
        <w:t>The effective date is not on a date where the detached employee is active.</w:t>
      </w:r>
    </w:p>
    <w:p w14:paraId="35580BA7" w14:textId="415529C6" w:rsidR="004C389C" w:rsidRPr="004C389C" w:rsidRDefault="004C389C" w:rsidP="00E7460F">
      <w:pPr>
        <w:pStyle w:val="ListParagraph"/>
        <w:numPr>
          <w:ilvl w:val="0"/>
          <w:numId w:val="479"/>
        </w:numPr>
      </w:pPr>
      <w:r w:rsidRPr="004C389C">
        <w:t xml:space="preserve">The WC external earnings are not allowed for ‘repeat’ </w:t>
      </w:r>
      <w:r w:rsidR="33F0E89F">
        <w:t>functionality</w:t>
      </w:r>
    </w:p>
    <w:p w14:paraId="2DCA4083" w14:textId="25E88E9C" w:rsidR="004C389C" w:rsidRPr="004C389C" w:rsidRDefault="33F0E89F" w:rsidP="7B4915F5">
      <w:pPr>
        <w:pStyle w:val="ListParagraph"/>
        <w:numPr>
          <w:ilvl w:val="0"/>
          <w:numId w:val="479"/>
        </w:numPr>
      </w:pPr>
      <w:r>
        <w:t>D</w:t>
      </w:r>
      <w:r w:rsidR="43AF71AE">
        <w:t>ocument upload is not mandatory</w:t>
      </w:r>
      <w:r w:rsidR="004C389C" w:rsidRPr="004C389C">
        <w:t>.</w:t>
      </w:r>
    </w:p>
    <w:p w14:paraId="7D17BA67" w14:textId="000937BD" w:rsidR="5D7E2ACB" w:rsidRDefault="5D7E2ACB" w:rsidP="677065CA">
      <w:pPr>
        <w:pStyle w:val="ListParagraph"/>
      </w:pPr>
    </w:p>
    <w:p w14:paraId="31A4DA5C" w14:textId="0EEF306B" w:rsidR="5D7E2ACB" w:rsidRDefault="1E13F8E1" w:rsidP="677065CA">
      <w:pPr>
        <w:pStyle w:val="Heading2"/>
        <w:numPr>
          <w:ilvl w:val="1"/>
          <w:numId w:val="11"/>
        </w:numPr>
      </w:pPr>
      <w:bookmarkStart w:id="149" w:name="_Toc223427605"/>
      <w:bookmarkStart w:id="150" w:name="_(2.3.2)_Detached_Officers:"/>
      <w:bookmarkStart w:id="151" w:name="_Toc1493866917"/>
      <w:bookmarkStart w:id="152" w:name="_Toc241226866"/>
      <w:r>
        <w:t>(2.3.</w:t>
      </w:r>
      <w:r w:rsidR="7AE3478C">
        <w:t>3</w:t>
      </w:r>
      <w:r>
        <w:t xml:space="preserve">) </w:t>
      </w:r>
      <w:bookmarkEnd w:id="149"/>
      <w:bookmarkEnd w:id="150"/>
      <w:r w:rsidR="5AFF8869">
        <w:t xml:space="preserve">OLIMS </w:t>
      </w:r>
      <w:r w:rsidR="03FEED0B">
        <w:t xml:space="preserve">EPSS </w:t>
      </w:r>
      <w:r w:rsidR="47450830">
        <w:t xml:space="preserve">Off Duty </w:t>
      </w:r>
      <w:r w:rsidR="03FEED0B">
        <w:t>Claim</w:t>
      </w:r>
      <w:r w:rsidR="20AE8347">
        <w:t xml:space="preserve"> </w:t>
      </w:r>
      <w:r w:rsidR="4E997A06">
        <w:t>Management</w:t>
      </w:r>
      <w:bookmarkEnd w:id="151"/>
      <w:bookmarkEnd w:id="152"/>
    </w:p>
    <w:p w14:paraId="08472C3B" w14:textId="493F3585" w:rsidR="5D7E2ACB" w:rsidRDefault="5D7E2ACB" w:rsidP="6AA91432">
      <w:pPr>
        <w:pStyle w:val="Heading4"/>
        <w:rPr>
          <w:rFonts w:ascii="Calibri Light" w:eastAsia="Calibri Light" w:hAnsi="Calibri Light" w:cs="Calibri Light"/>
        </w:rPr>
      </w:pPr>
      <w:bookmarkStart w:id="153" w:name="_Toc746637349"/>
      <w:bookmarkStart w:id="154" w:name="_Toc241226867"/>
      <w:r w:rsidRPr="6AA91432">
        <w:rPr>
          <w:rFonts w:ascii="Calibri Light" w:eastAsia="Calibri Light" w:hAnsi="Calibri Light" w:cs="Calibri Light"/>
        </w:rPr>
        <w:t>Current Setup</w:t>
      </w:r>
      <w:bookmarkEnd w:id="153"/>
      <w:bookmarkEnd w:id="154"/>
    </w:p>
    <w:p w14:paraId="6F55EB30" w14:textId="03976680" w:rsidR="11571F6A" w:rsidRDefault="11571F6A" w:rsidP="6AA91432">
      <w:pPr>
        <w:keepNext/>
        <w:keepLines/>
      </w:pPr>
      <w:r w:rsidRPr="6AA91432">
        <w:t>Currently, there is no</w:t>
      </w:r>
      <w:r w:rsidR="7F985914" w:rsidRPr="6AA91432">
        <w:t xml:space="preserve"> way to record and display Off Duty EPSS claims in OLIMS.</w:t>
      </w:r>
    </w:p>
    <w:p w14:paraId="018F0FEF" w14:textId="6D2200D0" w:rsidR="5D7E2ACB" w:rsidRDefault="5D7E2ACB" w:rsidP="61CF84F2">
      <w:pPr>
        <w:pStyle w:val="Heading4"/>
        <w:rPr>
          <w:rFonts w:ascii="Calibri Light" w:eastAsia="Calibri Light" w:hAnsi="Calibri Light" w:cs="Calibri Light"/>
        </w:rPr>
      </w:pPr>
      <w:bookmarkStart w:id="155" w:name="_Toc1911662956"/>
      <w:bookmarkStart w:id="156" w:name="_Toc241226868"/>
      <w:r w:rsidRPr="61CF84F2">
        <w:rPr>
          <w:rFonts w:ascii="Calibri Light" w:eastAsia="Calibri Light" w:hAnsi="Calibri Light" w:cs="Calibri Light"/>
        </w:rPr>
        <w:t>Business requirement</w:t>
      </w:r>
      <w:bookmarkEnd w:id="155"/>
      <w:bookmarkEnd w:id="156"/>
    </w:p>
    <w:p w14:paraId="05842CF1" w14:textId="6C941179" w:rsidR="0AA96A51" w:rsidRDefault="0AA96A51" w:rsidP="61CF84F2">
      <w:pPr>
        <w:keepNext/>
        <w:keepLines/>
      </w:pPr>
      <w:r w:rsidRPr="61CF84F2">
        <w:t>Once the EPSS screens have been accessed</w:t>
      </w:r>
      <w:r w:rsidR="1734FCB7" w:rsidRPr="61CF84F2">
        <w:t xml:space="preserve"> (EPSS incidents only)</w:t>
      </w:r>
      <w:r w:rsidRPr="61CF84F2">
        <w:t>, the requirement is as follows:</w:t>
      </w:r>
    </w:p>
    <w:p w14:paraId="0D56156C" w14:textId="07BD0439" w:rsidR="0AA96A51" w:rsidRDefault="0AA96A51" w:rsidP="61CF84F2">
      <w:pPr>
        <w:keepNext/>
        <w:keepLines/>
      </w:pPr>
      <w:r w:rsidRPr="61CF84F2">
        <w:t>When ‘Off Duty’ is selected in the ‘Duty Determination’ dropdown field within the Case Details tab in OLIMS, the fields listed below must become available for data entry. These fields must be displayed for user input only when ‘Off Duty’ is selected.</w:t>
      </w:r>
    </w:p>
    <w:p w14:paraId="7587B1E9" w14:textId="7ED22CB6" w:rsidR="0AA96A51" w:rsidRDefault="0AA96A51" w:rsidP="61CF84F2">
      <w:pPr>
        <w:keepNext/>
        <w:keepLines/>
      </w:pPr>
      <w:r w:rsidRPr="61CF84F2">
        <w:t>If ‘Off Duty’ is not selected, the fields must not be displayed.</w:t>
      </w:r>
    </w:p>
    <w:p w14:paraId="2EAA560A" w14:textId="522222CB" w:rsidR="1A4F9F22" w:rsidRDefault="1A4F9F22" w:rsidP="6AA91432">
      <w:pPr>
        <w:keepNext/>
        <w:keepLines/>
      </w:pPr>
      <w:r w:rsidRPr="6AA91432">
        <w:t>Introduce new fields based on the Duty Determination selection</w:t>
      </w:r>
    </w:p>
    <w:p w14:paraId="198060F6" w14:textId="0EE1C5E9" w:rsidR="1A4F9F22" w:rsidRDefault="1A4F9F22" w:rsidP="6AA91432">
      <w:pPr>
        <w:keepNext/>
        <w:keepLines/>
      </w:pPr>
      <w:r w:rsidRPr="6AA91432">
        <w:t>•</w:t>
      </w:r>
      <w:r>
        <w:tab/>
      </w:r>
      <w:r w:rsidRPr="6AA91432">
        <w:t>Waiting Period Start Date = DOD</w:t>
      </w:r>
    </w:p>
    <w:p w14:paraId="698BB5BE" w14:textId="4B82DCA7" w:rsidR="1A4F9F22" w:rsidRDefault="1A4F9F22" w:rsidP="6AA91432">
      <w:pPr>
        <w:keepNext/>
        <w:keepLines/>
      </w:pPr>
      <w:r w:rsidRPr="6AA91432">
        <w:t>•</w:t>
      </w:r>
      <w:r>
        <w:tab/>
      </w:r>
      <w:r w:rsidRPr="6AA91432">
        <w:t>Waiting Period End Date = DOD + 59 calendar days</w:t>
      </w:r>
    </w:p>
    <w:p w14:paraId="425069BD" w14:textId="48CB0E75" w:rsidR="1A4F9F22" w:rsidRDefault="1A4F9F22" w:rsidP="6AA91432">
      <w:pPr>
        <w:keepNext/>
        <w:keepLines/>
      </w:pPr>
      <w:r w:rsidRPr="6AA91432">
        <w:t>•</w:t>
      </w:r>
      <w:r>
        <w:tab/>
      </w:r>
      <w:r w:rsidRPr="6AA91432">
        <w:t>IP Start Date = Waiting Period End Date + 1</w:t>
      </w:r>
    </w:p>
    <w:p w14:paraId="6A54FEEC" w14:textId="3D251676" w:rsidR="1A4F9F22" w:rsidRDefault="1A4F9F22" w:rsidP="6AA91432">
      <w:pPr>
        <w:keepNext/>
        <w:keepLines/>
      </w:pPr>
      <w:r w:rsidRPr="6AA91432">
        <w:t>•</w:t>
      </w:r>
      <w:r>
        <w:tab/>
      </w:r>
      <w:r w:rsidRPr="6AA91432">
        <w:t>IP End Date = IP Start Date + 3 years (minus 1 day)</w:t>
      </w:r>
    </w:p>
    <w:p w14:paraId="3F665DA2" w14:textId="128C638F" w:rsidR="1A4F9F22" w:rsidRDefault="1A4F9F22" w:rsidP="6AA91432">
      <w:pPr>
        <w:keepNext/>
        <w:keepLines/>
      </w:pPr>
      <w:r w:rsidRPr="6AA91432">
        <w:t>•</w:t>
      </w:r>
      <w:r>
        <w:tab/>
      </w:r>
      <w:r w:rsidRPr="6AA91432">
        <w:t>TAL Claim No</w:t>
      </w:r>
    </w:p>
    <w:p w14:paraId="03BA4506" w14:textId="1A38F6FC" w:rsidR="1A4F9F22" w:rsidRDefault="1A4F9F22" w:rsidP="6AA91432">
      <w:pPr>
        <w:keepNext/>
        <w:keepLines/>
      </w:pPr>
      <w:r w:rsidRPr="6AA91432">
        <w:t>•</w:t>
      </w:r>
      <w:r>
        <w:tab/>
      </w:r>
      <w:r w:rsidRPr="6AA91432">
        <w:t>WC Claim Status</w:t>
      </w:r>
    </w:p>
    <w:p w14:paraId="53E82286" w14:textId="1F04A04B" w:rsidR="1A4F9F22" w:rsidRDefault="1A4F9F22" w:rsidP="6AA91432">
      <w:pPr>
        <w:keepNext/>
        <w:keepLines/>
      </w:pPr>
      <w:r w:rsidRPr="6AA91432">
        <w:t>•</w:t>
      </w:r>
      <w:r>
        <w:tab/>
      </w:r>
      <w:r w:rsidRPr="6AA91432">
        <w:t>Date Closed</w:t>
      </w:r>
    </w:p>
    <w:p w14:paraId="0A17E6E3" w14:textId="4AB2E0EB" w:rsidR="1A4F9F22" w:rsidRDefault="1A4F9F22" w:rsidP="6AA91432">
      <w:pPr>
        <w:keepNext/>
        <w:keepLines/>
      </w:pPr>
      <w:r w:rsidRPr="6AA91432">
        <w:t>•</w:t>
      </w:r>
      <w:r>
        <w:tab/>
      </w:r>
      <w:r w:rsidRPr="6AA91432">
        <w:t>Closure Reason</w:t>
      </w:r>
    </w:p>
    <w:p w14:paraId="31A9B1BD" w14:textId="297686BF" w:rsidR="1A4F9F22" w:rsidRDefault="1A4F9F22" w:rsidP="6AA91432">
      <w:pPr>
        <w:keepNext/>
        <w:keepLines/>
      </w:pPr>
      <w:r w:rsidRPr="6AA91432">
        <w:t>•</w:t>
      </w:r>
      <w:r>
        <w:tab/>
      </w:r>
      <w:r w:rsidRPr="6AA91432">
        <w:t>Superannuation Fund</w:t>
      </w:r>
    </w:p>
    <w:p w14:paraId="4FF4C06E" w14:textId="5ED11CA1" w:rsidR="1A4F9F22" w:rsidRDefault="1A4F9F22" w:rsidP="6AA91432">
      <w:pPr>
        <w:keepNext/>
        <w:keepLines/>
      </w:pPr>
      <w:r w:rsidRPr="6AA91432">
        <w:t>•</w:t>
      </w:r>
      <w:r>
        <w:tab/>
      </w:r>
      <w:r w:rsidRPr="6AA91432">
        <w:t>Move Employee Address to the Emp Details tab (nice to have)</w:t>
      </w:r>
    </w:p>
    <w:p w14:paraId="0D2484E3" w14:textId="21917DB2" w:rsidR="1A4F9F22" w:rsidRDefault="1A4F9F22" w:rsidP="6AA91432">
      <w:pPr>
        <w:keepNext/>
        <w:keepLines/>
      </w:pPr>
      <w:r w:rsidRPr="6AA91432">
        <w:t>•</w:t>
      </w:r>
      <w:r>
        <w:tab/>
      </w:r>
      <w:r w:rsidRPr="6AA91432">
        <w:t>Emp Details</w:t>
      </w:r>
    </w:p>
    <w:p w14:paraId="3BB4E2B1" w14:textId="7485DD1E" w:rsidR="6AA91432" w:rsidRDefault="6AA91432" w:rsidP="6AA91432">
      <w:pPr>
        <w:keepNext/>
        <w:keepLines/>
      </w:pPr>
    </w:p>
    <w:p w14:paraId="128F063C" w14:textId="1D1DD796" w:rsidR="59A3B84D" w:rsidRDefault="59A3B84D" w:rsidP="6AA91432">
      <w:pPr>
        <w:keepNext/>
        <w:keepLines/>
      </w:pPr>
      <w:r>
        <w:t xml:space="preserve">Off Duty: </w:t>
      </w:r>
      <w:r w:rsidR="406CC4C9">
        <w:t>New tab s</w:t>
      </w:r>
      <w:r>
        <w:t>imilar to the Emp/Members Statement tab for PBRI case management.</w:t>
      </w:r>
    </w:p>
    <w:p w14:paraId="26763CE9" w14:textId="743C254D" w:rsidR="59A3B84D" w:rsidRDefault="59A3B84D" w:rsidP="6AA91432">
      <w:pPr>
        <w:keepNext/>
        <w:keepLines/>
      </w:pPr>
      <w:r w:rsidRPr="6AA91432">
        <w:t>•</w:t>
      </w:r>
      <w:r>
        <w:tab/>
      </w:r>
      <w:r w:rsidRPr="6AA91432">
        <w:t>Remove Send to Aware/TAL button</w:t>
      </w:r>
    </w:p>
    <w:p w14:paraId="2F8A8CB2" w14:textId="1F8FD682" w:rsidR="59A3B84D" w:rsidRDefault="59A3B84D" w:rsidP="6AA91432">
      <w:pPr>
        <w:keepNext/>
        <w:keepLines/>
      </w:pPr>
      <w:r w:rsidRPr="6AA91432">
        <w:t>•</w:t>
      </w:r>
      <w:r>
        <w:tab/>
      </w:r>
      <w:r w:rsidRPr="6AA91432">
        <w:t>Uploading the new TAL documents to existing button categories</w:t>
      </w:r>
    </w:p>
    <w:p w14:paraId="53147CAD" w14:textId="2E60440A" w:rsidR="6AA91432" w:rsidRDefault="59A3B84D" w:rsidP="61CF84F2">
      <w:pPr>
        <w:keepNext/>
        <w:keepLines/>
        <w:rPr>
          <w:b/>
          <w:bCs/>
          <w:color w:val="FF0000"/>
          <w:highlight w:val="yellow"/>
        </w:rPr>
      </w:pPr>
      <w:r w:rsidRPr="61CF84F2">
        <w:t>•</w:t>
      </w:r>
      <w:r w:rsidR="6AA91432">
        <w:tab/>
      </w:r>
      <w:r w:rsidRPr="61CF84F2">
        <w:rPr>
          <w:strike/>
        </w:rPr>
        <w:t>Hide the Emp/Members Statement tab</w:t>
      </w:r>
      <w:r w:rsidR="5DB03799" w:rsidRPr="61CF84F2">
        <w:t xml:space="preserve"> </w:t>
      </w:r>
      <w:r w:rsidR="49131C13" w:rsidRPr="61CF84F2">
        <w:rPr>
          <w:b/>
          <w:bCs/>
          <w:color w:val="FF0000"/>
          <w:highlight w:val="yellow"/>
        </w:rPr>
        <w:t xml:space="preserve">Change in requirement </w:t>
      </w:r>
      <w:r w:rsidR="49131C13" w:rsidRPr="61CF84F2">
        <w:rPr>
          <w:rFonts w:eastAsiaTheme="minorEastAsia"/>
          <w:sz w:val="21"/>
          <w:szCs w:val="21"/>
        </w:rPr>
        <w:t>– Hide the Emp/Members Statement tab is to change to ‘Hide Employers S</w:t>
      </w:r>
      <w:r w:rsidR="79054E59" w:rsidRPr="61CF84F2">
        <w:rPr>
          <w:rFonts w:eastAsiaTheme="minorEastAsia"/>
          <w:sz w:val="21"/>
          <w:szCs w:val="21"/>
        </w:rPr>
        <w:t xml:space="preserve">tatement’ </w:t>
      </w:r>
      <w:r w:rsidR="1238EAC0" w:rsidRPr="61CF84F2">
        <w:rPr>
          <w:rFonts w:eastAsiaTheme="minorEastAsia"/>
          <w:sz w:val="21"/>
          <w:szCs w:val="21"/>
        </w:rPr>
        <w:t>section within Emp/Members tab</w:t>
      </w:r>
    </w:p>
    <w:p w14:paraId="5C85B472" w14:textId="0E5793D1" w:rsidR="174FC937" w:rsidRDefault="174FC937" w:rsidP="61CF84F2">
      <w:pPr>
        <w:keepNext/>
        <w:keepLines/>
        <w:spacing w:after="0" w:line="300" w:lineRule="auto"/>
        <w:rPr>
          <w:rFonts w:ascii="Segoe UI" w:eastAsia="Segoe UI" w:hAnsi="Segoe UI" w:cs="Segoe UI"/>
          <w:sz w:val="21"/>
          <w:szCs w:val="21"/>
        </w:rPr>
      </w:pPr>
      <w:r w:rsidRPr="61CF84F2">
        <w:rPr>
          <w:rFonts w:ascii="Segoe UI" w:eastAsia="Segoe UI" w:hAnsi="Segoe UI" w:cs="Segoe UI"/>
          <w:sz w:val="21"/>
          <w:szCs w:val="21"/>
        </w:rPr>
        <w:t>Off Duty claims do not impact payroll, they are only OLIMS data entry and not WC related so they will not have medical certificates uploaded in OLIMS meaning that no 9WCO will exist.</w:t>
      </w:r>
    </w:p>
    <w:p w14:paraId="1873E186" w14:textId="7159DE07" w:rsidR="61CF84F2" w:rsidRDefault="61CF84F2" w:rsidP="61CF84F2">
      <w:pPr>
        <w:keepNext/>
        <w:keepLines/>
        <w:spacing w:after="0" w:line="300" w:lineRule="auto"/>
        <w:rPr>
          <w:rFonts w:ascii="Segoe UI" w:eastAsia="Segoe UI" w:hAnsi="Segoe UI" w:cs="Segoe UI"/>
          <w:sz w:val="21"/>
          <w:szCs w:val="21"/>
        </w:rPr>
      </w:pPr>
    </w:p>
    <w:p w14:paraId="71AA9AA6" w14:textId="7B9D52BD" w:rsidR="2BC79319" w:rsidRDefault="2BC79319" w:rsidP="306F1F81">
      <w:pPr>
        <w:pStyle w:val="Heading4"/>
        <w:rPr>
          <w:rFonts w:ascii="Calibri Light" w:eastAsia="Calibri Light" w:hAnsi="Calibri Light" w:cs="Calibri Light"/>
        </w:rPr>
      </w:pPr>
      <w:bookmarkStart w:id="157" w:name="_Toc125269499"/>
      <w:bookmarkStart w:id="158" w:name="_Toc241226869"/>
      <w:r w:rsidRPr="306F1F81">
        <w:rPr>
          <w:lang w:val="en-US"/>
        </w:rPr>
        <w:t>DTT Detailed Technical design</w:t>
      </w:r>
      <w:bookmarkEnd w:id="157"/>
      <w:bookmarkEnd w:id="158"/>
    </w:p>
    <w:p w14:paraId="258F3FF3" w14:textId="6F179025" w:rsidR="302DC29A" w:rsidRDefault="302DC29A" w:rsidP="61CF84F2">
      <w:pPr>
        <w:spacing w:after="0" w:line="300" w:lineRule="auto"/>
      </w:pPr>
      <w:r w:rsidRPr="61CF84F2">
        <w:t>Currently, an incident is classified as EPSS when the DOD is not blank and the DOD is on or after 1 October 2024. In this scenario, only the IP case overview screen is accessible.</w:t>
      </w:r>
    </w:p>
    <w:p w14:paraId="3FB42FEC" w14:textId="1E3524F6" w:rsidR="302DC29A" w:rsidRDefault="302DC29A" w:rsidP="61CF84F2">
      <w:pPr>
        <w:keepNext/>
        <w:keepLines/>
      </w:pPr>
      <w:r>
        <w:t>A change is required to the OLIMS overview screen validation logic that determines whether an incident is EPSS. If the first WorkCover certificate has not yet been uploaded—meaning the DOD is still blank—an additional rule must be applied. The system should also classify an incident as EPSS when the DOD is blank AND the incident date is on or after 1 October 2024.</w:t>
      </w:r>
      <w:r>
        <w:br/>
        <w:t>This adjustment will ensure the incident is correctly set as EPSS and will enable navigation to the EPSS screens via the tabs.</w:t>
      </w:r>
    </w:p>
    <w:p w14:paraId="5BBCBE4A" w14:textId="4DB1142D" w:rsidR="302DC29A" w:rsidRDefault="302DC29A" w:rsidP="61CF84F2">
      <w:pPr>
        <w:spacing w:after="0" w:line="300" w:lineRule="auto"/>
        <w:rPr>
          <w:rFonts w:ascii="Segoe UI" w:eastAsia="Segoe UI" w:hAnsi="Segoe UI" w:cs="Segoe UI"/>
          <w:sz w:val="21"/>
          <w:szCs w:val="21"/>
        </w:rPr>
      </w:pPr>
      <w:r w:rsidRPr="61CF84F2">
        <w:rPr>
          <w:rFonts w:ascii="Segoe UI" w:eastAsia="Segoe UI" w:hAnsi="Segoe UI" w:cs="Segoe UI"/>
          <w:sz w:val="21"/>
          <w:szCs w:val="21"/>
        </w:rPr>
        <w:t>When an incident is classified as EPSS and the Duty Determination field is set to “Off Duty” in the EPSS Case Details tab, the system will make available for data entry Off‑Duty–specific case management fields in accordance with the rules defined.</w:t>
      </w:r>
    </w:p>
    <w:p w14:paraId="27DEE5FD" w14:textId="74939838" w:rsidR="61CF84F2" w:rsidRDefault="61CF84F2" w:rsidP="61CF84F2">
      <w:pPr>
        <w:spacing w:after="0" w:line="300" w:lineRule="auto"/>
        <w:rPr>
          <w:rFonts w:ascii="Segoe UI" w:eastAsia="Segoe UI" w:hAnsi="Segoe UI" w:cs="Segoe UI"/>
          <w:sz w:val="21"/>
          <w:szCs w:val="21"/>
        </w:rPr>
      </w:pPr>
    </w:p>
    <w:p w14:paraId="7D0265D2" w14:textId="0D1AA6CF" w:rsidR="302DC29A" w:rsidRDefault="302DC29A" w:rsidP="61CF84F2">
      <w:pPr>
        <w:keepNext/>
        <w:keepLines/>
      </w:pPr>
      <w:r w:rsidRPr="61CF84F2">
        <w:rPr>
          <w:i/>
          <w:iCs/>
        </w:rPr>
        <w:t>Case Details tab</w:t>
      </w:r>
      <w:r w:rsidRPr="61CF84F2">
        <w:t>:</w:t>
      </w:r>
    </w:p>
    <w:p w14:paraId="613E0AA6" w14:textId="5B6E7224" w:rsidR="302DC29A" w:rsidRDefault="302DC29A" w:rsidP="61CF84F2">
      <w:pPr>
        <w:keepNext/>
        <w:keepLines/>
      </w:pPr>
      <w:r w:rsidRPr="61CF84F2">
        <w:t>Introduce new fields based on the Duty Determination selection. If ‘Off Duty’ is not selected, the fields below must not be displayed.</w:t>
      </w:r>
    </w:p>
    <w:p w14:paraId="35E07B46" w14:textId="631837E6" w:rsidR="11D02185" w:rsidRDefault="11D02185" w:rsidP="69CBE5DB">
      <w:r w:rsidRPr="69CBE5DB">
        <w:t>•</w:t>
      </w:r>
      <w:r>
        <w:tab/>
      </w:r>
      <w:r w:rsidRPr="69CBE5DB">
        <w:t>Waiting Period Start Date</w:t>
      </w:r>
      <w:r w:rsidR="6E247BFE" w:rsidRPr="69CBE5DB">
        <w:t xml:space="preserve"> (DOD)</w:t>
      </w:r>
      <w:r w:rsidRPr="69CBE5DB">
        <w:t xml:space="preserve"> = Manual entry of date</w:t>
      </w:r>
    </w:p>
    <w:p w14:paraId="21E24974" w14:textId="164D594A" w:rsidR="11D02185" w:rsidRDefault="11D02185" w:rsidP="69CBE5DB">
      <w:r w:rsidRPr="69CBE5DB">
        <w:t>•</w:t>
      </w:r>
      <w:r>
        <w:tab/>
      </w:r>
      <w:r w:rsidRPr="69CBE5DB">
        <w:t>Waiting Period End Date = DOD</w:t>
      </w:r>
      <w:r w:rsidR="0D39A27B" w:rsidRPr="69CBE5DB">
        <w:t xml:space="preserve"> (above)</w:t>
      </w:r>
      <w:r w:rsidRPr="69CBE5DB">
        <w:t xml:space="preserve"> + 59 calendar days</w:t>
      </w:r>
      <w:r w:rsidR="7DE53844" w:rsidRPr="69CBE5DB">
        <w:t xml:space="preserve"> </w:t>
      </w:r>
    </w:p>
    <w:p w14:paraId="3D30F0CA" w14:textId="6006157B" w:rsidR="11D02185" w:rsidRDefault="11D02185" w:rsidP="69CBE5DB">
      <w:r w:rsidRPr="69CBE5DB">
        <w:t>•</w:t>
      </w:r>
      <w:r>
        <w:tab/>
      </w:r>
      <w:r w:rsidRPr="69CBE5DB">
        <w:t xml:space="preserve">IP Start Date = Waiting Period End Date + 1 </w:t>
      </w:r>
      <w:r w:rsidR="2E3068B8" w:rsidRPr="69CBE5DB">
        <w:t>day</w:t>
      </w:r>
    </w:p>
    <w:p w14:paraId="4AE4DB12" w14:textId="5397FE97" w:rsidR="11D02185" w:rsidRDefault="11D02185" w:rsidP="69CBE5DB">
      <w:r w:rsidRPr="69CBE5DB">
        <w:t>•</w:t>
      </w:r>
      <w:r>
        <w:tab/>
      </w:r>
      <w:r w:rsidRPr="69CBE5DB">
        <w:t>IP End Date = IP Start Date + 3 years (minus 1 day):</w:t>
      </w:r>
      <w:r w:rsidR="440E2A86" w:rsidRPr="69CBE5DB">
        <w:t xml:space="preserve"> </w:t>
      </w:r>
      <w:r w:rsidRPr="69CBE5DB">
        <w:t xml:space="preserve">Calculation (adding full years, then minus 1 calendar day). Allow for the calculation to be </w:t>
      </w:r>
      <w:r w:rsidR="1E2D293C" w:rsidRPr="69CBE5DB">
        <w:t>overridden – editable date</w:t>
      </w:r>
      <w:r w:rsidRPr="69CBE5DB">
        <w:t>.</w:t>
      </w:r>
    </w:p>
    <w:p w14:paraId="576F49E2" w14:textId="404EBCEA" w:rsidR="11D02185" w:rsidRDefault="11D02185" w:rsidP="69CBE5DB">
      <w:r w:rsidRPr="69CBE5DB">
        <w:t>•</w:t>
      </w:r>
      <w:r>
        <w:tab/>
      </w:r>
      <w:r w:rsidRPr="69CBE5DB">
        <w:t>Aware/T</w:t>
      </w:r>
      <w:r w:rsidR="130F0DA2" w:rsidRPr="69CBE5DB">
        <w:t>AL</w:t>
      </w:r>
      <w:r w:rsidRPr="69CBE5DB">
        <w:t xml:space="preserve"> </w:t>
      </w:r>
      <w:r w:rsidR="6A1F96E3" w:rsidRPr="69CBE5DB">
        <w:t>C</w:t>
      </w:r>
      <w:r w:rsidRPr="69CBE5DB">
        <w:t xml:space="preserve">laim </w:t>
      </w:r>
      <w:r w:rsidR="4714C8DF" w:rsidRPr="69CBE5DB">
        <w:t>Number</w:t>
      </w:r>
      <w:r w:rsidRPr="69CBE5DB">
        <w:t>: Manual entry</w:t>
      </w:r>
    </w:p>
    <w:p w14:paraId="78DA7004" w14:textId="0862E7B9" w:rsidR="11D02185" w:rsidRDefault="11D02185" w:rsidP="69CBE5DB">
      <w:r w:rsidRPr="69CBE5DB">
        <w:t>•</w:t>
      </w:r>
      <w:r>
        <w:tab/>
      </w:r>
      <w:r w:rsidRPr="69CBE5DB">
        <w:t>WC Claim Status: Manual entry using existing /standard WC claim status options (open, close, reopen, pending case closure)</w:t>
      </w:r>
    </w:p>
    <w:p w14:paraId="2B0123D8" w14:textId="48A0E605" w:rsidR="11D02185" w:rsidRDefault="11D02185" w:rsidP="69CBE5DB">
      <w:r w:rsidRPr="69CBE5DB">
        <w:t>•</w:t>
      </w:r>
      <w:r>
        <w:tab/>
      </w:r>
      <w:r w:rsidRPr="69CBE5DB">
        <w:t>Date Closed: Manual entry</w:t>
      </w:r>
    </w:p>
    <w:p w14:paraId="35C4FE4B" w14:textId="369DACD1" w:rsidR="11D02185" w:rsidRDefault="11D02185" w:rsidP="69CBE5DB">
      <w:r w:rsidRPr="69CBE5DB">
        <w:t>•</w:t>
      </w:r>
      <w:r>
        <w:tab/>
      </w:r>
      <w:r w:rsidRPr="69CBE5DB">
        <w:t xml:space="preserve">Closure Reason: Manual entry as per existing drop down </w:t>
      </w:r>
    </w:p>
    <w:p w14:paraId="228176F6" w14:textId="69F2B7FF" w:rsidR="11D02185" w:rsidRDefault="11D02185" w:rsidP="69CBE5DB">
      <w:r w:rsidRPr="69CBE5DB">
        <w:t>•</w:t>
      </w:r>
      <w:r>
        <w:tab/>
      </w:r>
      <w:r w:rsidRPr="69CBE5DB">
        <w:t>Superannuation Fund: Manual entry</w:t>
      </w:r>
    </w:p>
    <w:p w14:paraId="3F1F1498" w14:textId="34FFD517" w:rsidR="11D02185" w:rsidRDefault="11D02185" w:rsidP="69CBE5DB">
      <w:r w:rsidRPr="69CBE5DB">
        <w:t>•</w:t>
      </w:r>
      <w:r>
        <w:tab/>
      </w:r>
      <w:r w:rsidRPr="69CBE5DB">
        <w:t>Move Employee Address</w:t>
      </w:r>
      <w:r w:rsidR="54FB8BB7" w:rsidRPr="69CBE5DB">
        <w:t xml:space="preserve"> section from the Case Details</w:t>
      </w:r>
      <w:r w:rsidRPr="69CBE5DB">
        <w:t xml:space="preserve"> to the Emp Details tab (nice to have)</w:t>
      </w:r>
      <w:r w:rsidR="6F378BAD" w:rsidRPr="69CBE5DB">
        <w:t>.</w:t>
      </w:r>
      <w:r w:rsidRPr="69CBE5DB">
        <w:t xml:space="preserve"> </w:t>
      </w:r>
    </w:p>
    <w:p w14:paraId="4D9D30C2" w14:textId="6D02821F" w:rsidR="69CBE5DB" w:rsidRDefault="21D3351B" w:rsidP="61CF84F2">
      <w:r>
        <w:t xml:space="preserve">New EPSS off duty fields listed above will be created in existing table </w:t>
      </w:r>
      <w:r w:rsidRPr="306F1F81">
        <w:rPr>
          <w:i/>
          <w:iCs/>
        </w:rPr>
        <w:t>ZIM_</w:t>
      </w:r>
      <w:r w:rsidR="2BFDE817" w:rsidRPr="306F1F81">
        <w:rPr>
          <w:i/>
          <w:iCs/>
        </w:rPr>
        <w:t>IN_</w:t>
      </w:r>
      <w:r w:rsidRPr="306F1F81">
        <w:rPr>
          <w:i/>
          <w:iCs/>
        </w:rPr>
        <w:t>CM</w:t>
      </w:r>
      <w:r>
        <w:t xml:space="preserve"> (</w:t>
      </w:r>
      <w:r w:rsidR="56D5BCD9">
        <w:t xml:space="preserve">OLIMS – Injury </w:t>
      </w:r>
      <w:r>
        <w:t xml:space="preserve">Case Management </w:t>
      </w:r>
      <w:r w:rsidR="21CF302C">
        <w:t>table).</w:t>
      </w:r>
    </w:p>
    <w:p w14:paraId="6C93A1E4" w14:textId="3B970EE3" w:rsidR="70E5DA40" w:rsidRDefault="70E5DA40" w:rsidP="306F1F81">
      <w:r>
        <w:t>In addition to the new fields above, when an incident is classified as EPSS and the Duty Determination field is set to “Off Duty” in the EPSS Case Details tab, a new ‘Off Duty’ tab will be made availa</w:t>
      </w:r>
      <w:r w:rsidR="29888ED3">
        <w:t xml:space="preserve">ble with </w:t>
      </w:r>
      <w:r w:rsidR="2D74C283">
        <w:t>similar</w:t>
      </w:r>
      <w:r w:rsidR="29888ED3">
        <w:t xml:space="preserve"> layout</w:t>
      </w:r>
      <w:r w:rsidR="02257E8C">
        <w:t xml:space="preserve"> of the existing Emp/Members PBRI tab with the following </w:t>
      </w:r>
      <w:r w:rsidR="25B3904F">
        <w:t>modifications applied</w:t>
      </w:r>
      <w:r w:rsidR="29888ED3">
        <w:t>:</w:t>
      </w:r>
    </w:p>
    <w:p w14:paraId="754DCEED" w14:textId="7FB5175B" w:rsidR="344F37CF" w:rsidRDefault="344F37CF" w:rsidP="306F1F81">
      <w:pPr>
        <w:pStyle w:val="ListParagraph"/>
        <w:numPr>
          <w:ilvl w:val="0"/>
          <w:numId w:val="1"/>
        </w:numPr>
      </w:pPr>
      <w:r>
        <w:t xml:space="preserve"> </w:t>
      </w:r>
      <w:r w:rsidR="50829E05">
        <w:t xml:space="preserve"> </w:t>
      </w:r>
      <w:r w:rsidR="6C1D7E36">
        <w:t>Change ‘</w:t>
      </w:r>
      <w:r w:rsidR="50829E05">
        <w:t>Claims Upload/Submission’ section/frame</w:t>
      </w:r>
      <w:r w:rsidR="6AB8D594">
        <w:t>:</w:t>
      </w:r>
    </w:p>
    <w:p w14:paraId="4369A02A" w14:textId="27D1859B" w:rsidR="6AB8D594" w:rsidRDefault="6AB8D594" w:rsidP="306F1F81">
      <w:pPr>
        <w:pStyle w:val="ListParagraph"/>
        <w:numPr>
          <w:ilvl w:val="1"/>
          <w:numId w:val="1"/>
        </w:numPr>
      </w:pPr>
      <w:r>
        <w:t>Remove button ‘Send to Aware/TAL’.</w:t>
      </w:r>
    </w:p>
    <w:p w14:paraId="79E20CAA" w14:textId="0D3288AE" w:rsidR="6AB8D594" w:rsidRDefault="6AB8D594" w:rsidP="306F1F81">
      <w:pPr>
        <w:pStyle w:val="ListParagraph"/>
        <w:numPr>
          <w:ilvl w:val="1"/>
          <w:numId w:val="1"/>
        </w:numPr>
      </w:pPr>
      <w:r>
        <w:t>Link the new TAL documents to existing button categories.</w:t>
      </w:r>
    </w:p>
    <w:p w14:paraId="2CFB1E72" w14:textId="17558C40" w:rsidR="50829E05" w:rsidRDefault="50829E05" w:rsidP="306F1F81">
      <w:pPr>
        <w:pStyle w:val="ListParagraph"/>
        <w:numPr>
          <w:ilvl w:val="0"/>
          <w:numId w:val="1"/>
        </w:numPr>
      </w:pPr>
      <w:r>
        <w:t xml:space="preserve"> Remove </w:t>
      </w:r>
      <w:r w:rsidR="12BA33B5">
        <w:t xml:space="preserve">whole </w:t>
      </w:r>
      <w:r>
        <w:t>‘Employers Statement’ section/frame including:</w:t>
      </w:r>
    </w:p>
    <w:p w14:paraId="388210D4" w14:textId="3B971405" w:rsidR="50829E05" w:rsidRDefault="50829E05" w:rsidP="306F1F81">
      <w:pPr>
        <w:pStyle w:val="ListParagraph"/>
        <w:numPr>
          <w:ilvl w:val="1"/>
          <w:numId w:val="1"/>
        </w:numPr>
      </w:pPr>
      <w:r>
        <w:t>Label ‘Employers Statement’ removed.</w:t>
      </w:r>
    </w:p>
    <w:p w14:paraId="78A5CE61" w14:textId="35DC90B2" w:rsidR="50829E05" w:rsidRDefault="50829E05" w:rsidP="306F1F81">
      <w:pPr>
        <w:pStyle w:val="ListParagraph"/>
        <w:numPr>
          <w:ilvl w:val="1"/>
          <w:numId w:val="1"/>
        </w:numPr>
      </w:pPr>
      <w:r>
        <w:t>Button ‘Send to Command’ removed.</w:t>
      </w:r>
    </w:p>
    <w:p w14:paraId="220C0398" w14:textId="3C86E79E" w:rsidR="50829E05" w:rsidRDefault="50829E05" w:rsidP="306F1F81">
      <w:pPr>
        <w:pStyle w:val="ListParagraph"/>
        <w:numPr>
          <w:ilvl w:val="1"/>
          <w:numId w:val="1"/>
        </w:numPr>
      </w:pPr>
      <w:r>
        <w:t>Button ‘Display’ removed.</w:t>
      </w:r>
    </w:p>
    <w:p w14:paraId="4246A444" w14:textId="1C66FF0C" w:rsidR="69CBE5DB" w:rsidRDefault="69CBE5DB" w:rsidP="306F1F81">
      <w:pPr>
        <w:ind w:left="720"/>
      </w:pPr>
      <w:r>
        <w:br w:type="page"/>
      </w:r>
    </w:p>
    <w:p w14:paraId="7F43FF8E" w14:textId="10CFCC04" w:rsidR="170DA7A2" w:rsidRDefault="7B5EF0C3" w:rsidP="00E206BC">
      <w:pPr>
        <w:pStyle w:val="Heading2"/>
        <w:numPr>
          <w:ilvl w:val="1"/>
          <w:numId w:val="11"/>
        </w:numPr>
      </w:pPr>
      <w:bookmarkStart w:id="159" w:name="_Toc1102671206"/>
      <w:bookmarkStart w:id="160" w:name="_Toc1787816992"/>
      <w:bookmarkStart w:id="161" w:name="_Toc241226870"/>
      <w:r>
        <w:t xml:space="preserve">(2.3.4.1) </w:t>
      </w:r>
      <w:r w:rsidR="2F6E4BC4">
        <w:t>Amending the Date of Disablement</w:t>
      </w:r>
      <w:bookmarkEnd w:id="159"/>
      <w:bookmarkEnd w:id="160"/>
      <w:bookmarkEnd w:id="161"/>
    </w:p>
    <w:p w14:paraId="2EDE3588" w14:textId="4B165B26" w:rsidR="58A69EA2" w:rsidRDefault="58A69EA2" w:rsidP="6AA91432">
      <w:pPr>
        <w:pStyle w:val="Heading4"/>
        <w:rPr>
          <w:rFonts w:ascii="Calibri Light" w:eastAsia="Calibri Light" w:hAnsi="Calibri Light" w:cs="Calibri Light"/>
        </w:rPr>
      </w:pPr>
      <w:bookmarkStart w:id="162" w:name="_Toc1012079798"/>
      <w:bookmarkStart w:id="163" w:name="_Toc241226871"/>
      <w:r w:rsidRPr="6AA91432">
        <w:rPr>
          <w:rFonts w:ascii="Calibri Light" w:eastAsia="Calibri Light" w:hAnsi="Calibri Light" w:cs="Calibri Light"/>
        </w:rPr>
        <w:t>Current Setup</w:t>
      </w:r>
      <w:bookmarkEnd w:id="162"/>
      <w:bookmarkEnd w:id="163"/>
    </w:p>
    <w:p w14:paraId="53829822" w14:textId="14AE53EA" w:rsidR="02B8CAEC" w:rsidRDefault="357F8A78" w:rsidP="69CBE5DB">
      <w:pPr>
        <w:spacing w:before="210" w:after="210" w:line="300" w:lineRule="auto"/>
      </w:pPr>
      <w:r w:rsidRPr="6AA91432">
        <w:rPr>
          <w:rFonts w:ascii="Segoe UI" w:eastAsia="Segoe UI" w:hAnsi="Segoe UI" w:cs="Segoe UI"/>
          <w:sz w:val="21"/>
          <w:szCs w:val="21"/>
        </w:rPr>
        <w:t>The EPSS technical solution relies on the Date of Disablement (DOD) to determine the applicable scheme (EPSS or PBRI), calculate the initial Ordinary Rate of Pay (ORP), and establish the commencement of EPSS Period 1 benefits. By default, the DOD is set to the status date of the first uploaded WorkCover Certificate. While this field can be amended under the OLIMS PBRI case management solution, it is currently locked for EPSS cases.</w:t>
      </w:r>
    </w:p>
    <w:p w14:paraId="2334438B" w14:textId="5A46494E" w:rsidR="01F5E931" w:rsidRDefault="01F5E931" w:rsidP="6AA91432">
      <w:pPr>
        <w:pStyle w:val="Heading4"/>
        <w:rPr>
          <w:rFonts w:ascii="Calibri Light" w:eastAsia="Calibri Light" w:hAnsi="Calibri Light" w:cs="Calibri Light"/>
        </w:rPr>
      </w:pPr>
      <w:bookmarkStart w:id="164" w:name="_Toc1876917858"/>
      <w:bookmarkStart w:id="165" w:name="_Toc241226872"/>
      <w:r w:rsidRPr="6AA91432">
        <w:rPr>
          <w:rFonts w:ascii="Calibri Light" w:eastAsia="Calibri Light" w:hAnsi="Calibri Light" w:cs="Calibri Light"/>
        </w:rPr>
        <w:t>Business requirement</w:t>
      </w:r>
      <w:bookmarkEnd w:id="164"/>
      <w:bookmarkEnd w:id="165"/>
    </w:p>
    <w:p w14:paraId="2AA5B95F" w14:textId="3E3C9EA4" w:rsidR="02B8CAEC" w:rsidRDefault="357F8A78" w:rsidP="69CBE5DB">
      <w:pPr>
        <w:spacing w:before="210" w:after="210" w:line="300" w:lineRule="auto"/>
      </w:pPr>
      <w:r w:rsidRPr="306F1F81">
        <w:rPr>
          <w:rFonts w:ascii="Segoe UI" w:eastAsia="Segoe UI" w:hAnsi="Segoe UI" w:cs="Segoe UI"/>
          <w:sz w:val="21"/>
          <w:szCs w:val="21"/>
        </w:rPr>
        <w:t>The business requires the ability to amend the DOD where the initially defaulted value is incorrect.</w:t>
      </w:r>
    </w:p>
    <w:p w14:paraId="092B1ECF" w14:textId="36C87308" w:rsidR="4B92B382" w:rsidRDefault="4B92B382" w:rsidP="306F1F81">
      <w:pPr>
        <w:spacing w:before="210" w:after="210" w:line="300" w:lineRule="auto"/>
      </w:pPr>
      <w:r w:rsidRPr="306F1F81">
        <w:rPr>
          <w:rFonts w:ascii="Segoe UI" w:eastAsia="Segoe UI" w:hAnsi="Segoe UI" w:cs="Segoe UI"/>
          <w:sz w:val="21"/>
          <w:szCs w:val="21"/>
        </w:rPr>
        <w:t>Examples could include:</w:t>
      </w:r>
    </w:p>
    <w:p w14:paraId="0FA1C836" w14:textId="79BC8D5F" w:rsidR="4B92B382" w:rsidRDefault="4B92B382" w:rsidP="306F1F81">
      <w:pPr>
        <w:spacing w:before="210" w:after="210" w:line="300" w:lineRule="auto"/>
      </w:pPr>
      <w:r w:rsidRPr="306F1F81">
        <w:rPr>
          <w:rFonts w:ascii="Segoe UI" w:eastAsia="Segoe UI" w:hAnsi="Segoe UI" w:cs="Segoe UI"/>
          <w:sz w:val="21"/>
          <w:szCs w:val="21"/>
        </w:rPr>
        <w:t>•</w:t>
      </w:r>
      <w:r>
        <w:tab/>
      </w:r>
      <w:r w:rsidRPr="306F1F81">
        <w:rPr>
          <w:rFonts w:ascii="Segoe UI" w:eastAsia="Segoe UI" w:hAnsi="Segoe UI" w:cs="Segoe UI"/>
          <w:sz w:val="21"/>
          <w:szCs w:val="21"/>
        </w:rPr>
        <w:t>The initial WCCC is a fit for Pre-Injury Duties and the next certificate uploaded is a total or partial incapacity certificate which is now the actual DOD to reference</w:t>
      </w:r>
    </w:p>
    <w:p w14:paraId="2588D881" w14:textId="2E9B9F70" w:rsidR="4B92B382" w:rsidRDefault="4B92B382" w:rsidP="306F1F81">
      <w:pPr>
        <w:spacing w:before="210" w:after="210" w:line="300" w:lineRule="auto"/>
      </w:pPr>
      <w:r w:rsidRPr="306F1F81">
        <w:rPr>
          <w:rFonts w:ascii="Segoe UI" w:eastAsia="Segoe UI" w:hAnsi="Segoe UI" w:cs="Segoe UI"/>
          <w:sz w:val="21"/>
          <w:szCs w:val="21"/>
        </w:rPr>
        <w:t>•</w:t>
      </w:r>
      <w:r>
        <w:tab/>
      </w:r>
      <w:r w:rsidRPr="306F1F81">
        <w:rPr>
          <w:rFonts w:ascii="Segoe UI" w:eastAsia="Segoe UI" w:hAnsi="Segoe UI" w:cs="Segoe UI"/>
          <w:sz w:val="21"/>
          <w:szCs w:val="21"/>
        </w:rPr>
        <w:t>The first WCCC is marked inactive and the second certificate is now to be utilised for the DOD</w:t>
      </w:r>
    </w:p>
    <w:p w14:paraId="3B4646F2" w14:textId="6D0CA3B9" w:rsidR="4B92B382" w:rsidRDefault="4B92B382" w:rsidP="306F1F81">
      <w:pPr>
        <w:spacing w:before="210" w:after="210" w:line="300" w:lineRule="auto"/>
      </w:pPr>
      <w:r w:rsidRPr="306F1F81">
        <w:rPr>
          <w:rFonts w:ascii="Segoe UI" w:eastAsia="Segoe UI" w:hAnsi="Segoe UI" w:cs="Segoe UI"/>
          <w:sz w:val="21"/>
          <w:szCs w:val="21"/>
        </w:rPr>
        <w:t>•</w:t>
      </w:r>
      <w:r>
        <w:tab/>
      </w:r>
      <w:r w:rsidRPr="306F1F81">
        <w:rPr>
          <w:rFonts w:ascii="Segoe UI" w:eastAsia="Segoe UI" w:hAnsi="Segoe UI" w:cs="Segoe UI"/>
          <w:sz w:val="21"/>
          <w:szCs w:val="21"/>
        </w:rPr>
        <w:t>WCCC are not uploaded in date order</w:t>
      </w:r>
    </w:p>
    <w:p w14:paraId="273B89E3" w14:textId="1151B90D" w:rsidR="4B92B382" w:rsidRDefault="4B92B382" w:rsidP="306F1F81">
      <w:pPr>
        <w:spacing w:before="210" w:after="210" w:line="300" w:lineRule="auto"/>
      </w:pPr>
      <w:r w:rsidRPr="306F1F81">
        <w:rPr>
          <w:rFonts w:ascii="Segoe UI" w:eastAsia="Segoe UI" w:hAnsi="Segoe UI" w:cs="Segoe UI"/>
          <w:sz w:val="21"/>
          <w:szCs w:val="21"/>
        </w:rPr>
        <w:t>•</w:t>
      </w:r>
      <w:r>
        <w:tab/>
      </w:r>
      <w:r w:rsidRPr="306F1F81">
        <w:rPr>
          <w:rFonts w:ascii="Segoe UI" w:eastAsia="Segoe UI" w:hAnsi="Segoe UI" w:cs="Segoe UI"/>
          <w:sz w:val="21"/>
          <w:szCs w:val="21"/>
        </w:rPr>
        <w:t>A late advice WCCC is uploaded with the status start date earlier than the initial first WCCC</w:t>
      </w:r>
    </w:p>
    <w:p w14:paraId="3494C0F2" w14:textId="4B1AB883" w:rsidR="4B92B382" w:rsidRDefault="4B92B382" w:rsidP="306F1F81">
      <w:pPr>
        <w:spacing w:before="210" w:after="210" w:line="300" w:lineRule="auto"/>
        <w:rPr>
          <w:rFonts w:ascii="Segoe UI" w:eastAsia="Segoe UI" w:hAnsi="Segoe UI" w:cs="Segoe UI"/>
          <w:sz w:val="21"/>
          <w:szCs w:val="21"/>
        </w:rPr>
      </w:pPr>
      <w:r w:rsidRPr="306F1F81">
        <w:rPr>
          <w:rFonts w:ascii="Segoe UI" w:eastAsia="Segoe UI" w:hAnsi="Segoe UI" w:cs="Segoe UI"/>
          <w:sz w:val="21"/>
          <w:szCs w:val="21"/>
        </w:rPr>
        <w:t>NOTE: In the OLIMS PBRI Case Management module, there is a tab titled “Top-Up / Disab. Date / IP Dates” which allows claims officers to amend the DOD</w:t>
      </w:r>
      <w:r w:rsidR="1D783CFC" w:rsidRPr="306F1F81">
        <w:rPr>
          <w:rFonts w:ascii="Segoe UI" w:eastAsia="Segoe UI" w:hAnsi="Segoe UI" w:cs="Segoe UI"/>
          <w:sz w:val="21"/>
          <w:szCs w:val="21"/>
        </w:rPr>
        <w:t>.</w:t>
      </w:r>
      <w:r w:rsidR="00E02C48">
        <w:rPr>
          <w:rFonts w:ascii="Segoe UI" w:eastAsia="Segoe UI" w:hAnsi="Segoe UI" w:cs="Segoe UI"/>
          <w:sz w:val="21"/>
          <w:szCs w:val="21"/>
        </w:rPr>
        <w:t xml:space="preserve"> This has not been used to date</w:t>
      </w:r>
      <w:r w:rsidR="004E13EA">
        <w:rPr>
          <w:rFonts w:ascii="Segoe UI" w:eastAsia="Segoe UI" w:hAnsi="Segoe UI" w:cs="Segoe UI"/>
          <w:sz w:val="21"/>
          <w:szCs w:val="21"/>
        </w:rPr>
        <w:t xml:space="preserve"> as it </w:t>
      </w:r>
      <w:r w:rsidR="00075263">
        <w:rPr>
          <w:rFonts w:ascii="Segoe UI" w:eastAsia="Segoe UI" w:hAnsi="Segoe UI" w:cs="Segoe UI"/>
          <w:sz w:val="21"/>
          <w:szCs w:val="21"/>
        </w:rPr>
        <w:t>needed enhance</w:t>
      </w:r>
      <w:r w:rsidR="007F0A93">
        <w:rPr>
          <w:rFonts w:ascii="Segoe UI" w:eastAsia="Segoe UI" w:hAnsi="Segoe UI" w:cs="Segoe UI"/>
          <w:sz w:val="21"/>
          <w:szCs w:val="21"/>
        </w:rPr>
        <w:t>ments</w:t>
      </w:r>
      <w:r w:rsidR="00075263">
        <w:rPr>
          <w:rFonts w:ascii="Segoe UI" w:eastAsia="Segoe UI" w:hAnsi="Segoe UI" w:cs="Segoe UI"/>
          <w:sz w:val="21"/>
          <w:szCs w:val="21"/>
        </w:rPr>
        <w:t>.</w:t>
      </w:r>
    </w:p>
    <w:p w14:paraId="552F97FA" w14:textId="7C474B95" w:rsidR="4BDD1EF6" w:rsidRDefault="30CDB534" w:rsidP="6AA91432">
      <w:pPr>
        <w:pStyle w:val="Heading4"/>
        <w:rPr>
          <w:rFonts w:ascii="Calibri Light" w:eastAsia="Calibri Light" w:hAnsi="Calibri Light" w:cs="Calibri Light"/>
        </w:rPr>
      </w:pPr>
      <w:bookmarkStart w:id="166" w:name="_Toc722503053"/>
      <w:bookmarkStart w:id="167" w:name="_Toc241226873"/>
      <w:r w:rsidRPr="50415241">
        <w:rPr>
          <w:lang w:val="en-US"/>
        </w:rPr>
        <w:t>DTT Detailed Technical design</w:t>
      </w:r>
      <w:bookmarkEnd w:id="166"/>
      <w:bookmarkEnd w:id="167"/>
      <w:r w:rsidRPr="50415241">
        <w:rPr>
          <w:rFonts w:ascii="Calibri Light" w:eastAsia="Calibri Light" w:hAnsi="Calibri Light" w:cs="Calibri Light"/>
        </w:rPr>
        <w:t xml:space="preserve"> </w:t>
      </w:r>
    </w:p>
    <w:p w14:paraId="0F0BE35D" w14:textId="030ABE01" w:rsidR="00AA6F6B" w:rsidRDefault="19B1A2E8" w:rsidP="306F1F81">
      <w:pPr>
        <w:spacing w:before="210" w:after="0" w:line="300" w:lineRule="auto"/>
        <w:rPr>
          <w:rFonts w:ascii="Segoe UI" w:eastAsia="Segoe UI" w:hAnsi="Segoe UI" w:cs="Segoe UI"/>
          <w:sz w:val="21"/>
          <w:szCs w:val="21"/>
        </w:rPr>
      </w:pPr>
      <w:r w:rsidRPr="306F1F81">
        <w:rPr>
          <w:rFonts w:ascii="Segoe UI" w:eastAsia="Segoe UI" w:hAnsi="Segoe UI" w:cs="Segoe UI"/>
          <w:sz w:val="21"/>
          <w:szCs w:val="21"/>
        </w:rPr>
        <w:t>T</w:t>
      </w:r>
      <w:r w:rsidR="357F8A78" w:rsidRPr="306F1F81">
        <w:rPr>
          <w:rFonts w:ascii="Segoe UI" w:eastAsia="Segoe UI" w:hAnsi="Segoe UI" w:cs="Segoe UI"/>
          <w:sz w:val="21"/>
          <w:szCs w:val="21"/>
        </w:rPr>
        <w:t>he existing “Top‑Up / Disab. Date / EPSS Dates” OLIMS screen will be enhanced to allow controlled amendment of the DOD for EPSS incidents.</w:t>
      </w:r>
      <w:r w:rsidR="357F8A78">
        <w:br/>
      </w:r>
      <w:ins w:id="168" w:author="Salomina Malan" w:date="2026-10-01T12:26:00Z" w16du:dateUtc="2026-10-01T02:26:00Z">
        <w:r w:rsidR="00AA6F6B">
          <w:rPr>
            <w:rFonts w:ascii="Segoe UI" w:eastAsia="Segoe UI" w:hAnsi="Segoe UI" w:cs="Segoe UI"/>
            <w:sz w:val="21"/>
            <w:szCs w:val="21"/>
          </w:rPr>
          <w:t xml:space="preserve">Early delivery of the DOD </w:t>
        </w:r>
        <w:r w:rsidR="00812BE0">
          <w:rPr>
            <w:rFonts w:ascii="Segoe UI" w:eastAsia="Segoe UI" w:hAnsi="Segoe UI" w:cs="Segoe UI"/>
            <w:sz w:val="21"/>
            <w:szCs w:val="21"/>
          </w:rPr>
          <w:t xml:space="preserve">before payroll functional requirements for the P1 &amp; P2 commencement dates and for the </w:t>
        </w:r>
      </w:ins>
      <w:ins w:id="169" w:author="Salomina Malan" w:date="2026-10-01T12:27:00Z" w16du:dateUtc="2026-10-01T02:27:00Z">
        <w:r w:rsidR="00812BE0">
          <w:rPr>
            <w:rFonts w:ascii="Segoe UI" w:eastAsia="Segoe UI" w:hAnsi="Segoe UI" w:cs="Segoe UI"/>
            <w:sz w:val="21"/>
            <w:szCs w:val="21"/>
          </w:rPr>
          <w:t>EPSS stop payment dates</w:t>
        </w:r>
        <w:r w:rsidR="00CF7FAC">
          <w:rPr>
            <w:rFonts w:ascii="Segoe UI" w:eastAsia="Segoe UI" w:hAnsi="Segoe UI" w:cs="Segoe UI"/>
            <w:sz w:val="21"/>
            <w:szCs w:val="21"/>
          </w:rPr>
          <w:t>, implies these dates will not be available</w:t>
        </w:r>
        <w:r w:rsidR="00EA37F3">
          <w:rPr>
            <w:rFonts w:ascii="Segoe UI" w:eastAsia="Segoe UI" w:hAnsi="Segoe UI" w:cs="Segoe UI"/>
            <w:sz w:val="21"/>
            <w:szCs w:val="21"/>
          </w:rPr>
          <w:t xml:space="preserve"> in the interim, only the DOD date</w:t>
        </w:r>
      </w:ins>
      <w:ins w:id="170" w:author="Salomina Malan" w:date="2026-10-01T12:28:00Z" w16du:dateUtc="2026-10-01T02:28:00Z">
        <w:r w:rsidR="00EA37F3">
          <w:rPr>
            <w:rFonts w:ascii="Segoe UI" w:eastAsia="Segoe UI" w:hAnsi="Segoe UI" w:cs="Segoe UI"/>
            <w:sz w:val="21"/>
            <w:szCs w:val="21"/>
          </w:rPr>
          <w:t xml:space="preserve"> will be available</w:t>
        </w:r>
      </w:ins>
      <w:ins w:id="171" w:author="Salomina Malan" w:date="2026-10-01T12:27:00Z" w16du:dateUtc="2026-10-01T02:27:00Z">
        <w:r w:rsidR="00EA37F3">
          <w:rPr>
            <w:rFonts w:ascii="Segoe UI" w:eastAsia="Segoe UI" w:hAnsi="Segoe UI" w:cs="Segoe UI"/>
            <w:sz w:val="21"/>
            <w:szCs w:val="21"/>
          </w:rPr>
          <w:t>.</w:t>
        </w:r>
      </w:ins>
    </w:p>
    <w:p w14:paraId="0E66EF97" w14:textId="79A6B581" w:rsidR="02B8CAEC" w:rsidRDefault="357F8A78" w:rsidP="306F1F81">
      <w:pPr>
        <w:spacing w:before="210" w:after="0" w:line="300" w:lineRule="auto"/>
        <w:rPr>
          <w:rFonts w:ascii="Segoe UI" w:eastAsia="Segoe UI" w:hAnsi="Segoe UI" w:cs="Segoe UI"/>
          <w:sz w:val="21"/>
          <w:szCs w:val="21"/>
        </w:rPr>
      </w:pPr>
      <w:r w:rsidRPr="306F1F81">
        <w:rPr>
          <w:rFonts w:ascii="Segoe UI" w:eastAsia="Segoe UI" w:hAnsi="Segoe UI" w:cs="Segoe UI"/>
          <w:sz w:val="21"/>
          <w:szCs w:val="21"/>
        </w:rPr>
        <w:t>When a new EPSS case is created, the system defaults the DOD record to start on the DOD date and end on the high date (31/12/9999). Once the initial DOD is established</w:t>
      </w:r>
      <w:r w:rsidR="180D7C3A" w:rsidRPr="306F1F81">
        <w:rPr>
          <w:rFonts w:ascii="Segoe UI" w:eastAsia="Segoe UI" w:hAnsi="Segoe UI" w:cs="Segoe UI"/>
          <w:sz w:val="21"/>
          <w:szCs w:val="21"/>
        </w:rPr>
        <w:t>,</w:t>
      </w:r>
      <w:r w:rsidR="2F9E00D6" w:rsidRPr="306F1F81">
        <w:rPr>
          <w:rFonts w:ascii="Segoe UI" w:eastAsia="Segoe UI" w:hAnsi="Segoe UI" w:cs="Segoe UI"/>
          <w:sz w:val="21"/>
          <w:szCs w:val="21"/>
        </w:rPr>
        <w:t xml:space="preserve"> </w:t>
      </w:r>
      <w:r w:rsidRPr="306F1F81">
        <w:rPr>
          <w:rFonts w:ascii="Segoe UI" w:eastAsia="Segoe UI" w:hAnsi="Segoe UI" w:cs="Segoe UI"/>
          <w:sz w:val="21"/>
          <w:szCs w:val="21"/>
        </w:rPr>
        <w:t>typically via the upload of the first WorkCover Certificate</w:t>
      </w:r>
      <w:r w:rsidR="6B28D48A" w:rsidRPr="306F1F81">
        <w:rPr>
          <w:rFonts w:ascii="Segoe UI" w:eastAsia="Segoe UI" w:hAnsi="Segoe UI" w:cs="Segoe UI"/>
          <w:sz w:val="21"/>
          <w:szCs w:val="21"/>
        </w:rPr>
        <w:t xml:space="preserve">, </w:t>
      </w:r>
      <w:r w:rsidRPr="306F1F81">
        <w:rPr>
          <w:rFonts w:ascii="Segoe UI" w:eastAsia="Segoe UI" w:hAnsi="Segoe UI" w:cs="Segoe UI"/>
          <w:sz w:val="21"/>
          <w:szCs w:val="21"/>
        </w:rPr>
        <w:t>users may amend the DOD by creating a new DOD record type within the above OLIMS screen. Creating a new DOD record type will automatically inactivate the previous DOD record.</w:t>
      </w:r>
    </w:p>
    <w:p w14:paraId="4E239D28" w14:textId="08F515EA" w:rsidR="4BF8EA61" w:rsidRDefault="1DAB1A88" w:rsidP="306F1F81">
      <w:pPr>
        <w:spacing w:before="210" w:after="210" w:line="300" w:lineRule="auto"/>
        <w:rPr>
          <w:rFonts w:ascii="Segoe UI" w:eastAsia="Segoe UI" w:hAnsi="Segoe UI" w:cs="Segoe UI"/>
          <w:sz w:val="21"/>
          <w:szCs w:val="21"/>
        </w:rPr>
      </w:pPr>
      <w:r w:rsidRPr="306F1F81">
        <w:rPr>
          <w:rFonts w:ascii="Segoe UI" w:eastAsia="Segoe UI" w:hAnsi="Segoe UI" w:cs="Segoe UI"/>
          <w:sz w:val="21"/>
          <w:szCs w:val="21"/>
        </w:rPr>
        <w:t>The amendment of the DOD via the “Top‑Up / Disab. Date / EPSS Dates” OLIMS screen will only be possible</w:t>
      </w:r>
      <w:r w:rsidR="1AFC4808" w:rsidRPr="306F1F81">
        <w:rPr>
          <w:rFonts w:ascii="Segoe UI" w:eastAsia="Segoe UI" w:hAnsi="Segoe UI" w:cs="Segoe UI"/>
          <w:sz w:val="21"/>
          <w:szCs w:val="21"/>
        </w:rPr>
        <w:t>/enabled</w:t>
      </w:r>
      <w:r w:rsidRPr="306F1F81">
        <w:rPr>
          <w:rFonts w:ascii="Segoe UI" w:eastAsia="Segoe UI" w:hAnsi="Segoe UI" w:cs="Segoe UI"/>
          <w:sz w:val="21"/>
          <w:szCs w:val="21"/>
        </w:rPr>
        <w:t xml:space="preserve"> </w:t>
      </w:r>
      <w:r w:rsidR="4A910D05" w:rsidRPr="306F1F81">
        <w:rPr>
          <w:rFonts w:ascii="Segoe UI" w:eastAsia="Segoe UI" w:hAnsi="Segoe UI" w:cs="Segoe UI"/>
          <w:sz w:val="21"/>
          <w:szCs w:val="21"/>
        </w:rPr>
        <w:t>after</w:t>
      </w:r>
      <w:r w:rsidRPr="306F1F81">
        <w:rPr>
          <w:rFonts w:ascii="Segoe UI" w:eastAsia="Segoe UI" w:hAnsi="Segoe UI" w:cs="Segoe UI"/>
          <w:sz w:val="21"/>
          <w:szCs w:val="21"/>
        </w:rPr>
        <w:t xml:space="preserve"> the first WorkCover certificate is uploaded and the DOD </w:t>
      </w:r>
      <w:r w:rsidR="4588EEC8" w:rsidRPr="306F1F81">
        <w:rPr>
          <w:rFonts w:ascii="Segoe UI" w:eastAsia="Segoe UI" w:hAnsi="Segoe UI" w:cs="Segoe UI"/>
          <w:sz w:val="21"/>
          <w:szCs w:val="21"/>
        </w:rPr>
        <w:t xml:space="preserve">(ZIM_IN_CM-DISABLEMENT_DATE) is set. </w:t>
      </w:r>
      <w:r>
        <w:br/>
      </w:r>
      <w:r w:rsidR="4588EEC8" w:rsidRPr="306F1F81">
        <w:rPr>
          <w:rFonts w:ascii="Segoe UI" w:eastAsia="Segoe UI" w:hAnsi="Segoe UI" w:cs="Segoe UI"/>
          <w:sz w:val="21"/>
          <w:szCs w:val="21"/>
        </w:rPr>
        <w:t xml:space="preserve">Therefore, </w:t>
      </w:r>
      <w:r w:rsidR="7FA78F63" w:rsidRPr="306F1F81">
        <w:rPr>
          <w:rFonts w:ascii="Segoe UI" w:eastAsia="Segoe UI" w:hAnsi="Segoe UI" w:cs="Segoe UI"/>
          <w:sz w:val="21"/>
          <w:szCs w:val="21"/>
        </w:rPr>
        <w:t xml:space="preserve">a validation </w:t>
      </w:r>
      <w:r w:rsidR="4D99DA04" w:rsidRPr="306F1F81">
        <w:rPr>
          <w:rFonts w:ascii="Segoe UI" w:eastAsia="Segoe UI" w:hAnsi="Segoe UI" w:cs="Segoe UI"/>
          <w:sz w:val="21"/>
          <w:szCs w:val="21"/>
        </w:rPr>
        <w:t>will be implemented to</w:t>
      </w:r>
      <w:r w:rsidR="4588EEC8" w:rsidRPr="306F1F81">
        <w:rPr>
          <w:rFonts w:ascii="Segoe UI" w:eastAsia="Segoe UI" w:hAnsi="Segoe UI" w:cs="Segoe UI"/>
          <w:sz w:val="21"/>
          <w:szCs w:val="21"/>
        </w:rPr>
        <w:t xml:space="preserve"> </w:t>
      </w:r>
      <w:r w:rsidR="7D56A9BE" w:rsidRPr="306F1F81">
        <w:rPr>
          <w:rFonts w:ascii="Segoe UI" w:eastAsia="Segoe UI" w:hAnsi="Segoe UI" w:cs="Segoe UI"/>
          <w:sz w:val="21"/>
          <w:szCs w:val="21"/>
        </w:rPr>
        <w:t xml:space="preserve">prevent </w:t>
      </w:r>
      <w:r w:rsidR="26422698" w:rsidRPr="306F1F81">
        <w:rPr>
          <w:rFonts w:ascii="Segoe UI" w:eastAsia="Segoe UI" w:hAnsi="Segoe UI" w:cs="Segoe UI"/>
          <w:sz w:val="21"/>
          <w:szCs w:val="21"/>
        </w:rPr>
        <w:t>changes to the</w:t>
      </w:r>
      <w:r w:rsidR="4588EEC8" w:rsidRPr="306F1F81">
        <w:rPr>
          <w:rFonts w:ascii="Segoe UI" w:eastAsia="Segoe UI" w:hAnsi="Segoe UI" w:cs="Segoe UI"/>
          <w:sz w:val="21"/>
          <w:szCs w:val="21"/>
        </w:rPr>
        <w:t xml:space="preserve"> DOD </w:t>
      </w:r>
      <w:r w:rsidR="138423C0" w:rsidRPr="306F1F81">
        <w:rPr>
          <w:rFonts w:ascii="Segoe UI" w:eastAsia="Segoe UI" w:hAnsi="Segoe UI" w:cs="Segoe UI"/>
          <w:sz w:val="21"/>
          <w:szCs w:val="21"/>
        </w:rPr>
        <w:t>until</w:t>
      </w:r>
      <w:r w:rsidR="2E693B65" w:rsidRPr="306F1F81">
        <w:rPr>
          <w:rFonts w:ascii="Segoe UI" w:eastAsia="Segoe UI" w:hAnsi="Segoe UI" w:cs="Segoe UI"/>
          <w:sz w:val="21"/>
          <w:szCs w:val="21"/>
        </w:rPr>
        <w:t xml:space="preserve"> </w:t>
      </w:r>
      <w:r w:rsidR="26D8C10E" w:rsidRPr="306F1F81">
        <w:rPr>
          <w:rFonts w:ascii="Segoe UI" w:eastAsia="Segoe UI" w:hAnsi="Segoe UI" w:cs="Segoe UI"/>
          <w:sz w:val="21"/>
          <w:szCs w:val="21"/>
        </w:rPr>
        <w:t>th</w:t>
      </w:r>
      <w:r w:rsidR="4588EEC8" w:rsidRPr="306F1F81">
        <w:rPr>
          <w:rFonts w:ascii="Segoe UI" w:eastAsia="Segoe UI" w:hAnsi="Segoe UI" w:cs="Segoe UI"/>
          <w:sz w:val="21"/>
          <w:szCs w:val="21"/>
        </w:rPr>
        <w:t xml:space="preserve">e </w:t>
      </w:r>
      <w:r w:rsidR="25B89AB1" w:rsidRPr="306F1F81">
        <w:rPr>
          <w:rFonts w:ascii="Segoe UI" w:eastAsia="Segoe UI" w:hAnsi="Segoe UI" w:cs="Segoe UI"/>
          <w:sz w:val="21"/>
          <w:szCs w:val="21"/>
        </w:rPr>
        <w:t>first WorkCover certificate is uploaded and DOD</w:t>
      </w:r>
      <w:r w:rsidR="4588EEC8" w:rsidRPr="306F1F81">
        <w:rPr>
          <w:rFonts w:ascii="Segoe UI" w:eastAsia="Segoe UI" w:hAnsi="Segoe UI" w:cs="Segoe UI"/>
          <w:sz w:val="21"/>
          <w:szCs w:val="21"/>
        </w:rPr>
        <w:t xml:space="preserve"> </w:t>
      </w:r>
      <w:r w:rsidR="56156601" w:rsidRPr="306F1F81">
        <w:rPr>
          <w:rFonts w:ascii="Segoe UI" w:eastAsia="Segoe UI" w:hAnsi="Segoe UI" w:cs="Segoe UI"/>
          <w:sz w:val="21"/>
          <w:szCs w:val="21"/>
        </w:rPr>
        <w:t>is set</w:t>
      </w:r>
      <w:r w:rsidR="21D7EB60" w:rsidRPr="306F1F81">
        <w:rPr>
          <w:rFonts w:ascii="Segoe UI" w:eastAsia="Segoe UI" w:hAnsi="Segoe UI" w:cs="Segoe UI"/>
          <w:sz w:val="21"/>
          <w:szCs w:val="21"/>
        </w:rPr>
        <w:t xml:space="preserve"> (in table/field ZIM_IN_CM-DISABLEMENT_DATE)</w:t>
      </w:r>
      <w:r w:rsidR="4588EEC8" w:rsidRPr="306F1F81">
        <w:rPr>
          <w:rFonts w:ascii="Segoe UI" w:eastAsia="Segoe UI" w:hAnsi="Segoe UI" w:cs="Segoe UI"/>
          <w:sz w:val="21"/>
          <w:szCs w:val="21"/>
        </w:rPr>
        <w:t>.</w:t>
      </w:r>
    </w:p>
    <w:p w14:paraId="030B0DB1" w14:textId="572B5BF5" w:rsidR="774CB339" w:rsidRDefault="41E07D3D" w:rsidP="6AA91432">
      <w:pPr>
        <w:spacing w:before="210" w:after="210" w:line="300" w:lineRule="auto"/>
        <w:rPr>
          <w:ins w:id="172" w:author="Salomina Malan" w:date="2026-10-01T11:13:00Z" w16du:dateUtc="2026-10-01T01:13:00Z"/>
          <w:rFonts w:ascii="Segoe UI" w:eastAsia="Segoe UI" w:hAnsi="Segoe UI" w:cs="Segoe UI"/>
          <w:sz w:val="21"/>
          <w:szCs w:val="21"/>
        </w:rPr>
      </w:pPr>
      <w:r w:rsidRPr="306F1F81">
        <w:rPr>
          <w:rFonts w:ascii="Segoe UI" w:eastAsia="Segoe UI" w:hAnsi="Segoe UI" w:cs="Segoe UI"/>
          <w:sz w:val="21"/>
          <w:szCs w:val="21"/>
        </w:rPr>
        <w:t>Another validation will prevent t</w:t>
      </w:r>
      <w:r w:rsidR="27B06C89" w:rsidRPr="306F1F81">
        <w:rPr>
          <w:rFonts w:ascii="Segoe UI" w:eastAsia="Segoe UI" w:hAnsi="Segoe UI" w:cs="Segoe UI"/>
          <w:sz w:val="21"/>
          <w:szCs w:val="21"/>
        </w:rPr>
        <w:t xml:space="preserve">he </w:t>
      </w:r>
      <w:r w:rsidR="1EE456DD" w:rsidRPr="306F1F81">
        <w:rPr>
          <w:rFonts w:ascii="Segoe UI" w:eastAsia="Segoe UI" w:hAnsi="Segoe UI" w:cs="Segoe UI"/>
          <w:sz w:val="21"/>
          <w:szCs w:val="21"/>
        </w:rPr>
        <w:t xml:space="preserve">amendment of the </w:t>
      </w:r>
      <w:r w:rsidR="27B06C89" w:rsidRPr="306F1F81">
        <w:rPr>
          <w:rFonts w:ascii="Segoe UI" w:eastAsia="Segoe UI" w:hAnsi="Segoe UI" w:cs="Segoe UI"/>
          <w:sz w:val="21"/>
          <w:szCs w:val="21"/>
        </w:rPr>
        <w:t>D</w:t>
      </w:r>
      <w:r w:rsidR="2BE5CD5D" w:rsidRPr="306F1F81">
        <w:rPr>
          <w:rFonts w:ascii="Segoe UI" w:eastAsia="Segoe UI" w:hAnsi="Segoe UI" w:cs="Segoe UI"/>
          <w:sz w:val="21"/>
          <w:szCs w:val="21"/>
        </w:rPr>
        <w:t>OD</w:t>
      </w:r>
      <w:r w:rsidR="27B06C89" w:rsidRPr="306F1F81">
        <w:rPr>
          <w:rFonts w:ascii="Segoe UI" w:eastAsia="Segoe UI" w:hAnsi="Segoe UI" w:cs="Segoe UI"/>
          <w:sz w:val="21"/>
          <w:szCs w:val="21"/>
        </w:rPr>
        <w:t xml:space="preserve"> </w:t>
      </w:r>
      <w:r w:rsidR="78C166E5" w:rsidRPr="306F1F81">
        <w:rPr>
          <w:rFonts w:ascii="Segoe UI" w:eastAsia="Segoe UI" w:hAnsi="Segoe UI" w:cs="Segoe UI"/>
          <w:sz w:val="21"/>
          <w:szCs w:val="21"/>
        </w:rPr>
        <w:t>on incidents</w:t>
      </w:r>
      <w:r w:rsidR="27B06C89" w:rsidRPr="306F1F81">
        <w:rPr>
          <w:rFonts w:ascii="Segoe UI" w:eastAsia="Segoe UI" w:hAnsi="Segoe UI" w:cs="Segoe UI"/>
          <w:sz w:val="21"/>
          <w:szCs w:val="21"/>
        </w:rPr>
        <w:t xml:space="preserve"> transition</w:t>
      </w:r>
      <w:r w:rsidR="6EE3B0EE" w:rsidRPr="306F1F81">
        <w:rPr>
          <w:rFonts w:ascii="Segoe UI" w:eastAsia="Segoe UI" w:hAnsi="Segoe UI" w:cs="Segoe UI"/>
          <w:sz w:val="21"/>
          <w:szCs w:val="21"/>
        </w:rPr>
        <w:t>ed</w:t>
      </w:r>
      <w:r w:rsidR="27B06C89" w:rsidRPr="306F1F81">
        <w:rPr>
          <w:rFonts w:ascii="Segoe UI" w:eastAsia="Segoe UI" w:hAnsi="Segoe UI" w:cs="Segoe UI"/>
          <w:sz w:val="21"/>
          <w:szCs w:val="21"/>
        </w:rPr>
        <w:t xml:space="preserve"> from PBRI to EPSS. In this case the DOD is not of relevance, it is the Transitioned </w:t>
      </w:r>
      <w:r w:rsidR="4776DB23" w:rsidRPr="306F1F81">
        <w:rPr>
          <w:rFonts w:ascii="Segoe UI" w:eastAsia="Segoe UI" w:hAnsi="Segoe UI" w:cs="Segoe UI"/>
          <w:sz w:val="21"/>
          <w:szCs w:val="21"/>
        </w:rPr>
        <w:t xml:space="preserve">from PBRI to EPSS </w:t>
      </w:r>
      <w:r w:rsidR="27B06C89" w:rsidRPr="306F1F81">
        <w:rPr>
          <w:rFonts w:ascii="Segoe UI" w:eastAsia="Segoe UI" w:hAnsi="Segoe UI" w:cs="Segoe UI"/>
          <w:sz w:val="21"/>
          <w:szCs w:val="21"/>
        </w:rPr>
        <w:t xml:space="preserve">recurrence date that drives when EPSS </w:t>
      </w:r>
      <w:r w:rsidR="29C6882B" w:rsidRPr="306F1F81">
        <w:rPr>
          <w:rFonts w:ascii="Segoe UI" w:eastAsia="Segoe UI" w:hAnsi="Segoe UI" w:cs="Segoe UI"/>
          <w:sz w:val="21"/>
          <w:szCs w:val="21"/>
        </w:rPr>
        <w:t xml:space="preserve">will </w:t>
      </w:r>
      <w:r w:rsidR="27B06C89" w:rsidRPr="306F1F81">
        <w:rPr>
          <w:rFonts w:ascii="Segoe UI" w:eastAsia="Segoe UI" w:hAnsi="Segoe UI" w:cs="Segoe UI"/>
          <w:sz w:val="21"/>
          <w:szCs w:val="21"/>
        </w:rPr>
        <w:t>commence.</w:t>
      </w:r>
      <w:ins w:id="173" w:author="Salomina Malan" w:date="2026-10-01T11:09:00Z" w16du:dateUtc="2026-10-01T01:09:00Z">
        <w:r w:rsidR="00017B19">
          <w:rPr>
            <w:rFonts w:ascii="Segoe UI" w:eastAsia="Segoe UI" w:hAnsi="Segoe UI" w:cs="Segoe UI"/>
            <w:sz w:val="21"/>
            <w:szCs w:val="21"/>
          </w:rPr>
          <w:t xml:space="preserve"> </w:t>
        </w:r>
        <w:r w:rsidR="00CB6929">
          <w:rPr>
            <w:rFonts w:ascii="Segoe UI" w:eastAsia="Segoe UI" w:hAnsi="Segoe UI" w:cs="Segoe UI"/>
            <w:sz w:val="21"/>
            <w:szCs w:val="21"/>
          </w:rPr>
          <w:t xml:space="preserve">(to be delivered with </w:t>
        </w:r>
      </w:ins>
      <w:ins w:id="174" w:author="Salomina Malan" w:date="2026-10-01T11:10:00Z" w16du:dateUtc="2026-10-01T01:10:00Z">
        <w:r w:rsidR="00CB6929">
          <w:rPr>
            <w:rFonts w:ascii="Segoe UI" w:eastAsia="Segoe UI" w:hAnsi="Segoe UI" w:cs="Segoe UI"/>
            <w:sz w:val="21"/>
            <w:szCs w:val="21"/>
          </w:rPr>
          <w:t>PBRI to EPSS implementation)</w:t>
        </w:r>
      </w:ins>
    </w:p>
    <w:p w14:paraId="1C788292" w14:textId="0921B731" w:rsidR="004E18CC" w:rsidRDefault="00670524" w:rsidP="6AA91432">
      <w:pPr>
        <w:spacing w:before="210" w:after="210" w:line="300" w:lineRule="auto"/>
        <w:rPr>
          <w:rFonts w:ascii="Segoe UI" w:eastAsia="Segoe UI" w:hAnsi="Segoe UI" w:cs="Segoe UI"/>
          <w:sz w:val="21"/>
          <w:szCs w:val="21"/>
        </w:rPr>
      </w:pPr>
      <w:ins w:id="175" w:author="Salomina Malan" w:date="2026-10-01T11:13:00Z" w16du:dateUtc="2026-10-01T01:13:00Z">
        <w:r>
          <w:rPr>
            <w:rFonts w:ascii="Segoe UI" w:eastAsia="Segoe UI" w:hAnsi="Segoe UI" w:cs="Segoe UI"/>
            <w:sz w:val="21"/>
            <w:szCs w:val="21"/>
          </w:rPr>
          <w:t xml:space="preserve">The </w:t>
        </w:r>
        <w:r w:rsidR="003C687F">
          <w:rPr>
            <w:rFonts w:ascii="Segoe UI" w:eastAsia="Segoe UI" w:hAnsi="Segoe UI" w:cs="Segoe UI"/>
            <w:sz w:val="21"/>
            <w:szCs w:val="21"/>
          </w:rPr>
          <w:t>DOD</w:t>
        </w:r>
        <w:r>
          <w:rPr>
            <w:rFonts w:ascii="Segoe UI" w:eastAsia="Segoe UI" w:hAnsi="Segoe UI" w:cs="Segoe UI"/>
            <w:sz w:val="21"/>
            <w:szCs w:val="21"/>
          </w:rPr>
          <w:t xml:space="preserve"> can only be changed </w:t>
        </w:r>
      </w:ins>
      <w:ins w:id="176" w:author="Salomina Malan" w:date="2026-10-01T12:49:00Z" w16du:dateUtc="2026-10-01T02:49:00Z">
        <w:r w:rsidR="00006D1F">
          <w:rPr>
            <w:rFonts w:ascii="Segoe UI" w:eastAsia="Segoe UI" w:hAnsi="Segoe UI" w:cs="Segoe UI"/>
            <w:sz w:val="21"/>
            <w:szCs w:val="21"/>
          </w:rPr>
          <w:t>regardless of</w:t>
        </w:r>
      </w:ins>
      <w:ins w:id="177" w:author="Salomina Malan" w:date="2026-10-01T12:39:00Z" w16du:dateUtc="2026-10-01T02:39:00Z">
        <w:r w:rsidR="00944634">
          <w:rPr>
            <w:rFonts w:ascii="Segoe UI" w:eastAsia="Segoe UI" w:hAnsi="Segoe UI" w:cs="Segoe UI"/>
            <w:sz w:val="21"/>
            <w:szCs w:val="21"/>
          </w:rPr>
          <w:t xml:space="preserve"> if it was </w:t>
        </w:r>
        <w:r w:rsidR="00662077">
          <w:rPr>
            <w:rFonts w:ascii="Segoe UI" w:eastAsia="Segoe UI" w:hAnsi="Segoe UI" w:cs="Segoe UI"/>
            <w:sz w:val="21"/>
            <w:szCs w:val="21"/>
          </w:rPr>
          <w:t>&lt;</w:t>
        </w:r>
      </w:ins>
      <w:ins w:id="178" w:author="Salomina Malan" w:date="2026-10-01T11:13:00Z" w16du:dateUtc="2026-10-01T01:13:00Z">
        <w:r>
          <w:rPr>
            <w:rFonts w:ascii="Segoe UI" w:eastAsia="Segoe UI" w:hAnsi="Segoe UI" w:cs="Segoe UI"/>
            <w:sz w:val="21"/>
            <w:szCs w:val="21"/>
          </w:rPr>
          <w:t>=&gt; 1.10.2024 as per the first certificate</w:t>
        </w:r>
      </w:ins>
      <w:ins w:id="179" w:author="Salomina Malan" w:date="2026-10-01T12:32:00Z" w16du:dateUtc="2026-10-01T02:32:00Z">
        <w:r w:rsidR="000D1135">
          <w:rPr>
            <w:rFonts w:ascii="Segoe UI" w:eastAsia="Segoe UI" w:hAnsi="Segoe UI" w:cs="Segoe UI"/>
            <w:sz w:val="21"/>
            <w:szCs w:val="21"/>
          </w:rPr>
          <w:t xml:space="preserve"> (or as per subsequent changes to the </w:t>
        </w:r>
      </w:ins>
      <w:ins w:id="180" w:author="Salomina Malan" w:date="2026-10-01T12:33:00Z" w16du:dateUtc="2026-10-01T02:33:00Z">
        <w:r w:rsidR="004F7FB6">
          <w:rPr>
            <w:rFonts w:ascii="Segoe UI" w:eastAsia="Segoe UI" w:hAnsi="Segoe UI" w:cs="Segoe UI"/>
            <w:sz w:val="21"/>
            <w:szCs w:val="21"/>
          </w:rPr>
          <w:t xml:space="preserve">new </w:t>
        </w:r>
      </w:ins>
      <w:ins w:id="181" w:author="Salomina Malan" w:date="2026-10-01T12:32:00Z" w16du:dateUtc="2026-10-01T02:32:00Z">
        <w:r w:rsidR="000D1135">
          <w:rPr>
            <w:rFonts w:ascii="Segoe UI" w:eastAsia="Segoe UI" w:hAnsi="Segoe UI" w:cs="Segoe UI"/>
            <w:sz w:val="21"/>
            <w:szCs w:val="21"/>
          </w:rPr>
          <w:t>DOD</w:t>
        </w:r>
      </w:ins>
      <w:ins w:id="182" w:author="Salomina Malan" w:date="2026-10-01T12:33:00Z" w16du:dateUtc="2026-10-01T02:33:00Z">
        <w:r w:rsidR="004F7FB6">
          <w:rPr>
            <w:rFonts w:ascii="Segoe UI" w:eastAsia="Segoe UI" w:hAnsi="Segoe UI" w:cs="Segoe UI"/>
            <w:sz w:val="21"/>
            <w:szCs w:val="21"/>
          </w:rPr>
          <w:t xml:space="preserve"> field</w:t>
        </w:r>
      </w:ins>
      <w:ins w:id="183" w:author="Salomina Malan" w:date="2026-10-01T12:32:00Z" w16du:dateUtc="2026-10-01T02:32:00Z">
        <w:r w:rsidR="000D1135">
          <w:rPr>
            <w:rFonts w:ascii="Segoe UI" w:eastAsia="Segoe UI" w:hAnsi="Segoe UI" w:cs="Segoe UI"/>
            <w:sz w:val="21"/>
            <w:szCs w:val="21"/>
          </w:rPr>
          <w:t>)</w:t>
        </w:r>
      </w:ins>
      <w:ins w:id="184" w:author="Salomina Malan" w:date="2026-10-01T12:49:00Z" w16du:dateUtc="2026-10-01T02:49:00Z">
        <w:r w:rsidR="006B1C15">
          <w:rPr>
            <w:rFonts w:ascii="Segoe UI" w:eastAsia="Segoe UI" w:hAnsi="Segoe UI" w:cs="Segoe UI"/>
            <w:sz w:val="21"/>
            <w:szCs w:val="21"/>
          </w:rPr>
          <w:t xml:space="preserve"> provided the incident is not a PBRI transitioned to EPSS.</w:t>
        </w:r>
      </w:ins>
      <w:ins w:id="185" w:author="Salomina Malan" w:date="2026-10-01T12:39:00Z" w16du:dateUtc="2026-10-01T02:39:00Z">
        <w:r w:rsidR="00662077">
          <w:rPr>
            <w:rFonts w:ascii="Segoe UI" w:eastAsia="Segoe UI" w:hAnsi="Segoe UI" w:cs="Segoe UI"/>
            <w:sz w:val="21"/>
            <w:szCs w:val="21"/>
          </w:rPr>
          <w:t xml:space="preserve"> </w:t>
        </w:r>
      </w:ins>
    </w:p>
    <w:p w14:paraId="7D834A13" w14:textId="26C3B380" w:rsidR="4A7FE86E" w:rsidRDefault="4A7FE86E" w:rsidP="45167F63">
      <w:pPr>
        <w:spacing w:before="210" w:after="210" w:line="300" w:lineRule="auto"/>
      </w:pPr>
      <w:r w:rsidRPr="379F13E6">
        <w:rPr>
          <w:rFonts w:ascii="Segoe UI" w:eastAsia="Segoe UI" w:hAnsi="Segoe UI" w:cs="Segoe UI"/>
          <w:sz w:val="21"/>
          <w:szCs w:val="21"/>
        </w:rPr>
        <w:t xml:space="preserve">To amend the DOD, the record type ‘D’ </w:t>
      </w:r>
      <w:r w:rsidRPr="0E5A3BB9">
        <w:rPr>
          <w:rFonts w:ascii="Segoe UI" w:eastAsia="Segoe UI" w:hAnsi="Segoe UI" w:cs="Segoe UI"/>
          <w:sz w:val="21"/>
          <w:szCs w:val="21"/>
        </w:rPr>
        <w:t xml:space="preserve">Disablement Date will be selected from the </w:t>
      </w:r>
      <w:r w:rsidRPr="779CBAA1">
        <w:rPr>
          <w:rFonts w:ascii="Segoe UI" w:eastAsia="Segoe UI" w:hAnsi="Segoe UI" w:cs="Segoe UI"/>
          <w:sz w:val="21"/>
          <w:szCs w:val="21"/>
        </w:rPr>
        <w:t xml:space="preserve">Record Type </w:t>
      </w:r>
      <w:r w:rsidRPr="6637BE16">
        <w:rPr>
          <w:rFonts w:ascii="Segoe UI" w:eastAsia="Segoe UI" w:hAnsi="Segoe UI" w:cs="Segoe UI"/>
          <w:sz w:val="21"/>
          <w:szCs w:val="21"/>
        </w:rPr>
        <w:t>dropdown.</w:t>
      </w:r>
    </w:p>
    <w:p w14:paraId="4133B01C" w14:textId="56257248" w:rsidR="49AC16D9" w:rsidRDefault="49AC16D9" w:rsidP="6637BE16">
      <w:pPr>
        <w:spacing w:before="210" w:after="210" w:line="300" w:lineRule="auto"/>
        <w:rPr>
          <w:rFonts w:ascii="Segoe UI" w:eastAsia="Segoe UI" w:hAnsi="Segoe UI" w:cs="Segoe UI"/>
          <w:sz w:val="21"/>
          <w:szCs w:val="21"/>
        </w:rPr>
      </w:pPr>
      <w:r w:rsidRPr="6637BE16">
        <w:rPr>
          <w:rFonts w:ascii="Segoe UI" w:eastAsia="Segoe UI" w:hAnsi="Segoe UI" w:cs="Segoe UI"/>
          <w:sz w:val="21"/>
          <w:szCs w:val="21"/>
        </w:rPr>
        <w:t>In the new record section, the new DOD</w:t>
      </w:r>
      <w:r w:rsidRPr="33FE4D62">
        <w:rPr>
          <w:rFonts w:ascii="Segoe UI" w:eastAsia="Segoe UI" w:hAnsi="Segoe UI" w:cs="Segoe UI"/>
          <w:sz w:val="21"/>
          <w:szCs w:val="21"/>
        </w:rPr>
        <w:t>, Date</w:t>
      </w:r>
      <w:r w:rsidRPr="6637BE16">
        <w:rPr>
          <w:rFonts w:ascii="Segoe UI" w:eastAsia="Segoe UI" w:hAnsi="Segoe UI" w:cs="Segoe UI"/>
          <w:sz w:val="21"/>
          <w:szCs w:val="21"/>
        </w:rPr>
        <w:t xml:space="preserve"> </w:t>
      </w:r>
      <w:r w:rsidRPr="45D619C5">
        <w:rPr>
          <w:rFonts w:ascii="Segoe UI" w:eastAsia="Segoe UI" w:hAnsi="Segoe UI" w:cs="Segoe UI"/>
          <w:sz w:val="21"/>
          <w:szCs w:val="21"/>
        </w:rPr>
        <w:t>From, Date</w:t>
      </w:r>
      <w:r w:rsidRPr="3B233F03">
        <w:rPr>
          <w:rFonts w:ascii="Segoe UI" w:eastAsia="Segoe UI" w:hAnsi="Segoe UI" w:cs="Segoe UI"/>
          <w:sz w:val="21"/>
          <w:szCs w:val="21"/>
        </w:rPr>
        <w:t xml:space="preserve"> </w:t>
      </w:r>
      <w:r w:rsidRPr="7D2ACE99">
        <w:rPr>
          <w:rFonts w:ascii="Segoe UI" w:eastAsia="Segoe UI" w:hAnsi="Segoe UI" w:cs="Segoe UI"/>
          <w:sz w:val="21"/>
          <w:szCs w:val="21"/>
        </w:rPr>
        <w:t>To (</w:t>
      </w:r>
      <w:r w:rsidRPr="3699A9FD">
        <w:rPr>
          <w:rFonts w:ascii="Segoe UI" w:eastAsia="Segoe UI" w:hAnsi="Segoe UI" w:cs="Segoe UI"/>
          <w:sz w:val="21"/>
          <w:szCs w:val="21"/>
        </w:rPr>
        <w:t xml:space="preserve">not </w:t>
      </w:r>
      <w:r w:rsidR="07A1F4ED" w:rsidRPr="5E1DA562">
        <w:rPr>
          <w:rFonts w:ascii="Segoe UI" w:eastAsia="Segoe UI" w:hAnsi="Segoe UI" w:cs="Segoe UI"/>
          <w:sz w:val="21"/>
          <w:szCs w:val="21"/>
        </w:rPr>
        <w:t>editable</w:t>
      </w:r>
      <w:r w:rsidR="08CCD042" w:rsidRPr="3699A9FD">
        <w:rPr>
          <w:rFonts w:ascii="Segoe UI" w:eastAsia="Segoe UI" w:hAnsi="Segoe UI" w:cs="Segoe UI"/>
          <w:sz w:val="21"/>
          <w:szCs w:val="21"/>
        </w:rPr>
        <w:t xml:space="preserve"> and d</w:t>
      </w:r>
      <w:r w:rsidRPr="3699A9FD">
        <w:rPr>
          <w:rFonts w:ascii="Segoe UI" w:eastAsia="Segoe UI" w:hAnsi="Segoe UI" w:cs="Segoe UI"/>
          <w:sz w:val="21"/>
          <w:szCs w:val="21"/>
        </w:rPr>
        <w:t>efaulted</w:t>
      </w:r>
      <w:r w:rsidRPr="7D2ACE99">
        <w:rPr>
          <w:rFonts w:ascii="Segoe UI" w:eastAsia="Segoe UI" w:hAnsi="Segoe UI" w:cs="Segoe UI"/>
          <w:sz w:val="21"/>
          <w:szCs w:val="21"/>
        </w:rPr>
        <w:t xml:space="preserve"> to 31.12.9999</w:t>
      </w:r>
      <w:r w:rsidRPr="3699A9FD">
        <w:rPr>
          <w:rFonts w:ascii="Segoe UI" w:eastAsia="Segoe UI" w:hAnsi="Segoe UI" w:cs="Segoe UI"/>
          <w:sz w:val="21"/>
          <w:szCs w:val="21"/>
        </w:rPr>
        <w:t>)</w:t>
      </w:r>
      <w:r w:rsidR="5F0B20A4" w:rsidRPr="3699A9FD">
        <w:rPr>
          <w:rFonts w:ascii="Segoe UI" w:eastAsia="Segoe UI" w:hAnsi="Segoe UI" w:cs="Segoe UI"/>
          <w:sz w:val="21"/>
          <w:szCs w:val="21"/>
        </w:rPr>
        <w:t>,</w:t>
      </w:r>
      <w:r w:rsidR="5F0B20A4" w:rsidRPr="5E1DA562">
        <w:rPr>
          <w:rFonts w:ascii="Segoe UI" w:eastAsia="Segoe UI" w:hAnsi="Segoe UI" w:cs="Segoe UI"/>
          <w:sz w:val="21"/>
          <w:szCs w:val="21"/>
        </w:rPr>
        <w:t xml:space="preserve"> </w:t>
      </w:r>
      <w:r w:rsidR="591350F3" w:rsidRPr="6B416685">
        <w:rPr>
          <w:rFonts w:ascii="Segoe UI" w:eastAsia="Segoe UI" w:hAnsi="Segoe UI" w:cs="Segoe UI"/>
          <w:sz w:val="21"/>
          <w:szCs w:val="21"/>
        </w:rPr>
        <w:t xml:space="preserve">claim number and </w:t>
      </w:r>
      <w:r w:rsidR="591350F3" w:rsidRPr="04DCEE73">
        <w:rPr>
          <w:rFonts w:ascii="Segoe UI" w:eastAsia="Segoe UI" w:hAnsi="Segoe UI" w:cs="Segoe UI"/>
          <w:sz w:val="21"/>
          <w:szCs w:val="21"/>
        </w:rPr>
        <w:t>description</w:t>
      </w:r>
      <w:r w:rsidR="591350F3" w:rsidRPr="6B416685">
        <w:rPr>
          <w:rFonts w:ascii="Segoe UI" w:eastAsia="Segoe UI" w:hAnsi="Segoe UI" w:cs="Segoe UI"/>
          <w:sz w:val="21"/>
          <w:szCs w:val="21"/>
        </w:rPr>
        <w:t xml:space="preserve"> will be </w:t>
      </w:r>
      <w:r w:rsidR="591350F3" w:rsidRPr="685559D0">
        <w:rPr>
          <w:rFonts w:ascii="Segoe UI" w:eastAsia="Segoe UI" w:hAnsi="Segoe UI" w:cs="Segoe UI"/>
          <w:sz w:val="21"/>
          <w:szCs w:val="21"/>
        </w:rPr>
        <w:t>entered.</w:t>
      </w:r>
    </w:p>
    <w:p w14:paraId="3AD2E230" w14:textId="23B92579" w:rsidR="02B8CAEC" w:rsidRDefault="6646BCD2" w:rsidP="1AB5A8F5">
      <w:pPr>
        <w:spacing w:before="210" w:after="210" w:line="300" w:lineRule="auto"/>
        <w:rPr>
          <w:rFonts w:ascii="Segoe UI" w:eastAsia="Segoe UI" w:hAnsi="Segoe UI" w:cs="Segoe UI"/>
          <w:sz w:val="21"/>
          <w:szCs w:val="21"/>
        </w:rPr>
      </w:pPr>
      <w:r w:rsidRPr="1AB5A8F5">
        <w:rPr>
          <w:rFonts w:ascii="Segoe UI" w:eastAsia="Segoe UI" w:hAnsi="Segoe UI" w:cs="Segoe UI"/>
          <w:sz w:val="21"/>
          <w:szCs w:val="21"/>
        </w:rPr>
        <w:t xml:space="preserve">Upon </w:t>
      </w:r>
      <w:r w:rsidRPr="2359B67C">
        <w:rPr>
          <w:rFonts w:ascii="Segoe UI" w:eastAsia="Segoe UI" w:hAnsi="Segoe UI" w:cs="Segoe UI"/>
          <w:sz w:val="21"/>
          <w:szCs w:val="21"/>
        </w:rPr>
        <w:t>save</w:t>
      </w:r>
      <w:r w:rsidRPr="1AB5A8F5">
        <w:rPr>
          <w:rFonts w:ascii="Segoe UI" w:eastAsia="Segoe UI" w:hAnsi="Segoe UI" w:cs="Segoe UI"/>
          <w:sz w:val="21"/>
          <w:szCs w:val="21"/>
        </w:rPr>
        <w:t xml:space="preserve"> of a</w:t>
      </w:r>
      <w:r w:rsidR="357F8A78" w:rsidRPr="6AA91432">
        <w:rPr>
          <w:rFonts w:ascii="Segoe UI" w:eastAsia="Segoe UI" w:hAnsi="Segoe UI" w:cs="Segoe UI"/>
          <w:sz w:val="21"/>
          <w:szCs w:val="21"/>
        </w:rPr>
        <w:t xml:space="preserve"> new DOD record </w:t>
      </w:r>
      <w:r w:rsidRPr="1AB5A8F5">
        <w:rPr>
          <w:rFonts w:ascii="Segoe UI" w:eastAsia="Segoe UI" w:hAnsi="Segoe UI" w:cs="Segoe UI"/>
          <w:sz w:val="21"/>
          <w:szCs w:val="21"/>
        </w:rPr>
        <w:t>type,</w:t>
      </w:r>
      <w:r w:rsidR="74E80EE5" w:rsidRPr="6AA91432">
        <w:rPr>
          <w:rFonts w:ascii="Segoe UI" w:eastAsia="Segoe UI" w:hAnsi="Segoe UI" w:cs="Segoe UI"/>
          <w:sz w:val="21"/>
          <w:szCs w:val="21"/>
        </w:rPr>
        <w:t xml:space="preserve"> the system will </w:t>
      </w:r>
      <w:r w:rsidRPr="1AB5A8F5">
        <w:rPr>
          <w:rFonts w:ascii="Segoe UI" w:eastAsia="Segoe UI" w:hAnsi="Segoe UI" w:cs="Segoe UI"/>
          <w:sz w:val="21"/>
          <w:szCs w:val="21"/>
        </w:rPr>
        <w:t>display the following warning message:</w:t>
      </w:r>
    </w:p>
    <w:p w14:paraId="38B48A9E" w14:textId="2FE682A7" w:rsidR="02B8CAEC" w:rsidRDefault="6646BCD2" w:rsidP="1AB5A8F5">
      <w:pPr>
        <w:spacing w:before="210" w:after="210" w:line="300" w:lineRule="auto"/>
        <w:ind w:left="720"/>
        <w:rPr>
          <w:rFonts w:ascii="Segoe UI" w:eastAsia="Segoe UI" w:hAnsi="Segoe UI" w:cs="Segoe UI"/>
          <w:i/>
          <w:iCs/>
          <w:sz w:val="21"/>
          <w:szCs w:val="21"/>
        </w:rPr>
      </w:pPr>
      <w:r w:rsidRPr="1AB5A8F5">
        <w:rPr>
          <w:rFonts w:ascii="Segoe UI" w:eastAsia="Segoe UI" w:hAnsi="Segoe UI" w:cs="Segoe UI"/>
          <w:i/>
          <w:iCs/>
          <w:sz w:val="21"/>
          <w:szCs w:val="21"/>
        </w:rPr>
        <w:t>“Employee EPSS records and payments need to be reviewed due to the change in Date of Disablement.”</w:t>
      </w:r>
    </w:p>
    <w:p w14:paraId="37D5D078" w14:textId="6D7BF7B0" w:rsidR="02B8CAEC" w:rsidRDefault="6646BCD2" w:rsidP="6AA91432">
      <w:pPr>
        <w:spacing w:before="210" w:after="210" w:line="300" w:lineRule="auto"/>
        <w:rPr>
          <w:rFonts w:ascii="Segoe UI" w:eastAsia="Segoe UI" w:hAnsi="Segoe UI" w:cs="Segoe UI"/>
          <w:sz w:val="21"/>
          <w:szCs w:val="21"/>
        </w:rPr>
      </w:pPr>
      <w:r w:rsidRPr="3CE9BCC9">
        <w:rPr>
          <w:rFonts w:ascii="Segoe UI" w:eastAsia="Segoe UI" w:hAnsi="Segoe UI" w:cs="Segoe UI"/>
          <w:sz w:val="21"/>
          <w:szCs w:val="21"/>
        </w:rPr>
        <w:t xml:space="preserve">Upon confirming the message, the </w:t>
      </w:r>
      <w:r w:rsidRPr="471688B4">
        <w:rPr>
          <w:rFonts w:ascii="Segoe UI" w:eastAsia="Segoe UI" w:hAnsi="Segoe UI" w:cs="Segoe UI"/>
          <w:sz w:val="21"/>
          <w:szCs w:val="21"/>
        </w:rPr>
        <w:t xml:space="preserve">system </w:t>
      </w:r>
      <w:r w:rsidR="74E80EE5" w:rsidRPr="1AB5A8F5">
        <w:rPr>
          <w:rFonts w:ascii="Segoe UI" w:eastAsia="Segoe UI" w:hAnsi="Segoe UI" w:cs="Segoe UI"/>
          <w:sz w:val="21"/>
          <w:szCs w:val="21"/>
        </w:rPr>
        <w:t xml:space="preserve">will </w:t>
      </w:r>
      <w:r w:rsidR="74E80EE5" w:rsidRPr="6AA91432">
        <w:rPr>
          <w:rFonts w:ascii="Segoe UI" w:eastAsia="Segoe UI" w:hAnsi="Segoe UI" w:cs="Segoe UI"/>
          <w:sz w:val="21"/>
          <w:szCs w:val="21"/>
        </w:rPr>
        <w:t>perform the following changes</w:t>
      </w:r>
      <w:r w:rsidR="357F8A78" w:rsidRPr="6AA91432">
        <w:rPr>
          <w:rFonts w:ascii="Segoe UI" w:eastAsia="Segoe UI" w:hAnsi="Segoe UI" w:cs="Segoe UI"/>
          <w:sz w:val="21"/>
          <w:szCs w:val="21"/>
        </w:rPr>
        <w:t>:</w:t>
      </w:r>
    </w:p>
    <w:p w14:paraId="0597513A" w14:textId="2A84539E" w:rsidR="02B8CAEC" w:rsidRDefault="357F8A78" w:rsidP="00E206BC">
      <w:pPr>
        <w:pStyle w:val="ListParagraph"/>
        <w:numPr>
          <w:ilvl w:val="0"/>
          <w:numId w:val="7"/>
        </w:numPr>
        <w:spacing w:after="0" w:line="300" w:lineRule="auto"/>
        <w:rPr>
          <w:rFonts w:ascii="Segoe UI" w:eastAsia="Segoe UI" w:hAnsi="Segoe UI" w:cs="Segoe UI"/>
          <w:sz w:val="21"/>
          <w:szCs w:val="21"/>
        </w:rPr>
      </w:pPr>
      <w:r w:rsidRPr="306F1F81">
        <w:rPr>
          <w:rFonts w:ascii="Segoe UI" w:eastAsia="Segoe UI" w:hAnsi="Segoe UI" w:cs="Segoe UI"/>
          <w:sz w:val="21"/>
          <w:szCs w:val="21"/>
        </w:rPr>
        <w:t xml:space="preserve">The </w:t>
      </w:r>
      <w:r w:rsidR="4D1320F7" w:rsidRPr="306F1F81">
        <w:rPr>
          <w:rFonts w:ascii="Segoe UI" w:eastAsia="Segoe UI" w:hAnsi="Segoe UI" w:cs="Segoe UI"/>
          <w:sz w:val="21"/>
          <w:szCs w:val="21"/>
        </w:rPr>
        <w:t xml:space="preserve">previous record type = </w:t>
      </w:r>
      <w:r w:rsidR="585D8686" w:rsidRPr="5C6486BA">
        <w:rPr>
          <w:rFonts w:ascii="Segoe UI" w:eastAsia="Segoe UI" w:hAnsi="Segoe UI" w:cs="Segoe UI"/>
          <w:sz w:val="21"/>
          <w:szCs w:val="21"/>
        </w:rPr>
        <w:t>‘</w:t>
      </w:r>
      <w:r w:rsidR="4D1320F7" w:rsidRPr="5C6486BA">
        <w:rPr>
          <w:rFonts w:ascii="Segoe UI" w:eastAsia="Segoe UI" w:hAnsi="Segoe UI" w:cs="Segoe UI"/>
          <w:sz w:val="21"/>
          <w:szCs w:val="21"/>
        </w:rPr>
        <w:t>D</w:t>
      </w:r>
      <w:r w:rsidR="585D8686" w:rsidRPr="5C6486BA">
        <w:rPr>
          <w:rFonts w:ascii="Segoe UI" w:eastAsia="Segoe UI" w:hAnsi="Segoe UI" w:cs="Segoe UI"/>
          <w:sz w:val="21"/>
          <w:szCs w:val="21"/>
        </w:rPr>
        <w:t>’</w:t>
      </w:r>
      <w:r w:rsidR="4D1320F7" w:rsidRPr="306F1F81">
        <w:rPr>
          <w:rFonts w:ascii="Segoe UI" w:eastAsia="Segoe UI" w:hAnsi="Segoe UI" w:cs="Segoe UI"/>
          <w:sz w:val="21"/>
          <w:szCs w:val="21"/>
        </w:rPr>
        <w:t xml:space="preserve"> </w:t>
      </w:r>
      <w:r w:rsidR="20AF992D" w:rsidRPr="5168C750">
        <w:rPr>
          <w:rFonts w:ascii="Segoe UI" w:eastAsia="Segoe UI" w:hAnsi="Segoe UI" w:cs="Segoe UI"/>
          <w:sz w:val="21"/>
          <w:szCs w:val="21"/>
        </w:rPr>
        <w:t xml:space="preserve">will be made inactive </w:t>
      </w:r>
      <w:r w:rsidR="4D1320F7" w:rsidRPr="306F1F81">
        <w:rPr>
          <w:rFonts w:ascii="Segoe UI" w:eastAsia="Segoe UI" w:hAnsi="Segoe UI" w:cs="Segoe UI"/>
          <w:sz w:val="21"/>
          <w:szCs w:val="21"/>
        </w:rPr>
        <w:t>in table ZIM_EPSS_REC_TYPE.</w:t>
      </w:r>
    </w:p>
    <w:p w14:paraId="35ED6BAD" w14:textId="2279B93A" w:rsidR="02B8CAEC" w:rsidRDefault="172354D7" w:rsidP="00E206BC">
      <w:pPr>
        <w:pStyle w:val="ListParagraph"/>
        <w:numPr>
          <w:ilvl w:val="0"/>
          <w:numId w:val="7"/>
        </w:numPr>
        <w:spacing w:after="0" w:line="300" w:lineRule="auto"/>
        <w:rPr>
          <w:rFonts w:ascii="Segoe UI" w:eastAsia="Segoe UI" w:hAnsi="Segoe UI" w:cs="Segoe UI"/>
          <w:sz w:val="21"/>
          <w:szCs w:val="21"/>
        </w:rPr>
      </w:pPr>
      <w:r w:rsidRPr="5B16E9A0">
        <w:rPr>
          <w:rFonts w:ascii="Segoe UI" w:eastAsia="Segoe UI" w:hAnsi="Segoe UI" w:cs="Segoe UI"/>
          <w:sz w:val="21"/>
          <w:szCs w:val="21"/>
        </w:rPr>
        <w:t xml:space="preserve">A new record will be created in table </w:t>
      </w:r>
      <w:r w:rsidRPr="3B794EAE">
        <w:rPr>
          <w:rFonts w:ascii="Segoe UI" w:eastAsia="Segoe UI" w:hAnsi="Segoe UI" w:cs="Segoe UI"/>
          <w:sz w:val="21"/>
          <w:szCs w:val="21"/>
        </w:rPr>
        <w:t>ZIM_EPSS_REC_TYPE</w:t>
      </w:r>
      <w:r w:rsidRPr="263914B1">
        <w:rPr>
          <w:rFonts w:ascii="Segoe UI" w:eastAsia="Segoe UI" w:hAnsi="Segoe UI" w:cs="Segoe UI"/>
          <w:sz w:val="21"/>
          <w:szCs w:val="21"/>
        </w:rPr>
        <w:t>:</w:t>
      </w:r>
    </w:p>
    <w:p w14:paraId="64929D79" w14:textId="5AE2001E" w:rsidR="02B8CAEC" w:rsidRDefault="172354D7" w:rsidP="263914B1">
      <w:pPr>
        <w:pStyle w:val="ListParagraph"/>
        <w:numPr>
          <w:ilvl w:val="1"/>
          <w:numId w:val="7"/>
        </w:numPr>
        <w:spacing w:after="0" w:line="300" w:lineRule="auto"/>
        <w:rPr>
          <w:rFonts w:ascii="Segoe UI" w:eastAsia="Segoe UI" w:hAnsi="Segoe UI" w:cs="Segoe UI"/>
          <w:sz w:val="21"/>
          <w:szCs w:val="21"/>
        </w:rPr>
      </w:pPr>
      <w:r w:rsidRPr="263914B1">
        <w:rPr>
          <w:rFonts w:ascii="Segoe UI" w:eastAsia="Segoe UI" w:hAnsi="Segoe UI" w:cs="Segoe UI"/>
          <w:sz w:val="21"/>
          <w:szCs w:val="21"/>
        </w:rPr>
        <w:t>PERNR</w:t>
      </w:r>
    </w:p>
    <w:p w14:paraId="651DBA17" w14:textId="32046392" w:rsidR="02B8CAEC" w:rsidRDefault="172354D7" w:rsidP="263914B1">
      <w:pPr>
        <w:pStyle w:val="ListParagraph"/>
        <w:numPr>
          <w:ilvl w:val="1"/>
          <w:numId w:val="7"/>
        </w:numPr>
        <w:spacing w:after="0" w:line="300" w:lineRule="auto"/>
        <w:rPr>
          <w:rFonts w:ascii="Segoe UI" w:eastAsia="Segoe UI" w:hAnsi="Segoe UI" w:cs="Segoe UI"/>
          <w:sz w:val="21"/>
          <w:szCs w:val="21"/>
        </w:rPr>
      </w:pPr>
      <w:r w:rsidRPr="263914B1">
        <w:rPr>
          <w:rFonts w:ascii="Segoe UI" w:eastAsia="Segoe UI" w:hAnsi="Segoe UI" w:cs="Segoe UI"/>
          <w:sz w:val="21"/>
          <w:szCs w:val="21"/>
        </w:rPr>
        <w:t>INCIDENT</w:t>
      </w:r>
    </w:p>
    <w:p w14:paraId="3C1B3BB9" w14:textId="0522D988" w:rsidR="7E16E26B" w:rsidRDefault="7E16E26B" w:rsidP="302852C8">
      <w:pPr>
        <w:pStyle w:val="ListParagraph"/>
        <w:numPr>
          <w:ilvl w:val="1"/>
          <w:numId w:val="7"/>
        </w:numPr>
        <w:spacing w:after="0" w:line="300" w:lineRule="auto"/>
        <w:rPr>
          <w:rFonts w:ascii="Segoe UI" w:eastAsia="Segoe UI" w:hAnsi="Segoe UI" w:cs="Segoe UI"/>
          <w:sz w:val="21"/>
          <w:szCs w:val="21"/>
        </w:rPr>
      </w:pPr>
      <w:r w:rsidRPr="302852C8">
        <w:rPr>
          <w:rFonts w:ascii="Segoe UI" w:eastAsia="Segoe UI" w:hAnsi="Segoe UI" w:cs="Segoe UI"/>
          <w:sz w:val="21"/>
          <w:szCs w:val="21"/>
        </w:rPr>
        <w:t>WC Claim</w:t>
      </w:r>
    </w:p>
    <w:p w14:paraId="4912A7FF" w14:textId="3C86D2AC" w:rsidR="02B8CAEC" w:rsidRDefault="172354D7" w:rsidP="263914B1">
      <w:pPr>
        <w:pStyle w:val="ListParagraph"/>
        <w:numPr>
          <w:ilvl w:val="1"/>
          <w:numId w:val="7"/>
        </w:numPr>
        <w:spacing w:after="0" w:line="300" w:lineRule="auto"/>
        <w:rPr>
          <w:rFonts w:ascii="Segoe UI" w:eastAsia="Segoe UI" w:hAnsi="Segoe UI" w:cs="Segoe UI"/>
          <w:sz w:val="21"/>
          <w:szCs w:val="21"/>
        </w:rPr>
      </w:pPr>
      <w:r w:rsidRPr="263914B1">
        <w:rPr>
          <w:rFonts w:ascii="Segoe UI" w:eastAsia="Segoe UI" w:hAnsi="Segoe UI" w:cs="Segoe UI"/>
          <w:sz w:val="21"/>
          <w:szCs w:val="21"/>
        </w:rPr>
        <w:t>RECORD_TYPE</w:t>
      </w:r>
      <w:r w:rsidRPr="36EF1E21">
        <w:rPr>
          <w:rFonts w:ascii="Segoe UI" w:eastAsia="Segoe UI" w:hAnsi="Segoe UI" w:cs="Segoe UI"/>
          <w:sz w:val="21"/>
          <w:szCs w:val="21"/>
        </w:rPr>
        <w:t xml:space="preserve"> = ‘D’</w:t>
      </w:r>
    </w:p>
    <w:p w14:paraId="588D6A96" w14:textId="4060F32C" w:rsidR="02B8CAEC" w:rsidRDefault="172354D7" w:rsidP="03BABAA9">
      <w:pPr>
        <w:pStyle w:val="ListParagraph"/>
        <w:numPr>
          <w:ilvl w:val="1"/>
          <w:numId w:val="7"/>
        </w:numPr>
        <w:spacing w:after="0" w:line="300" w:lineRule="auto"/>
        <w:rPr>
          <w:rFonts w:ascii="Segoe UI" w:eastAsia="Segoe UI" w:hAnsi="Segoe UI" w:cs="Segoe UI"/>
          <w:sz w:val="21"/>
          <w:szCs w:val="21"/>
        </w:rPr>
      </w:pPr>
      <w:r w:rsidRPr="1C0DD040">
        <w:rPr>
          <w:rFonts w:ascii="Segoe UI" w:eastAsia="Segoe UI" w:hAnsi="Segoe UI" w:cs="Segoe UI"/>
          <w:sz w:val="21"/>
          <w:szCs w:val="21"/>
        </w:rPr>
        <w:t>BEGDA</w:t>
      </w:r>
      <w:r w:rsidR="1F96C47D" w:rsidRPr="5414CB53">
        <w:rPr>
          <w:rFonts w:ascii="Segoe UI" w:eastAsia="Segoe UI" w:hAnsi="Segoe UI" w:cs="Segoe UI"/>
          <w:sz w:val="21"/>
          <w:szCs w:val="21"/>
        </w:rPr>
        <w:t xml:space="preserve"> </w:t>
      </w:r>
      <w:r w:rsidR="1F96C47D" w:rsidRPr="099EE71C">
        <w:rPr>
          <w:rFonts w:ascii="Segoe UI" w:eastAsia="Segoe UI" w:hAnsi="Segoe UI" w:cs="Segoe UI"/>
          <w:sz w:val="21"/>
          <w:szCs w:val="21"/>
        </w:rPr>
        <w:t xml:space="preserve">= </w:t>
      </w:r>
      <w:r w:rsidR="1F96C47D" w:rsidRPr="2F66B124">
        <w:rPr>
          <w:rFonts w:ascii="Segoe UI" w:eastAsia="Segoe UI" w:hAnsi="Segoe UI" w:cs="Segoe UI"/>
          <w:sz w:val="21"/>
          <w:szCs w:val="21"/>
        </w:rPr>
        <w:t>Date From</w:t>
      </w:r>
    </w:p>
    <w:p w14:paraId="239C5305" w14:textId="40586CA7" w:rsidR="6952AFFE" w:rsidRDefault="6952AFFE" w:rsidP="442A9259">
      <w:pPr>
        <w:pStyle w:val="ListParagraph"/>
        <w:numPr>
          <w:ilvl w:val="1"/>
          <w:numId w:val="7"/>
        </w:numPr>
        <w:spacing w:after="0" w:line="300" w:lineRule="auto"/>
        <w:rPr>
          <w:rFonts w:ascii="Segoe UI" w:eastAsia="Segoe UI" w:hAnsi="Segoe UI" w:cs="Segoe UI"/>
          <w:sz w:val="21"/>
          <w:szCs w:val="21"/>
        </w:rPr>
      </w:pPr>
      <w:r w:rsidRPr="2E71C41F">
        <w:rPr>
          <w:rFonts w:ascii="Segoe UI" w:eastAsia="Segoe UI" w:hAnsi="Segoe UI" w:cs="Segoe UI"/>
          <w:sz w:val="21"/>
          <w:szCs w:val="21"/>
        </w:rPr>
        <w:t>ENDDA = 31.12.</w:t>
      </w:r>
      <w:r w:rsidRPr="26DE8841">
        <w:rPr>
          <w:rFonts w:ascii="Segoe UI" w:eastAsia="Segoe UI" w:hAnsi="Segoe UI" w:cs="Segoe UI"/>
          <w:sz w:val="21"/>
          <w:szCs w:val="21"/>
        </w:rPr>
        <w:t>9999</w:t>
      </w:r>
    </w:p>
    <w:p w14:paraId="692F54FD" w14:textId="0CCBF334" w:rsidR="02B8CAEC" w:rsidRDefault="4D1320F7" w:rsidP="00E206BC">
      <w:pPr>
        <w:pStyle w:val="ListParagraph"/>
        <w:numPr>
          <w:ilvl w:val="0"/>
          <w:numId w:val="7"/>
        </w:numPr>
        <w:spacing w:after="0" w:line="300" w:lineRule="auto"/>
        <w:rPr>
          <w:rFonts w:ascii="Segoe UI" w:eastAsia="Segoe UI" w:hAnsi="Segoe UI" w:cs="Segoe UI"/>
          <w:sz w:val="21"/>
          <w:szCs w:val="21"/>
        </w:rPr>
      </w:pPr>
      <w:r w:rsidRPr="306F1F81">
        <w:rPr>
          <w:rFonts w:ascii="Segoe UI" w:eastAsia="Segoe UI" w:hAnsi="Segoe UI" w:cs="Segoe UI"/>
          <w:sz w:val="21"/>
          <w:szCs w:val="21"/>
        </w:rPr>
        <w:t xml:space="preserve"> </w:t>
      </w:r>
      <w:r w:rsidR="7D1AF059" w:rsidRPr="6E5AE8EB">
        <w:rPr>
          <w:rFonts w:ascii="Segoe UI" w:eastAsia="Segoe UI" w:hAnsi="Segoe UI" w:cs="Segoe UI"/>
          <w:sz w:val="21"/>
          <w:szCs w:val="21"/>
        </w:rPr>
        <w:t>O</w:t>
      </w:r>
      <w:r w:rsidR="357F8A78" w:rsidRPr="6E5AE8EB">
        <w:rPr>
          <w:rFonts w:ascii="Segoe UI" w:eastAsia="Segoe UI" w:hAnsi="Segoe UI" w:cs="Segoe UI"/>
          <w:sz w:val="21"/>
          <w:szCs w:val="21"/>
        </w:rPr>
        <w:t>verwrite</w:t>
      </w:r>
      <w:r w:rsidR="357F8A78" w:rsidRPr="306F1F81">
        <w:rPr>
          <w:rFonts w:ascii="Segoe UI" w:eastAsia="Segoe UI" w:hAnsi="Segoe UI" w:cs="Segoe UI"/>
          <w:sz w:val="21"/>
          <w:szCs w:val="21"/>
        </w:rPr>
        <w:t xml:space="preserve"> the existing ZIM_IN_CM‑DISABLEMENT_DATE with the start date of the new DOD record.</w:t>
      </w:r>
    </w:p>
    <w:p w14:paraId="162C782B" w14:textId="1EBB964F" w:rsidR="02B8CAEC" w:rsidRDefault="357F8A78" w:rsidP="00E206BC">
      <w:pPr>
        <w:pStyle w:val="ListParagraph"/>
        <w:numPr>
          <w:ilvl w:val="0"/>
          <w:numId w:val="7"/>
        </w:numPr>
        <w:spacing w:after="0" w:line="300" w:lineRule="auto"/>
        <w:rPr>
          <w:rFonts w:ascii="Segoe UI" w:eastAsia="Segoe UI" w:hAnsi="Segoe UI" w:cs="Segoe UI"/>
          <w:sz w:val="21"/>
          <w:szCs w:val="21"/>
        </w:rPr>
      </w:pPr>
      <w:r w:rsidRPr="6AA91432">
        <w:rPr>
          <w:rFonts w:ascii="Segoe UI" w:eastAsia="Segoe UI" w:hAnsi="Segoe UI" w:cs="Segoe UI"/>
          <w:sz w:val="21"/>
          <w:szCs w:val="21"/>
        </w:rPr>
        <w:t xml:space="preserve">EPSS dates will be recalculated based on the </w:t>
      </w:r>
      <w:r w:rsidR="5354941C" w:rsidRPr="0AB5A4E2">
        <w:rPr>
          <w:rFonts w:ascii="Segoe UI" w:eastAsia="Segoe UI" w:hAnsi="Segoe UI" w:cs="Segoe UI"/>
          <w:sz w:val="21"/>
          <w:szCs w:val="21"/>
        </w:rPr>
        <w:t>new</w:t>
      </w:r>
      <w:r w:rsidRPr="6AA91432">
        <w:rPr>
          <w:rFonts w:ascii="Segoe UI" w:eastAsia="Segoe UI" w:hAnsi="Segoe UI" w:cs="Segoe UI"/>
          <w:sz w:val="21"/>
          <w:szCs w:val="21"/>
        </w:rPr>
        <w:t xml:space="preserve"> DOD.</w:t>
      </w:r>
    </w:p>
    <w:p w14:paraId="58564ED1" w14:textId="3908EF4D" w:rsidR="2DC0CD48" w:rsidRDefault="471CEB4E" w:rsidP="00E206BC">
      <w:pPr>
        <w:pStyle w:val="ListParagraph"/>
        <w:numPr>
          <w:ilvl w:val="0"/>
          <w:numId w:val="7"/>
        </w:numPr>
        <w:spacing w:after="0" w:line="300" w:lineRule="auto"/>
        <w:rPr>
          <w:rFonts w:ascii="Segoe UI" w:eastAsia="Segoe UI" w:hAnsi="Segoe UI" w:cs="Segoe UI"/>
          <w:sz w:val="21"/>
          <w:szCs w:val="21"/>
        </w:rPr>
      </w:pPr>
      <w:r w:rsidRPr="6AA91432">
        <w:rPr>
          <w:rFonts w:ascii="Segoe UI" w:eastAsia="Segoe UI" w:hAnsi="Segoe UI" w:cs="Segoe UI"/>
          <w:sz w:val="21"/>
          <w:szCs w:val="21"/>
        </w:rPr>
        <w:t>All records will be deleted from the ZIM_EPSS_WEEK_NO table for the PERNR/INCIDENT combination.</w:t>
      </w:r>
    </w:p>
    <w:p w14:paraId="64BA7235" w14:textId="03DB2169" w:rsidR="00A8375E" w:rsidRDefault="00A8375E" w:rsidP="00E206BC">
      <w:pPr>
        <w:pStyle w:val="ListParagraph"/>
        <w:numPr>
          <w:ilvl w:val="0"/>
          <w:numId w:val="7"/>
        </w:numPr>
        <w:spacing w:after="0" w:line="300" w:lineRule="auto"/>
        <w:rPr>
          <w:lang w:eastAsia="en-AU"/>
        </w:rPr>
      </w:pPr>
      <w:r>
        <w:rPr>
          <w:rFonts w:ascii="Segoe UI" w:eastAsia="Segoe UI" w:hAnsi="Segoe UI" w:cs="Segoe UI"/>
          <w:sz w:val="21"/>
          <w:szCs w:val="21"/>
        </w:rPr>
        <w:t xml:space="preserve">Payroll will be set to retro to the earliest of the DOD dates, whether that is </w:t>
      </w:r>
      <w:r w:rsidR="001324B9">
        <w:rPr>
          <w:rFonts w:ascii="Segoe UI" w:eastAsia="Segoe UI" w:hAnsi="Segoe UI" w:cs="Segoe UI"/>
          <w:sz w:val="21"/>
          <w:szCs w:val="21"/>
        </w:rPr>
        <w:t xml:space="preserve">the </w:t>
      </w:r>
      <w:r w:rsidR="00AC4BC5">
        <w:rPr>
          <w:rFonts w:ascii="Segoe UI" w:eastAsia="Segoe UI" w:hAnsi="Segoe UI" w:cs="Segoe UI"/>
          <w:sz w:val="21"/>
          <w:szCs w:val="21"/>
        </w:rPr>
        <w:t>DOD date set to inactive</w:t>
      </w:r>
      <w:r w:rsidR="001324B9">
        <w:rPr>
          <w:rFonts w:ascii="Segoe UI" w:eastAsia="Segoe UI" w:hAnsi="Segoe UI" w:cs="Segoe UI"/>
          <w:sz w:val="21"/>
          <w:szCs w:val="21"/>
        </w:rPr>
        <w:t xml:space="preserve"> or the current DOD date.</w:t>
      </w:r>
      <w:r w:rsidR="00F1338E">
        <w:rPr>
          <w:rFonts w:ascii="Segoe UI" w:eastAsia="Segoe UI" w:hAnsi="Segoe UI" w:cs="Segoe UI"/>
          <w:sz w:val="21"/>
          <w:szCs w:val="21"/>
        </w:rPr>
        <w:t xml:space="preserve">  </w:t>
      </w:r>
      <w:r w:rsidR="00142F01">
        <w:rPr>
          <w:rFonts w:ascii="Segoe UI" w:eastAsia="Segoe UI" w:hAnsi="Segoe UI" w:cs="Segoe UI"/>
          <w:sz w:val="21"/>
          <w:szCs w:val="21"/>
        </w:rPr>
        <w:t xml:space="preserve">This is only required </w:t>
      </w:r>
      <w:r w:rsidR="009A3BCE">
        <w:rPr>
          <w:rFonts w:ascii="Segoe UI" w:eastAsia="Segoe UI" w:hAnsi="Segoe UI" w:cs="Segoe UI"/>
          <w:sz w:val="21"/>
          <w:szCs w:val="21"/>
        </w:rPr>
        <w:t>when</w:t>
      </w:r>
      <w:r w:rsidR="00F1338E">
        <w:rPr>
          <w:rFonts w:ascii="Segoe UI" w:eastAsia="Segoe UI" w:hAnsi="Segoe UI" w:cs="Segoe UI"/>
          <w:sz w:val="21"/>
          <w:szCs w:val="21"/>
        </w:rPr>
        <w:t xml:space="preserve"> payroll is </w:t>
      </w:r>
      <w:r w:rsidR="009A3BCE">
        <w:rPr>
          <w:rFonts w:ascii="Segoe UI" w:eastAsia="Segoe UI" w:hAnsi="Segoe UI" w:cs="Segoe UI"/>
          <w:sz w:val="21"/>
          <w:szCs w:val="21"/>
        </w:rPr>
        <w:t xml:space="preserve">not </w:t>
      </w:r>
      <w:r w:rsidR="00F1338E">
        <w:rPr>
          <w:rFonts w:ascii="Segoe UI" w:eastAsia="Segoe UI" w:hAnsi="Segoe UI" w:cs="Segoe UI"/>
          <w:sz w:val="21"/>
          <w:szCs w:val="21"/>
        </w:rPr>
        <w:t xml:space="preserve">already set to retro to the earliest DOD date </w:t>
      </w:r>
      <w:r w:rsidR="0094374C">
        <w:rPr>
          <w:rFonts w:ascii="Segoe UI" w:eastAsia="Segoe UI" w:hAnsi="Segoe UI" w:cs="Segoe UI"/>
          <w:sz w:val="21"/>
          <w:szCs w:val="21"/>
        </w:rPr>
        <w:t xml:space="preserve">relevant to the change </w:t>
      </w:r>
      <w:r w:rsidR="009A3BCE">
        <w:rPr>
          <w:rFonts w:ascii="Segoe UI" w:eastAsia="Segoe UI" w:hAnsi="Segoe UI" w:cs="Segoe UI"/>
          <w:sz w:val="21"/>
          <w:szCs w:val="21"/>
        </w:rPr>
        <w:t xml:space="preserve">or earlier. </w:t>
      </w:r>
      <w:r w:rsidR="00F1338E">
        <w:rPr>
          <w:rFonts w:ascii="Segoe UI" w:eastAsia="Segoe UI" w:hAnsi="Segoe UI" w:cs="Segoe UI"/>
          <w:sz w:val="21"/>
          <w:szCs w:val="21"/>
        </w:rPr>
        <w:t xml:space="preserve"> </w:t>
      </w:r>
      <w:r w:rsidR="07902F0E" w:rsidRPr="766E04D1">
        <w:rPr>
          <w:rFonts w:ascii="Segoe UI" w:eastAsia="Segoe UI" w:hAnsi="Segoe UI" w:cs="Segoe UI"/>
          <w:sz w:val="21"/>
          <w:szCs w:val="21"/>
        </w:rPr>
        <w:t>N</w:t>
      </w:r>
      <w:r w:rsidR="07902F0E">
        <w:t xml:space="preserve">ew logic to update Earliest MD Change field in infotype 0003 to the earliest DOD only </w:t>
      </w:r>
      <w:r w:rsidR="7C930BED">
        <w:t>when</w:t>
      </w:r>
      <w:r w:rsidR="07902F0E">
        <w:t xml:space="preserve"> DOD is greater than 30.09.2024.</w:t>
      </w:r>
    </w:p>
    <w:p w14:paraId="4FCE218A" w14:textId="13DF7867" w:rsidR="55FD0AD6" w:rsidRDefault="55FD0AD6" w:rsidP="766E04D1">
      <w:pPr>
        <w:pStyle w:val="ListParagraph"/>
        <w:spacing w:after="0" w:line="300" w:lineRule="auto"/>
        <w:rPr>
          <w:rFonts w:ascii="Segoe UI" w:eastAsia="Segoe UI" w:hAnsi="Segoe UI" w:cs="Segoe UI"/>
          <w:sz w:val="21"/>
          <w:szCs w:val="21"/>
        </w:rPr>
      </w:pPr>
    </w:p>
    <w:p w14:paraId="2113D028" w14:textId="7CF68B9C" w:rsidR="02B8CAEC" w:rsidRDefault="357F8A78" w:rsidP="6AA91432">
      <w:pPr>
        <w:spacing w:before="210" w:after="210" w:line="300" w:lineRule="auto"/>
        <w:rPr>
          <w:rFonts w:ascii="Segoe UI" w:eastAsia="Segoe UI" w:hAnsi="Segoe UI" w:cs="Segoe UI"/>
          <w:sz w:val="21"/>
          <w:szCs w:val="21"/>
        </w:rPr>
      </w:pPr>
      <w:r w:rsidRPr="6AA91432">
        <w:rPr>
          <w:rFonts w:ascii="Segoe UI" w:eastAsia="Segoe UI" w:hAnsi="Segoe UI" w:cs="Segoe UI"/>
          <w:sz w:val="21"/>
          <w:szCs w:val="21"/>
        </w:rPr>
        <w:t>The recalculated EPSS period dates will be derived as follows:</w:t>
      </w:r>
    </w:p>
    <w:p w14:paraId="2D9A1944" w14:textId="509445BC" w:rsidR="02B8CAEC" w:rsidRDefault="357F8A78" w:rsidP="00E206BC">
      <w:pPr>
        <w:pStyle w:val="ListParagraph"/>
        <w:numPr>
          <w:ilvl w:val="0"/>
          <w:numId w:val="6"/>
        </w:numPr>
        <w:spacing w:after="0" w:line="300" w:lineRule="auto"/>
        <w:rPr>
          <w:rFonts w:ascii="Segoe UI" w:eastAsia="Segoe UI" w:hAnsi="Segoe UI" w:cs="Segoe UI"/>
          <w:sz w:val="21"/>
          <w:szCs w:val="21"/>
        </w:rPr>
      </w:pPr>
      <w:r w:rsidRPr="6AA91432">
        <w:rPr>
          <w:rFonts w:ascii="Segoe UI" w:eastAsia="Segoe UI" w:hAnsi="Segoe UI" w:cs="Segoe UI"/>
          <w:sz w:val="21"/>
          <w:szCs w:val="21"/>
        </w:rPr>
        <w:t>EPSS Period 1 Start Date = New DOD start date</w:t>
      </w:r>
    </w:p>
    <w:p w14:paraId="20EB59EC" w14:textId="32300935" w:rsidR="02B8CAEC" w:rsidRDefault="357F8A78" w:rsidP="00E206BC">
      <w:pPr>
        <w:pStyle w:val="ListParagraph"/>
        <w:numPr>
          <w:ilvl w:val="0"/>
          <w:numId w:val="6"/>
        </w:numPr>
        <w:spacing w:after="0" w:line="300" w:lineRule="auto"/>
        <w:rPr>
          <w:rFonts w:ascii="Segoe UI" w:eastAsia="Segoe UI" w:hAnsi="Segoe UI" w:cs="Segoe UI"/>
          <w:sz w:val="21"/>
          <w:szCs w:val="21"/>
        </w:rPr>
      </w:pPr>
      <w:r w:rsidRPr="6AA91432">
        <w:rPr>
          <w:rFonts w:ascii="Segoe UI" w:eastAsia="Segoe UI" w:hAnsi="Segoe UI" w:cs="Segoe UI"/>
          <w:sz w:val="21"/>
          <w:szCs w:val="21"/>
        </w:rPr>
        <w:t>EPSS Period 1 End Date = New DOD + 39 weeks</w:t>
      </w:r>
    </w:p>
    <w:p w14:paraId="0134AD6D" w14:textId="75CF8629" w:rsidR="02B8CAEC" w:rsidRDefault="357F8A78" w:rsidP="00E206BC">
      <w:pPr>
        <w:pStyle w:val="ListParagraph"/>
        <w:numPr>
          <w:ilvl w:val="0"/>
          <w:numId w:val="6"/>
        </w:numPr>
        <w:spacing w:after="0" w:line="300" w:lineRule="auto"/>
        <w:rPr>
          <w:rFonts w:ascii="Segoe UI" w:eastAsia="Segoe UI" w:hAnsi="Segoe UI" w:cs="Segoe UI"/>
          <w:sz w:val="21"/>
          <w:szCs w:val="21"/>
        </w:rPr>
      </w:pPr>
      <w:r w:rsidRPr="6AA91432">
        <w:rPr>
          <w:rFonts w:ascii="Segoe UI" w:eastAsia="Segoe UI" w:hAnsi="Segoe UI" w:cs="Segoe UI"/>
          <w:sz w:val="21"/>
          <w:szCs w:val="21"/>
        </w:rPr>
        <w:t>EPSS Period 2 Start Date = EPSS Period 1 End Date + 1 day</w:t>
      </w:r>
    </w:p>
    <w:p w14:paraId="47088B77" w14:textId="485AAEEE" w:rsidR="02B8CAEC" w:rsidRDefault="357F8A78" w:rsidP="00E206BC">
      <w:pPr>
        <w:pStyle w:val="ListParagraph"/>
        <w:numPr>
          <w:ilvl w:val="0"/>
          <w:numId w:val="6"/>
        </w:numPr>
        <w:spacing w:after="0" w:line="300" w:lineRule="auto"/>
        <w:rPr>
          <w:rFonts w:ascii="Segoe UI" w:eastAsia="Segoe UI" w:hAnsi="Segoe UI" w:cs="Segoe UI"/>
          <w:sz w:val="21"/>
          <w:szCs w:val="21"/>
        </w:rPr>
      </w:pPr>
      <w:r w:rsidRPr="6AA91432">
        <w:rPr>
          <w:rFonts w:ascii="Segoe UI" w:eastAsia="Segoe UI" w:hAnsi="Segoe UI" w:cs="Segoe UI"/>
          <w:sz w:val="21"/>
          <w:szCs w:val="21"/>
        </w:rPr>
        <w:t>EPSS Period 2 End Date = EPSS Period 2 Start Date + 7 years</w:t>
      </w:r>
    </w:p>
    <w:p w14:paraId="2D376397" w14:textId="39CAC9F6" w:rsidR="02B8CAEC" w:rsidRDefault="357F8A78" w:rsidP="6AA91432">
      <w:pPr>
        <w:spacing w:before="210" w:after="210" w:line="300" w:lineRule="auto"/>
        <w:rPr>
          <w:rFonts w:ascii="Segoe UI" w:eastAsia="Segoe UI" w:hAnsi="Segoe UI" w:cs="Segoe UI"/>
          <w:sz w:val="21"/>
          <w:szCs w:val="21"/>
        </w:rPr>
      </w:pPr>
      <w:r w:rsidRPr="6AA91432">
        <w:rPr>
          <w:rFonts w:ascii="Segoe UI" w:eastAsia="Segoe UI" w:hAnsi="Segoe UI" w:cs="Segoe UI"/>
          <w:sz w:val="21"/>
          <w:szCs w:val="21"/>
        </w:rPr>
        <w:t>In addition to recalculating the EPSS periods, the system will delete all existing records for the relevant employee and incident from the ZIM_EPSS_WEEK_NO table. This action resets EPSS Period 1 week counting, causing Period 1 to restart from week 1.</w:t>
      </w:r>
    </w:p>
    <w:p w14:paraId="0D730AE7" w14:textId="13198CD9" w:rsidR="02B8CAEC" w:rsidRDefault="357F8A78" w:rsidP="6AA91432">
      <w:pPr>
        <w:spacing w:before="210" w:after="210" w:line="300" w:lineRule="auto"/>
        <w:rPr>
          <w:rFonts w:ascii="Segoe UI" w:eastAsia="Segoe UI" w:hAnsi="Segoe UI" w:cs="Segoe UI"/>
          <w:sz w:val="21"/>
          <w:szCs w:val="21"/>
        </w:rPr>
      </w:pPr>
      <w:r w:rsidRPr="6AA91432">
        <w:rPr>
          <w:rFonts w:ascii="Segoe UI" w:eastAsia="Segoe UI" w:hAnsi="Segoe UI" w:cs="Segoe UI"/>
          <w:sz w:val="21"/>
          <w:szCs w:val="21"/>
        </w:rPr>
        <w:t>If the amended DOD falls within a PBRI period, the incident will no longer be treated as EPSS and will instead be processed under the PBRI scheme.</w:t>
      </w:r>
    </w:p>
    <w:p w14:paraId="1F6A8DA8" w14:textId="211B02D4" w:rsidR="02B8CAEC" w:rsidRDefault="357F8A78" w:rsidP="6AA91432">
      <w:pPr>
        <w:spacing w:before="210" w:after="210" w:line="300" w:lineRule="auto"/>
        <w:rPr>
          <w:rFonts w:ascii="Segoe UI" w:eastAsia="Segoe UI" w:hAnsi="Segoe UI" w:cs="Segoe UI"/>
          <w:sz w:val="21"/>
          <w:szCs w:val="21"/>
        </w:rPr>
      </w:pPr>
      <w:r w:rsidRPr="6AA91432">
        <w:rPr>
          <w:rFonts w:ascii="Segoe UI" w:eastAsia="Segoe UI" w:hAnsi="Segoe UI" w:cs="Segoe UI"/>
          <w:sz w:val="21"/>
          <w:szCs w:val="21"/>
        </w:rPr>
        <w:t>For audit purposes, all DOD amendments will be recorded in a dedicated log table. These changes will be viewable via the “Top‑Up / Disab. Date / EPSS Dates” OLIMS screen and will include:</w:t>
      </w:r>
    </w:p>
    <w:p w14:paraId="3B6F7234" w14:textId="24758D9D" w:rsidR="02B8CAEC" w:rsidRDefault="357F8A78" w:rsidP="00E206BC">
      <w:pPr>
        <w:pStyle w:val="ListParagraph"/>
        <w:numPr>
          <w:ilvl w:val="0"/>
          <w:numId w:val="5"/>
        </w:numPr>
        <w:spacing w:after="0" w:line="300" w:lineRule="auto"/>
        <w:rPr>
          <w:rFonts w:ascii="Segoe UI" w:eastAsia="Segoe UI" w:hAnsi="Segoe UI" w:cs="Segoe UI"/>
          <w:sz w:val="21"/>
          <w:szCs w:val="21"/>
        </w:rPr>
      </w:pPr>
      <w:r w:rsidRPr="6AA91432">
        <w:rPr>
          <w:rFonts w:ascii="Segoe UI" w:eastAsia="Segoe UI" w:hAnsi="Segoe UI" w:cs="Segoe UI"/>
          <w:sz w:val="21"/>
          <w:szCs w:val="21"/>
        </w:rPr>
        <w:t>Date and time of the change</w:t>
      </w:r>
    </w:p>
    <w:p w14:paraId="4D8FF148" w14:textId="61BFF6F4" w:rsidR="02B8CAEC" w:rsidRDefault="357F8A78" w:rsidP="00E206BC">
      <w:pPr>
        <w:pStyle w:val="ListParagraph"/>
        <w:numPr>
          <w:ilvl w:val="0"/>
          <w:numId w:val="5"/>
        </w:numPr>
        <w:spacing w:after="0" w:line="300" w:lineRule="auto"/>
        <w:rPr>
          <w:rFonts w:ascii="Segoe UI" w:eastAsia="Segoe UI" w:hAnsi="Segoe UI" w:cs="Segoe UI"/>
          <w:sz w:val="21"/>
          <w:szCs w:val="21"/>
        </w:rPr>
      </w:pPr>
      <w:r w:rsidRPr="6AA91432">
        <w:rPr>
          <w:rFonts w:ascii="Segoe UI" w:eastAsia="Segoe UI" w:hAnsi="Segoe UI" w:cs="Segoe UI"/>
          <w:sz w:val="21"/>
          <w:szCs w:val="21"/>
        </w:rPr>
        <w:t>User who made the change</w:t>
      </w:r>
    </w:p>
    <w:p w14:paraId="041BCF2C" w14:textId="33961AF1" w:rsidR="02B8CAEC" w:rsidRDefault="357F8A78" w:rsidP="00E206BC">
      <w:pPr>
        <w:pStyle w:val="ListParagraph"/>
        <w:numPr>
          <w:ilvl w:val="0"/>
          <w:numId w:val="5"/>
        </w:numPr>
        <w:spacing w:after="0" w:line="300" w:lineRule="auto"/>
        <w:rPr>
          <w:rFonts w:ascii="Segoe UI" w:eastAsia="Segoe UI" w:hAnsi="Segoe UI" w:cs="Segoe UI"/>
          <w:sz w:val="21"/>
          <w:szCs w:val="21"/>
        </w:rPr>
      </w:pPr>
      <w:r w:rsidRPr="6AA91432">
        <w:rPr>
          <w:rFonts w:ascii="Segoe UI" w:eastAsia="Segoe UI" w:hAnsi="Segoe UI" w:cs="Segoe UI"/>
          <w:sz w:val="21"/>
          <w:szCs w:val="21"/>
        </w:rPr>
        <w:t>Associated uploaded document</w:t>
      </w:r>
    </w:p>
    <w:p w14:paraId="5CAFAC2A" w14:textId="01AF79E6" w:rsidR="02B8CAEC" w:rsidRDefault="02B8CAEC" w:rsidP="00E206BC">
      <w:pPr>
        <w:pStyle w:val="ListParagraph"/>
        <w:numPr>
          <w:ilvl w:val="0"/>
          <w:numId w:val="5"/>
        </w:numPr>
        <w:spacing w:after="0" w:line="300" w:lineRule="auto"/>
        <w:rPr>
          <w:rFonts w:ascii="Segoe UI" w:eastAsia="Segoe UI" w:hAnsi="Segoe UI" w:cs="Segoe UI"/>
          <w:sz w:val="21"/>
          <w:szCs w:val="21"/>
        </w:rPr>
      </w:pPr>
      <w:r w:rsidRPr="61CF84F2">
        <w:rPr>
          <w:rFonts w:ascii="Segoe UI" w:eastAsia="Segoe UI" w:hAnsi="Segoe UI" w:cs="Segoe UI"/>
          <w:sz w:val="21"/>
          <w:szCs w:val="21"/>
        </w:rPr>
        <w:t>Free‑text</w:t>
      </w:r>
      <w:r w:rsidR="2BBA4F02" w:rsidRPr="61CF84F2">
        <w:rPr>
          <w:rFonts w:ascii="Segoe UI" w:eastAsia="Segoe UI" w:hAnsi="Segoe UI" w:cs="Segoe UI"/>
          <w:sz w:val="21"/>
          <w:szCs w:val="21"/>
        </w:rPr>
        <w:t xml:space="preserve"> (CHAR, 50)</w:t>
      </w:r>
      <w:r w:rsidRPr="61CF84F2">
        <w:rPr>
          <w:rFonts w:ascii="Segoe UI" w:eastAsia="Segoe UI" w:hAnsi="Segoe UI" w:cs="Segoe UI"/>
          <w:sz w:val="21"/>
          <w:szCs w:val="21"/>
        </w:rPr>
        <w:t xml:space="preserve"> reason for the amendment</w:t>
      </w:r>
    </w:p>
    <w:p w14:paraId="77CB1874" w14:textId="21FE21D5" w:rsidR="00BD5601" w:rsidRDefault="00BD5601" w:rsidP="00BD5601">
      <w:pPr>
        <w:spacing w:after="0" w:line="300" w:lineRule="auto"/>
        <w:rPr>
          <w:rFonts w:ascii="Segoe UI" w:eastAsia="Segoe UI" w:hAnsi="Segoe UI" w:cs="Segoe UI"/>
          <w:sz w:val="21"/>
          <w:szCs w:val="21"/>
        </w:rPr>
      </w:pPr>
    </w:p>
    <w:p w14:paraId="41C0BE0C" w14:textId="187F9D5A" w:rsidR="00BD5601" w:rsidRDefault="0066102F" w:rsidP="71A71925">
      <w:pPr>
        <w:pStyle w:val="Heading4"/>
      </w:pPr>
      <w:bookmarkStart w:id="186" w:name="_Toc86410529"/>
      <w:bookmarkStart w:id="187" w:name="_Toc241226874"/>
      <w:r>
        <w:t>Cutover impact</w:t>
      </w:r>
      <w:bookmarkEnd w:id="186"/>
      <w:bookmarkEnd w:id="187"/>
    </w:p>
    <w:p w14:paraId="473CF75F" w14:textId="70100135" w:rsidR="267DA2E7" w:rsidRDefault="267DA2E7" w:rsidP="267DA2E7"/>
    <w:p w14:paraId="7D72B3F8" w14:textId="7CED5A84" w:rsidR="267DA2E7" w:rsidRDefault="267DA2E7" w:rsidP="267DA2E7">
      <w:pPr>
        <w:spacing w:before="210" w:after="210" w:line="300" w:lineRule="auto"/>
        <w:rPr>
          <w:rFonts w:ascii="Segoe UI" w:eastAsia="Segoe UI" w:hAnsi="Segoe UI" w:cs="Segoe UI"/>
          <w:sz w:val="21"/>
          <w:szCs w:val="21"/>
        </w:rPr>
      </w:pPr>
      <w:r w:rsidRPr="267DA2E7">
        <w:rPr>
          <w:rFonts w:ascii="Segoe UI" w:eastAsia="Segoe UI" w:hAnsi="Segoe UI" w:cs="Segoe UI"/>
          <w:sz w:val="21"/>
          <w:szCs w:val="21"/>
        </w:rPr>
        <w:t xml:space="preserve">As a new table ZIM_EPSS_REC_TYPE will be created to store EPSS record types, all active </w:t>
      </w:r>
      <w:r w:rsidR="51256E84" w:rsidRPr="024DCF76">
        <w:rPr>
          <w:rFonts w:ascii="Segoe UI" w:eastAsia="Segoe UI" w:hAnsi="Segoe UI" w:cs="Segoe UI"/>
          <w:sz w:val="21"/>
          <w:szCs w:val="21"/>
        </w:rPr>
        <w:t xml:space="preserve">DOD record types </w:t>
      </w:r>
      <w:r w:rsidRPr="024DCF76">
        <w:rPr>
          <w:rFonts w:ascii="Segoe UI" w:eastAsia="Segoe UI" w:hAnsi="Segoe UI" w:cs="Segoe UI"/>
          <w:sz w:val="21"/>
          <w:szCs w:val="21"/>
        </w:rPr>
        <w:t>record</w:t>
      </w:r>
      <w:r w:rsidR="6008025F" w:rsidRPr="024DCF76">
        <w:rPr>
          <w:rFonts w:ascii="Segoe UI" w:eastAsia="Segoe UI" w:hAnsi="Segoe UI" w:cs="Segoe UI"/>
          <w:sz w:val="21"/>
          <w:szCs w:val="21"/>
        </w:rPr>
        <w:t>ed</w:t>
      </w:r>
      <w:r w:rsidRPr="267DA2E7">
        <w:rPr>
          <w:rFonts w:ascii="Segoe UI" w:eastAsia="Segoe UI" w:hAnsi="Segoe UI" w:cs="Segoe UI"/>
          <w:sz w:val="21"/>
          <w:szCs w:val="21"/>
        </w:rPr>
        <w:t xml:space="preserve"> in table ZIM_IN_IP </w:t>
      </w:r>
      <w:r w:rsidRPr="024DCF76">
        <w:rPr>
          <w:rFonts w:ascii="Segoe UI" w:eastAsia="Segoe UI" w:hAnsi="Segoe UI" w:cs="Segoe UI"/>
          <w:sz w:val="21"/>
          <w:szCs w:val="21"/>
        </w:rPr>
        <w:t>wh</w:t>
      </w:r>
      <w:r w:rsidR="08DAF625" w:rsidRPr="024DCF76">
        <w:rPr>
          <w:rFonts w:ascii="Segoe UI" w:eastAsia="Segoe UI" w:hAnsi="Segoe UI" w:cs="Segoe UI"/>
          <w:sz w:val="21"/>
          <w:szCs w:val="21"/>
        </w:rPr>
        <w:t xml:space="preserve">ich </w:t>
      </w:r>
      <w:r w:rsidR="08DAF625" w:rsidRPr="71C52428">
        <w:rPr>
          <w:rFonts w:ascii="Segoe UI" w:eastAsia="Segoe UI" w:hAnsi="Segoe UI" w:cs="Segoe UI"/>
          <w:sz w:val="21"/>
          <w:szCs w:val="21"/>
        </w:rPr>
        <w:t>data from falls within EPSS (after 01.10.2024)</w:t>
      </w:r>
      <w:r w:rsidRPr="71C52428">
        <w:rPr>
          <w:rFonts w:ascii="Segoe UI" w:eastAsia="Segoe UI" w:hAnsi="Segoe UI" w:cs="Segoe UI"/>
          <w:sz w:val="21"/>
          <w:szCs w:val="21"/>
        </w:rPr>
        <w:t xml:space="preserve"> </w:t>
      </w:r>
      <w:r w:rsidR="3E30CBE8" w:rsidRPr="71C52428">
        <w:rPr>
          <w:rFonts w:ascii="Segoe UI" w:eastAsia="Segoe UI" w:hAnsi="Segoe UI" w:cs="Segoe UI"/>
          <w:sz w:val="21"/>
          <w:szCs w:val="21"/>
        </w:rPr>
        <w:t>must</w:t>
      </w:r>
      <w:r w:rsidRPr="267DA2E7">
        <w:rPr>
          <w:rFonts w:ascii="Segoe UI" w:eastAsia="Segoe UI" w:hAnsi="Segoe UI" w:cs="Segoe UI"/>
          <w:sz w:val="21"/>
          <w:szCs w:val="21"/>
        </w:rPr>
        <w:t xml:space="preserve"> be copied </w:t>
      </w:r>
      <w:r w:rsidR="17AB6135" w:rsidRPr="71C52428">
        <w:rPr>
          <w:rFonts w:ascii="Segoe UI" w:eastAsia="Segoe UI" w:hAnsi="Segoe UI" w:cs="Segoe UI"/>
          <w:sz w:val="21"/>
          <w:szCs w:val="21"/>
        </w:rPr>
        <w:t>and created in</w:t>
      </w:r>
      <w:r w:rsidRPr="71C52428">
        <w:rPr>
          <w:rFonts w:ascii="Segoe UI" w:eastAsia="Segoe UI" w:hAnsi="Segoe UI" w:cs="Segoe UI"/>
          <w:sz w:val="21"/>
          <w:szCs w:val="21"/>
        </w:rPr>
        <w:t>to</w:t>
      </w:r>
      <w:r w:rsidRPr="267DA2E7">
        <w:rPr>
          <w:rFonts w:ascii="Segoe UI" w:eastAsia="Segoe UI" w:hAnsi="Segoe UI" w:cs="Segoe UI"/>
          <w:sz w:val="21"/>
          <w:szCs w:val="21"/>
        </w:rPr>
        <w:t xml:space="preserve"> table ZIM_EPSS_REC_TYPE.</w:t>
      </w:r>
    </w:p>
    <w:p w14:paraId="5587ECEE" w14:textId="3B7835A1" w:rsidR="00476C32" w:rsidRDefault="00476C32" w:rsidP="00227F76">
      <w:pPr>
        <w:pStyle w:val="Heading5"/>
      </w:pPr>
      <w:bookmarkStart w:id="188" w:name="_Toc884969627"/>
      <w:bookmarkStart w:id="189" w:name="_Toc241226875"/>
      <w:r>
        <w:t>DTT Technical</w:t>
      </w:r>
      <w:bookmarkEnd w:id="188"/>
      <w:bookmarkEnd w:id="189"/>
    </w:p>
    <w:p w14:paraId="56EFFA3C" w14:textId="3DD66185" w:rsidR="71C52428" w:rsidRDefault="71C52428" w:rsidP="71C52428"/>
    <w:p w14:paraId="6CA18333" w14:textId="55BE790B" w:rsidR="06F52A80" w:rsidRDefault="06F52A80" w:rsidP="008610F7">
      <w:pPr>
        <w:pStyle w:val="ListParagraph"/>
        <w:numPr>
          <w:ilvl w:val="0"/>
          <w:numId w:val="475"/>
        </w:numPr>
      </w:pPr>
      <w:r>
        <w:t>Copy all records from ZIM_IN_IP where:</w:t>
      </w:r>
    </w:p>
    <w:p w14:paraId="429E43C4" w14:textId="628E5DE4" w:rsidR="3497D448" w:rsidRDefault="3497D448" w:rsidP="008610F7">
      <w:pPr>
        <w:pStyle w:val="ListParagraph"/>
        <w:numPr>
          <w:ilvl w:val="0"/>
          <w:numId w:val="476"/>
        </w:numPr>
      </w:pPr>
      <w:r>
        <w:t>RECORD_TYPE = D</w:t>
      </w:r>
    </w:p>
    <w:p w14:paraId="5EB6A861" w14:textId="4D6B241B" w:rsidR="3497D448" w:rsidRDefault="3497D448" w:rsidP="008610F7">
      <w:pPr>
        <w:pStyle w:val="ListParagraph"/>
        <w:numPr>
          <w:ilvl w:val="0"/>
          <w:numId w:val="476"/>
        </w:numPr>
      </w:pPr>
      <w:r>
        <w:t>DISABLEMENT_DATE &gt;= 01.10.2024</w:t>
      </w:r>
    </w:p>
    <w:p w14:paraId="29C033F4" w14:textId="1E5BB628" w:rsidR="3497D448" w:rsidRDefault="3497D448" w:rsidP="008610F7">
      <w:pPr>
        <w:pStyle w:val="ListParagraph"/>
        <w:numPr>
          <w:ilvl w:val="0"/>
          <w:numId w:val="476"/>
        </w:numPr>
      </w:pPr>
      <w:r w:rsidRPr="6BA5776D">
        <w:rPr>
          <w:rFonts w:eastAsiaTheme="minorEastAsia"/>
        </w:rPr>
        <w:t>INACTIVE</w:t>
      </w:r>
      <w:r>
        <w:t xml:space="preserve"> = blank/null</w:t>
      </w:r>
      <w:r>
        <w:br/>
      </w:r>
    </w:p>
    <w:p w14:paraId="58929DB5" w14:textId="4EF62026" w:rsidR="54A1C842" w:rsidRDefault="7971AED7" w:rsidP="008610F7">
      <w:pPr>
        <w:pStyle w:val="ListParagraph"/>
        <w:numPr>
          <w:ilvl w:val="0"/>
          <w:numId w:val="475"/>
        </w:numPr>
      </w:pPr>
      <w:r>
        <w:t>Insert the records above into ZIM_EPSS_REC_TYPE where:</w:t>
      </w:r>
    </w:p>
    <w:p w14:paraId="4997B695" w14:textId="52F2ED53" w:rsidR="7971AED7" w:rsidRDefault="7971AED7" w:rsidP="008610F7">
      <w:pPr>
        <w:pStyle w:val="ListParagraph"/>
        <w:numPr>
          <w:ilvl w:val="1"/>
          <w:numId w:val="1"/>
        </w:numPr>
      </w:pPr>
      <w:r>
        <w:t>PERNR = ZIM_IN_IP-PERNR</w:t>
      </w:r>
    </w:p>
    <w:p w14:paraId="6E2D3784" w14:textId="74456B52" w:rsidR="7971AED7" w:rsidRDefault="7971AED7" w:rsidP="008610F7">
      <w:pPr>
        <w:pStyle w:val="ListParagraph"/>
        <w:numPr>
          <w:ilvl w:val="1"/>
          <w:numId w:val="1"/>
        </w:numPr>
      </w:pPr>
      <w:r>
        <w:t>INCIDENT = ZIM_IN_IP-INCIDENT</w:t>
      </w:r>
    </w:p>
    <w:p w14:paraId="4C581F1E" w14:textId="39CAAA17" w:rsidR="7971AED7" w:rsidRDefault="7971AED7" w:rsidP="008610F7">
      <w:pPr>
        <w:pStyle w:val="ListParagraph"/>
        <w:numPr>
          <w:ilvl w:val="1"/>
          <w:numId w:val="1"/>
        </w:numPr>
      </w:pPr>
      <w:r>
        <w:t>SEQ_NO = 00001</w:t>
      </w:r>
    </w:p>
    <w:p w14:paraId="0BD04BB0" w14:textId="7307423B" w:rsidR="386421F9" w:rsidRDefault="7971AED7" w:rsidP="008610F7">
      <w:pPr>
        <w:pStyle w:val="ListParagraph"/>
        <w:numPr>
          <w:ilvl w:val="1"/>
          <w:numId w:val="1"/>
        </w:numPr>
      </w:pPr>
      <w:r>
        <w:t>RECORD_TYPE = D</w:t>
      </w:r>
    </w:p>
    <w:p w14:paraId="35A7776A" w14:textId="67EF46A1" w:rsidR="7971AED7" w:rsidRDefault="7971AED7" w:rsidP="008610F7">
      <w:pPr>
        <w:pStyle w:val="ListParagraph"/>
        <w:numPr>
          <w:ilvl w:val="1"/>
          <w:numId w:val="1"/>
        </w:numPr>
      </w:pPr>
      <w:r>
        <w:t>BEGDA = ZIM_IN_IP-DISABLEMENT_DATE</w:t>
      </w:r>
    </w:p>
    <w:p w14:paraId="559A8297" w14:textId="10411F39" w:rsidR="7971AED7" w:rsidRDefault="7971AED7" w:rsidP="008610F7">
      <w:pPr>
        <w:pStyle w:val="ListParagraph"/>
        <w:numPr>
          <w:ilvl w:val="1"/>
          <w:numId w:val="1"/>
        </w:numPr>
      </w:pPr>
      <w:r>
        <w:t>ENDDA = 31.12.9999</w:t>
      </w:r>
    </w:p>
    <w:p w14:paraId="5FC634C4" w14:textId="3052438F" w:rsidR="0F990EB6" w:rsidRDefault="0F990EB6" w:rsidP="008610F7">
      <w:pPr>
        <w:pStyle w:val="ListParagraph"/>
        <w:numPr>
          <w:ilvl w:val="1"/>
          <w:numId w:val="1"/>
        </w:numPr>
      </w:pPr>
      <w:r>
        <w:t>CLAIM_NUMBER = ZIM_IN_IP-CLAIM_NUMBER</w:t>
      </w:r>
    </w:p>
    <w:p w14:paraId="6FB6CE60" w14:textId="7CEF9881" w:rsidR="386421F9" w:rsidRDefault="7971AED7" w:rsidP="008610F7">
      <w:pPr>
        <w:pStyle w:val="ListParagraph"/>
        <w:numPr>
          <w:ilvl w:val="1"/>
          <w:numId w:val="1"/>
        </w:numPr>
      </w:pPr>
      <w:r>
        <w:t>DISABLEMENT_DATE = ZIM_IN_IP-DISABLEMENT_DATE</w:t>
      </w:r>
    </w:p>
    <w:p w14:paraId="6CCF79B1" w14:textId="3639D825" w:rsidR="2BE35D0B" w:rsidRDefault="2BE35D0B" w:rsidP="008610F7">
      <w:pPr>
        <w:pStyle w:val="ListParagraph"/>
        <w:numPr>
          <w:ilvl w:val="1"/>
          <w:numId w:val="1"/>
        </w:numPr>
      </w:pPr>
      <w:r>
        <w:t xml:space="preserve">DESCRIPTION = ZIM_IN_IP-IP_DESC </w:t>
      </w:r>
    </w:p>
    <w:p w14:paraId="1717B43E" w14:textId="0972F9B2" w:rsidR="2BE35D0B" w:rsidRDefault="2BE35D0B" w:rsidP="008610F7">
      <w:pPr>
        <w:pStyle w:val="ListParagraph"/>
        <w:numPr>
          <w:ilvl w:val="1"/>
          <w:numId w:val="1"/>
        </w:numPr>
      </w:pPr>
      <w:r>
        <w:t>UPD_DATE = ZIM_IN_IP-UPD_DATE</w:t>
      </w:r>
    </w:p>
    <w:p w14:paraId="01FD5CC7" w14:textId="0706B98F" w:rsidR="2BE35D0B" w:rsidRDefault="2BE35D0B" w:rsidP="008610F7">
      <w:pPr>
        <w:pStyle w:val="ListParagraph"/>
        <w:numPr>
          <w:ilvl w:val="1"/>
          <w:numId w:val="1"/>
        </w:numPr>
      </w:pPr>
      <w:r>
        <w:t>UPD_TIME = ZIM_IN_IP-UPD_TIME</w:t>
      </w:r>
    </w:p>
    <w:p w14:paraId="2DDA3623" w14:textId="73E4D0F7" w:rsidR="4D6CA958" w:rsidRDefault="2BE35D0B" w:rsidP="008610F7">
      <w:pPr>
        <w:pStyle w:val="ListParagraph"/>
        <w:numPr>
          <w:ilvl w:val="1"/>
          <w:numId w:val="1"/>
        </w:numPr>
      </w:pPr>
      <w:r>
        <w:t>UPD_USER = ZIM_IN_IP-UPD_USER</w:t>
      </w:r>
    </w:p>
    <w:p w14:paraId="16488D9F" w14:textId="45405F3F" w:rsidR="0C58B1EE" w:rsidRDefault="0C58B1EE" w:rsidP="2CF18AAD">
      <w:pPr>
        <w:ind w:left="720"/>
      </w:pPr>
      <w:r>
        <w:t>Any other field in table that is not listed above leave as blank/not filled.</w:t>
      </w:r>
    </w:p>
    <w:p w14:paraId="05BBCE22" w14:textId="09DA04B4" w:rsidR="00C168AF" w:rsidRDefault="00C638FD" w:rsidP="00227F76">
      <w:pPr>
        <w:pStyle w:val="Heading5"/>
      </w:pPr>
      <w:bookmarkStart w:id="190" w:name="_Toc1022012655"/>
      <w:bookmarkStart w:id="191" w:name="_Toc241226876"/>
      <w:r>
        <w:t>NSWPf functional</w:t>
      </w:r>
      <w:bookmarkEnd w:id="190"/>
      <w:bookmarkEnd w:id="191"/>
    </w:p>
    <w:p w14:paraId="23672EC2" w14:textId="06CCC596" w:rsidR="00C638FD" w:rsidRDefault="009702F5" w:rsidP="00C168AF">
      <w:r>
        <w:t xml:space="preserve">Reconcile the “D” entries loaded for existing </w:t>
      </w:r>
      <w:r w:rsidR="00FA63D4">
        <w:t xml:space="preserve">EPSS </w:t>
      </w:r>
      <w:r>
        <w:t>employees</w:t>
      </w:r>
      <w:r w:rsidR="35B722F0">
        <w:t>:</w:t>
      </w:r>
    </w:p>
    <w:p w14:paraId="3887F611" w14:textId="20122076" w:rsidR="29ED95B3" w:rsidRDefault="29ED95B3">
      <w:r>
        <w:t>All active records currently in table ZIM_IN_IP where record type = ‘D’ Disablement Date and INACTIVE = blank will have to be copied and moved to ZIM_EPSS_REC_TYPE as per instructions in DTT Technical above.</w:t>
      </w:r>
    </w:p>
    <w:p w14:paraId="69ED2B92" w14:textId="76A31244" w:rsidR="00C638FD" w:rsidRPr="00C168AF" w:rsidRDefault="004A376D" w:rsidP="00227F76">
      <w:pPr>
        <w:pStyle w:val="Heading5"/>
      </w:pPr>
      <w:bookmarkStart w:id="192" w:name="_Toc138094407"/>
      <w:bookmarkStart w:id="193" w:name="_Toc241226877"/>
      <w:r>
        <w:t>NSWPf Technical</w:t>
      </w:r>
      <w:bookmarkEnd w:id="192"/>
      <w:bookmarkEnd w:id="193"/>
    </w:p>
    <w:p w14:paraId="577E2CFD" w14:textId="6DE89F1A" w:rsidR="7C3D8997" w:rsidRDefault="7C3D8997" w:rsidP="719F0604">
      <w:r>
        <w:t>As per detailed in NSWPf functional.</w:t>
      </w:r>
    </w:p>
    <w:p w14:paraId="6A48D4BD" w14:textId="28B57514" w:rsidR="69CBE5DB" w:rsidRDefault="00476C32" w:rsidP="00227F76">
      <w:pPr>
        <w:pStyle w:val="Heading5"/>
      </w:pPr>
      <w:bookmarkStart w:id="194" w:name="_Toc506690833"/>
      <w:bookmarkStart w:id="195" w:name="_Toc241226878"/>
      <w:r>
        <w:t>Business</w:t>
      </w:r>
      <w:bookmarkEnd w:id="194"/>
      <w:bookmarkEnd w:id="195"/>
      <w:r>
        <w:t xml:space="preserve"> </w:t>
      </w:r>
    </w:p>
    <w:p w14:paraId="36506C5E" w14:textId="404D80EF" w:rsidR="00FB5D90" w:rsidRDefault="00FB5D90" w:rsidP="00476C32">
      <w:r>
        <w:t xml:space="preserve">Change DOD dates for </w:t>
      </w:r>
      <w:r w:rsidR="00EE7AEB">
        <w:t xml:space="preserve">employees </w:t>
      </w:r>
      <w:r w:rsidR="004A7277">
        <w:t>that has been incorrect for a period of time.</w:t>
      </w:r>
    </w:p>
    <w:p w14:paraId="027DBD22" w14:textId="77777777" w:rsidR="003201E0" w:rsidRDefault="00230C37" w:rsidP="00476C32">
      <w:r>
        <w:t xml:space="preserve">There should not be double </w:t>
      </w:r>
      <w:r w:rsidR="003201E0">
        <w:t xml:space="preserve">payment </w:t>
      </w:r>
      <w:r>
        <w:t xml:space="preserve">corrections </w:t>
      </w:r>
      <w:r w:rsidR="003201E0">
        <w:t xml:space="preserve">for the DOD changes. </w:t>
      </w:r>
      <w:r w:rsidR="004A7277">
        <w:t xml:space="preserve">Remove any manual adjustments made in the past to </w:t>
      </w:r>
      <w:r>
        <w:t>accommodate as SAP will auto correct</w:t>
      </w:r>
      <w:r w:rsidR="003201E0">
        <w:t xml:space="preserve"> in retrospect when the DOD is changed.</w:t>
      </w:r>
    </w:p>
    <w:p w14:paraId="3AC54EB6" w14:textId="63A8E4D8" w:rsidR="004A7277" w:rsidRDefault="003201E0" w:rsidP="00476C32">
      <w:r>
        <w:t xml:space="preserve">Assess for overpayments or additional payments and alert of bank transfer impacts.  UAT </w:t>
      </w:r>
      <w:r w:rsidR="00DA11A3">
        <w:t xml:space="preserve">testing should already assess the expected impact. </w:t>
      </w:r>
      <w:r w:rsidR="00C168AF">
        <w:t>Follow NSWPf processed to alert the employee of the impact to his net pay.</w:t>
      </w:r>
    </w:p>
    <w:p w14:paraId="51E9DBA5" w14:textId="77777777" w:rsidR="00FB5D90" w:rsidRPr="00476C32" w:rsidRDefault="00FB5D90" w:rsidP="00476C32"/>
    <w:p w14:paraId="0F71932F" w14:textId="16009BF1" w:rsidR="6AA91432" w:rsidRDefault="6AA91432">
      <w:r>
        <w:br w:type="page"/>
      </w:r>
    </w:p>
    <w:p w14:paraId="0FD79276" w14:textId="49BA3098" w:rsidR="6AA91432" w:rsidRDefault="6AA91432" w:rsidP="6AA91432"/>
    <w:p w14:paraId="4CAF1D0D" w14:textId="1A1F7110" w:rsidR="00E55AE0" w:rsidRPr="00E55AE0" w:rsidRDefault="66C63AC4" w:rsidP="00382E8C">
      <w:pPr>
        <w:pStyle w:val="Heading2"/>
        <w:numPr>
          <w:ilvl w:val="1"/>
          <w:numId w:val="11"/>
        </w:numPr>
      </w:pPr>
      <w:bookmarkStart w:id="196" w:name="_Toc241226879"/>
      <w:bookmarkStart w:id="197" w:name="_Toc1678437312"/>
      <w:bookmarkStart w:id="198" w:name="_Toc2023690021"/>
      <w:r>
        <w:t>(</w:t>
      </w:r>
      <w:r w:rsidR="00E55AE0">
        <w:t>2.3.4.2</w:t>
      </w:r>
      <w:r w:rsidR="1897CEB5">
        <w:t>)</w:t>
      </w:r>
      <w:r w:rsidR="00E55AE0">
        <w:t xml:space="preserve"> Document Generation</w:t>
      </w:r>
      <w:bookmarkEnd w:id="196"/>
      <w:r>
        <w:br/>
      </w:r>
      <w:bookmarkEnd w:id="197"/>
      <w:bookmarkEnd w:id="198"/>
    </w:p>
    <w:p w14:paraId="74FA6884" w14:textId="1699CBB1" w:rsidR="00E55AE0" w:rsidRDefault="00E55AE0" w:rsidP="00382E8C">
      <w:pPr>
        <w:pStyle w:val="Heading4"/>
        <w:rPr>
          <w:rFonts w:ascii="Calibri Light" w:eastAsia="Calibri Light" w:hAnsi="Calibri Light" w:cs="Calibri Light"/>
        </w:rPr>
      </w:pPr>
      <w:bookmarkStart w:id="199" w:name="_Toc2082450860"/>
      <w:bookmarkStart w:id="200" w:name="_Toc241226880"/>
      <w:r w:rsidRPr="00E55AE0">
        <w:rPr>
          <w:rFonts w:ascii="Calibri Light" w:eastAsia="Calibri Light" w:hAnsi="Calibri Light" w:cs="Calibri Light"/>
        </w:rPr>
        <w:t>Current setu</w:t>
      </w:r>
      <w:r w:rsidR="00E62CE8">
        <w:rPr>
          <w:rFonts w:ascii="Calibri Light" w:eastAsia="Calibri Light" w:hAnsi="Calibri Light" w:cs="Calibri Light"/>
        </w:rPr>
        <w:t>p</w:t>
      </w:r>
      <w:bookmarkEnd w:id="199"/>
      <w:bookmarkEnd w:id="200"/>
    </w:p>
    <w:p w14:paraId="26845F1C" w14:textId="56521AE7" w:rsidR="004A638B" w:rsidRDefault="002509D2" w:rsidP="004A638B">
      <w:r w:rsidRPr="002509D2">
        <w:t>Current setup includes existing correspondence, document update, and TRIM save flows implemented via the SAP processing paths Z_OLIMS_IMP_CORRESPONDENCE and Z_OLIMS_UPDATE_DOCUMENT.</w:t>
      </w:r>
    </w:p>
    <w:p w14:paraId="2313A314" w14:textId="4A59655C" w:rsidR="00E55AE0" w:rsidRPr="00E55AE0" w:rsidRDefault="00E55AE0" w:rsidP="000C6F02">
      <w:pPr>
        <w:pStyle w:val="Heading4"/>
        <w:rPr>
          <w:rFonts w:ascii="Calibri Light" w:eastAsia="Calibri Light" w:hAnsi="Calibri Light" w:cs="Calibri Light"/>
        </w:rPr>
      </w:pPr>
      <w:bookmarkStart w:id="201" w:name="_Toc1163045338"/>
      <w:bookmarkStart w:id="202" w:name="_Toc241226881"/>
      <w:r w:rsidRPr="00E55AE0">
        <w:rPr>
          <w:rFonts w:ascii="Calibri Light" w:eastAsia="Calibri Light" w:hAnsi="Calibri Light" w:cs="Calibri Light"/>
        </w:rPr>
        <w:t>Business requirement</w:t>
      </w:r>
      <w:bookmarkEnd w:id="201"/>
      <w:bookmarkEnd w:id="202"/>
      <w:r w:rsidRPr="00E55AE0">
        <w:rPr>
          <w:rFonts w:ascii="Calibri Light" w:eastAsia="Calibri Light" w:hAnsi="Calibri Light" w:cs="Calibri Light"/>
        </w:rPr>
        <w:t> </w:t>
      </w:r>
    </w:p>
    <w:p w14:paraId="720F2826" w14:textId="77777777" w:rsidR="00E55AE0" w:rsidRPr="00E55AE0" w:rsidRDefault="00E55AE0" w:rsidP="00E55AE0">
      <w:pPr>
        <w:numPr>
          <w:ilvl w:val="0"/>
          <w:numId w:val="24"/>
        </w:numPr>
      </w:pPr>
      <w:r w:rsidRPr="00E55AE0">
        <w:rPr>
          <w:lang w:val="en-US"/>
        </w:rPr>
        <w:t>OLA001 : Template upload: Upload EPSS letter form templates into OLIMS with static text and merge fields populated from SAP HR, payroll, and OLIMS data capture required field list from business </w:t>
      </w:r>
      <w:r w:rsidRPr="00977232">
        <w:rPr>
          <w:highlight w:val="yellow"/>
          <w:lang w:val="en-US"/>
        </w:rPr>
        <w:t>[TBC]</w:t>
      </w:r>
      <w:r w:rsidRPr="00E55AE0">
        <w:rPr>
          <w:lang w:val="en-US"/>
        </w:rPr>
        <w:t>.</w:t>
      </w:r>
      <w:r w:rsidRPr="00E55AE0">
        <w:t> </w:t>
      </w:r>
    </w:p>
    <w:p w14:paraId="4A843450" w14:textId="19E025C4" w:rsidR="00E55AE0" w:rsidRPr="00E55AE0" w:rsidRDefault="2235634C" w:rsidP="657F0997">
      <w:pPr>
        <w:numPr>
          <w:ilvl w:val="0"/>
          <w:numId w:val="25"/>
        </w:numPr>
        <w:rPr>
          <w:rFonts w:eastAsiaTheme="minorEastAsia"/>
        </w:rPr>
      </w:pPr>
      <w:r w:rsidRPr="657F0997">
        <w:rPr>
          <w:lang w:val="en-US"/>
        </w:rPr>
        <w:t>OLA002 : Template override: Provide an override screen showing system populated values alongside editable fields for user modification.</w:t>
      </w:r>
      <w:r>
        <w:t> </w:t>
      </w:r>
      <w:r w:rsidR="776AAA2F">
        <w:t>Noted,</w:t>
      </w:r>
      <w:r w:rsidR="776AAA2F" w:rsidRPr="00601526">
        <w:rPr>
          <w:rFonts w:eastAsiaTheme="minorEastAsia"/>
        </w:rPr>
        <w:t xml:space="preserve"> t</w:t>
      </w:r>
      <w:r w:rsidR="731CF59C" w:rsidRPr="00792A54">
        <w:rPr>
          <w:rFonts w:eastAsiaTheme="minorEastAsia"/>
        </w:rPr>
        <w:t>he template do</w:t>
      </w:r>
      <w:r w:rsidR="41916C47" w:rsidRPr="00792A54">
        <w:rPr>
          <w:rFonts w:eastAsiaTheme="minorEastAsia"/>
        </w:rPr>
        <w:t>es</w:t>
      </w:r>
      <w:r w:rsidR="731CF59C" w:rsidRPr="00792A54">
        <w:rPr>
          <w:rFonts w:eastAsiaTheme="minorEastAsia"/>
        </w:rPr>
        <w:t xml:space="preserve"> not need to be changed. The template is owned by the EPSS business. The claim team will change the word document/letter generated as per the template before it is saved and send (this does not change the template though)</w:t>
      </w:r>
      <w:r w:rsidR="70973F79" w:rsidRPr="657F0997">
        <w:rPr>
          <w:rFonts w:eastAsiaTheme="minorEastAsia"/>
        </w:rPr>
        <w:t>.</w:t>
      </w:r>
    </w:p>
    <w:p w14:paraId="56E21DA5" w14:textId="61CA0613" w:rsidR="5308677B" w:rsidRDefault="00E55AE0" w:rsidP="74075BF2">
      <w:pPr>
        <w:numPr>
          <w:ilvl w:val="0"/>
          <w:numId w:val="26"/>
        </w:numPr>
        <w:rPr>
          <w:rFonts w:ascii="Arial" w:eastAsia="Arial" w:hAnsi="Arial" w:cs="Arial"/>
          <w:color w:val="186C24"/>
          <w:sz w:val="18"/>
          <w:szCs w:val="18"/>
        </w:rPr>
      </w:pPr>
      <w:r w:rsidRPr="74075BF2">
        <w:rPr>
          <w:lang w:val="en-US"/>
        </w:rPr>
        <w:t xml:space="preserve">OLA003 : Correspondence sending: Display personal and work email addresses sourced from defined OLIMS fields (IT0105 subtype 0010 for personal email </w:t>
      </w:r>
      <w:r w:rsidR="3540A552" w:rsidRPr="74075BF2">
        <w:rPr>
          <w:lang w:val="en-US"/>
        </w:rPr>
        <w:t xml:space="preserve">and </w:t>
      </w:r>
      <w:r w:rsidR="44B18ADA" w:rsidRPr="74075BF2">
        <w:rPr>
          <w:lang w:val="en-US"/>
        </w:rPr>
        <w:t>subtype MEMO for work email</w:t>
      </w:r>
      <w:r w:rsidRPr="74075BF2">
        <w:rPr>
          <w:lang w:val="en-US"/>
        </w:rPr>
        <w:t>) allow selection of one or both validate addresses and block invalid/blank entries. Log each send with document reference, recipients, sender, date/time.</w:t>
      </w:r>
      <w:r>
        <w:t> </w:t>
      </w:r>
    </w:p>
    <w:p w14:paraId="0B1302A1" w14:textId="1B72F545" w:rsidR="00E55AE0" w:rsidRPr="00E55AE0" w:rsidRDefault="00E55AE0" w:rsidP="00E55AE0">
      <w:pPr>
        <w:numPr>
          <w:ilvl w:val="0"/>
          <w:numId w:val="27"/>
        </w:numPr>
      </w:pPr>
      <w:r w:rsidRPr="00E55AE0">
        <w:rPr>
          <w:lang w:val="en-US"/>
        </w:rPr>
        <w:t>OLA004 : Correspondence logging: Automatically log every outgoing letter/form with officer ID, incident/claim number, template/document type, correspondence type, date/time sent, delivery method, recipient email and sender.</w:t>
      </w:r>
      <w:r w:rsidRPr="00E55AE0">
        <w:t> </w:t>
      </w:r>
    </w:p>
    <w:p w14:paraId="7358881E" w14:textId="77777777" w:rsidR="00E55AE0" w:rsidRPr="00E55AE0" w:rsidRDefault="00E55AE0" w:rsidP="00E55AE0">
      <w:pPr>
        <w:numPr>
          <w:ilvl w:val="0"/>
          <w:numId w:val="28"/>
        </w:numPr>
      </w:pPr>
      <w:r w:rsidRPr="00E55AE0">
        <w:rPr>
          <w:lang w:val="en-US"/>
        </w:rPr>
        <w:t>OLA005 : Date Received field: Add mandatory Date Received (DD/MM/YYYY) for new uploads editable if blank on existing records linked to correct WC/incident number. Display in Document Overview and reports audit all create/edit actions allow default/flag (Unknown) when date is unknown.</w:t>
      </w:r>
      <w:r w:rsidRPr="00E55AE0">
        <w:t> </w:t>
      </w:r>
    </w:p>
    <w:p w14:paraId="266AD87E" w14:textId="77777777" w:rsidR="00E55AE0" w:rsidRPr="00E55AE0" w:rsidRDefault="00E55AE0" w:rsidP="00E55AE0">
      <w:pPr>
        <w:numPr>
          <w:ilvl w:val="0"/>
          <w:numId w:val="29"/>
        </w:numPr>
      </w:pPr>
      <w:r w:rsidRPr="00E55AE0">
        <w:rPr>
          <w:lang w:val="en-US"/>
        </w:rPr>
        <w:t>OLA006 : Document upload: Allow upload of documents/correspondence (PDF, DOCX, XLSX, images, etc.) linked to claim/incident/employee. Require selection of category (OLA007) and subcategory (OLA008) at upload apply naming convention [IncidentNo]_[Category]_[Date]_[UserInitials].ext show immediately in Document Overview audit uploader, time, linkage. Block save on unsupported type/oversize or missing category/subcategory with clear error logging.</w:t>
      </w:r>
      <w:r w:rsidRPr="00E55AE0">
        <w:t> </w:t>
      </w:r>
    </w:p>
    <w:p w14:paraId="6C001B55" w14:textId="77777777" w:rsidR="00E55AE0" w:rsidRPr="00E55AE0" w:rsidRDefault="00E55AE0" w:rsidP="00E55AE0">
      <w:pPr>
        <w:numPr>
          <w:ilvl w:val="0"/>
          <w:numId w:val="30"/>
        </w:numPr>
      </w:pPr>
      <w:r w:rsidRPr="00E55AE0">
        <w:rPr>
          <w:lang w:val="en-US"/>
        </w:rPr>
        <w:t>OLA007 : Categories: Provide categories EPSS On Duty and EPSS Off Duty in relevant OLIMS upload/overview screens apply role based visibility consistent with existing OLIMS.</w:t>
      </w:r>
      <w:r w:rsidRPr="00E55AE0">
        <w:t> </w:t>
      </w:r>
    </w:p>
    <w:p w14:paraId="5B25899B" w14:textId="280FBFC1" w:rsidR="00E55AE0" w:rsidRPr="00E55AE0" w:rsidRDefault="00E55AE0" w:rsidP="00E55AE0">
      <w:pPr>
        <w:numPr>
          <w:ilvl w:val="0"/>
          <w:numId w:val="31"/>
        </w:numPr>
      </w:pPr>
      <w:r w:rsidRPr="00E55AE0">
        <w:rPr>
          <w:lang w:val="en-US"/>
        </w:rPr>
        <w:t>OLA008 : Subcategories: Provide mandatory subcategories (Period 1, Period 2, Period 3, Commencement, Recommencement, Request for Review, Dispute, Cessation, Finalisation, Recoveries). Show in Document Overview and reporting filters.</w:t>
      </w:r>
      <w:r w:rsidRPr="00E55AE0">
        <w:t> </w:t>
      </w:r>
    </w:p>
    <w:p w14:paraId="4A1CF7B8" w14:textId="77777777" w:rsidR="00E55AE0" w:rsidRPr="00E55AE0" w:rsidRDefault="00E55AE0" w:rsidP="00E55AE0">
      <w:pPr>
        <w:numPr>
          <w:ilvl w:val="0"/>
          <w:numId w:val="32"/>
        </w:numPr>
      </w:pPr>
      <w:r w:rsidRPr="00E55AE0">
        <w:rPr>
          <w:lang w:val="en-US"/>
        </w:rPr>
        <w:t>OLA009 : Document Overview reporting: Report on all inbound/outbound documents with selection by Employee No., Incident No., Document Category, Subcategory, Duty Type, Direction, Date From/To. Output columns: Employee No., Incident No., Claim No., Duty Type, Direction, Document Category/Subcategory, Document Title, Receiver Type/Name, Distribution Method, Email ID, Date Processed, Time Sent, Date Received, Comments, EPSS Claim Advisor, EPSS Supervisor, Modified By/On/At. </w:t>
      </w:r>
      <w:r w:rsidRPr="00E55AE0">
        <w:t> </w:t>
      </w:r>
    </w:p>
    <w:p w14:paraId="545823B6" w14:textId="11C9D973" w:rsidR="00E55AE0" w:rsidRPr="00E55AE0" w:rsidRDefault="00E55AE0" w:rsidP="00E55AE0">
      <w:pPr>
        <w:numPr>
          <w:ilvl w:val="0"/>
          <w:numId w:val="33"/>
        </w:numPr>
      </w:pPr>
      <w:r w:rsidRPr="00E55AE0">
        <w:rPr>
          <w:lang w:val="en-US"/>
        </w:rPr>
        <w:t>OLA010 : Document deletion: Allow </w:t>
      </w:r>
      <w:r w:rsidR="00C55436" w:rsidRPr="00E55AE0">
        <w:rPr>
          <w:lang w:val="en-US"/>
        </w:rPr>
        <w:t>authorized</w:t>
      </w:r>
      <w:r w:rsidRPr="00E55AE0">
        <w:rPr>
          <w:lang w:val="en-US"/>
        </w:rPr>
        <w:t> users to delete documents from Document Overview require mandatory comment. Deleted documents are retained in audit logs for compliance.</w:t>
      </w:r>
      <w:r w:rsidRPr="00E55AE0">
        <w:t> </w:t>
      </w:r>
    </w:p>
    <w:p w14:paraId="545EDD19" w14:textId="77777777" w:rsidR="00E55AE0" w:rsidRPr="00E55AE0" w:rsidRDefault="00E55AE0" w:rsidP="00E55AE0">
      <w:pPr>
        <w:numPr>
          <w:ilvl w:val="0"/>
          <w:numId w:val="34"/>
        </w:numPr>
      </w:pPr>
      <w:r w:rsidRPr="00E55AE0">
        <w:rPr>
          <w:lang w:val="en-US"/>
        </w:rPr>
        <w:t>OLA011 : Audit log: Record audit entries for document uploads, sends, modifications, deletions, overrides, and deletion actions prevent action if audit write fails. Provide audit access and export to EPSS Claims Officers and Supervisors.</w:t>
      </w:r>
      <w:r w:rsidRPr="00E55AE0">
        <w:t> </w:t>
      </w:r>
    </w:p>
    <w:p w14:paraId="5654FC12" w14:textId="77777777" w:rsidR="00E55AE0" w:rsidRPr="00E55AE0" w:rsidRDefault="00E55AE0" w:rsidP="00E55AE0">
      <w:pPr>
        <w:numPr>
          <w:ilvl w:val="0"/>
          <w:numId w:val="35"/>
        </w:numPr>
      </w:pPr>
      <w:r w:rsidRPr="00E55AE0">
        <w:rPr>
          <w:lang w:val="en-US"/>
        </w:rPr>
        <w:t>OLA012 : EPSS Notes: Automatically record every upload via EPSS Case Management as an EPSS Note (dedicated section) with metadata (document title, upload datetime, uploader, category/subcategory, Date Received, Comments). Do not create EPSS Note if upload fails audit creation/modification/deletion if permitted.</w:t>
      </w:r>
      <w:r w:rsidRPr="00E55AE0">
        <w:t> </w:t>
      </w:r>
    </w:p>
    <w:p w14:paraId="15571F46" w14:textId="77777777" w:rsidR="00E55AE0" w:rsidRPr="00E55AE0" w:rsidRDefault="00E55AE0" w:rsidP="00E55AE0">
      <w:pPr>
        <w:numPr>
          <w:ilvl w:val="0"/>
          <w:numId w:val="36"/>
        </w:numPr>
      </w:pPr>
      <w:r w:rsidRPr="00E55AE0">
        <w:rPr>
          <w:lang w:val="en-US"/>
        </w:rPr>
        <w:t>OLA013 : Additional fields in Document Overview: Add Date Received and Comments fields to Document Overview and import/upload workflows.</w:t>
      </w:r>
      <w:r w:rsidRPr="00E55AE0">
        <w:t> </w:t>
      </w:r>
    </w:p>
    <w:p w14:paraId="4A578703" w14:textId="77777777" w:rsidR="00E55AE0" w:rsidRDefault="00E55AE0" w:rsidP="00E55AE0">
      <w:pPr>
        <w:numPr>
          <w:ilvl w:val="0"/>
          <w:numId w:val="37"/>
        </w:numPr>
      </w:pPr>
      <w:r w:rsidRPr="00E55AE0">
        <w:rPr>
          <w:lang w:val="en-US"/>
        </w:rPr>
        <w:t>OLA014 : Compliance and SLA reporting: Ensure all inbound/outbound EPSS documents are included in compliance/SLA reporting support filters by date range, employee, incident, category, subcategory, and direction.</w:t>
      </w:r>
      <w:r w:rsidRPr="00E55AE0">
        <w:t> </w:t>
      </w:r>
    </w:p>
    <w:p w14:paraId="4F47D598" w14:textId="12643EB8" w:rsidR="00E71680" w:rsidRPr="009C084F" w:rsidRDefault="00782FFF" w:rsidP="00782FFF">
      <w:pPr>
        <w:pStyle w:val="ListParagraph"/>
        <w:numPr>
          <w:ilvl w:val="0"/>
          <w:numId w:val="37"/>
        </w:numPr>
        <w:shd w:val="clear" w:color="auto" w:fill="FFFFFF" w:themeFill="background1"/>
        <w:spacing w:before="60" w:after="120"/>
        <w:rPr>
          <w:rFonts w:ascii="Arial" w:eastAsia="Arial Nova" w:hAnsi="Arial" w:cs="Arial"/>
        </w:rPr>
      </w:pPr>
      <w:r w:rsidRPr="009C084F">
        <w:rPr>
          <w:rFonts w:ascii="Arial" w:eastAsia="Arial Nova" w:hAnsi="Arial" w:cs="Arial"/>
          <w:color w:val="000000" w:themeColor="text1"/>
        </w:rPr>
        <w:t xml:space="preserve">OLA015 </w:t>
      </w:r>
      <w:r w:rsidR="00E85331">
        <w:rPr>
          <w:rFonts w:ascii="Arial" w:eastAsia="Arial Nova" w:hAnsi="Arial" w:cs="Arial"/>
          <w:color w:val="000000" w:themeColor="text1"/>
        </w:rPr>
        <w:t xml:space="preserve">: </w:t>
      </w:r>
      <w:r w:rsidR="00E71680" w:rsidRPr="009C084F">
        <w:rPr>
          <w:rFonts w:ascii="Arial" w:eastAsia="Arial Nova" w:hAnsi="Arial" w:cs="Arial"/>
        </w:rPr>
        <w:t xml:space="preserve">Correspondence sent from EPSS OLIMS to show the sent from as </w:t>
      </w:r>
      <w:hyperlink r:id="rId34" w:history="1">
        <w:r w:rsidR="00E71680" w:rsidRPr="00782FFF">
          <w:rPr>
            <w:rStyle w:val="Hyperlink"/>
            <w:rFonts w:ascii="Arial" w:eastAsia="Arial Nova" w:hAnsi="Arial" w:cs="Arial"/>
          </w:rPr>
          <w:t>EPSS-CLAIMS@police.nsw.gov.au</w:t>
        </w:r>
      </w:hyperlink>
    </w:p>
    <w:p w14:paraId="0579259A" w14:textId="7E3072D7" w:rsidR="00D24552" w:rsidRPr="009C084F" w:rsidRDefault="00D24552" w:rsidP="009C084F">
      <w:pPr>
        <w:pStyle w:val="pf0"/>
        <w:numPr>
          <w:ilvl w:val="1"/>
          <w:numId w:val="37"/>
        </w:numPr>
        <w:shd w:val="clear" w:color="auto" w:fill="FFFFFF" w:themeFill="background1"/>
        <w:spacing w:before="60" w:after="120"/>
        <w:rPr>
          <w:rFonts w:ascii="Arial" w:eastAsia="Arial Nova" w:hAnsi="Arial" w:cs="Arial"/>
        </w:rPr>
      </w:pPr>
      <w:r>
        <w:rPr>
          <w:rStyle w:val="cf01"/>
        </w:rPr>
        <w:t>Allow the “sent from” from the current restricted ‘SAP email ID’ to a nominated NSWPF smac box to allow reply responses and show on the sent email.</w:t>
      </w:r>
    </w:p>
    <w:p w14:paraId="77002727" w14:textId="3621B72A" w:rsidR="00E85331" w:rsidRDefault="00E85331" w:rsidP="00782FFF">
      <w:pPr>
        <w:pStyle w:val="ListParagraph"/>
        <w:numPr>
          <w:ilvl w:val="0"/>
          <w:numId w:val="37"/>
        </w:numPr>
        <w:shd w:val="clear" w:color="auto" w:fill="FFFFFF" w:themeFill="background1"/>
        <w:spacing w:before="60" w:after="120"/>
        <w:rPr>
          <w:rFonts w:ascii="Arial" w:eastAsia="Arial Nova" w:hAnsi="Arial" w:cs="Arial"/>
        </w:rPr>
      </w:pPr>
      <w:r>
        <w:rPr>
          <w:rFonts w:ascii="Arial" w:eastAsia="Arial Nova" w:hAnsi="Arial" w:cs="Arial"/>
        </w:rPr>
        <w:t>OLA016 : The correspondence screen is to be enhanced to allow for EPSS correspondence to be sent and allow for the employee’s work email to be an option to send correspondence utilising IT0105 sub type MEMO</w:t>
      </w:r>
      <w:r w:rsidR="000C0DB7">
        <w:rPr>
          <w:rFonts w:ascii="Arial" w:eastAsia="Arial Nova" w:hAnsi="Arial" w:cs="Arial"/>
        </w:rPr>
        <w:t>.</w:t>
      </w:r>
    </w:p>
    <w:p w14:paraId="1AE35BFA" w14:textId="307EE1F3" w:rsidR="00E55AE0" w:rsidRPr="00E55AE0" w:rsidRDefault="00E55AE0" w:rsidP="00A742C2">
      <w:pPr>
        <w:pStyle w:val="Heading4"/>
        <w:rPr>
          <w:rFonts w:ascii="Calibri Light" w:eastAsia="Calibri Light" w:hAnsi="Calibri Light" w:cs="Calibri Light"/>
        </w:rPr>
      </w:pPr>
      <w:bookmarkStart w:id="203" w:name="_Toc206063687"/>
      <w:bookmarkStart w:id="204" w:name="_Toc241226882"/>
      <w:r w:rsidRPr="00E55AE0">
        <w:rPr>
          <w:rFonts w:ascii="Calibri Light" w:eastAsia="Calibri Light" w:hAnsi="Calibri Light" w:cs="Calibri Light"/>
        </w:rPr>
        <w:t>Out of scope for Document Generation</w:t>
      </w:r>
      <w:bookmarkEnd w:id="203"/>
      <w:bookmarkEnd w:id="204"/>
      <w:r w:rsidRPr="00E55AE0">
        <w:rPr>
          <w:rFonts w:ascii="Calibri Light" w:eastAsia="Calibri Light" w:hAnsi="Calibri Light" w:cs="Calibri Light"/>
        </w:rPr>
        <w:t> </w:t>
      </w:r>
    </w:p>
    <w:p w14:paraId="1F4C5027" w14:textId="77777777" w:rsidR="00E55AE0" w:rsidRPr="00E55AE0" w:rsidRDefault="00E55AE0" w:rsidP="00E55AE0">
      <w:pPr>
        <w:numPr>
          <w:ilvl w:val="0"/>
          <w:numId w:val="38"/>
        </w:numPr>
      </w:pPr>
      <w:r w:rsidRPr="00E55AE0">
        <w:rPr>
          <w:lang w:val="en-US"/>
        </w:rPr>
        <w:t>Redesign of TRIM archive integration mechanics outside documented contracts.</w:t>
      </w:r>
      <w:r w:rsidRPr="00E55AE0">
        <w:t> </w:t>
      </w:r>
    </w:p>
    <w:p w14:paraId="4DABA2D6" w14:textId="77777777" w:rsidR="00E55AE0" w:rsidRPr="00E55AE0" w:rsidRDefault="00E55AE0" w:rsidP="00E55AE0">
      <w:pPr>
        <w:numPr>
          <w:ilvl w:val="0"/>
          <w:numId w:val="39"/>
        </w:numPr>
      </w:pPr>
      <w:r w:rsidRPr="00E55AE0">
        <w:rPr>
          <w:lang w:val="en-US"/>
        </w:rPr>
        <w:t>Bulk template management or version control beyond single upload capability.</w:t>
      </w:r>
      <w:r w:rsidRPr="00E55AE0">
        <w:t> </w:t>
      </w:r>
    </w:p>
    <w:p w14:paraId="4C92CE33" w14:textId="77777777" w:rsidR="00E55AE0" w:rsidRPr="00E55AE0" w:rsidRDefault="00E55AE0" w:rsidP="00E55AE0">
      <w:pPr>
        <w:numPr>
          <w:ilvl w:val="0"/>
          <w:numId w:val="40"/>
        </w:numPr>
      </w:pPr>
      <w:r w:rsidRPr="00E55AE0">
        <w:rPr>
          <w:lang w:val="en-US"/>
        </w:rPr>
        <w:t>Historical document reclassification or retroactive category reassignment.</w:t>
      </w:r>
      <w:r w:rsidRPr="00E55AE0">
        <w:t> </w:t>
      </w:r>
    </w:p>
    <w:p w14:paraId="36FD47EE" w14:textId="77777777" w:rsidR="00E55AE0" w:rsidRPr="00E55AE0" w:rsidRDefault="00E55AE0" w:rsidP="00E55AE0">
      <w:pPr>
        <w:numPr>
          <w:ilvl w:val="0"/>
          <w:numId w:val="41"/>
        </w:numPr>
      </w:pPr>
      <w:r w:rsidRPr="00E55AE0">
        <w:rPr>
          <w:lang w:val="en-US"/>
        </w:rPr>
        <w:t>Changes to upstream SAP HR and payroll master data collection.</w:t>
      </w:r>
      <w:r w:rsidRPr="00E55AE0">
        <w:t> </w:t>
      </w:r>
    </w:p>
    <w:p w14:paraId="2DBD414A" w14:textId="77777777" w:rsidR="00E55AE0" w:rsidRPr="00E55AE0" w:rsidRDefault="00E55AE0" w:rsidP="00E55AE0">
      <w:pPr>
        <w:numPr>
          <w:ilvl w:val="0"/>
          <w:numId w:val="42"/>
        </w:numPr>
      </w:pPr>
      <w:r w:rsidRPr="00E55AE0">
        <w:rPr>
          <w:lang w:val="en-US"/>
        </w:rPr>
        <w:t>Redesign of core OLIMS security model outside access checks specified in this document.</w:t>
      </w:r>
      <w:r w:rsidRPr="00E55AE0">
        <w:t> </w:t>
      </w:r>
    </w:p>
    <w:p w14:paraId="507E86D4" w14:textId="310D3CED" w:rsidR="00E55AE0" w:rsidRPr="00E55AE0" w:rsidRDefault="00E55AE0" w:rsidP="00E55AE0">
      <w:pPr>
        <w:numPr>
          <w:ilvl w:val="0"/>
          <w:numId w:val="43"/>
        </w:numPr>
      </w:pPr>
      <w:r w:rsidRPr="00E55AE0">
        <w:rPr>
          <w:lang w:val="en-US"/>
        </w:rPr>
        <w:t>Bulk </w:t>
      </w:r>
      <w:r w:rsidR="004E55E2" w:rsidRPr="00E55AE0">
        <w:rPr>
          <w:lang w:val="en-US"/>
        </w:rPr>
        <w:t>recategorization</w:t>
      </w:r>
      <w:r w:rsidRPr="00E55AE0">
        <w:rPr>
          <w:lang w:val="en-US"/>
        </w:rPr>
        <w:t> and backfilling of existing documents.</w:t>
      </w:r>
      <w:r w:rsidRPr="00E55AE0">
        <w:t> </w:t>
      </w:r>
    </w:p>
    <w:p w14:paraId="5E66A068" w14:textId="28AE01A9" w:rsidR="00C97A7C" w:rsidRPr="00E55AE0" w:rsidRDefault="00C97A7C" w:rsidP="00C97A7C">
      <w:pPr>
        <w:pStyle w:val="Heading4"/>
        <w:rPr>
          <w:lang w:val="en-US"/>
        </w:rPr>
      </w:pPr>
      <w:bookmarkStart w:id="205" w:name="_Toc1205264468"/>
      <w:bookmarkStart w:id="206" w:name="_Toc241226883"/>
      <w:r>
        <w:rPr>
          <w:lang w:val="en-US"/>
        </w:rPr>
        <w:t>DTT</w:t>
      </w:r>
      <w:r w:rsidRPr="00E55AE0">
        <w:rPr>
          <w:lang w:val="en-US"/>
        </w:rPr>
        <w:t xml:space="preserve"> Detailed Technical design</w:t>
      </w:r>
      <w:bookmarkEnd w:id="205"/>
      <w:bookmarkEnd w:id="206"/>
    </w:p>
    <w:p w14:paraId="308C5A30" w14:textId="603DCA5A" w:rsidR="00E55AE0" w:rsidRPr="00E55AE0" w:rsidRDefault="00E923C1" w:rsidP="00E55AE0">
      <w:r>
        <w:rPr>
          <w:b/>
          <w:bCs/>
          <w:lang w:val="en-US"/>
        </w:rPr>
        <w:t>ABAP Objects to change</w:t>
      </w:r>
      <w:r w:rsidR="00E55AE0" w:rsidRPr="00E55AE0">
        <w:rPr>
          <w:lang w:val="en-US"/>
        </w:rPr>
        <w:t>:</w:t>
      </w:r>
      <w:r w:rsidR="00E55AE0" w:rsidRPr="00E55AE0">
        <w:t> </w:t>
      </w:r>
    </w:p>
    <w:p w14:paraId="36A3BAA2" w14:textId="77777777" w:rsidR="009365AF" w:rsidRPr="009365AF" w:rsidRDefault="009832D5">
      <w:pPr>
        <w:numPr>
          <w:ilvl w:val="0"/>
          <w:numId w:val="45"/>
        </w:numPr>
      </w:pPr>
      <w:r w:rsidRPr="009365AF">
        <w:rPr>
          <w:lang w:val="en-US"/>
        </w:rPr>
        <w:t xml:space="preserve">FM Z_OLIMS_IMP_CORRESPONDENCE Keep as entry point, add EPSS-aware routing/authorization checks </w:t>
      </w:r>
    </w:p>
    <w:p w14:paraId="280D61D9" w14:textId="4A6B5D4C" w:rsidR="009A1989" w:rsidRPr="009365AF" w:rsidRDefault="009A1989">
      <w:pPr>
        <w:numPr>
          <w:ilvl w:val="0"/>
          <w:numId w:val="45"/>
        </w:numPr>
      </w:pPr>
      <w:r w:rsidRPr="009A1989">
        <w:t>FM Z_OLIMS_UPDATE_DOCUMENT / Z_OLIMS_UPDATE_DOCUMENT_MD Extend for EPSS metadata rules and audit trigger calls</w:t>
      </w:r>
    </w:p>
    <w:p w14:paraId="5D782CCF" w14:textId="70B664B8" w:rsidR="00EA5495" w:rsidRPr="00EA5495" w:rsidRDefault="00EA5495" w:rsidP="00EA5495">
      <w:pPr>
        <w:numPr>
          <w:ilvl w:val="0"/>
          <w:numId w:val="45"/>
        </w:numPr>
      </w:pPr>
      <w:r w:rsidRPr="00EA5495">
        <w:t xml:space="preserve">FM Z_OLIMS_IMPORT_DOCUMENT / Z_OLIMS_IMPORT_DOCUMENT_MD Add mandatory EPSS metadata validation and naming/file checks </w:t>
      </w:r>
    </w:p>
    <w:p w14:paraId="51108F5D" w14:textId="076ABD01" w:rsidR="00C47263" w:rsidRPr="00EA5495" w:rsidRDefault="7BA56E00" w:rsidP="00EA5495">
      <w:pPr>
        <w:numPr>
          <w:ilvl w:val="0"/>
          <w:numId w:val="45"/>
        </w:numPr>
      </w:pPr>
      <w:r>
        <w:t>FM Z_OLIMS_DOCUMENT_OVERVIEW / Z_OLIMS_DOCUMENT_OVERVIEW_CAT</w:t>
      </w:r>
      <w:r w:rsidR="1CEF169C">
        <w:t>.</w:t>
      </w:r>
      <w:r>
        <w:t xml:space="preserve">  Add EPSS filter/output fields and deleted-record handling</w:t>
      </w:r>
    </w:p>
    <w:p w14:paraId="7DB39010" w14:textId="71996CED" w:rsidR="00284D77" w:rsidRPr="00EA5495" w:rsidRDefault="044C042C" w:rsidP="00EA5495">
      <w:pPr>
        <w:numPr>
          <w:ilvl w:val="0"/>
          <w:numId w:val="45"/>
        </w:numPr>
      </w:pPr>
      <w:r>
        <w:t>z_olims include forms (IMPORT_DOCUMENT*, CREATE_ARCHIVE*, UPDATE_INCOMING_DOC*, GET_DOCUMENT_OVERVIEW*, CALL_DELETE_DOCUMENT) Implement EPSS validation, metadata persistence, audit writes, delete behavior</w:t>
      </w:r>
    </w:p>
    <w:p w14:paraId="03FEA79E" w14:textId="56F66DBD" w:rsidR="008A003E" w:rsidRPr="00EA5495" w:rsidRDefault="008A003E">
      <w:pPr>
        <w:numPr>
          <w:ilvl w:val="0"/>
          <w:numId w:val="45"/>
        </w:numPr>
      </w:pPr>
      <w:r>
        <w:t>zhuolims_correspondence forms (CORRESPONDENCE, VALIDATE_CORRESPONDENCE, PROCESS_LETTERS, UPDATE_DOCUMENTS, GET_EMP_EMAIL, GET_EMP_HOME_EMAIL, GET_DOCUMENT_OVERVIEW, CALL_DELETE_DOCUMENT)  Update UI validation/send logging and  metadata/deletion controls.</w:t>
      </w:r>
    </w:p>
    <w:p w14:paraId="65E240CF" w14:textId="3F0DEE88" w:rsidR="00B86DCE" w:rsidRPr="00EA5495" w:rsidRDefault="00B86DCE">
      <w:pPr>
        <w:numPr>
          <w:ilvl w:val="0"/>
          <w:numId w:val="45"/>
        </w:numPr>
      </w:pPr>
      <w:r w:rsidRPr="00B86DCE">
        <w:t>ZCL_OLIMS_CLASS (PREPARE_CORRESPONDENCE, SEND_CORRESPONDENCE, SEND_EMAIL, GET_EMP_EMAIL, GET_EMP_HOME_EMAIL, TRIM_META_DATA) Align class</w:t>
      </w:r>
      <w:r>
        <w:t xml:space="preserve"> </w:t>
      </w:r>
      <w:r w:rsidRPr="00B86DCE">
        <w:t>with OLA rules and audit</w:t>
      </w:r>
      <w:r>
        <w:t>.</w:t>
      </w:r>
    </w:p>
    <w:p w14:paraId="7813B4E0" w14:textId="77777777" w:rsidR="00E55AE0" w:rsidRPr="00E55AE0" w:rsidRDefault="00E55AE0" w:rsidP="00E55AE0">
      <w:r w:rsidRPr="00E55AE0">
        <w:rPr>
          <w:b/>
          <w:bCs/>
          <w:lang w:val="en-US"/>
        </w:rPr>
        <w:t>Template Maintenance</w:t>
      </w:r>
      <w:r w:rsidRPr="00E55AE0">
        <w:rPr>
          <w:lang w:val="en-US"/>
        </w:rPr>
        <w:t>:</w:t>
      </w:r>
      <w:r w:rsidRPr="00E55AE0">
        <w:t> </w:t>
      </w:r>
    </w:p>
    <w:p w14:paraId="270EE8FE" w14:textId="77777777" w:rsidR="00E55AE0" w:rsidRPr="00E55AE0" w:rsidRDefault="00E55AE0" w:rsidP="00E55AE0">
      <w:pPr>
        <w:numPr>
          <w:ilvl w:val="0"/>
          <w:numId w:val="68"/>
        </w:numPr>
      </w:pPr>
      <w:r w:rsidRPr="00E55AE0">
        <w:rPr>
          <w:lang w:val="en-US"/>
        </w:rPr>
        <w:t>Add EPSS specific letter category values to the letter category domain and configuration.</w:t>
      </w:r>
      <w:r w:rsidRPr="00E55AE0">
        <w:t> </w:t>
      </w:r>
    </w:p>
    <w:p w14:paraId="020D163E" w14:textId="77777777" w:rsidR="00E55AE0" w:rsidRPr="00E55AE0" w:rsidRDefault="00E55AE0" w:rsidP="00E55AE0">
      <w:pPr>
        <w:numPr>
          <w:ilvl w:val="0"/>
          <w:numId w:val="69"/>
        </w:numPr>
      </w:pPr>
      <w:r w:rsidRPr="00E55AE0">
        <w:rPr>
          <w:lang w:val="en-US"/>
        </w:rPr>
        <w:t>Add EPSS letter maintenance menu entry under ZIM_MGRCS (Manager Claims Support menu)  &gt; Letter Maintenance  &gt; Letter Maintenance EPSS.</w:t>
      </w:r>
      <w:r w:rsidRPr="00E55AE0">
        <w:t> </w:t>
      </w:r>
    </w:p>
    <w:p w14:paraId="4B1B0451" w14:textId="77777777" w:rsidR="00E55AE0" w:rsidRPr="00E55AE0" w:rsidRDefault="00E55AE0" w:rsidP="00E55AE0">
      <w:pPr>
        <w:numPr>
          <w:ilvl w:val="0"/>
          <w:numId w:val="70"/>
        </w:numPr>
      </w:pPr>
      <w:r w:rsidRPr="00E55AE0">
        <w:rPr>
          <w:lang w:val="en-US"/>
        </w:rPr>
        <w:t>Filter existing letter maintenance views to EPSS letter categories when launched from EPSS menu node.</w:t>
      </w:r>
      <w:r w:rsidRPr="00E55AE0">
        <w:t> </w:t>
      </w:r>
    </w:p>
    <w:p w14:paraId="6CDCAA89" w14:textId="4A28CEA3" w:rsidR="00E55AE0" w:rsidRPr="00E55AE0" w:rsidRDefault="00E55AE0" w:rsidP="00A312AE">
      <w:pPr>
        <w:numPr>
          <w:ilvl w:val="0"/>
          <w:numId w:val="71"/>
        </w:numPr>
      </w:pPr>
      <w:r w:rsidRPr="00E55AE0">
        <w:rPr>
          <w:lang w:val="en-US"/>
        </w:rPr>
        <w:t>Audit template uploads, updates, and deletes with action type and result code.</w:t>
      </w:r>
      <w:r w:rsidRPr="00E55AE0">
        <w:t> </w:t>
      </w:r>
    </w:p>
    <w:p w14:paraId="4073C77C" w14:textId="5B04DBCF" w:rsidR="00E55AE0" w:rsidRPr="00E55AE0" w:rsidRDefault="00E55AE0" w:rsidP="0026706F">
      <w:pPr>
        <w:pStyle w:val="Heading4"/>
      </w:pPr>
      <w:bookmarkStart w:id="207" w:name="_Toc722102930"/>
      <w:bookmarkStart w:id="208" w:name="_Toc241226884"/>
      <w:r w:rsidRPr="00E55AE0">
        <w:rPr>
          <w:lang w:val="en-US"/>
        </w:rPr>
        <w:t>Reporting design specifics</w:t>
      </w:r>
      <w:r w:rsidR="006D6B69">
        <w:rPr>
          <w:lang w:val="en-US"/>
        </w:rPr>
        <w:t xml:space="preserve"> for NSWPF</w:t>
      </w:r>
      <w:r w:rsidRPr="00E55AE0">
        <w:rPr>
          <w:lang w:val="en-US"/>
        </w:rPr>
        <w:t>:</w:t>
      </w:r>
      <w:bookmarkEnd w:id="207"/>
      <w:bookmarkEnd w:id="208"/>
      <w:r w:rsidRPr="00E55AE0">
        <w:t> </w:t>
      </w:r>
    </w:p>
    <w:p w14:paraId="34B8C5A7" w14:textId="77777777" w:rsidR="00E55AE0" w:rsidRPr="00E55AE0" w:rsidRDefault="00E55AE0" w:rsidP="00E55AE0">
      <w:pPr>
        <w:numPr>
          <w:ilvl w:val="0"/>
          <w:numId w:val="139"/>
        </w:numPr>
      </w:pPr>
      <w:r w:rsidRPr="00E55AE0">
        <w:rPr>
          <w:lang w:val="en-US"/>
        </w:rPr>
        <w:t>Filters: Employee No., Incident No., Category, Subcategory, Direction, Date From/To (applies to both Date Processed and Date Received).</w:t>
      </w:r>
      <w:r w:rsidRPr="00E55AE0">
        <w:t> </w:t>
      </w:r>
    </w:p>
    <w:p w14:paraId="2F8356D5" w14:textId="77777777" w:rsidR="00E55AE0" w:rsidRPr="00E55AE0" w:rsidRDefault="00E55AE0" w:rsidP="00E55AE0">
      <w:pPr>
        <w:numPr>
          <w:ilvl w:val="0"/>
          <w:numId w:val="140"/>
        </w:numPr>
      </w:pPr>
      <w:r w:rsidRPr="00E55AE0">
        <w:rPr>
          <w:lang w:val="en-US"/>
        </w:rPr>
        <w:t>Columns: Employee No., Incident No., Claim No., Duty Type, Direction, Category, Subcategory, Document Title, Receiver Type, Receiver Name, Distribution Method, Email ID, Date Processed, Time Sent, Date Received, Comments, EPSS Claim Advisor, EPSS Supervisor, Modified By/On/At.</w:t>
      </w:r>
      <w:r w:rsidRPr="00E55AE0">
        <w:t> </w:t>
      </w:r>
    </w:p>
    <w:p w14:paraId="5CA707F0" w14:textId="77777777" w:rsidR="00E55AE0" w:rsidRPr="00E55AE0" w:rsidRDefault="00E55AE0" w:rsidP="00E55AE0">
      <w:pPr>
        <w:numPr>
          <w:ilvl w:val="0"/>
          <w:numId w:val="141"/>
        </w:numPr>
      </w:pPr>
      <w:r w:rsidRPr="00E55AE0">
        <w:rPr>
          <w:lang w:val="en-US"/>
        </w:rPr>
        <w:t>Data sources: key fields from document header, receiver fields from ZIM_IN_DOC_REC, EPSS metadata from ZIM_IN_DOC_EPSS, derived fields (Claim Number, Claim Advisor, Supervisor) from OLIMS assignment tables.</w:t>
      </w:r>
      <w:r w:rsidRPr="00E55AE0">
        <w:t> </w:t>
      </w:r>
    </w:p>
    <w:p w14:paraId="04727AF5" w14:textId="7AC1B80B" w:rsidR="00E55AE0" w:rsidRPr="00E55AE0" w:rsidRDefault="00E55AE0" w:rsidP="00E55AE0">
      <w:pPr>
        <w:numPr>
          <w:ilvl w:val="0"/>
          <w:numId w:val="143"/>
        </w:numPr>
      </w:pPr>
      <w:r w:rsidRPr="00E55AE0">
        <w:rPr>
          <w:lang w:val="en-US"/>
        </w:rPr>
        <w:t>Compliance/SLA reporting includes EPSS documents exclude failed sends/uploads from compliance counts while showing failure status in detail rows.</w:t>
      </w:r>
      <w:r w:rsidRPr="00E55AE0">
        <w:t> </w:t>
      </w:r>
    </w:p>
    <w:p w14:paraId="094A668F" w14:textId="79C9C65A" w:rsidR="71F8753F" w:rsidRDefault="00E14B03" w:rsidP="61F6F7EC">
      <w:pPr>
        <w:pStyle w:val="Heading2"/>
        <w:numPr>
          <w:ilvl w:val="1"/>
          <w:numId w:val="11"/>
        </w:numPr>
      </w:pPr>
      <w:bookmarkStart w:id="209" w:name="_Toc550842487"/>
      <w:bookmarkStart w:id="210" w:name="_Toc1670580353"/>
      <w:bookmarkStart w:id="211" w:name="_Toc241226885"/>
      <w:r>
        <w:t>(</w:t>
      </w:r>
      <w:r w:rsidR="00E55AE0">
        <w:t>2.3.4.</w:t>
      </w:r>
      <w:r w:rsidR="71F8753F">
        <w:t>3) Request for Review tab</w:t>
      </w:r>
      <w:bookmarkEnd w:id="209"/>
      <w:bookmarkEnd w:id="210"/>
      <w:bookmarkEnd w:id="211"/>
    </w:p>
    <w:p w14:paraId="10BFB531" w14:textId="08AB0652" w:rsidR="71F8753F" w:rsidRDefault="71F8753F" w:rsidP="61F6F7EC">
      <w:pPr>
        <w:pStyle w:val="Heading4"/>
        <w:rPr>
          <w:rFonts w:ascii="Calibri Light" w:eastAsia="Calibri Light" w:hAnsi="Calibri Light" w:cs="Calibri Light"/>
        </w:rPr>
      </w:pPr>
      <w:bookmarkStart w:id="212" w:name="_Toc1992558213"/>
      <w:bookmarkStart w:id="213" w:name="_Toc241226886"/>
      <w:r w:rsidRPr="61F6F7EC">
        <w:rPr>
          <w:rFonts w:ascii="Calibri Light" w:eastAsia="Calibri Light" w:hAnsi="Calibri Light" w:cs="Calibri Light"/>
        </w:rPr>
        <w:t>Current Setup</w:t>
      </w:r>
      <w:bookmarkEnd w:id="212"/>
      <w:bookmarkEnd w:id="213"/>
    </w:p>
    <w:p w14:paraId="79CE78EE" w14:textId="1E23EE84" w:rsidR="71F8753F" w:rsidRDefault="71F8753F" w:rsidP="61F6F7EC">
      <w:pPr>
        <w:spacing w:before="210" w:after="210" w:line="300" w:lineRule="auto"/>
        <w:rPr>
          <w:rFonts w:ascii="Segoe UI" w:eastAsia="Segoe UI" w:hAnsi="Segoe UI" w:cs="Segoe UI"/>
          <w:sz w:val="21"/>
          <w:szCs w:val="21"/>
        </w:rPr>
      </w:pPr>
      <w:r w:rsidRPr="61F6F7EC">
        <w:rPr>
          <w:rFonts w:ascii="Segoe UI" w:eastAsia="Segoe UI" w:hAnsi="Segoe UI" w:cs="Segoe UI"/>
          <w:sz w:val="21"/>
          <w:szCs w:val="21"/>
        </w:rPr>
        <w:t>The currently EPSS Request for Review tab has the Type of Review, Date From/To and Description only.</w:t>
      </w:r>
    </w:p>
    <w:p w14:paraId="566C8A6C" w14:textId="77777777" w:rsidR="002053F4" w:rsidRDefault="71F8753F" w:rsidP="002053F4">
      <w:pPr>
        <w:pStyle w:val="Heading4"/>
        <w:rPr>
          <w:rFonts w:ascii="Calibri Light" w:eastAsia="Calibri Light" w:hAnsi="Calibri Light" w:cs="Calibri Light"/>
        </w:rPr>
      </w:pPr>
      <w:bookmarkStart w:id="214" w:name="_Toc811300445"/>
      <w:bookmarkStart w:id="215" w:name="_Toc241226887"/>
      <w:r w:rsidRPr="74075BF2">
        <w:rPr>
          <w:rFonts w:ascii="Calibri Light" w:eastAsia="Calibri Light" w:hAnsi="Calibri Light" w:cs="Calibri Light"/>
        </w:rPr>
        <w:t>Business requirement</w:t>
      </w:r>
      <w:bookmarkEnd w:id="214"/>
      <w:bookmarkEnd w:id="215"/>
    </w:p>
    <w:p w14:paraId="180BB942" w14:textId="59601759" w:rsidR="71F8753F" w:rsidRDefault="71F8753F" w:rsidP="61F6F7EC">
      <w:pPr>
        <w:spacing w:before="210" w:after="210" w:line="300" w:lineRule="auto"/>
        <w:rPr>
          <w:rFonts w:ascii="Segoe UI" w:eastAsia="Segoe UI" w:hAnsi="Segoe UI" w:cs="Segoe UI"/>
          <w:sz w:val="21"/>
          <w:szCs w:val="21"/>
        </w:rPr>
      </w:pPr>
      <w:r w:rsidRPr="61F6F7EC">
        <w:rPr>
          <w:rFonts w:ascii="Segoe UI" w:eastAsia="Segoe UI" w:hAnsi="Segoe UI" w:cs="Segoe UI"/>
          <w:sz w:val="21"/>
          <w:szCs w:val="21"/>
        </w:rPr>
        <w:t>The business requires to add new fields in the Request for Review tab.</w:t>
      </w:r>
    </w:p>
    <w:p w14:paraId="0D556169" w14:textId="3797F137" w:rsidR="71F8753F" w:rsidRDefault="71F8753F" w:rsidP="61F6F7EC">
      <w:pPr>
        <w:pStyle w:val="Heading4"/>
        <w:rPr>
          <w:rFonts w:ascii="Calibri Light" w:eastAsia="Calibri Light" w:hAnsi="Calibri Light" w:cs="Calibri Light"/>
        </w:rPr>
      </w:pPr>
      <w:bookmarkStart w:id="216" w:name="_Toc1449545067"/>
      <w:bookmarkStart w:id="217" w:name="_Toc241226888"/>
      <w:r w:rsidRPr="61F6F7EC">
        <w:rPr>
          <w:lang w:val="en-US"/>
        </w:rPr>
        <w:t>DTT Detailed Technical design</w:t>
      </w:r>
      <w:bookmarkEnd w:id="216"/>
      <w:bookmarkEnd w:id="217"/>
    </w:p>
    <w:p w14:paraId="34C5F56E" w14:textId="38F4E20C" w:rsidR="71F8753F" w:rsidRDefault="71F8753F" w:rsidP="61F6F7EC">
      <w:pPr>
        <w:keepNext/>
        <w:keepLines/>
      </w:pPr>
      <w:r>
        <w:t>New domains will be created:</w:t>
      </w:r>
    </w:p>
    <w:p w14:paraId="16786DF2" w14:textId="43499299" w:rsidR="71F8753F" w:rsidRDefault="71F8753F" w:rsidP="61F6F7EC">
      <w:pPr>
        <w:pStyle w:val="ListParagraph"/>
        <w:keepNext/>
        <w:keepLines/>
        <w:numPr>
          <w:ilvl w:val="0"/>
          <w:numId w:val="4"/>
        </w:numPr>
      </w:pPr>
      <w:r w:rsidRPr="61F6F7EC">
        <w:rPr>
          <w:rFonts w:ascii="Segoe UI" w:eastAsia="Segoe UI" w:hAnsi="Segoe UI" w:cs="Segoe UI"/>
          <w:color w:val="000000" w:themeColor="text1"/>
          <w:sz w:val="21"/>
          <w:szCs w:val="21"/>
        </w:rPr>
        <w:t>New domain ZIM_REVIEW_CATEG will be created which will have the following values:</w:t>
      </w:r>
    </w:p>
    <w:p w14:paraId="5B104A98" w14:textId="4D679472" w:rsidR="71F8753F" w:rsidRDefault="71F8753F" w:rsidP="61F6F7EC">
      <w:pPr>
        <w:pStyle w:val="ListParagraph"/>
        <w:keepNext/>
        <w:keepLines/>
        <w:numPr>
          <w:ilvl w:val="1"/>
          <w:numId w:val="4"/>
        </w:numPr>
      </w:pPr>
      <w:r>
        <w:t>Query</w:t>
      </w:r>
    </w:p>
    <w:p w14:paraId="7F9B32B0" w14:textId="39343D4E" w:rsidR="71F8753F" w:rsidRDefault="71F8753F" w:rsidP="61F6F7EC">
      <w:pPr>
        <w:pStyle w:val="ListParagraph"/>
        <w:keepNext/>
        <w:keepLines/>
        <w:numPr>
          <w:ilvl w:val="1"/>
          <w:numId w:val="4"/>
        </w:numPr>
      </w:pPr>
      <w:r>
        <w:t>Complaint</w:t>
      </w:r>
    </w:p>
    <w:p w14:paraId="6C016D98" w14:textId="137304F8" w:rsidR="71F8753F" w:rsidRDefault="71F8753F" w:rsidP="61F6F7EC">
      <w:pPr>
        <w:pStyle w:val="ListParagraph"/>
        <w:keepNext/>
        <w:keepLines/>
        <w:numPr>
          <w:ilvl w:val="1"/>
          <w:numId w:val="4"/>
        </w:numPr>
      </w:pPr>
      <w:r>
        <w:t>Dispute</w:t>
      </w:r>
      <w:r>
        <w:br/>
      </w:r>
    </w:p>
    <w:p w14:paraId="110D920D" w14:textId="3B950462" w:rsidR="71F8753F" w:rsidRDefault="71F8753F" w:rsidP="61F6F7EC">
      <w:pPr>
        <w:pStyle w:val="ListParagraph"/>
        <w:keepNext/>
        <w:keepLines/>
        <w:numPr>
          <w:ilvl w:val="0"/>
          <w:numId w:val="4"/>
        </w:numPr>
      </w:pPr>
      <w:r w:rsidRPr="61F6F7EC">
        <w:rPr>
          <w:rFonts w:ascii="Segoe UI" w:eastAsia="Segoe UI" w:hAnsi="Segoe UI" w:cs="Segoe UI"/>
          <w:color w:val="000000" w:themeColor="text1"/>
          <w:sz w:val="21"/>
          <w:szCs w:val="21"/>
        </w:rPr>
        <w:t>New domain ZIM_COMPL_REQUESTOR will be created which will have the following values:</w:t>
      </w:r>
    </w:p>
    <w:p w14:paraId="31FB83BC" w14:textId="5152FC36" w:rsidR="71F8753F" w:rsidRDefault="71F8753F" w:rsidP="61F6F7EC">
      <w:pPr>
        <w:pStyle w:val="ListParagraph"/>
        <w:keepNext/>
        <w:keepLines/>
        <w:numPr>
          <w:ilvl w:val="1"/>
          <w:numId w:val="4"/>
        </w:numPr>
      </w:pPr>
      <w:r>
        <w:t>Claimant</w:t>
      </w:r>
    </w:p>
    <w:p w14:paraId="25864E9D" w14:textId="2CFFDB4A" w:rsidR="71F8753F" w:rsidRDefault="71F8753F" w:rsidP="61F6F7EC">
      <w:pPr>
        <w:pStyle w:val="ListParagraph"/>
        <w:numPr>
          <w:ilvl w:val="1"/>
          <w:numId w:val="4"/>
        </w:numPr>
      </w:pPr>
      <w:r>
        <w:t>Internal</w:t>
      </w:r>
    </w:p>
    <w:p w14:paraId="043D2E3D" w14:textId="586A2616" w:rsidR="71F8753F" w:rsidRDefault="71F8753F" w:rsidP="61F6F7EC">
      <w:pPr>
        <w:pStyle w:val="ListParagraph"/>
        <w:numPr>
          <w:ilvl w:val="1"/>
          <w:numId w:val="4"/>
        </w:numPr>
      </w:pPr>
      <w:r>
        <w:t>Solicitor</w:t>
      </w:r>
    </w:p>
    <w:p w14:paraId="207FC6C5" w14:textId="0E7291A5" w:rsidR="71F8753F" w:rsidRDefault="71F8753F" w:rsidP="61F6F7EC">
      <w:pPr>
        <w:pStyle w:val="ListParagraph"/>
        <w:numPr>
          <w:ilvl w:val="1"/>
          <w:numId w:val="4"/>
        </w:numPr>
      </w:pPr>
      <w:r>
        <w:t>PANSW</w:t>
      </w:r>
    </w:p>
    <w:p w14:paraId="24F94264" w14:textId="7F6A2591" w:rsidR="71F8753F" w:rsidRDefault="71F8753F" w:rsidP="61F6F7EC">
      <w:pPr>
        <w:pStyle w:val="ListParagraph"/>
        <w:numPr>
          <w:ilvl w:val="1"/>
          <w:numId w:val="4"/>
        </w:numPr>
      </w:pPr>
      <w:r>
        <w:t>Other</w:t>
      </w:r>
    </w:p>
    <w:p w14:paraId="701D0A29" w14:textId="6654090E" w:rsidR="61F6F7EC" w:rsidRDefault="61F6F7EC" w:rsidP="61F6F7EC">
      <w:pPr>
        <w:pStyle w:val="ListParagraph"/>
        <w:keepNext/>
        <w:keepLines/>
        <w:ind w:left="1440"/>
      </w:pPr>
    </w:p>
    <w:p w14:paraId="6566AA67" w14:textId="1514E503" w:rsidR="71F8753F" w:rsidRDefault="71F8753F" w:rsidP="61F6F7EC">
      <w:pPr>
        <w:pStyle w:val="ListParagraph"/>
        <w:keepNext/>
        <w:keepLines/>
        <w:numPr>
          <w:ilvl w:val="0"/>
          <w:numId w:val="4"/>
        </w:numPr>
      </w:pPr>
      <w:r w:rsidRPr="61F6F7EC">
        <w:rPr>
          <w:rFonts w:ascii="Segoe UI" w:eastAsia="Segoe UI" w:hAnsi="Segoe UI" w:cs="Segoe UI"/>
          <w:color w:val="000000" w:themeColor="text1"/>
          <w:sz w:val="21"/>
          <w:szCs w:val="21"/>
        </w:rPr>
        <w:t>New domain ZIM_DISP_REQUESTOR will be created which will have the following values:</w:t>
      </w:r>
    </w:p>
    <w:p w14:paraId="206E204E" w14:textId="156472BE" w:rsidR="71F8753F" w:rsidRDefault="71F8753F" w:rsidP="61F6F7EC">
      <w:pPr>
        <w:pStyle w:val="ListParagraph"/>
        <w:keepNext/>
        <w:keepLines/>
        <w:numPr>
          <w:ilvl w:val="1"/>
          <w:numId w:val="4"/>
        </w:numPr>
      </w:pPr>
      <w:r>
        <w:t>Claimant</w:t>
      </w:r>
    </w:p>
    <w:p w14:paraId="1A67D11A" w14:textId="7BE86694" w:rsidR="71F8753F" w:rsidRDefault="71F8753F" w:rsidP="61F6F7EC">
      <w:pPr>
        <w:pStyle w:val="ListParagraph"/>
        <w:keepNext/>
        <w:keepLines/>
        <w:numPr>
          <w:ilvl w:val="1"/>
          <w:numId w:val="4"/>
        </w:numPr>
      </w:pPr>
      <w:r>
        <w:t>Solicitor</w:t>
      </w:r>
    </w:p>
    <w:p w14:paraId="3BDEFA38" w14:textId="5F2D69BD" w:rsidR="71F8753F" w:rsidRDefault="71F8753F" w:rsidP="61F6F7EC">
      <w:pPr>
        <w:pStyle w:val="ListParagraph"/>
        <w:numPr>
          <w:ilvl w:val="1"/>
          <w:numId w:val="4"/>
        </w:numPr>
      </w:pPr>
      <w:r>
        <w:t>PANSW</w:t>
      </w:r>
    </w:p>
    <w:p w14:paraId="04193638" w14:textId="12394F27" w:rsidR="71F8753F" w:rsidRDefault="71F8753F" w:rsidP="61F6F7EC">
      <w:pPr>
        <w:pStyle w:val="ListParagraph"/>
        <w:numPr>
          <w:ilvl w:val="1"/>
          <w:numId w:val="4"/>
        </w:numPr>
      </w:pPr>
      <w:r>
        <w:t>Personal Injury Commission</w:t>
      </w:r>
    </w:p>
    <w:p w14:paraId="0B06567F" w14:textId="362131EB" w:rsidR="71F8753F" w:rsidRDefault="71F8753F" w:rsidP="61F6F7EC">
      <w:pPr>
        <w:pStyle w:val="ListParagraph"/>
        <w:numPr>
          <w:ilvl w:val="1"/>
          <w:numId w:val="4"/>
        </w:numPr>
      </w:pPr>
      <w:r>
        <w:t>Industrial Relations Commission</w:t>
      </w:r>
    </w:p>
    <w:p w14:paraId="35FB0E29" w14:textId="388CB7BD" w:rsidR="71F8753F" w:rsidRDefault="71F8753F" w:rsidP="61F6F7EC">
      <w:pPr>
        <w:pStyle w:val="ListParagraph"/>
        <w:numPr>
          <w:ilvl w:val="1"/>
          <w:numId w:val="4"/>
        </w:numPr>
      </w:pPr>
      <w:r>
        <w:t>Other</w:t>
      </w:r>
    </w:p>
    <w:p w14:paraId="157EA3A2" w14:textId="1570E302" w:rsidR="61F6F7EC" w:rsidRDefault="61F6F7EC" w:rsidP="61F6F7EC">
      <w:pPr>
        <w:pStyle w:val="ListParagraph"/>
        <w:ind w:left="1440" w:hanging="360"/>
      </w:pPr>
    </w:p>
    <w:p w14:paraId="1CE271DD" w14:textId="10ABB8DF" w:rsidR="71F8753F" w:rsidRDefault="71F8753F" w:rsidP="61F6F7EC">
      <w:pPr>
        <w:pStyle w:val="ListParagraph"/>
        <w:keepNext/>
        <w:keepLines/>
        <w:numPr>
          <w:ilvl w:val="0"/>
          <w:numId w:val="4"/>
        </w:numPr>
      </w:pPr>
      <w:r w:rsidRPr="61F6F7EC">
        <w:rPr>
          <w:rFonts w:ascii="Segoe UI" w:eastAsia="Segoe UI" w:hAnsi="Segoe UI" w:cs="Segoe UI"/>
          <w:color w:val="000000" w:themeColor="text1"/>
          <w:sz w:val="21"/>
          <w:szCs w:val="21"/>
        </w:rPr>
        <w:t>New domain ZIM_REV_TYPE_QUERY will be created which will have the following values:</w:t>
      </w:r>
    </w:p>
    <w:p w14:paraId="668D36EF" w14:textId="2AF2C5B8" w:rsidR="71F8753F" w:rsidRDefault="71F8753F" w:rsidP="61F6F7EC">
      <w:pPr>
        <w:pStyle w:val="ListParagraph"/>
        <w:numPr>
          <w:ilvl w:val="1"/>
          <w:numId w:val="4"/>
        </w:numPr>
      </w:pPr>
      <w:r>
        <w:t>Policy / Factsheets / Coverage</w:t>
      </w:r>
    </w:p>
    <w:p w14:paraId="3E1DAAE4" w14:textId="37CBF670" w:rsidR="71F8753F" w:rsidRDefault="71F8753F" w:rsidP="61F6F7EC">
      <w:pPr>
        <w:pStyle w:val="ListParagraph"/>
        <w:numPr>
          <w:ilvl w:val="1"/>
          <w:numId w:val="4"/>
        </w:numPr>
      </w:pPr>
      <w:r>
        <w:t>Process</w:t>
      </w:r>
    </w:p>
    <w:p w14:paraId="57A0D5C0" w14:textId="6AD51BF1" w:rsidR="71F8753F" w:rsidRDefault="71F8753F" w:rsidP="61F6F7EC">
      <w:pPr>
        <w:pStyle w:val="ListParagraph"/>
        <w:numPr>
          <w:ilvl w:val="1"/>
          <w:numId w:val="4"/>
        </w:numPr>
      </w:pPr>
      <w:r>
        <w:t>Payment / Calculation</w:t>
      </w:r>
    </w:p>
    <w:p w14:paraId="5618B35D" w14:textId="246608A7" w:rsidR="71F8753F" w:rsidRDefault="71F8753F" w:rsidP="61F6F7EC">
      <w:pPr>
        <w:pStyle w:val="ListParagraph"/>
        <w:numPr>
          <w:ilvl w:val="1"/>
          <w:numId w:val="4"/>
        </w:numPr>
      </w:pPr>
      <w:r>
        <w:t>Follow up existing matter</w:t>
      </w:r>
    </w:p>
    <w:p w14:paraId="68A0B9E6" w14:textId="04B6B86A" w:rsidR="71F8753F" w:rsidRDefault="71F8753F" w:rsidP="61F6F7EC">
      <w:pPr>
        <w:pStyle w:val="ListParagraph"/>
        <w:numPr>
          <w:ilvl w:val="1"/>
          <w:numId w:val="4"/>
        </w:numPr>
      </w:pPr>
      <w:r>
        <w:t>Other</w:t>
      </w:r>
      <w:r>
        <w:br/>
      </w:r>
    </w:p>
    <w:p w14:paraId="69FC1273" w14:textId="0962F50C" w:rsidR="71F8753F" w:rsidRDefault="71F8753F" w:rsidP="61F6F7EC">
      <w:pPr>
        <w:pStyle w:val="ListParagraph"/>
        <w:numPr>
          <w:ilvl w:val="0"/>
          <w:numId w:val="4"/>
        </w:numPr>
      </w:pPr>
      <w:r w:rsidRPr="61F6F7EC">
        <w:rPr>
          <w:rFonts w:ascii="Segoe UI" w:eastAsia="Segoe UI" w:hAnsi="Segoe UI" w:cs="Segoe UI"/>
          <w:color w:val="000000" w:themeColor="text1"/>
          <w:sz w:val="21"/>
          <w:szCs w:val="21"/>
        </w:rPr>
        <w:t>New domain ZIM_REV_TYPE_COMPL will be created which will have the following values:</w:t>
      </w:r>
    </w:p>
    <w:p w14:paraId="5187F4B5" w14:textId="7DB25B73" w:rsidR="71F8753F" w:rsidRDefault="71F8753F" w:rsidP="61F6F7EC">
      <w:pPr>
        <w:pStyle w:val="ListParagraph"/>
        <w:numPr>
          <w:ilvl w:val="1"/>
          <w:numId w:val="4"/>
        </w:numPr>
      </w:pPr>
      <w:r>
        <w:t>Payment / Calculation</w:t>
      </w:r>
    </w:p>
    <w:p w14:paraId="3981B5E7" w14:textId="000EDFB4" w:rsidR="71F8753F" w:rsidRDefault="71F8753F" w:rsidP="61F6F7EC">
      <w:pPr>
        <w:pStyle w:val="ListParagraph"/>
        <w:numPr>
          <w:ilvl w:val="1"/>
          <w:numId w:val="4"/>
        </w:numPr>
      </w:pPr>
      <w:r>
        <w:t>Overpayment</w:t>
      </w:r>
    </w:p>
    <w:p w14:paraId="0EBE80C0" w14:textId="72550E31" w:rsidR="71F8753F" w:rsidRDefault="71F8753F" w:rsidP="61F6F7EC">
      <w:pPr>
        <w:pStyle w:val="ListParagraph"/>
        <w:numPr>
          <w:ilvl w:val="1"/>
          <w:numId w:val="4"/>
        </w:numPr>
      </w:pPr>
      <w:r>
        <w:t>Process</w:t>
      </w:r>
    </w:p>
    <w:p w14:paraId="73F93B2A" w14:textId="27F55CD3" w:rsidR="71F8753F" w:rsidRDefault="71F8753F" w:rsidP="61F6F7EC">
      <w:pPr>
        <w:pStyle w:val="ListParagraph"/>
        <w:numPr>
          <w:ilvl w:val="1"/>
          <w:numId w:val="4"/>
        </w:numPr>
      </w:pPr>
      <w:r>
        <w:t>Customer Service</w:t>
      </w:r>
    </w:p>
    <w:p w14:paraId="62FDB685" w14:textId="7D3B0B58" w:rsidR="71F8753F" w:rsidRDefault="71F8753F" w:rsidP="61F6F7EC">
      <w:pPr>
        <w:pStyle w:val="ListParagraph"/>
        <w:numPr>
          <w:ilvl w:val="1"/>
          <w:numId w:val="4"/>
        </w:numPr>
      </w:pPr>
      <w:r>
        <w:t>Review of Decision</w:t>
      </w:r>
    </w:p>
    <w:p w14:paraId="28C9A9EC" w14:textId="2ED204BF" w:rsidR="71F8753F" w:rsidRDefault="71F8753F" w:rsidP="61F6F7EC">
      <w:pPr>
        <w:pStyle w:val="ListParagraph"/>
        <w:numPr>
          <w:ilvl w:val="1"/>
          <w:numId w:val="4"/>
        </w:numPr>
      </w:pPr>
      <w:r>
        <w:t>Privacy Laws</w:t>
      </w:r>
    </w:p>
    <w:p w14:paraId="27C4CEE7" w14:textId="5E8030AE" w:rsidR="71F8753F" w:rsidRDefault="71F8753F" w:rsidP="61F6F7EC">
      <w:pPr>
        <w:pStyle w:val="ListParagraph"/>
        <w:numPr>
          <w:ilvl w:val="1"/>
          <w:numId w:val="4"/>
        </w:numPr>
      </w:pPr>
      <w:r>
        <w:t>Other</w:t>
      </w:r>
      <w:r>
        <w:br/>
      </w:r>
    </w:p>
    <w:p w14:paraId="4956C1C1" w14:textId="522DFE2D" w:rsidR="71F8753F" w:rsidRDefault="71F8753F" w:rsidP="61F6F7EC">
      <w:pPr>
        <w:pStyle w:val="ListParagraph"/>
        <w:numPr>
          <w:ilvl w:val="0"/>
          <w:numId w:val="4"/>
        </w:numPr>
      </w:pPr>
      <w:r w:rsidRPr="61F6F7EC">
        <w:rPr>
          <w:rFonts w:ascii="Segoe UI" w:eastAsia="Segoe UI" w:hAnsi="Segoe UI" w:cs="Segoe UI"/>
          <w:color w:val="000000" w:themeColor="text1"/>
          <w:sz w:val="21"/>
          <w:szCs w:val="21"/>
        </w:rPr>
        <w:t>New domain ZIM_REV_TYPE_DISP will be created which will have the following values:</w:t>
      </w:r>
    </w:p>
    <w:p w14:paraId="28F68A43" w14:textId="71FDCAD5" w:rsidR="71F8753F" w:rsidRDefault="71F8753F" w:rsidP="61F6F7EC">
      <w:pPr>
        <w:pStyle w:val="ListParagraph"/>
        <w:numPr>
          <w:ilvl w:val="1"/>
          <w:numId w:val="4"/>
        </w:numPr>
        <w:rPr>
          <w:rFonts w:eastAsiaTheme="minorEastAsia"/>
        </w:rPr>
      </w:pPr>
      <w:r w:rsidRPr="61F6F7EC">
        <w:rPr>
          <w:rFonts w:eastAsiaTheme="minorEastAsia"/>
        </w:rPr>
        <w:t>Eligibility for payment</w:t>
      </w:r>
    </w:p>
    <w:p w14:paraId="27F155F7" w14:textId="04FB7E86" w:rsidR="71F8753F" w:rsidRDefault="71F8753F" w:rsidP="61F6F7EC">
      <w:pPr>
        <w:pStyle w:val="ListParagraph"/>
        <w:numPr>
          <w:ilvl w:val="1"/>
          <w:numId w:val="4"/>
        </w:numPr>
      </w:pPr>
      <w:r w:rsidRPr="61F6F7EC">
        <w:rPr>
          <w:rFonts w:eastAsiaTheme="minorEastAsia"/>
        </w:rPr>
        <w:t>Discontinue a payment</w:t>
      </w:r>
    </w:p>
    <w:p w14:paraId="1216AF9A" w14:textId="0000710A" w:rsidR="71F8753F" w:rsidRDefault="71F8753F" w:rsidP="61F6F7EC">
      <w:pPr>
        <w:pStyle w:val="ListParagraph"/>
        <w:numPr>
          <w:ilvl w:val="1"/>
          <w:numId w:val="4"/>
        </w:numPr>
      </w:pPr>
      <w:r>
        <w:t>Medical Dispute</w:t>
      </w:r>
    </w:p>
    <w:p w14:paraId="311E8C50" w14:textId="37ACDC00" w:rsidR="71F8753F" w:rsidRDefault="71F8753F" w:rsidP="61F6F7EC">
      <w:pPr>
        <w:pStyle w:val="ListParagraph"/>
        <w:numPr>
          <w:ilvl w:val="1"/>
          <w:numId w:val="4"/>
        </w:numPr>
      </w:pPr>
      <w:r>
        <w:t>Privacy Laws</w:t>
      </w:r>
    </w:p>
    <w:p w14:paraId="7BA3F1AC" w14:textId="29815B43" w:rsidR="71F8753F" w:rsidRDefault="71F8753F" w:rsidP="61F6F7EC">
      <w:pPr>
        <w:pStyle w:val="ListParagraph"/>
        <w:numPr>
          <w:ilvl w:val="1"/>
          <w:numId w:val="4"/>
        </w:numPr>
      </w:pPr>
      <w:r>
        <w:t>Other</w:t>
      </w:r>
    </w:p>
    <w:p w14:paraId="587F0B9B" w14:textId="5D4B09A3" w:rsidR="61F6F7EC" w:rsidRDefault="61F6F7EC" w:rsidP="61F6F7EC">
      <w:pPr>
        <w:pStyle w:val="ListParagraph"/>
        <w:keepNext/>
        <w:keepLines/>
        <w:ind w:left="1440" w:hanging="360"/>
      </w:pPr>
    </w:p>
    <w:p w14:paraId="1352FB5C" w14:textId="1E7FD98C" w:rsidR="71F8753F" w:rsidRDefault="71F8753F" w:rsidP="61F6F7EC">
      <w:pPr>
        <w:keepNext/>
        <w:keepLines/>
      </w:pPr>
      <w:r>
        <w:t>Request for Review data is stored in tables ZIM_IN_REQ_REV and ZIM_REQ_REV_LOG.</w:t>
      </w:r>
    </w:p>
    <w:p w14:paraId="4AD3E421" w14:textId="276163A4" w:rsidR="71F8753F" w:rsidRDefault="71F8753F" w:rsidP="61F6F7EC">
      <w:pPr>
        <w:keepNext/>
        <w:keepLines/>
      </w:pPr>
      <w:r>
        <w:t>New fields below will be created in these tables: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565"/>
        <w:gridCol w:w="2640"/>
        <w:gridCol w:w="3795"/>
      </w:tblGrid>
      <w:tr w:rsidR="61F6F7EC" w14:paraId="22E5D92E"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0A64680" w14:textId="1CE20BCF" w:rsidR="61F6F7EC" w:rsidRDefault="61F6F7EC" w:rsidP="61F6F7EC">
            <w:pPr>
              <w:spacing w:after="0"/>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Field</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F49517D" w14:textId="47B468DE" w:rsidR="61F6F7EC" w:rsidRDefault="33025CD4" w:rsidP="61F6F7EC">
            <w:pPr>
              <w:spacing w:after="0"/>
              <w:rPr>
                <w:rFonts w:ascii="Aptos Narrow" w:eastAsia="Aptos Narrow" w:hAnsi="Aptos Narrow" w:cs="Aptos Narrow"/>
                <w:b/>
                <w:bCs/>
                <w:color w:val="000000" w:themeColor="text1"/>
              </w:rPr>
            </w:pPr>
            <w:r w:rsidRPr="680A7A9E">
              <w:rPr>
                <w:rFonts w:ascii="Aptos Narrow" w:eastAsia="Aptos Narrow" w:hAnsi="Aptos Narrow" w:cs="Aptos Narrow"/>
                <w:b/>
                <w:bCs/>
                <w:color w:val="000000" w:themeColor="text1"/>
              </w:rPr>
              <w:t>Data Element</w:t>
            </w:r>
            <w:r w:rsidR="634AAE8A" w:rsidRPr="680A7A9E">
              <w:rPr>
                <w:rFonts w:ascii="Aptos Narrow" w:eastAsia="Aptos Narrow" w:hAnsi="Aptos Narrow" w:cs="Aptos Narrow"/>
                <w:b/>
                <w:bCs/>
                <w:color w:val="000000" w:themeColor="text1"/>
              </w:rPr>
              <w:t>/Domain</w:t>
            </w:r>
            <w:r w:rsidRPr="680A7A9E">
              <w:rPr>
                <w:rFonts w:ascii="Aptos Narrow" w:eastAsia="Aptos Narrow" w:hAnsi="Aptos Narrow" w:cs="Aptos Narrow"/>
                <w:b/>
                <w:bCs/>
                <w:color w:val="000000" w:themeColor="text1"/>
              </w:rPr>
              <w:t>/ Data Type/Length</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91310FB" w14:textId="3559CFBC" w:rsidR="61F6F7EC" w:rsidRDefault="61F6F7EC" w:rsidP="61F6F7EC">
            <w:pPr>
              <w:spacing w:after="0"/>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Description</w:t>
            </w:r>
          </w:p>
        </w:tc>
      </w:tr>
      <w:tr w:rsidR="61F6F7EC" w14:paraId="3F51C87D"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7271F0A" w14:textId="5A6D1CF0" w:rsidR="61F6F7EC" w:rsidRDefault="4F5CCD71" w:rsidP="49536C6E">
            <w:pPr>
              <w:spacing w:after="0"/>
              <w:rPr>
                <w:rFonts w:ascii="Aptos Narrow" w:eastAsia="Aptos Narrow" w:hAnsi="Aptos Narrow" w:cs="Aptos Narrow"/>
                <w:b/>
                <w:bCs/>
                <w:color w:val="000000" w:themeColor="text1"/>
              </w:rPr>
            </w:pPr>
            <w:commentRangeStart w:id="218"/>
            <w:commentRangeStart w:id="219"/>
            <w:commentRangeStart w:id="220"/>
            <w:r w:rsidRPr="49536C6E">
              <w:rPr>
                <w:rFonts w:ascii="Aptos Narrow" w:eastAsia="Aptos Narrow" w:hAnsi="Aptos Narrow" w:cs="Aptos Narrow"/>
                <w:b/>
                <w:bCs/>
                <w:color w:val="000000" w:themeColor="text1"/>
              </w:rPr>
              <w:t>REVIEW_CATEGORY</w:t>
            </w:r>
          </w:p>
          <w:p w14:paraId="15527F17" w14:textId="6C02350F" w:rsidR="61F6F7EC" w:rsidRDefault="61F6F7EC" w:rsidP="61F6F7EC">
            <w:pPr>
              <w:spacing w:after="0"/>
              <w:rPr>
                <w:rFonts w:ascii="Calibri" w:eastAsia="Calibri" w:hAnsi="Calibri" w:cs="Calibri"/>
                <w:color w:val="000000" w:themeColor="text1"/>
              </w:rPr>
            </w:pP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1A88134" w14:textId="30CACFAD" w:rsidR="61F6F7EC" w:rsidRDefault="4F5CCD71" w:rsidP="61F6F7EC">
            <w:pPr>
              <w:spacing w:after="0"/>
              <w:rPr>
                <w:rFonts w:ascii="Aptos Narrow" w:eastAsia="Aptos Narrow" w:hAnsi="Aptos Narrow" w:cs="Aptos Narrow"/>
                <w:color w:val="000000" w:themeColor="text1"/>
              </w:rPr>
            </w:pPr>
            <w:r w:rsidRPr="49536C6E">
              <w:rPr>
                <w:rFonts w:ascii="Aptos Narrow" w:eastAsia="Aptos Narrow" w:hAnsi="Aptos Narrow" w:cs="Aptos Narrow"/>
                <w:color w:val="000000" w:themeColor="text1"/>
              </w:rPr>
              <w:t>ZIM_REVIEW_CATEG</w:t>
            </w:r>
            <w:r w:rsidR="61F6F7EC">
              <w:br/>
            </w:r>
            <w:r w:rsidRPr="49536C6E">
              <w:rPr>
                <w:rFonts w:ascii="Aptos Narrow" w:eastAsia="Aptos Narrow" w:hAnsi="Aptos Narrow" w:cs="Aptos Narrow"/>
                <w:color w:val="000000" w:themeColor="text1"/>
              </w:rPr>
              <w:t>CHAR, 01</w:t>
            </w:r>
            <w:commentRangeEnd w:id="218"/>
            <w:r w:rsidR="61F6F7EC">
              <w:rPr>
                <w:rStyle w:val="CommentReference"/>
                <w:rFonts w:ascii="Aptos Narrow" w:eastAsia="Aptos Narrow" w:hAnsi="Aptos Narrow" w:cs="Aptos Narrow"/>
                <w:color w:val="000000" w:themeColor="text1"/>
                <w:sz w:val="22"/>
                <w:szCs w:val="22"/>
              </w:rPr>
              <w:commentReference w:id="218"/>
            </w:r>
            <w:commentRangeEnd w:id="219"/>
            <w:r>
              <w:rPr>
                <w:rStyle w:val="CommentReference"/>
                <w:rFonts w:ascii="Aptos Narrow" w:eastAsia="Aptos Narrow" w:hAnsi="Aptos Narrow" w:cs="Aptos Narrow"/>
                <w:color w:val="000000" w:themeColor="text1"/>
                <w:sz w:val="22"/>
                <w:szCs w:val="22"/>
              </w:rPr>
              <w:commentReference w:id="219"/>
            </w:r>
            <w:commentRangeEnd w:id="220"/>
            <w:r>
              <w:rPr>
                <w:rStyle w:val="CommentReference"/>
                <w:rFonts w:ascii="Aptos Narrow" w:eastAsia="Aptos Narrow" w:hAnsi="Aptos Narrow" w:cs="Aptos Narrow"/>
                <w:color w:val="000000" w:themeColor="text1"/>
                <w:sz w:val="22"/>
                <w:szCs w:val="22"/>
              </w:rPr>
              <w:commentReference w:id="220"/>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C3CBCC5" w14:textId="42AC5286"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Parent category to type of review.</w:t>
            </w:r>
          </w:p>
        </w:tc>
      </w:tr>
      <w:tr w:rsidR="61F6F7EC" w14:paraId="403A2DE7"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A708574" w14:textId="38BE3209" w:rsidR="61F6F7EC" w:rsidRDefault="61F6F7EC" w:rsidP="61F6F7EC">
            <w:pPr>
              <w:spacing w:after="0"/>
            </w:pPr>
            <w:r w:rsidRPr="61F6F7EC">
              <w:rPr>
                <w:rFonts w:ascii="Aptos Narrow" w:eastAsia="Aptos Narrow" w:hAnsi="Aptos Narrow" w:cs="Aptos Narrow"/>
                <w:b/>
                <w:bCs/>
                <w:color w:val="000000" w:themeColor="text1"/>
              </w:rPr>
              <w:t>COMPLAINT_REQUESTOR</w:t>
            </w:r>
          </w:p>
          <w:p w14:paraId="1C938B75" w14:textId="202F9CE0" w:rsidR="61F6F7EC" w:rsidRDefault="61F6F7EC" w:rsidP="61F6F7EC">
            <w:pPr>
              <w:spacing w:after="0"/>
              <w:rPr>
                <w:rFonts w:ascii="Calibri" w:eastAsia="Calibri" w:hAnsi="Calibri" w:cs="Calibri"/>
                <w:color w:val="000000" w:themeColor="text1"/>
              </w:rPr>
            </w:pPr>
          </w:p>
          <w:p w14:paraId="4321E64A" w14:textId="79592001" w:rsidR="61F6F7EC" w:rsidRDefault="61F6F7EC" w:rsidP="61F6F7EC">
            <w:pPr>
              <w:spacing w:after="0"/>
              <w:rPr>
                <w:rFonts w:ascii="Calibri" w:eastAsia="Calibri" w:hAnsi="Calibri" w:cs="Calibri"/>
                <w:color w:val="000000" w:themeColor="text1"/>
              </w:rPr>
            </w:pP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81A1D6D" w14:textId="45DD516E" w:rsidR="61F6F7EC" w:rsidRDefault="61F6F7EC" w:rsidP="61F6F7EC">
            <w:pPr>
              <w:spacing w:after="0"/>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ZIM_COMPL_REQUESTOR</w:t>
            </w:r>
            <w:r>
              <w:br/>
            </w:r>
            <w:r w:rsidRPr="61F6F7EC">
              <w:rPr>
                <w:rFonts w:ascii="Segoe UI" w:eastAsia="Segoe UI" w:hAnsi="Segoe UI" w:cs="Segoe UI"/>
                <w:color w:val="000000" w:themeColor="text1"/>
                <w:sz w:val="21"/>
                <w:szCs w:val="21"/>
              </w:rPr>
              <w:t>CHAR, 12</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448FF07" w14:textId="3818784C"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Requestor of the complaint</w:t>
            </w:r>
          </w:p>
        </w:tc>
      </w:tr>
      <w:tr w:rsidR="61F6F7EC" w14:paraId="5ACB622E"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BD1B571" w14:textId="612E8AE6" w:rsidR="61F6F7EC" w:rsidRDefault="61F6F7EC" w:rsidP="61F6F7EC">
            <w:pPr>
              <w:spacing w:after="0"/>
            </w:pPr>
            <w:r w:rsidRPr="61F6F7EC">
              <w:rPr>
                <w:rFonts w:ascii="Aptos Narrow" w:eastAsia="Aptos Narrow" w:hAnsi="Aptos Narrow" w:cs="Aptos Narrow"/>
                <w:b/>
                <w:bCs/>
                <w:color w:val="000000" w:themeColor="text1"/>
              </w:rPr>
              <w:t>DISPUTE_REQUESTOR</w:t>
            </w:r>
          </w:p>
          <w:p w14:paraId="2678C8E5" w14:textId="79592001" w:rsidR="61F6F7EC" w:rsidRDefault="61F6F7EC" w:rsidP="61F6F7EC">
            <w:pPr>
              <w:spacing w:after="0"/>
              <w:rPr>
                <w:rFonts w:ascii="Calibri" w:eastAsia="Calibri" w:hAnsi="Calibri" w:cs="Calibri"/>
                <w:color w:val="000000" w:themeColor="text1"/>
              </w:rPr>
            </w:pP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9E47BA9" w14:textId="485D3945" w:rsidR="61F6F7EC" w:rsidRDefault="61F6F7EC" w:rsidP="61F6F7EC">
            <w:pPr>
              <w:spacing w:after="0"/>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ZIM_DISP_REQUESTOR</w:t>
            </w:r>
          </w:p>
          <w:p w14:paraId="39A0D20A" w14:textId="3401F60E" w:rsidR="61F6F7EC" w:rsidRDefault="61F6F7EC" w:rsidP="61F6F7EC">
            <w:pPr>
              <w:spacing w:after="0"/>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CHAR, 12</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6FF3D7D" w14:textId="44252D52"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Requestor of the dispute</w:t>
            </w:r>
          </w:p>
        </w:tc>
      </w:tr>
      <w:tr w:rsidR="61F6F7EC" w14:paraId="0B4A561D"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FC08F21" w14:textId="717ECA56" w:rsidR="61F6F7EC" w:rsidRDefault="61F6F7EC">
            <w:r w:rsidRPr="61F6F7EC">
              <w:rPr>
                <w:rFonts w:ascii="Aptos Narrow" w:eastAsia="Aptos Narrow" w:hAnsi="Aptos Narrow" w:cs="Aptos Narrow"/>
                <w:b/>
                <w:bCs/>
                <w:color w:val="000000" w:themeColor="text1"/>
              </w:rPr>
              <w:t>QUERY_TYPE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D94EEB0" w14:textId="1CD4BDBB" w:rsidR="61F6F7EC" w:rsidRDefault="61F6F7EC" w:rsidP="61F6F7EC">
            <w:pPr>
              <w:spacing w:after="0"/>
            </w:pPr>
            <w:r w:rsidRPr="61F6F7EC">
              <w:rPr>
                <w:rFonts w:ascii="Segoe UI" w:eastAsia="Segoe UI" w:hAnsi="Segoe UI" w:cs="Segoe UI"/>
                <w:color w:val="000000" w:themeColor="text1"/>
                <w:sz w:val="21"/>
                <w:szCs w:val="21"/>
              </w:rPr>
              <w:t>ZIM_REV_TYPE_QUERY</w:t>
            </w:r>
          </w:p>
          <w:p w14:paraId="2EA76803" w14:textId="652C9312" w:rsidR="61F6F7EC" w:rsidRDefault="61F6F7EC" w:rsidP="61F6F7EC">
            <w:pPr>
              <w:spacing w:after="0"/>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CHAR, 01</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53B07CB" w14:textId="30171676" w:rsidR="61F6F7EC" w:rsidRDefault="61F6F7EC">
            <w:r w:rsidRPr="61F6F7EC">
              <w:rPr>
                <w:rFonts w:ascii="Aptos Narrow" w:eastAsia="Aptos Narrow" w:hAnsi="Aptos Narrow" w:cs="Aptos Narrow"/>
                <w:color w:val="000000" w:themeColor="text1"/>
              </w:rPr>
              <w:t>Query Type</w:t>
            </w:r>
          </w:p>
        </w:tc>
      </w:tr>
      <w:tr w:rsidR="61F6F7EC" w14:paraId="67088A87"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9BF2D74" w14:textId="5AEFD314"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COMPLAINT_TYPE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31AFE7C" w14:textId="433D8754" w:rsidR="61F6F7EC" w:rsidRDefault="61F6F7EC" w:rsidP="61F6F7EC">
            <w:pPr>
              <w:spacing w:after="0"/>
            </w:pPr>
            <w:r w:rsidRPr="61F6F7EC">
              <w:rPr>
                <w:rFonts w:ascii="Segoe UI" w:eastAsia="Segoe UI" w:hAnsi="Segoe UI" w:cs="Segoe UI"/>
                <w:color w:val="000000" w:themeColor="text1"/>
                <w:sz w:val="21"/>
                <w:szCs w:val="21"/>
              </w:rPr>
              <w:t>ZIM_REV_TYPE_COMPL</w:t>
            </w:r>
          </w:p>
          <w:p w14:paraId="70EA1890" w14:textId="2A1C962C" w:rsidR="61F6F7EC" w:rsidRDefault="61F6F7EC" w:rsidP="61F6F7EC">
            <w:pPr>
              <w:spacing w:after="0"/>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CHAR, 01</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404F5CE" w14:textId="42C28F6E" w:rsidR="61F6F7EC" w:rsidRDefault="61F6F7EC" w:rsidP="61F6F7EC">
            <w:pPr>
              <w:spacing w:after="0"/>
            </w:pPr>
            <w:r w:rsidRPr="61F6F7EC">
              <w:rPr>
                <w:rFonts w:ascii="Aptos Narrow" w:eastAsia="Aptos Narrow" w:hAnsi="Aptos Narrow" w:cs="Aptos Narrow"/>
                <w:color w:val="000000" w:themeColor="text1"/>
              </w:rPr>
              <w:t>Complaint Type</w:t>
            </w:r>
          </w:p>
        </w:tc>
      </w:tr>
      <w:tr w:rsidR="61F6F7EC" w14:paraId="493ED8D4"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C2B9E4F" w14:textId="6A661A93"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DISPUTE_TYPE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B0EFB16" w14:textId="61C7D34B" w:rsidR="61F6F7EC" w:rsidRDefault="61F6F7EC" w:rsidP="61F6F7EC">
            <w:pPr>
              <w:spacing w:after="0"/>
            </w:pPr>
            <w:r w:rsidRPr="61F6F7EC">
              <w:rPr>
                <w:rFonts w:ascii="Segoe UI" w:eastAsia="Segoe UI" w:hAnsi="Segoe UI" w:cs="Segoe UI"/>
                <w:color w:val="000000" w:themeColor="text1"/>
                <w:sz w:val="21"/>
                <w:szCs w:val="21"/>
              </w:rPr>
              <w:t>ZIM_REV_TYPE_DISP</w:t>
            </w:r>
          </w:p>
          <w:p w14:paraId="5F134E8B" w14:textId="0DE0581E" w:rsidR="61F6F7EC" w:rsidRDefault="61F6F7EC" w:rsidP="61F6F7EC">
            <w:pPr>
              <w:spacing w:after="0"/>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CHAR, 01</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3030CAA" w14:textId="78EB6BDA" w:rsidR="61F6F7EC" w:rsidRDefault="61F6F7EC" w:rsidP="61F6F7EC">
            <w:pPr>
              <w:spacing w:after="0"/>
            </w:pPr>
            <w:r w:rsidRPr="61F6F7EC">
              <w:rPr>
                <w:rFonts w:ascii="Aptos Narrow" w:eastAsia="Aptos Narrow" w:hAnsi="Aptos Narrow" w:cs="Aptos Narrow"/>
                <w:color w:val="000000" w:themeColor="text1"/>
              </w:rPr>
              <w:t>Dispute Type</w:t>
            </w:r>
          </w:p>
        </w:tc>
      </w:tr>
      <w:tr w:rsidR="61F6F7EC" w14:paraId="48204966"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B776685" w14:textId="22D6BC49" w:rsidR="61F6F7EC" w:rsidRDefault="61F6F7EC" w:rsidP="61F6F7EC">
            <w:pPr>
              <w:spacing w:after="0"/>
            </w:pPr>
            <w:r w:rsidRPr="61F6F7EC">
              <w:rPr>
                <w:rFonts w:ascii="Aptos Narrow" w:eastAsia="Aptos Narrow" w:hAnsi="Aptos Narrow" w:cs="Aptos Narrow"/>
                <w:b/>
                <w:bCs/>
                <w:color w:val="000000" w:themeColor="text1"/>
              </w:rPr>
              <w:t>COMPLAINT_REQ_OTHER</w:t>
            </w:r>
          </w:p>
          <w:p w14:paraId="7BDA99AC" w14:textId="3D2FBDEA" w:rsidR="61F6F7EC" w:rsidRDefault="61F6F7EC" w:rsidP="61F6F7EC">
            <w:pPr>
              <w:rPr>
                <w:rFonts w:ascii="Calibri" w:eastAsia="Calibri" w:hAnsi="Calibri" w:cs="Calibri"/>
                <w:color w:val="000000" w:themeColor="text1"/>
              </w:rPr>
            </w:pP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12CC501" w14:textId="50FED912"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CHAR, 50</w:t>
            </w:r>
          </w:p>
          <w:p w14:paraId="50ED0331" w14:textId="41573FB9" w:rsidR="61F6F7EC" w:rsidRDefault="61F6F7EC" w:rsidP="61F6F7EC">
            <w:pPr>
              <w:rPr>
                <w:rFonts w:ascii="Aptos Narrow" w:eastAsia="Aptos Narrow" w:hAnsi="Aptos Narrow" w:cs="Aptos Narrow"/>
                <w:color w:val="000000" w:themeColor="text1"/>
              </w:rPr>
            </w:pP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5CD8A8B" w14:textId="2935D577"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Other requestor of the complaint</w:t>
            </w:r>
          </w:p>
          <w:p w14:paraId="07DC04CC" w14:textId="2F768CF8" w:rsidR="61F6F7EC" w:rsidRDefault="61F6F7EC" w:rsidP="61F6F7EC">
            <w:pPr>
              <w:rPr>
                <w:rFonts w:ascii="Aptos Narrow" w:eastAsia="Aptos Narrow" w:hAnsi="Aptos Narrow" w:cs="Aptos Narrow"/>
                <w:color w:val="000000" w:themeColor="text1"/>
              </w:rPr>
            </w:pPr>
          </w:p>
        </w:tc>
      </w:tr>
      <w:tr w:rsidR="61F6F7EC" w14:paraId="6D0ACD2A"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3FC6D58" w14:textId="68802BAB" w:rsidR="61F6F7EC" w:rsidRDefault="61F6F7EC">
            <w:r w:rsidRPr="61F6F7EC">
              <w:rPr>
                <w:rFonts w:ascii="Aptos Narrow" w:eastAsia="Aptos Narrow" w:hAnsi="Aptos Narrow" w:cs="Aptos Narrow"/>
                <w:b/>
                <w:bCs/>
                <w:color w:val="000000" w:themeColor="text1"/>
              </w:rPr>
              <w:t>DISPUTE_REQ_OTHER</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7D47F40" w14:textId="50FED912"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CHAR, 50</w:t>
            </w:r>
          </w:p>
          <w:p w14:paraId="655B1C81" w14:textId="41573FB9" w:rsidR="61F6F7EC" w:rsidRDefault="61F6F7EC" w:rsidP="61F6F7EC">
            <w:pPr>
              <w:rPr>
                <w:rFonts w:ascii="Aptos Narrow" w:eastAsia="Aptos Narrow" w:hAnsi="Aptos Narrow" w:cs="Aptos Narrow"/>
                <w:color w:val="000000" w:themeColor="text1"/>
              </w:rPr>
            </w:pP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92234B5" w14:textId="2FCF14DB"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Other requestor of the dispute</w:t>
            </w:r>
          </w:p>
          <w:p w14:paraId="4BE92573" w14:textId="2F768CF8" w:rsidR="61F6F7EC" w:rsidRDefault="61F6F7EC" w:rsidP="61F6F7EC">
            <w:pPr>
              <w:rPr>
                <w:rFonts w:ascii="Aptos Narrow" w:eastAsia="Aptos Narrow" w:hAnsi="Aptos Narrow" w:cs="Aptos Narrow"/>
                <w:color w:val="000000" w:themeColor="text1"/>
              </w:rPr>
            </w:pPr>
          </w:p>
        </w:tc>
      </w:tr>
      <w:tr w:rsidR="61F6F7EC" w14:paraId="5FA034C1"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99CF61E" w14:textId="53DF0DAD" w:rsidR="61F6F7EC" w:rsidRDefault="61F6F7EC">
            <w:r w:rsidRPr="61F6F7EC">
              <w:rPr>
                <w:rFonts w:ascii="Aptos Narrow" w:eastAsia="Aptos Narrow" w:hAnsi="Aptos Narrow" w:cs="Aptos Narrow"/>
                <w:b/>
                <w:bCs/>
                <w:color w:val="000000" w:themeColor="text1"/>
              </w:rPr>
              <w:t>QUERY_TYPE _OTHER</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0AFD05C" w14:textId="50FED912"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CHAR, 50</w:t>
            </w:r>
          </w:p>
          <w:p w14:paraId="6ADDDF78" w14:textId="41573FB9" w:rsidR="61F6F7EC" w:rsidRDefault="61F6F7EC" w:rsidP="61F6F7EC">
            <w:pPr>
              <w:rPr>
                <w:rFonts w:ascii="Aptos Narrow" w:eastAsia="Aptos Narrow" w:hAnsi="Aptos Narrow" w:cs="Aptos Narrow"/>
                <w:color w:val="000000" w:themeColor="text1"/>
              </w:rPr>
            </w:pP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1044FC9" w14:textId="78D43B6B"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Other query type</w:t>
            </w:r>
          </w:p>
          <w:p w14:paraId="657194ED" w14:textId="2F768CF8" w:rsidR="61F6F7EC" w:rsidRDefault="61F6F7EC" w:rsidP="61F6F7EC">
            <w:pPr>
              <w:rPr>
                <w:rFonts w:ascii="Aptos Narrow" w:eastAsia="Aptos Narrow" w:hAnsi="Aptos Narrow" w:cs="Aptos Narrow"/>
                <w:color w:val="000000" w:themeColor="text1"/>
              </w:rPr>
            </w:pPr>
          </w:p>
        </w:tc>
      </w:tr>
      <w:tr w:rsidR="61F6F7EC" w14:paraId="59B9218B"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5FBEF0C" w14:textId="661B35F8"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COMPLAINT_TYPE_OTHER</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21CF0DB" w14:textId="4E610316" w:rsidR="61F6F7EC" w:rsidRDefault="61F6F7EC" w:rsidP="61F6F7EC">
            <w:pPr>
              <w:spacing w:after="0"/>
            </w:pPr>
            <w:r w:rsidRPr="61F6F7EC">
              <w:rPr>
                <w:rFonts w:ascii="Segoe UI" w:eastAsia="Segoe UI" w:hAnsi="Segoe UI" w:cs="Segoe UI"/>
                <w:color w:val="000000" w:themeColor="text1"/>
                <w:sz w:val="21"/>
                <w:szCs w:val="21"/>
              </w:rPr>
              <w:t>CHAR, 50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C2AA9B5" w14:textId="6717729C"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Other Complaint Type</w:t>
            </w:r>
          </w:p>
        </w:tc>
      </w:tr>
      <w:tr w:rsidR="61F6F7EC" w14:paraId="681D1438"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F251D9B" w14:textId="03104BA7"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DISPUTE_TYPE_OTHER</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2D5C0F2" w14:textId="0E7CF52F" w:rsidR="61F6F7EC" w:rsidRDefault="61F6F7EC" w:rsidP="61F6F7EC">
            <w:pPr>
              <w:spacing w:after="0"/>
            </w:pPr>
            <w:r w:rsidRPr="61F6F7EC">
              <w:rPr>
                <w:rFonts w:ascii="Segoe UI" w:eastAsia="Segoe UI" w:hAnsi="Segoe UI" w:cs="Segoe UI"/>
                <w:color w:val="000000" w:themeColor="text1"/>
                <w:sz w:val="21"/>
                <w:szCs w:val="21"/>
              </w:rPr>
              <w:t>CHAR, 50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93A5BAC" w14:textId="657CF1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Other Dispute Type</w:t>
            </w:r>
          </w:p>
        </w:tc>
      </w:tr>
      <w:tr w:rsidR="61F6F7EC" w14:paraId="22D03CED"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B8DDF39" w14:textId="6ADB4E22"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QUERY_DUE_DATE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23BF55D" w14:textId="36B1DFC6" w:rsidR="61F6F7EC" w:rsidRDefault="61F6F7EC" w:rsidP="61F6F7EC">
            <w:pPr>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DATS, 10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0AD270D" w14:textId="073873FA"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Query Due Date</w:t>
            </w:r>
          </w:p>
        </w:tc>
      </w:tr>
      <w:tr w:rsidR="61F6F7EC" w14:paraId="37D73875"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2363A0C" w14:textId="566AE32F"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COMPLAINT_DUE_DATE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FB3C373" w14:textId="36B1DFC6" w:rsidR="61F6F7EC" w:rsidRDefault="61F6F7EC" w:rsidP="61F6F7EC">
            <w:pPr>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DATS, 10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24EB1C0" w14:textId="530D5675"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Complaint Due Date</w:t>
            </w:r>
          </w:p>
        </w:tc>
      </w:tr>
      <w:tr w:rsidR="61F6F7EC" w14:paraId="255842C4"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2EAC935" w14:textId="4CE1D2DA"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DISPUTE_DUE_DATE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CAD1A4D" w14:textId="36B1DFC6" w:rsidR="61F6F7EC" w:rsidRDefault="61F6F7EC" w:rsidP="61F6F7EC">
            <w:pPr>
              <w:rPr>
                <w:rFonts w:ascii="Segoe UI" w:eastAsia="Segoe UI" w:hAnsi="Segoe UI" w:cs="Segoe UI"/>
                <w:color w:val="000000" w:themeColor="text1"/>
                <w:sz w:val="21"/>
                <w:szCs w:val="21"/>
              </w:rPr>
            </w:pPr>
            <w:r w:rsidRPr="61F6F7EC">
              <w:rPr>
                <w:rFonts w:ascii="Segoe UI" w:eastAsia="Segoe UI" w:hAnsi="Segoe UI" w:cs="Segoe UI"/>
                <w:color w:val="000000" w:themeColor="text1"/>
                <w:sz w:val="21"/>
                <w:szCs w:val="21"/>
              </w:rPr>
              <w:t>DATS, 10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730F2A5" w14:textId="3FFB8DCA"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Dispute Due Date</w:t>
            </w:r>
          </w:p>
        </w:tc>
      </w:tr>
      <w:tr w:rsidR="61F6F7EC" w14:paraId="515EEC6C"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9DEDF72" w14:textId="149950AD"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ESCALATION</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01A228D" w14:textId="0A215CED" w:rsidR="61F6F7EC" w:rsidRDefault="61F6F7EC" w:rsidP="61F6F7EC">
            <w:pPr>
              <w:spacing w:after="0"/>
            </w:pPr>
            <w:r w:rsidRPr="61F6F7EC">
              <w:rPr>
                <w:rFonts w:ascii="Segoe UI" w:eastAsia="Segoe UI" w:hAnsi="Segoe UI" w:cs="Segoe UI"/>
                <w:color w:val="000000" w:themeColor="text1"/>
                <w:sz w:val="21"/>
                <w:szCs w:val="21"/>
              </w:rPr>
              <w:t>CHAR, 01</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4FC104E" w14:textId="46F62420"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Escalation flag</w:t>
            </w:r>
          </w:p>
        </w:tc>
      </w:tr>
      <w:tr w:rsidR="61F6F7EC" w14:paraId="2FD68832"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0A9CCBB" w14:textId="2CF07209"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ESCALATION_SUPERV</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4928932" w14:textId="34EF1395" w:rsidR="61F6F7EC" w:rsidRDefault="61F6F7EC" w:rsidP="61F6F7EC">
            <w:pPr>
              <w:spacing w:after="0"/>
            </w:pPr>
            <w:r w:rsidRPr="61F6F7EC">
              <w:rPr>
                <w:rFonts w:ascii="Aptos Narrow" w:eastAsia="Aptos Narrow" w:hAnsi="Aptos Narrow" w:cs="Aptos Narrow"/>
                <w:color w:val="000000" w:themeColor="text1"/>
              </w:rPr>
              <w:t>NUMC, 8</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86DD5D5" w14:textId="1F9DE04B" w:rsidR="61F6F7EC" w:rsidRDefault="61F6F7EC" w:rsidP="61F6F7EC">
            <w:pPr>
              <w:spacing w:after="0"/>
            </w:pPr>
            <w:r w:rsidRPr="61F6F7EC">
              <w:rPr>
                <w:rFonts w:ascii="Aptos Narrow" w:eastAsia="Aptos Narrow" w:hAnsi="Aptos Narrow" w:cs="Aptos Narrow"/>
                <w:color w:val="000000" w:themeColor="text1"/>
              </w:rPr>
              <w:t>EPSS Supervisor Escalated</w:t>
            </w:r>
          </w:p>
        </w:tc>
      </w:tr>
      <w:tr w:rsidR="61F6F7EC" w14:paraId="50D5F266"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B7B9B79" w14:textId="6BEC1080"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CLOSED_DATE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04B3CF8" w14:textId="765AEA18"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DATS, 10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A91D453" w14:textId="11CB063D"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Review Closed Date</w:t>
            </w:r>
          </w:p>
        </w:tc>
      </w:tr>
      <w:tr w:rsidR="61F6F7EC" w14:paraId="6C63138C"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748C99A" w14:textId="2C38A02C"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REVIEWER_NUMBER</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B8B3950" w14:textId="5B5FA681"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NUMC, 8</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961372B" w14:textId="75CCDDD3"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 xml:space="preserve">Reviewer Employee Number. </w:t>
            </w:r>
          </w:p>
        </w:tc>
      </w:tr>
      <w:tr w:rsidR="61F6F7EC" w14:paraId="71016321"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49BD5BF" w14:textId="7DF17EDB"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REVIEWED_DATE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12C095E" w14:textId="7F8D5A25"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DATS, 10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2E4540B" w14:textId="6B81A6BC" w:rsidR="61F6F7EC" w:rsidRDefault="61F6F7EC">
            <w:r w:rsidRPr="61F6F7EC">
              <w:rPr>
                <w:rFonts w:ascii="Aptos Narrow" w:eastAsia="Aptos Narrow" w:hAnsi="Aptos Narrow" w:cs="Aptos Narrow"/>
                <w:color w:val="000000" w:themeColor="text1"/>
              </w:rPr>
              <w:t>Reviewed Date</w:t>
            </w:r>
          </w:p>
        </w:tc>
      </w:tr>
      <w:tr w:rsidR="61F6F7EC" w14:paraId="612064A2" w14:textId="77777777" w:rsidTr="680A7A9E">
        <w:trPr>
          <w:trHeight w:val="285"/>
        </w:trPr>
        <w:tc>
          <w:tcPr>
            <w:tcW w:w="256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F0163CE" w14:textId="26469442"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FINAL_RESPONSE</w:t>
            </w:r>
          </w:p>
        </w:tc>
        <w:tc>
          <w:tcPr>
            <w:tcW w:w="264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0B0B5A3" w14:textId="53485575"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CHAR, 50</w:t>
            </w:r>
          </w:p>
        </w:tc>
        <w:tc>
          <w:tcPr>
            <w:tcW w:w="3795"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3908BE2" w14:textId="5AEE0AB9"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Final Response</w:t>
            </w:r>
          </w:p>
        </w:tc>
      </w:tr>
    </w:tbl>
    <w:p w14:paraId="5FDD08B7" w14:textId="3AEA3B2B" w:rsidR="61F6F7EC" w:rsidRDefault="61F6F7EC"/>
    <w:p w14:paraId="2E758599" w14:textId="6D6B0C83" w:rsidR="61F6F7EC" w:rsidRDefault="61F6F7EC" w:rsidP="61F6F7EC">
      <w:pPr>
        <w:keepNext/>
        <w:keepLines/>
      </w:pPr>
    </w:p>
    <w:p w14:paraId="74C0BB4C" w14:textId="185D4BE8" w:rsidR="71F8753F" w:rsidRDefault="71F8753F" w:rsidP="61F6F7EC">
      <w:pPr>
        <w:keepNext/>
        <w:keepLines/>
      </w:pPr>
      <w:r>
        <w:t>The existing Request for Review tab will be modified as per following.</w:t>
      </w:r>
    </w:p>
    <w:p w14:paraId="1311D59F" w14:textId="41B30999" w:rsidR="71F8753F" w:rsidRDefault="71F8753F" w:rsidP="61F6F7EC">
      <w:pPr>
        <w:keepNext/>
        <w:keepLines/>
      </w:pPr>
      <w:r>
        <w:rPr>
          <w:noProof/>
        </w:rPr>
        <w:drawing>
          <wp:inline distT="0" distB="0" distL="0" distR="0" wp14:anchorId="6D06D217" wp14:editId="1CD78588">
            <wp:extent cx="5724525" cy="1114425"/>
            <wp:effectExtent l="0" t="0" r="0" b="0"/>
            <wp:docPr id="1482539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4892" name="Picture 213644892"/>
                    <pic:cNvPicPr/>
                  </pic:nvPicPr>
                  <pic:blipFill>
                    <a:blip r:embed="rId35">
                      <a:extLst>
                        <a:ext uri="{28A0092B-C50C-407E-A947-70E740481C1C}">
                          <a14:useLocalDpi xmlns:a14="http://schemas.microsoft.com/office/drawing/2010/main"/>
                        </a:ext>
                      </a:extLst>
                    </a:blip>
                    <a:stretch>
                      <a:fillRect/>
                    </a:stretch>
                  </pic:blipFill>
                  <pic:spPr>
                    <a:xfrm>
                      <a:off x="0" y="0"/>
                      <a:ext cx="5724525" cy="1114425"/>
                    </a:xfrm>
                    <a:prstGeom prst="rect">
                      <a:avLst/>
                    </a:prstGeom>
                  </pic:spPr>
                </pic:pic>
              </a:graphicData>
            </a:graphic>
          </wp:inline>
        </w:drawing>
      </w:r>
    </w:p>
    <w:p w14:paraId="08EAAF84" w14:textId="4094FA84" w:rsidR="71F8753F" w:rsidRDefault="71F8753F" w:rsidP="61F6F7EC">
      <w:pPr>
        <w:keepNext/>
        <w:keepLines/>
      </w:pPr>
      <w:r>
        <w:t>Add the following fields in the top section of the tab:</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90"/>
        <w:gridCol w:w="2610"/>
        <w:gridCol w:w="3300"/>
      </w:tblGrid>
      <w:tr w:rsidR="61F6F7EC" w14:paraId="387B1F34"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DE472AA" w14:textId="1CE20BC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b/>
                <w:bCs/>
                <w:color w:val="000000" w:themeColor="text1"/>
              </w:rPr>
              <w:t>Field</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514955B" w14:textId="2B2E599C" w:rsidR="61F6F7EC" w:rsidRDefault="61F6F7EC" w:rsidP="61F6F7EC">
            <w:pPr>
              <w:spacing w:after="0"/>
            </w:pPr>
            <w:r w:rsidRPr="61F6F7EC">
              <w:rPr>
                <w:rFonts w:ascii="Aptos Narrow" w:eastAsia="Aptos Narrow" w:hAnsi="Aptos Narrow" w:cs="Aptos Narrow"/>
                <w:b/>
                <w:bCs/>
                <w:color w:val="000000" w:themeColor="text1"/>
              </w:rPr>
              <w:t>DDIC</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E3D83E0" w14:textId="40BA6B68" w:rsidR="61F6F7EC" w:rsidRDefault="61F6F7EC" w:rsidP="61F6F7EC">
            <w:pPr>
              <w:spacing w:after="0"/>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Validations</w:t>
            </w:r>
          </w:p>
        </w:tc>
      </w:tr>
      <w:tr w:rsidR="61F6F7EC" w14:paraId="7672F080"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E716DF2" w14:textId="46250A83" w:rsidR="61F6F7EC" w:rsidRDefault="61F6F7EC" w:rsidP="61F6F7EC">
            <w:pPr>
              <w:spacing w:after="0"/>
            </w:pPr>
            <w:r w:rsidRPr="61F6F7EC">
              <w:rPr>
                <w:rFonts w:ascii="Aptos Narrow" w:eastAsia="Aptos Narrow" w:hAnsi="Aptos Narrow" w:cs="Aptos Narrow"/>
                <w:b/>
                <w:bCs/>
                <w:color w:val="000000" w:themeColor="text1"/>
              </w:rPr>
              <w:t>Review Category</w:t>
            </w:r>
          </w:p>
          <w:p w14:paraId="5D4BCC02" w14:textId="6C02350F" w:rsidR="61F6F7EC" w:rsidRDefault="61F6F7EC" w:rsidP="61F6F7EC">
            <w:pPr>
              <w:spacing w:after="0"/>
              <w:rPr>
                <w:rFonts w:ascii="Calibri" w:eastAsia="Calibri" w:hAnsi="Calibri" w:cs="Calibri"/>
                <w:color w:val="000000" w:themeColor="text1"/>
              </w:rPr>
            </w:pP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1B718E7" w14:textId="39AEA295"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ZIM_IN_REV_REQ-REVIEW_CATEGORY</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15096D3" w14:textId="6573CF8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 dropdown. Enforce entry for existing records.</w:t>
            </w:r>
          </w:p>
        </w:tc>
      </w:tr>
      <w:tr w:rsidR="61F6F7EC" w14:paraId="2C474485"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DF95E3A" w14:textId="4FBA3AEF" w:rsidR="61F6F7EC" w:rsidRDefault="61F6F7EC" w:rsidP="61F6F7EC">
            <w:pPr>
              <w:spacing w:after="0"/>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Complaint Requestor</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2259855" w14:textId="7F6916CC" w:rsidR="61F6F7EC" w:rsidRDefault="61F6F7EC" w:rsidP="61F6F7EC">
            <w:pPr>
              <w:spacing w:after="0"/>
              <w:rPr>
                <w:rFonts w:ascii="Segoe UI" w:eastAsia="Segoe UI" w:hAnsi="Segoe UI" w:cs="Segoe UI"/>
                <w:color w:val="000000" w:themeColor="text1"/>
                <w:sz w:val="21"/>
                <w:szCs w:val="21"/>
              </w:rPr>
            </w:pPr>
            <w:r w:rsidRPr="61F6F7EC">
              <w:rPr>
                <w:rFonts w:ascii="Aptos Narrow" w:eastAsia="Aptos Narrow" w:hAnsi="Aptos Narrow" w:cs="Aptos Narrow"/>
                <w:color w:val="000000" w:themeColor="text1"/>
              </w:rPr>
              <w:t>ZIM_IN_REV_REQ-</w:t>
            </w:r>
            <w:r w:rsidRPr="61F6F7EC">
              <w:rPr>
                <w:rFonts w:ascii="Segoe UI" w:eastAsia="Segoe UI" w:hAnsi="Segoe UI" w:cs="Segoe UI"/>
                <w:color w:val="000000" w:themeColor="text1"/>
                <w:sz w:val="21"/>
                <w:szCs w:val="21"/>
              </w:rPr>
              <w:t>COMPLAINT_REQUESTOR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0335283" w14:textId="005AC442"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 dropdown. Enforce entry for existing records.</w:t>
            </w:r>
            <w:r>
              <w:br/>
            </w:r>
            <w:r w:rsidRPr="61F6F7EC">
              <w:rPr>
                <w:rFonts w:ascii="Aptos Narrow" w:eastAsia="Aptos Narrow" w:hAnsi="Aptos Narrow" w:cs="Aptos Narrow"/>
                <w:color w:val="000000" w:themeColor="text1"/>
              </w:rPr>
              <w:t>Dynamic dropdown field titled “Requestor” which is mapped to the review type ‘Complaint’.</w:t>
            </w:r>
          </w:p>
        </w:tc>
      </w:tr>
      <w:tr w:rsidR="61F6F7EC" w14:paraId="18E32630"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1ACFB3A" w14:textId="53D07E49" w:rsidR="61F6F7EC" w:rsidRDefault="61F6F7EC" w:rsidP="61F6F7EC">
            <w:pPr>
              <w:spacing w:after="0"/>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Dispute Requestor</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861C94C" w14:textId="7BBDE993" w:rsidR="61F6F7EC" w:rsidRDefault="61F6F7EC" w:rsidP="61F6F7EC">
            <w:pPr>
              <w:spacing w:after="0"/>
              <w:rPr>
                <w:rFonts w:ascii="Segoe UI" w:eastAsia="Segoe UI" w:hAnsi="Segoe UI" w:cs="Segoe UI"/>
                <w:color w:val="000000" w:themeColor="text1"/>
                <w:sz w:val="21"/>
                <w:szCs w:val="21"/>
              </w:rPr>
            </w:pPr>
            <w:r w:rsidRPr="61F6F7EC">
              <w:rPr>
                <w:rFonts w:ascii="Aptos Narrow" w:eastAsia="Aptos Narrow" w:hAnsi="Aptos Narrow" w:cs="Aptos Narrow"/>
                <w:color w:val="000000" w:themeColor="text1"/>
              </w:rPr>
              <w:t>ZIM_IN_REV_REQ-DISPUTE_</w:t>
            </w:r>
            <w:r w:rsidRPr="61F6F7EC">
              <w:rPr>
                <w:rFonts w:ascii="Segoe UI" w:eastAsia="Segoe UI" w:hAnsi="Segoe UI" w:cs="Segoe UI"/>
                <w:color w:val="000000" w:themeColor="text1"/>
                <w:sz w:val="21"/>
                <w:szCs w:val="21"/>
              </w:rPr>
              <w:t>REQUESTOR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FCA9417" w14:textId="4739755A"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 dropdown. Enforce entry for existing records.</w:t>
            </w:r>
          </w:p>
          <w:p w14:paraId="6478A469" w14:textId="5D5374AA"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Dynamic dropdown field titled “Requestor” which is mapped to the review type Dispute.</w:t>
            </w:r>
          </w:p>
        </w:tc>
      </w:tr>
      <w:tr w:rsidR="61F6F7EC" w14:paraId="27AF0457"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A5C8735" w14:textId="2F4554D8"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Query Type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822F410" w14:textId="24217A4F" w:rsidR="61F6F7EC" w:rsidRDefault="61F6F7EC" w:rsidP="61F6F7EC">
            <w:pPr>
              <w:spacing w:after="0"/>
              <w:rPr>
                <w:rFonts w:ascii="Segoe UI" w:eastAsia="Segoe UI" w:hAnsi="Segoe UI" w:cs="Segoe UI"/>
                <w:color w:val="000000" w:themeColor="text1"/>
                <w:sz w:val="21"/>
                <w:szCs w:val="21"/>
              </w:rPr>
            </w:pPr>
            <w:r w:rsidRPr="61F6F7EC">
              <w:rPr>
                <w:rFonts w:ascii="Aptos Narrow" w:eastAsia="Aptos Narrow" w:hAnsi="Aptos Narrow" w:cs="Aptos Narrow"/>
                <w:color w:val="000000" w:themeColor="text1"/>
              </w:rPr>
              <w:t>ZIM_IN_REV_REQ-</w:t>
            </w:r>
          </w:p>
          <w:p w14:paraId="1161D3EC" w14:textId="4E4D7033"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QUERY_TYPE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D811C38" w14:textId="6573CF8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 dropdown. Enforce entry for existing records.</w:t>
            </w:r>
          </w:p>
          <w:p w14:paraId="49262AF6" w14:textId="7FC2C475"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Dynamic dropdown field titled “Query Type” which is mapped to the review type ‘Query’</w:t>
            </w:r>
          </w:p>
        </w:tc>
      </w:tr>
      <w:tr w:rsidR="61F6F7EC" w14:paraId="1FFD05FB"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47A66E1" w14:textId="13DDFCDB"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Complaint Type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84EF782" w14:textId="24217A4F" w:rsidR="61F6F7EC" w:rsidRDefault="61F6F7EC" w:rsidP="61F6F7EC">
            <w:pPr>
              <w:spacing w:after="0"/>
              <w:rPr>
                <w:rFonts w:ascii="Segoe UI" w:eastAsia="Segoe UI" w:hAnsi="Segoe UI" w:cs="Segoe UI"/>
                <w:color w:val="000000" w:themeColor="text1"/>
                <w:sz w:val="21"/>
                <w:szCs w:val="21"/>
              </w:rPr>
            </w:pPr>
            <w:r w:rsidRPr="61F6F7EC">
              <w:rPr>
                <w:rFonts w:ascii="Aptos Narrow" w:eastAsia="Aptos Narrow" w:hAnsi="Aptos Narrow" w:cs="Aptos Narrow"/>
                <w:color w:val="000000" w:themeColor="text1"/>
              </w:rPr>
              <w:t>ZIM_IN_REV_REQ-</w:t>
            </w:r>
          </w:p>
          <w:p w14:paraId="5D6BCD40" w14:textId="08B2D4BA"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COMPLAINT_TYPE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DD7A447" w14:textId="6573CF8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 dropdown. Enforce entry for existing records.</w:t>
            </w:r>
          </w:p>
          <w:p w14:paraId="64387D9A" w14:textId="1DF93F15"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Dynamic dropdown field titled “Complaint Type” which is mapped to review type ‘Complaint’</w:t>
            </w:r>
          </w:p>
        </w:tc>
      </w:tr>
      <w:tr w:rsidR="61F6F7EC" w14:paraId="776CB209"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7BB55EB" w14:textId="7747E9E9"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Dispute Type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F8A301B" w14:textId="24217A4F" w:rsidR="61F6F7EC" w:rsidRDefault="61F6F7EC" w:rsidP="61F6F7EC">
            <w:pPr>
              <w:spacing w:after="0"/>
              <w:rPr>
                <w:rFonts w:ascii="Segoe UI" w:eastAsia="Segoe UI" w:hAnsi="Segoe UI" w:cs="Segoe UI"/>
                <w:color w:val="000000" w:themeColor="text1"/>
                <w:sz w:val="21"/>
                <w:szCs w:val="21"/>
              </w:rPr>
            </w:pPr>
            <w:r w:rsidRPr="61F6F7EC">
              <w:rPr>
                <w:rFonts w:ascii="Aptos Narrow" w:eastAsia="Aptos Narrow" w:hAnsi="Aptos Narrow" w:cs="Aptos Narrow"/>
                <w:color w:val="000000" w:themeColor="text1"/>
              </w:rPr>
              <w:t>ZIM_IN_REV_REQ-</w:t>
            </w:r>
          </w:p>
          <w:p w14:paraId="1E9EDEBC" w14:textId="7B13992D"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DISPUTE_TYPE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B0C6B00" w14:textId="6573CF8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 dropdown. Enforce entry for existing records.</w:t>
            </w:r>
          </w:p>
          <w:p w14:paraId="116CF40B" w14:textId="7F26C431"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Dynamic dropdown field titled “Dispute Type” which is mapped to review type ‘Dispute’:</w:t>
            </w:r>
          </w:p>
          <w:p w14:paraId="3ED824D4" w14:textId="6174B7E4" w:rsidR="61F6F7EC" w:rsidRDefault="61F6F7EC" w:rsidP="61F6F7EC">
            <w:pPr>
              <w:spacing w:after="0"/>
              <w:rPr>
                <w:rFonts w:ascii="Aptos Narrow" w:eastAsia="Aptos Narrow" w:hAnsi="Aptos Narrow" w:cs="Aptos Narrow"/>
                <w:color w:val="000000" w:themeColor="text1"/>
              </w:rPr>
            </w:pPr>
          </w:p>
        </w:tc>
      </w:tr>
      <w:tr w:rsidR="61F6F7EC" w14:paraId="41B08DCF"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9074338" w14:textId="4FFEB0B6" w:rsidR="61F6F7EC" w:rsidRDefault="61F6F7EC" w:rsidP="61F6F7EC">
            <w:pPr>
              <w:spacing w:after="0"/>
            </w:pPr>
            <w:r w:rsidRPr="61F6F7EC">
              <w:rPr>
                <w:rFonts w:ascii="Aptos Narrow" w:eastAsia="Aptos Narrow" w:hAnsi="Aptos Narrow" w:cs="Aptos Narrow"/>
                <w:b/>
                <w:bCs/>
                <w:color w:val="000000" w:themeColor="text1"/>
              </w:rPr>
              <w:t>Other Complaint Requestor</w:t>
            </w:r>
          </w:p>
          <w:p w14:paraId="045D576D" w14:textId="3D2FBDEA" w:rsidR="61F6F7EC" w:rsidRDefault="61F6F7EC" w:rsidP="61F6F7EC">
            <w:pPr>
              <w:rPr>
                <w:rFonts w:ascii="Calibri" w:eastAsia="Calibri" w:hAnsi="Calibri" w:cs="Calibri"/>
                <w:color w:val="000000" w:themeColor="text1"/>
              </w:rPr>
            </w:pP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1A9BB3F"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208C9E2E" w14:textId="26E3A4B7"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COMPLAINT_REQ_OTHER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2FE0643" w14:textId="274EABE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Only displayed If Other Complaint Requestor is selected, free text field to be available to enter description.</w:t>
            </w:r>
          </w:p>
          <w:p w14:paraId="6196F629" w14:textId="218013E9"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w:t>
            </w:r>
          </w:p>
        </w:tc>
      </w:tr>
      <w:tr w:rsidR="61F6F7EC" w14:paraId="10827C4D"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5CF46F4" w14:textId="3E362F61" w:rsidR="61F6F7EC" w:rsidRDefault="61F6F7EC">
            <w:r w:rsidRPr="61F6F7EC">
              <w:rPr>
                <w:rFonts w:ascii="Aptos Narrow" w:eastAsia="Aptos Narrow" w:hAnsi="Aptos Narrow" w:cs="Aptos Narrow"/>
                <w:b/>
                <w:bCs/>
                <w:color w:val="000000" w:themeColor="text1"/>
              </w:rPr>
              <w:t>Other Dispute Requestor</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B16A1F7"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171DCC0D" w14:textId="0F5024C9"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DISPUTE_REQ_OTHER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C756A1F" w14:textId="1E4C8A54"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Only displayed If Other Dispute Requestor is selected, free text field to be available to enter description.</w:t>
            </w:r>
          </w:p>
          <w:p w14:paraId="4573A16A" w14:textId="72E69938"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w:t>
            </w:r>
          </w:p>
        </w:tc>
      </w:tr>
      <w:tr w:rsidR="61F6F7EC" w14:paraId="1FCDAAD7"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9434E0C" w14:textId="5047DFE3" w:rsidR="61F6F7EC" w:rsidRDefault="61F6F7EC">
            <w:r w:rsidRPr="61F6F7EC">
              <w:rPr>
                <w:rFonts w:ascii="Aptos Narrow" w:eastAsia="Aptos Narrow" w:hAnsi="Aptos Narrow" w:cs="Aptos Narrow"/>
                <w:b/>
                <w:bCs/>
                <w:color w:val="000000" w:themeColor="text1"/>
              </w:rPr>
              <w:t>Other Query Type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1461805"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2C86D5D8" w14:textId="45485B23"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QUERY_TYPE _OTHER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2984DE0" w14:textId="28E6750D"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Only displayed If Other Query Type is selected, free text field to be available to enter description.</w:t>
            </w:r>
          </w:p>
          <w:p w14:paraId="13B4B734" w14:textId="094748E9"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w:t>
            </w:r>
          </w:p>
        </w:tc>
      </w:tr>
      <w:tr w:rsidR="61F6F7EC" w14:paraId="56F331AC"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7BD7DB5" w14:textId="512B847D" w:rsidR="61F6F7EC" w:rsidRDefault="61F6F7EC">
            <w:r w:rsidRPr="61F6F7EC">
              <w:rPr>
                <w:rFonts w:ascii="Aptos Narrow" w:eastAsia="Aptos Narrow" w:hAnsi="Aptos Narrow" w:cs="Aptos Narrow"/>
                <w:b/>
                <w:bCs/>
                <w:color w:val="000000" w:themeColor="text1"/>
              </w:rPr>
              <w:t>Other Complaint Type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3351BAC"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1D078D06" w14:textId="1BC3E31D"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COMPLAINT_TYPE_OTHER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B7E9784" w14:textId="05A11167"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Only displayed If Other Complaint Type is selected, free text field to be available to enter description.</w:t>
            </w:r>
          </w:p>
          <w:p w14:paraId="3F2FE83B" w14:textId="7802B56C"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w:t>
            </w:r>
          </w:p>
        </w:tc>
      </w:tr>
      <w:tr w:rsidR="61F6F7EC" w14:paraId="097739B1"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F189030" w14:textId="3BAF61C7"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Other Dispute Type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A52EC27"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7AA08784" w14:textId="6C8A9DFC"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DISPUTE_TYPE_OTHER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AC20446" w14:textId="77FC1220"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Only displayed If Other Dispute Type is selected, free text field to be available to enter description.</w:t>
            </w:r>
          </w:p>
          <w:p w14:paraId="50E971B4" w14:textId="1FCD58E8"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Mandatory.</w:t>
            </w:r>
          </w:p>
        </w:tc>
      </w:tr>
      <w:tr w:rsidR="61F6F7EC" w14:paraId="263DE49D"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F00444C" w14:textId="482973F0" w:rsidR="61F6F7EC" w:rsidRDefault="61F6F7EC">
            <w:r w:rsidRPr="61F6F7EC">
              <w:rPr>
                <w:rFonts w:ascii="Aptos Narrow" w:eastAsia="Aptos Narrow" w:hAnsi="Aptos Narrow" w:cs="Aptos Narrow"/>
                <w:b/>
                <w:bCs/>
                <w:color w:val="000000" w:themeColor="text1"/>
              </w:rPr>
              <w:t>Query Due Date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763E3EF"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4773AB49" w14:textId="3D8D953A"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QUERY_DUE_DATE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8537A37" w14:textId="5F3AC41C"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 xml:space="preserve">Mandatory date. </w:t>
            </w:r>
            <w:r>
              <w:br/>
            </w:r>
            <w:r w:rsidRPr="61F6F7EC">
              <w:rPr>
                <w:rFonts w:ascii="Aptos Narrow" w:eastAsia="Aptos Narrow" w:hAnsi="Aptos Narrow" w:cs="Aptos Narrow"/>
                <w:color w:val="000000" w:themeColor="text1"/>
              </w:rPr>
              <w:t>For the review type “Query”, a due date is required that will be 2 days (+3 e.g actioned on 1.3.2025 then due date is 3.3.2025) from the date the record is created.</w:t>
            </w:r>
          </w:p>
        </w:tc>
      </w:tr>
      <w:tr w:rsidR="61F6F7EC" w14:paraId="309E3B9F"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4C4D961" w14:textId="7D3781CF" w:rsidR="61F6F7EC" w:rsidRDefault="61F6F7EC">
            <w:r w:rsidRPr="61F6F7EC">
              <w:rPr>
                <w:rFonts w:ascii="Aptos Narrow" w:eastAsia="Aptos Narrow" w:hAnsi="Aptos Narrow" w:cs="Aptos Narrow"/>
                <w:b/>
                <w:bCs/>
                <w:color w:val="000000" w:themeColor="text1"/>
              </w:rPr>
              <w:t>Complaint Due Date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987CA12"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02DBCE71" w14:textId="61329674"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COMPLAINT_DUE_DATE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CAB89A7" w14:textId="72F8DE7A"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 xml:space="preserve">Mandatory date. </w:t>
            </w:r>
            <w:r>
              <w:br/>
            </w:r>
            <w:r w:rsidRPr="61F6F7EC">
              <w:rPr>
                <w:rFonts w:ascii="Aptos Narrow" w:eastAsia="Aptos Narrow" w:hAnsi="Aptos Narrow" w:cs="Aptos Narrow"/>
                <w:color w:val="000000" w:themeColor="text1"/>
              </w:rPr>
              <w:t>For the review type “Query”, a due date is required that will be 10 days (+11 e.g actioned on 1.3.2025 then due date is 11.3.2025) from the date the record is created.</w:t>
            </w:r>
          </w:p>
        </w:tc>
      </w:tr>
      <w:tr w:rsidR="61F6F7EC" w14:paraId="471642C9"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CC00B06" w14:textId="18E193C1" w:rsidR="61F6F7EC" w:rsidRDefault="61F6F7EC">
            <w:r w:rsidRPr="61F6F7EC">
              <w:rPr>
                <w:rFonts w:ascii="Aptos Narrow" w:eastAsia="Aptos Narrow" w:hAnsi="Aptos Narrow" w:cs="Aptos Narrow"/>
                <w:b/>
                <w:bCs/>
                <w:color w:val="000000" w:themeColor="text1"/>
              </w:rPr>
              <w:t>Dispute Due Date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8C4D869" w14:textId="24217A4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ZIM_IN_REV_REQ-</w:t>
            </w:r>
          </w:p>
          <w:p w14:paraId="689E521E" w14:textId="50F6BB5A"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DISPUTE_DUE_DATE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FAEAF69" w14:textId="3876C35F"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 xml:space="preserve">Mandatory date. </w:t>
            </w:r>
            <w:r>
              <w:br/>
            </w:r>
            <w:r w:rsidRPr="61F6F7EC">
              <w:rPr>
                <w:rFonts w:ascii="Aptos Narrow" w:eastAsia="Aptos Narrow" w:hAnsi="Aptos Narrow" w:cs="Aptos Narrow"/>
                <w:color w:val="000000" w:themeColor="text1"/>
              </w:rPr>
              <w:t>For the review type “Query”, a due date is required that will be 15 days (+16 e.g actioned on 1.3.2025 then due date is 16.3.2025) from the date the record is created.</w:t>
            </w:r>
          </w:p>
        </w:tc>
      </w:tr>
      <w:tr w:rsidR="61F6F7EC" w14:paraId="0447374B"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75F0F3E" w14:textId="05EFBB81"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Escalation</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2AD21A3C" w14:textId="57D6B771"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ZIM_REV_REQ_LOG-ESCALATION</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4082192" w14:textId="46F62420"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Escalation flag</w:t>
            </w:r>
          </w:p>
        </w:tc>
      </w:tr>
      <w:tr w:rsidR="61F6F7EC" w14:paraId="18B93FC5"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7C96A14" w14:textId="05D81C5E" w:rsidR="61F6F7EC" w:rsidRDefault="61F6F7EC">
            <w:r w:rsidRPr="61F6F7EC">
              <w:rPr>
                <w:rFonts w:ascii="Aptos Narrow" w:eastAsia="Aptos Narrow" w:hAnsi="Aptos Narrow" w:cs="Aptos Narrow"/>
                <w:b/>
                <w:bCs/>
                <w:color w:val="000000" w:themeColor="text1"/>
              </w:rPr>
              <w:t>Escalated to EPSS Supervisor</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01F219C" w14:textId="230B22D4"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ZIM_REV_REQ_LOG -ESCAL_SUP</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2D2E8F8" w14:textId="15E0A29C"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Field with search help listing EPSS supervisors.</w:t>
            </w:r>
            <w:r>
              <w:br/>
            </w:r>
            <w:r w:rsidRPr="61F6F7EC">
              <w:rPr>
                <w:rFonts w:ascii="Aptos Narrow" w:eastAsia="Aptos Narrow" w:hAnsi="Aptos Narrow" w:cs="Aptos Narrow"/>
                <w:color w:val="000000" w:themeColor="text1"/>
              </w:rPr>
              <w:t>Mandatory when Escalation flag is selected.</w:t>
            </w:r>
          </w:p>
          <w:p w14:paraId="28A24F2A" w14:textId="1A544F81" w:rsidR="61F6F7EC" w:rsidRDefault="61F6F7EC" w:rsidP="61F6F7EC">
            <w:pPr>
              <w:spacing w:after="0"/>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The supervisor is chosen manually as per the existing EPSS supervisor list.</w:t>
            </w:r>
          </w:p>
        </w:tc>
      </w:tr>
      <w:tr w:rsidR="61F6F7EC" w14:paraId="2EE3DDF7"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04149A58" w14:textId="73E9DAE5"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Closed Date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BF158C9" w14:textId="21F46B12"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ZIM_REV_REQ_LOG -CLOSED_DATE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403DF39" w14:textId="4EB572B1"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 xml:space="preserve">Editable Date field </w:t>
            </w:r>
          </w:p>
        </w:tc>
      </w:tr>
      <w:tr w:rsidR="61F6F7EC" w14:paraId="265ED17A"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5F5F04E7" w14:textId="191B3538"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Reviewer Employee Number</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27AFA4D" w14:textId="1DD3BE15"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ZIM_REV_REQ_LOG -REVIEWER_NUMBER</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C336FFC" w14:textId="08D79329"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Reviewer Employee Number. Search help to list the EPSS Reviewers list</w:t>
            </w:r>
          </w:p>
        </w:tc>
      </w:tr>
      <w:tr w:rsidR="61F6F7EC" w14:paraId="05C495DF"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38EC3BFD" w14:textId="235CE96A"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Reviewer Name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C57EFE3" w14:textId="0575C1A1"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ZIM_REV_REQ_LOG -REVIEWER_NAME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4045626" w14:textId="17AEF7FB"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Reviewer Name</w:t>
            </w:r>
          </w:p>
        </w:tc>
      </w:tr>
      <w:tr w:rsidR="61F6F7EC" w14:paraId="48240083"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90C1609" w14:textId="7C30278F"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Reviewed Date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1E914D71" w14:textId="335F3AEA"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ZIM_REV_REQ_LOG -REVIEWED_DATE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49FBD2F9" w14:textId="2898FA77" w:rsidR="61F6F7EC" w:rsidRDefault="61F6F7EC">
            <w:r w:rsidRPr="61F6F7EC">
              <w:rPr>
                <w:rFonts w:ascii="Aptos Narrow" w:eastAsia="Aptos Narrow" w:hAnsi="Aptos Narrow" w:cs="Aptos Narrow"/>
                <w:color w:val="000000" w:themeColor="text1"/>
              </w:rPr>
              <w:t>Editable Date field for reviewer to enter</w:t>
            </w:r>
          </w:p>
        </w:tc>
      </w:tr>
      <w:tr w:rsidR="61F6F7EC" w14:paraId="4A216C73" w14:textId="77777777" w:rsidTr="61F6F7EC">
        <w:trPr>
          <w:trHeight w:val="285"/>
        </w:trPr>
        <w:tc>
          <w:tcPr>
            <w:tcW w:w="309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704C968A" w14:textId="3FC2B5CF" w:rsidR="61F6F7EC" w:rsidRDefault="61F6F7EC" w:rsidP="61F6F7EC">
            <w:pPr>
              <w:rPr>
                <w:rFonts w:ascii="Aptos Narrow" w:eastAsia="Aptos Narrow" w:hAnsi="Aptos Narrow" w:cs="Aptos Narrow"/>
                <w:b/>
                <w:bCs/>
                <w:color w:val="000000" w:themeColor="text1"/>
              </w:rPr>
            </w:pPr>
            <w:r w:rsidRPr="61F6F7EC">
              <w:rPr>
                <w:rFonts w:ascii="Aptos Narrow" w:eastAsia="Aptos Narrow" w:hAnsi="Aptos Narrow" w:cs="Aptos Narrow"/>
                <w:b/>
                <w:bCs/>
                <w:color w:val="000000" w:themeColor="text1"/>
              </w:rPr>
              <w:t>Final Response</w:t>
            </w:r>
          </w:p>
        </w:tc>
        <w:tc>
          <w:tcPr>
            <w:tcW w:w="261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3D1C1BD" w14:textId="5807B4E7"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ZIM_REV_REQ_LOG -FINAL_RESPONSE</w:t>
            </w:r>
          </w:p>
        </w:tc>
        <w:tc>
          <w:tcPr>
            <w:tcW w:w="330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bottom"/>
          </w:tcPr>
          <w:p w14:paraId="6EE9BBDD" w14:textId="2A6B9A73" w:rsidR="61F6F7EC" w:rsidRDefault="61F6F7EC" w:rsidP="61F6F7EC">
            <w:pPr>
              <w:rPr>
                <w:rFonts w:ascii="Aptos Narrow" w:eastAsia="Aptos Narrow" w:hAnsi="Aptos Narrow" w:cs="Aptos Narrow"/>
                <w:color w:val="000000" w:themeColor="text1"/>
              </w:rPr>
            </w:pPr>
            <w:r w:rsidRPr="61F6F7EC">
              <w:rPr>
                <w:rFonts w:ascii="Aptos Narrow" w:eastAsia="Aptos Narrow" w:hAnsi="Aptos Narrow" w:cs="Aptos Narrow"/>
                <w:color w:val="000000" w:themeColor="text1"/>
              </w:rPr>
              <w:t>Final Response Text</w:t>
            </w:r>
          </w:p>
        </w:tc>
      </w:tr>
    </w:tbl>
    <w:p w14:paraId="6194BF60" w14:textId="24ACD855" w:rsidR="61F6F7EC" w:rsidRDefault="61F6F7EC" w:rsidP="61F6F7EC">
      <w:pPr>
        <w:keepNext/>
        <w:keepLines/>
      </w:pPr>
    </w:p>
    <w:p w14:paraId="7DCE0C5B" w14:textId="37A3F92C" w:rsidR="71F8753F" w:rsidRDefault="71F8753F">
      <w:r>
        <w:t>The following changes will be implemented in the existing ‘Previous Reviews’ section:</w:t>
      </w:r>
    </w:p>
    <w:p w14:paraId="6FCE919A" w14:textId="749B7542" w:rsidR="71F8753F" w:rsidRDefault="71F8753F">
      <w:r>
        <w:rPr>
          <w:noProof/>
        </w:rPr>
        <w:drawing>
          <wp:inline distT="0" distB="0" distL="0" distR="0" wp14:anchorId="7B1876AF" wp14:editId="258A2165">
            <wp:extent cx="5724525" cy="666750"/>
            <wp:effectExtent l="0" t="0" r="0" b="0"/>
            <wp:docPr id="770267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60674" name="Picture 1374060674"/>
                    <pic:cNvPicPr/>
                  </pic:nvPicPr>
                  <pic:blipFill>
                    <a:blip r:embed="rId36">
                      <a:extLst>
                        <a:ext uri="{28A0092B-C50C-407E-A947-70E740481C1C}">
                          <a14:useLocalDpi xmlns:a14="http://schemas.microsoft.com/office/drawing/2010/main"/>
                        </a:ext>
                      </a:extLst>
                    </a:blip>
                    <a:stretch>
                      <a:fillRect/>
                    </a:stretch>
                  </pic:blipFill>
                  <pic:spPr>
                    <a:xfrm>
                      <a:off x="0" y="0"/>
                      <a:ext cx="5724525" cy="666750"/>
                    </a:xfrm>
                    <a:prstGeom prst="rect">
                      <a:avLst/>
                    </a:prstGeom>
                  </pic:spPr>
                </pic:pic>
              </a:graphicData>
            </a:graphic>
          </wp:inline>
        </w:drawing>
      </w:r>
    </w:p>
    <w:p w14:paraId="6F896DC6" w14:textId="452D346A" w:rsidR="71F8753F" w:rsidRDefault="71F8753F" w:rsidP="61F6F7EC">
      <w:pPr>
        <w:pStyle w:val="ListParagraph"/>
        <w:numPr>
          <w:ilvl w:val="0"/>
          <w:numId w:val="3"/>
        </w:numPr>
      </w:pPr>
      <w:r>
        <w:t>Date From: rename to “Date Received”</w:t>
      </w:r>
    </w:p>
    <w:p w14:paraId="3D57B6C8" w14:textId="4A5FDA81" w:rsidR="71F8753F" w:rsidRDefault="71F8753F" w:rsidP="61F6F7EC">
      <w:pPr>
        <w:pStyle w:val="ListParagraph"/>
        <w:numPr>
          <w:ilvl w:val="0"/>
          <w:numId w:val="3"/>
        </w:numPr>
        <w:spacing w:before="240" w:after="240"/>
      </w:pPr>
      <w:r>
        <w:t>Date To: replace to the new field “Due Date”</w:t>
      </w:r>
    </w:p>
    <w:p w14:paraId="24018DEC" w14:textId="020AAF3A" w:rsidR="71F8753F" w:rsidRDefault="71F8753F" w:rsidP="61F6F7EC">
      <w:pPr>
        <w:pStyle w:val="ListParagraph"/>
        <w:numPr>
          <w:ilvl w:val="0"/>
          <w:numId w:val="3"/>
        </w:numPr>
        <w:spacing w:before="240" w:after="240"/>
      </w:pPr>
      <w:r>
        <w:t>Final Response: new field that allows the user to upload a document</w:t>
      </w:r>
    </w:p>
    <w:p w14:paraId="204A8C82" w14:textId="31222AD9" w:rsidR="71F8753F" w:rsidRDefault="71F8753F" w:rsidP="61F6F7EC">
      <w:pPr>
        <w:pStyle w:val="ListParagraph"/>
        <w:numPr>
          <w:ilvl w:val="0"/>
          <w:numId w:val="3"/>
        </w:numPr>
        <w:spacing w:before="240" w:after="240"/>
      </w:pPr>
      <w:r>
        <w:t>Escalation Flag: escalate to team member and will create a Task that is allocated to the EPSS Supervisor.</w:t>
      </w:r>
    </w:p>
    <w:p w14:paraId="45704DC3" w14:textId="11092043" w:rsidR="71F8753F" w:rsidRDefault="71F8753F" w:rsidP="61F6F7EC">
      <w:pPr>
        <w:pStyle w:val="ListParagraph"/>
        <w:numPr>
          <w:ilvl w:val="0"/>
          <w:numId w:val="3"/>
        </w:numPr>
        <w:spacing w:before="240" w:after="240"/>
      </w:pPr>
      <w:r>
        <w:t>Closed Date: date field for the user to update.</w:t>
      </w:r>
    </w:p>
    <w:p w14:paraId="665BEAE2" w14:textId="64237611" w:rsidR="71F8753F" w:rsidRDefault="71F8753F" w:rsidP="61F6F7EC">
      <w:pPr>
        <w:pStyle w:val="ListParagraph"/>
        <w:numPr>
          <w:ilvl w:val="0"/>
          <w:numId w:val="3"/>
        </w:numPr>
        <w:spacing w:before="240" w:after="240"/>
      </w:pPr>
      <w:r>
        <w:t xml:space="preserve">Reviewer Number: field to record the reviewer’s employee number </w:t>
      </w:r>
    </w:p>
    <w:p w14:paraId="589E74C7" w14:textId="2CBEE412" w:rsidR="71F8753F" w:rsidRDefault="71F8753F" w:rsidP="61F6F7EC">
      <w:pPr>
        <w:pStyle w:val="ListParagraph"/>
        <w:numPr>
          <w:ilvl w:val="0"/>
          <w:numId w:val="3"/>
        </w:numPr>
        <w:spacing w:before="240" w:after="240"/>
      </w:pPr>
      <w:r>
        <w:t>Reviewer Name: field to record the reviewer’s employee name</w:t>
      </w:r>
    </w:p>
    <w:p w14:paraId="7652ECDA" w14:textId="7E945AD4" w:rsidR="71F8753F" w:rsidRDefault="71F8753F" w:rsidP="61F6F7EC">
      <w:pPr>
        <w:pStyle w:val="ListParagraph"/>
        <w:numPr>
          <w:ilvl w:val="0"/>
          <w:numId w:val="3"/>
        </w:numPr>
      </w:pPr>
      <w:r>
        <w:t>Reviewed Date: date field for the reviewer to enter</w:t>
      </w:r>
    </w:p>
    <w:p w14:paraId="52AE4689" w14:textId="2FE35A51" w:rsidR="61F6F7EC" w:rsidRDefault="61F6F7EC" w:rsidP="61F6F7EC"/>
    <w:p w14:paraId="36E3C878" w14:textId="56252C62" w:rsidR="00E55AE0" w:rsidRPr="00E55AE0" w:rsidRDefault="09AD4E8F" w:rsidP="006A4E28">
      <w:pPr>
        <w:pStyle w:val="Heading2"/>
        <w:numPr>
          <w:ilvl w:val="1"/>
          <w:numId w:val="11"/>
        </w:numPr>
      </w:pPr>
      <w:bookmarkStart w:id="222" w:name="_Toc512132587"/>
      <w:bookmarkStart w:id="223" w:name="_Toc1103512173"/>
      <w:bookmarkStart w:id="224" w:name="_Toc241226889"/>
      <w:r>
        <w:t>(</w:t>
      </w:r>
      <w:r w:rsidR="00E55AE0" w:rsidRPr="006A4E28">
        <w:t>2.3.</w:t>
      </w:r>
      <w:r w:rsidR="00E55AE0">
        <w:t>4</w:t>
      </w:r>
      <w:r w:rsidR="00E55AE0" w:rsidRPr="006A4E28">
        <w:t>.4</w:t>
      </w:r>
      <w:r w:rsidR="2846A5B0">
        <w:t>)</w:t>
      </w:r>
      <w:r w:rsidR="00E55AE0">
        <w:t xml:space="preserve"> OLIMS Diary / Reminders / Tasks</w:t>
      </w:r>
      <w:bookmarkEnd w:id="222"/>
      <w:bookmarkEnd w:id="223"/>
      <w:bookmarkEnd w:id="224"/>
      <w:r w:rsidR="00E55AE0">
        <w:t xml:space="preserve"> </w:t>
      </w:r>
    </w:p>
    <w:p w14:paraId="039186F5" w14:textId="1CDBD05D" w:rsidR="00E55AE0" w:rsidRDefault="00E55AE0" w:rsidP="00A52656">
      <w:pPr>
        <w:pStyle w:val="Heading4"/>
        <w:rPr>
          <w:lang w:val="en-US"/>
        </w:rPr>
      </w:pPr>
      <w:bookmarkStart w:id="225" w:name="_Toc833764968"/>
      <w:bookmarkStart w:id="226" w:name="_Toc241226890"/>
      <w:r w:rsidRPr="00E55AE0">
        <w:rPr>
          <w:lang w:val="en-US"/>
        </w:rPr>
        <w:t>Current setup</w:t>
      </w:r>
      <w:bookmarkEnd w:id="225"/>
      <w:bookmarkEnd w:id="226"/>
    </w:p>
    <w:p w14:paraId="194478AB" w14:textId="57749EF5" w:rsidR="0059290B" w:rsidRDefault="00F53ED9" w:rsidP="0059290B">
      <w:r>
        <w:t>The</w:t>
      </w:r>
      <w:r w:rsidR="0059290B">
        <w:t xml:space="preserve"> reminders function for OLIMS exist that scans an incident and generates operational reminders (IM, Case Mgmt, IP, Deployment) based on configurable business rules.</w:t>
      </w:r>
      <w:r w:rsidR="00DE1961">
        <w:t xml:space="preserve"> </w:t>
      </w:r>
      <w:r w:rsidR="0059290B">
        <w:t>The system loads incident/employee context (master record, certificates, meetings, claims, advisor).</w:t>
      </w:r>
      <w:r w:rsidR="00F6770D">
        <w:t xml:space="preserve"> </w:t>
      </w:r>
      <w:r w:rsidR="0059290B">
        <w:t>Evaluates rule records (ZIM_REM) for many business rules (certificate expiry, meeting follow</w:t>
      </w:r>
      <w:r w:rsidR="0059290B">
        <w:rPr>
          <w:rFonts w:ascii="Cambria Math" w:hAnsi="Cambria Math" w:cs="Cambria Math"/>
        </w:rPr>
        <w:t>‑</w:t>
      </w:r>
      <w:r w:rsidR="0059290B">
        <w:t>ups, claim reviews).</w:t>
      </w:r>
      <w:r w:rsidR="00F6770D">
        <w:t xml:space="preserve"> </w:t>
      </w:r>
      <w:r w:rsidR="00591266">
        <w:t>generate</w:t>
      </w:r>
      <w:r w:rsidR="0059290B">
        <w:t xml:space="preserve"> due dates (uses working</w:t>
      </w:r>
      <w:r w:rsidR="0059290B">
        <w:rPr>
          <w:rFonts w:ascii="Cambria Math" w:hAnsi="Cambria Math" w:cs="Cambria Math"/>
        </w:rPr>
        <w:t>‑</w:t>
      </w:r>
      <w:r w:rsidR="0059290B">
        <w:t>day helpers), overdue days and whether a reminder is required.</w:t>
      </w:r>
    </w:p>
    <w:p w14:paraId="5DB1FF69" w14:textId="666EDC7C" w:rsidR="0059290B" w:rsidRDefault="008A18B6" w:rsidP="0059290B">
      <w:r>
        <w:t>The system a</w:t>
      </w:r>
      <w:r w:rsidR="0059290B">
        <w:t>lso supports creating correspondence (emails/documents) and recording them into ZIM_IN_DOC when required.</w:t>
      </w:r>
    </w:p>
    <w:p w14:paraId="10A0547C" w14:textId="44970126" w:rsidR="0059290B" w:rsidRDefault="0059290B" w:rsidP="0059290B">
      <w:r>
        <w:t>Called from the reminders program (ZHUIM_REMINDERS_NEW) for selected personnel/incident and run date the program shows results and optionally persists changes when the user selects update.</w:t>
      </w:r>
    </w:p>
    <w:p w14:paraId="71D5DDC1" w14:textId="5D216459" w:rsidR="0059290B" w:rsidRDefault="00364187" w:rsidP="0059290B">
      <w:r>
        <w:t>The program uses</w:t>
      </w:r>
      <w:r w:rsidR="0059290B">
        <w:t xml:space="preserve"> ZIM_REM definitions to drive behavior so rules are configurable.</w:t>
      </w:r>
    </w:p>
    <w:p w14:paraId="34A9249C" w14:textId="77777777" w:rsidR="0059290B" w:rsidRDefault="0059290B" w:rsidP="0059290B">
      <w:r>
        <w:t>Prevents duplicate reminders by checking existing ZIM_IN_REM before insert.</w:t>
      </w:r>
    </w:p>
    <w:p w14:paraId="57EE32F0" w14:textId="4A081EB0" w:rsidR="0059290B" w:rsidRDefault="0059290B" w:rsidP="0059290B">
      <w:r>
        <w:t>Respects incident state (no reminders for one</w:t>
      </w:r>
      <w:r>
        <w:rPr>
          <w:rFonts w:ascii="Cambria Math" w:hAnsi="Cambria Math" w:cs="Cambria Math"/>
        </w:rPr>
        <w:t>‑</w:t>
      </w:r>
      <w:r>
        <w:t>off or closed incidents special handling for suspended).</w:t>
      </w:r>
    </w:p>
    <w:p w14:paraId="03B6CF3D" w14:textId="6824F8DA" w:rsidR="00A52656" w:rsidRPr="00A52656" w:rsidRDefault="0059290B" w:rsidP="00E55AE0">
      <w:r>
        <w:t>All DB writes are logged to an audit table.</w:t>
      </w:r>
    </w:p>
    <w:p w14:paraId="47FDF829" w14:textId="6AA413B0" w:rsidR="00E55AE0" w:rsidRPr="00E55AE0" w:rsidRDefault="00E55AE0" w:rsidP="00A52656">
      <w:pPr>
        <w:pStyle w:val="Heading4"/>
      </w:pPr>
      <w:bookmarkStart w:id="227" w:name="_Toc1869190777"/>
      <w:bookmarkStart w:id="228" w:name="_Toc241226891"/>
      <w:r w:rsidRPr="00E55AE0">
        <w:rPr>
          <w:lang w:val="en-US"/>
        </w:rPr>
        <w:t>Business requirement</w:t>
      </w:r>
      <w:bookmarkEnd w:id="227"/>
      <w:bookmarkEnd w:id="228"/>
      <w:r w:rsidRPr="00E55AE0">
        <w:t> </w:t>
      </w:r>
    </w:p>
    <w:p w14:paraId="752625DE" w14:textId="77777777" w:rsidR="00E55AE0" w:rsidRPr="00E55AE0" w:rsidRDefault="00E55AE0" w:rsidP="00E55AE0">
      <w:pPr>
        <w:rPr>
          <w:b/>
          <w:bCs/>
          <w:i/>
          <w:iCs/>
        </w:rPr>
      </w:pPr>
      <w:r w:rsidRPr="00E55AE0">
        <w:rPr>
          <w:b/>
          <w:bCs/>
          <w:i/>
          <w:iCs/>
          <w:lang w:val="en-US"/>
        </w:rPr>
        <w:t>OLD001 System Generated Tasks</w:t>
      </w:r>
      <w:r w:rsidRPr="00E55AE0">
        <w:rPr>
          <w:b/>
          <w:bCs/>
          <w:i/>
          <w:iCs/>
        </w:rPr>
        <w:t> </w:t>
      </w:r>
    </w:p>
    <w:p w14:paraId="5387A1D8" w14:textId="77777777" w:rsidR="00E55AE0" w:rsidRPr="00E55AE0" w:rsidRDefault="00E55AE0" w:rsidP="00E55AE0">
      <w:pPr>
        <w:numPr>
          <w:ilvl w:val="0"/>
          <w:numId w:val="144"/>
        </w:numPr>
      </w:pPr>
      <w:r w:rsidRPr="00E55AE0">
        <w:rPr>
          <w:lang w:val="en-US"/>
        </w:rPr>
        <w:t>OLIMS must trigger a standard EPSS task set from defined events (for example claim allocation, period transitions, document requests).</w:t>
      </w:r>
      <w:r w:rsidRPr="00E55AE0">
        <w:t> </w:t>
      </w:r>
    </w:p>
    <w:p w14:paraId="1558C066" w14:textId="77777777" w:rsidR="00E55AE0" w:rsidRPr="00E55AE0" w:rsidRDefault="00E55AE0" w:rsidP="00E55AE0">
      <w:pPr>
        <w:numPr>
          <w:ilvl w:val="0"/>
          <w:numId w:val="145"/>
        </w:numPr>
      </w:pPr>
      <w:r w:rsidRPr="00E55AE0">
        <w:rPr>
          <w:lang w:val="en-US"/>
        </w:rPr>
        <w:t>Each system generated task must include defined SLA and due date.</w:t>
      </w:r>
      <w:r w:rsidRPr="00E55AE0">
        <w:t> </w:t>
      </w:r>
    </w:p>
    <w:p w14:paraId="08D9D63C" w14:textId="204A127F" w:rsidR="00E55AE0" w:rsidRPr="00E55AE0" w:rsidRDefault="00E55AE0" w:rsidP="00E55AE0">
      <w:pPr>
        <w:numPr>
          <w:ilvl w:val="0"/>
          <w:numId w:val="146"/>
        </w:numPr>
      </w:pPr>
      <w:r w:rsidRPr="00E55AE0">
        <w:rPr>
          <w:lang w:val="en-US"/>
        </w:rPr>
        <w:t>Trigger mappings are configured during implementation using the EPSS Task List.</w:t>
      </w:r>
      <w:r w:rsidRPr="00E55AE0">
        <w:t> </w:t>
      </w:r>
    </w:p>
    <w:p w14:paraId="27FC72B9" w14:textId="77777777" w:rsidR="00E55AE0" w:rsidRPr="00E55AE0" w:rsidRDefault="00E55AE0" w:rsidP="00E55AE0">
      <w:pPr>
        <w:numPr>
          <w:ilvl w:val="0"/>
          <w:numId w:val="147"/>
        </w:numPr>
      </w:pPr>
      <w:r w:rsidRPr="00E55AE0">
        <w:rPr>
          <w:lang w:val="en-US"/>
        </w:rPr>
        <w:t>Task/reminder actions must be audit logged with user, timestamp, and reason where applicable.</w:t>
      </w:r>
      <w:r w:rsidRPr="00E55AE0">
        <w:t> </w:t>
      </w:r>
    </w:p>
    <w:p w14:paraId="1AC9DC28" w14:textId="77777777" w:rsidR="00E55AE0" w:rsidRPr="00E55AE0" w:rsidRDefault="00E55AE0" w:rsidP="00E55AE0">
      <w:pPr>
        <w:rPr>
          <w:b/>
          <w:bCs/>
          <w:i/>
          <w:iCs/>
        </w:rPr>
      </w:pPr>
      <w:r w:rsidRPr="00E55AE0">
        <w:rPr>
          <w:b/>
          <w:bCs/>
          <w:i/>
          <w:iCs/>
          <w:lang w:val="en-US"/>
        </w:rPr>
        <w:t>OLD002 Ad Hoc Tasks</w:t>
      </w:r>
      <w:r w:rsidRPr="00E55AE0">
        <w:rPr>
          <w:b/>
          <w:bCs/>
          <w:i/>
          <w:iCs/>
        </w:rPr>
        <w:t> </w:t>
      </w:r>
    </w:p>
    <w:p w14:paraId="4D0F9FCE" w14:textId="77777777" w:rsidR="00E55AE0" w:rsidRPr="00E55AE0" w:rsidRDefault="00E55AE0" w:rsidP="00E55AE0">
      <w:pPr>
        <w:numPr>
          <w:ilvl w:val="0"/>
          <w:numId w:val="148"/>
        </w:numPr>
      </w:pPr>
      <w:r w:rsidRPr="00E55AE0">
        <w:rPr>
          <w:lang w:val="en-US"/>
        </w:rPr>
        <w:t>EPSS Claims Officers and Supervisors can create ad hoc tasks linked to claim/incident.</w:t>
      </w:r>
      <w:r w:rsidRPr="00E55AE0">
        <w:t> </w:t>
      </w:r>
    </w:p>
    <w:p w14:paraId="6B72814B" w14:textId="77777777" w:rsidR="00E55AE0" w:rsidRPr="00E55AE0" w:rsidRDefault="00E55AE0" w:rsidP="00E55AE0">
      <w:pPr>
        <w:numPr>
          <w:ilvl w:val="0"/>
          <w:numId w:val="149"/>
        </w:numPr>
      </w:pPr>
      <w:r w:rsidRPr="00E55AE0">
        <w:rPr>
          <w:lang w:val="en-US"/>
        </w:rPr>
        <w:t>Mandatory fields: Task Name, Due Date, Assigned To, Status, Date Created, Date Completed, Comments/Notes.</w:t>
      </w:r>
      <w:r w:rsidRPr="00E55AE0">
        <w:t> </w:t>
      </w:r>
    </w:p>
    <w:p w14:paraId="22D703D2" w14:textId="77777777" w:rsidR="00E55AE0" w:rsidRPr="00E55AE0" w:rsidRDefault="00E55AE0" w:rsidP="00E55AE0">
      <w:pPr>
        <w:numPr>
          <w:ilvl w:val="0"/>
          <w:numId w:val="150"/>
        </w:numPr>
      </w:pPr>
      <w:r w:rsidRPr="00E55AE0">
        <w:rPr>
          <w:lang w:val="en-US"/>
        </w:rPr>
        <w:t>Ad hoc tasks can be edited by creator or supervisor until complete.</w:t>
      </w:r>
      <w:r w:rsidRPr="00E55AE0">
        <w:t> </w:t>
      </w:r>
    </w:p>
    <w:p w14:paraId="2DBA6695" w14:textId="77777777" w:rsidR="00E55AE0" w:rsidRPr="00E55AE0" w:rsidRDefault="00E55AE0" w:rsidP="00E55AE0">
      <w:pPr>
        <w:numPr>
          <w:ilvl w:val="0"/>
          <w:numId w:val="151"/>
        </w:numPr>
      </w:pPr>
      <w:r w:rsidRPr="00E55AE0">
        <w:rPr>
          <w:lang w:val="en-US"/>
        </w:rPr>
        <w:t>Only supervisors can delete ad hoc tasks.</w:t>
      </w:r>
      <w:r w:rsidRPr="00E55AE0">
        <w:t> </w:t>
      </w:r>
    </w:p>
    <w:p w14:paraId="62FE2D0E" w14:textId="77777777" w:rsidR="00E55AE0" w:rsidRPr="00E55AE0" w:rsidRDefault="00E55AE0" w:rsidP="00E55AE0">
      <w:pPr>
        <w:numPr>
          <w:ilvl w:val="0"/>
          <w:numId w:val="152"/>
        </w:numPr>
      </w:pPr>
      <w:r w:rsidRPr="00E55AE0">
        <w:rPr>
          <w:lang w:val="en-US"/>
        </w:rPr>
        <w:t>All create/edit/delete/status changes and failed attempts must be audit logged.</w:t>
      </w:r>
      <w:r w:rsidRPr="00E55AE0">
        <w:t> </w:t>
      </w:r>
    </w:p>
    <w:p w14:paraId="4C136480" w14:textId="77777777" w:rsidR="00E55AE0" w:rsidRPr="00E55AE0" w:rsidRDefault="00E55AE0" w:rsidP="00E55AE0">
      <w:pPr>
        <w:rPr>
          <w:b/>
          <w:bCs/>
          <w:i/>
          <w:iCs/>
        </w:rPr>
      </w:pPr>
      <w:r w:rsidRPr="00E55AE0">
        <w:rPr>
          <w:b/>
          <w:bCs/>
          <w:i/>
          <w:iCs/>
          <w:lang w:val="en-US"/>
        </w:rPr>
        <w:t>OLD003 Manual Reminders/To Do Actions</w:t>
      </w:r>
      <w:r w:rsidRPr="00E55AE0">
        <w:rPr>
          <w:b/>
          <w:bCs/>
          <w:i/>
          <w:iCs/>
        </w:rPr>
        <w:t> </w:t>
      </w:r>
    </w:p>
    <w:p w14:paraId="1F036A5A" w14:textId="65909A11" w:rsidR="00E55AE0" w:rsidRPr="00E55AE0" w:rsidRDefault="00E55AE0" w:rsidP="00E55AE0">
      <w:pPr>
        <w:numPr>
          <w:ilvl w:val="0"/>
          <w:numId w:val="153"/>
        </w:numPr>
      </w:pPr>
      <w:r w:rsidRPr="00E55AE0">
        <w:rPr>
          <w:lang w:val="en-US"/>
        </w:rPr>
        <w:t>Standard OLIMS reminder</w:t>
      </w:r>
      <w:r w:rsidR="007C01A8">
        <w:rPr>
          <w:lang w:val="en-US"/>
        </w:rPr>
        <w:t xml:space="preserve"> </w:t>
      </w:r>
      <w:r w:rsidRPr="00E55AE0">
        <w:rPr>
          <w:lang w:val="en-US"/>
        </w:rPr>
        <w:t>to do creation functionality must be available for EPSS incidents.</w:t>
      </w:r>
      <w:r w:rsidRPr="00E55AE0">
        <w:t> </w:t>
      </w:r>
    </w:p>
    <w:p w14:paraId="6113CF17" w14:textId="77777777" w:rsidR="00E55AE0" w:rsidRPr="00E55AE0" w:rsidRDefault="00E55AE0" w:rsidP="00E55AE0">
      <w:pPr>
        <w:numPr>
          <w:ilvl w:val="0"/>
          <w:numId w:val="154"/>
        </w:numPr>
      </w:pPr>
      <w:r w:rsidRPr="00E55AE0">
        <w:rPr>
          <w:lang w:val="en-US"/>
        </w:rPr>
        <w:t>Reminders must be linked to EPSS incident and visible in incident reminder section.</w:t>
      </w:r>
      <w:r w:rsidRPr="00E55AE0">
        <w:t> </w:t>
      </w:r>
    </w:p>
    <w:p w14:paraId="4FFCA1BC" w14:textId="77777777" w:rsidR="00E55AE0" w:rsidRPr="00E55AE0" w:rsidRDefault="00E55AE0" w:rsidP="00E55AE0">
      <w:pPr>
        <w:numPr>
          <w:ilvl w:val="0"/>
          <w:numId w:val="155"/>
        </w:numPr>
      </w:pPr>
      <w:r w:rsidRPr="00E55AE0">
        <w:rPr>
          <w:lang w:val="en-US"/>
        </w:rPr>
        <w:t>Manual reminders align to EPSS predefined task list plus approved manual items.</w:t>
      </w:r>
      <w:r w:rsidRPr="00E55AE0">
        <w:t> </w:t>
      </w:r>
    </w:p>
    <w:p w14:paraId="29D59738" w14:textId="77777777" w:rsidR="00E55AE0" w:rsidRPr="00E55AE0" w:rsidRDefault="00E55AE0" w:rsidP="00E55AE0">
      <w:pPr>
        <w:numPr>
          <w:ilvl w:val="0"/>
          <w:numId w:val="156"/>
        </w:numPr>
      </w:pPr>
      <w:r w:rsidRPr="00E55AE0">
        <w:rPr>
          <w:lang w:val="en-US"/>
        </w:rPr>
        <w:t>No custom automated workflow is triggered by standard reminder creation.</w:t>
      </w:r>
      <w:r w:rsidRPr="00E55AE0">
        <w:t> </w:t>
      </w:r>
    </w:p>
    <w:p w14:paraId="481D350D" w14:textId="18CB7C0C" w:rsidR="00E55AE0" w:rsidRPr="00E55AE0" w:rsidRDefault="00E55AE0" w:rsidP="00E55AE0">
      <w:pPr>
        <w:numPr>
          <w:ilvl w:val="0"/>
          <w:numId w:val="158"/>
        </w:numPr>
      </w:pPr>
      <w:r w:rsidRPr="00E55AE0">
        <w:rPr>
          <w:lang w:val="en-US"/>
        </w:rPr>
        <w:t>Reminder creation</w:t>
      </w:r>
      <w:r w:rsidR="005231F8">
        <w:rPr>
          <w:lang w:val="en-US"/>
        </w:rPr>
        <w:t xml:space="preserve"> </w:t>
      </w:r>
      <w:r w:rsidRPr="00E55AE0">
        <w:rPr>
          <w:lang w:val="en-US"/>
        </w:rPr>
        <w:t>completion actions must be audit logged.</w:t>
      </w:r>
      <w:r w:rsidRPr="00E55AE0">
        <w:t> </w:t>
      </w:r>
    </w:p>
    <w:p w14:paraId="238919A1" w14:textId="77777777" w:rsidR="00E55AE0" w:rsidRPr="00E55AE0" w:rsidRDefault="00E55AE0" w:rsidP="00E55AE0">
      <w:pPr>
        <w:rPr>
          <w:b/>
          <w:bCs/>
          <w:i/>
          <w:iCs/>
        </w:rPr>
      </w:pPr>
      <w:r w:rsidRPr="00E55AE0">
        <w:rPr>
          <w:b/>
          <w:bCs/>
          <w:i/>
          <w:iCs/>
          <w:lang w:val="en-US"/>
        </w:rPr>
        <w:t>OLD004 Display Reminders/To Do Actions</w:t>
      </w:r>
      <w:r w:rsidRPr="00E55AE0">
        <w:rPr>
          <w:b/>
          <w:bCs/>
          <w:i/>
          <w:iCs/>
        </w:rPr>
        <w:t> </w:t>
      </w:r>
    </w:p>
    <w:p w14:paraId="5DA9012A" w14:textId="60A0980E" w:rsidR="00E55AE0" w:rsidRPr="00E55AE0" w:rsidRDefault="00E55AE0" w:rsidP="00E55AE0">
      <w:pPr>
        <w:numPr>
          <w:ilvl w:val="0"/>
          <w:numId w:val="159"/>
        </w:numPr>
      </w:pPr>
      <w:r w:rsidRPr="00E55AE0">
        <w:rPr>
          <w:lang w:val="en-US"/>
        </w:rPr>
        <w:t>Display all reminders</w:t>
      </w:r>
      <w:r w:rsidR="00096E22">
        <w:rPr>
          <w:lang w:val="en-US"/>
        </w:rPr>
        <w:t xml:space="preserve"> </w:t>
      </w:r>
      <w:r w:rsidRPr="00E55AE0">
        <w:rPr>
          <w:lang w:val="en-US"/>
        </w:rPr>
        <w:t>to do actions for EPSS incident, including active and historical items.</w:t>
      </w:r>
      <w:r w:rsidRPr="00E55AE0">
        <w:t> </w:t>
      </w:r>
    </w:p>
    <w:p w14:paraId="379E93A2" w14:textId="77777777" w:rsidR="00E55AE0" w:rsidRPr="00E55AE0" w:rsidRDefault="00E55AE0" w:rsidP="00E55AE0">
      <w:pPr>
        <w:numPr>
          <w:ilvl w:val="0"/>
          <w:numId w:val="160"/>
        </w:numPr>
      </w:pPr>
      <w:r w:rsidRPr="00E55AE0">
        <w:rPr>
          <w:lang w:val="en-US"/>
        </w:rPr>
        <w:t>Required fields: task name, due date, status, assigned to, created date, completed date, comments.</w:t>
      </w:r>
      <w:r w:rsidRPr="00E55AE0">
        <w:t> </w:t>
      </w:r>
    </w:p>
    <w:p w14:paraId="59926C7E" w14:textId="77777777" w:rsidR="00E55AE0" w:rsidRPr="00E55AE0" w:rsidRDefault="00E55AE0" w:rsidP="00E55AE0">
      <w:pPr>
        <w:numPr>
          <w:ilvl w:val="0"/>
          <w:numId w:val="161"/>
        </w:numPr>
      </w:pPr>
      <w:r w:rsidRPr="00E55AE0">
        <w:rPr>
          <w:lang w:val="en-US"/>
        </w:rPr>
        <w:t>Display is read only no edit/delete from display view.</w:t>
      </w:r>
      <w:r w:rsidRPr="00E55AE0">
        <w:t> </w:t>
      </w:r>
    </w:p>
    <w:p w14:paraId="6158F1EB" w14:textId="77777777" w:rsidR="00E55AE0" w:rsidRPr="00E55AE0" w:rsidRDefault="00E55AE0" w:rsidP="00E55AE0">
      <w:pPr>
        <w:numPr>
          <w:ilvl w:val="0"/>
          <w:numId w:val="162"/>
        </w:numPr>
      </w:pPr>
      <w:r w:rsidRPr="00E55AE0">
        <w:rPr>
          <w:lang w:val="en-US"/>
        </w:rPr>
        <w:t>Existing OLIMS reminder display path is reused.</w:t>
      </w:r>
      <w:r w:rsidRPr="00E55AE0">
        <w:t> </w:t>
      </w:r>
    </w:p>
    <w:p w14:paraId="2C459D8A" w14:textId="77777777" w:rsidR="00E55AE0" w:rsidRPr="00E55AE0" w:rsidRDefault="00E55AE0" w:rsidP="00E55AE0">
      <w:pPr>
        <w:numPr>
          <w:ilvl w:val="0"/>
          <w:numId w:val="163"/>
        </w:numPr>
      </w:pPr>
      <w:r w:rsidRPr="00E55AE0">
        <w:rPr>
          <w:lang w:val="en-US"/>
        </w:rPr>
        <w:t>Access checks and audit controls apply.</w:t>
      </w:r>
      <w:r w:rsidRPr="00E55AE0">
        <w:t> </w:t>
      </w:r>
    </w:p>
    <w:p w14:paraId="05B97075" w14:textId="77777777" w:rsidR="00E55AE0" w:rsidRPr="00E55AE0" w:rsidRDefault="00E55AE0" w:rsidP="00E55AE0">
      <w:pPr>
        <w:rPr>
          <w:b/>
          <w:bCs/>
          <w:i/>
          <w:iCs/>
        </w:rPr>
      </w:pPr>
      <w:r w:rsidRPr="00E55AE0">
        <w:rPr>
          <w:b/>
          <w:bCs/>
          <w:i/>
          <w:iCs/>
          <w:lang w:val="en-US"/>
        </w:rPr>
        <w:t>OLD005 New EPSS Category</w:t>
      </w:r>
      <w:r w:rsidRPr="00E55AE0">
        <w:rPr>
          <w:b/>
          <w:bCs/>
          <w:i/>
          <w:iCs/>
        </w:rPr>
        <w:t> </w:t>
      </w:r>
    </w:p>
    <w:p w14:paraId="361BEA42" w14:textId="76BBAF7E" w:rsidR="00E55AE0" w:rsidRPr="00E55AE0" w:rsidRDefault="00E55AE0" w:rsidP="00E55AE0">
      <w:pPr>
        <w:numPr>
          <w:ilvl w:val="0"/>
          <w:numId w:val="164"/>
        </w:numPr>
      </w:pPr>
      <w:r w:rsidRPr="00E55AE0">
        <w:rPr>
          <w:lang w:val="en-US"/>
        </w:rPr>
        <w:t>Create category EPSS for reminders</w:t>
      </w:r>
      <w:r w:rsidR="00374BEB">
        <w:rPr>
          <w:lang w:val="en-US"/>
        </w:rPr>
        <w:t xml:space="preserve"> </w:t>
      </w:r>
      <w:r w:rsidRPr="00E55AE0">
        <w:rPr>
          <w:lang w:val="en-US"/>
        </w:rPr>
        <w:t>to do actions.</w:t>
      </w:r>
      <w:r w:rsidRPr="00E55AE0">
        <w:t> </w:t>
      </w:r>
    </w:p>
    <w:p w14:paraId="67F6B0D4" w14:textId="0CC4E0AC" w:rsidR="00E55AE0" w:rsidRPr="00E55AE0" w:rsidRDefault="00E55AE0" w:rsidP="00E55AE0">
      <w:pPr>
        <w:numPr>
          <w:ilvl w:val="0"/>
          <w:numId w:val="165"/>
        </w:numPr>
      </w:pPr>
      <w:r w:rsidRPr="00E55AE0">
        <w:rPr>
          <w:lang w:val="en-US"/>
        </w:rPr>
        <w:t>Category must be visible</w:t>
      </w:r>
      <w:r w:rsidR="00374BEB">
        <w:rPr>
          <w:lang w:val="en-US"/>
        </w:rPr>
        <w:t xml:space="preserve"> </w:t>
      </w:r>
      <w:r w:rsidRPr="00E55AE0">
        <w:rPr>
          <w:lang w:val="en-US"/>
        </w:rPr>
        <w:t>selectable in relevant OLIMS screens/dropdowns/reports.</w:t>
      </w:r>
      <w:r w:rsidRPr="00E55AE0">
        <w:t> </w:t>
      </w:r>
    </w:p>
    <w:p w14:paraId="7DEAA076" w14:textId="77777777" w:rsidR="00E55AE0" w:rsidRPr="00E55AE0" w:rsidRDefault="00E55AE0" w:rsidP="00E55AE0">
      <w:pPr>
        <w:numPr>
          <w:ilvl w:val="0"/>
          <w:numId w:val="166"/>
        </w:numPr>
      </w:pPr>
      <w:r w:rsidRPr="00E55AE0">
        <w:rPr>
          <w:lang w:val="en-US"/>
        </w:rPr>
        <w:t>Category must be usable for system generated and manual reminders/tasks.</w:t>
      </w:r>
      <w:r w:rsidRPr="00E55AE0">
        <w:t> </w:t>
      </w:r>
    </w:p>
    <w:p w14:paraId="2D1ABAD7" w14:textId="77777777" w:rsidR="00E55AE0" w:rsidRPr="00E55AE0" w:rsidRDefault="00E55AE0" w:rsidP="00E55AE0">
      <w:pPr>
        <w:numPr>
          <w:ilvl w:val="0"/>
          <w:numId w:val="167"/>
        </w:numPr>
      </w:pPr>
      <w:r w:rsidRPr="00E55AE0">
        <w:rPr>
          <w:lang w:val="en-US"/>
        </w:rPr>
        <w:t>Category must be filterable in task lists and reports.</w:t>
      </w:r>
      <w:r w:rsidRPr="00E55AE0">
        <w:t> </w:t>
      </w:r>
    </w:p>
    <w:p w14:paraId="14520B97" w14:textId="77777777" w:rsidR="00EE21B5" w:rsidRDefault="00EE21B5" w:rsidP="00E55AE0">
      <w:pPr>
        <w:rPr>
          <w:b/>
          <w:bCs/>
          <w:i/>
          <w:iCs/>
          <w:lang w:val="en-US"/>
        </w:rPr>
      </w:pPr>
    </w:p>
    <w:p w14:paraId="14EE9D67" w14:textId="77777777" w:rsidR="00E55AE0" w:rsidRPr="00E55AE0" w:rsidRDefault="00E55AE0" w:rsidP="00E55AE0">
      <w:pPr>
        <w:rPr>
          <w:b/>
          <w:bCs/>
          <w:i/>
          <w:iCs/>
        </w:rPr>
      </w:pPr>
      <w:r w:rsidRPr="00E55AE0">
        <w:rPr>
          <w:b/>
          <w:bCs/>
          <w:i/>
          <w:iCs/>
          <w:lang w:val="en-US"/>
        </w:rPr>
        <w:t>OLD006 Suspend/Put on Hold Task</w:t>
      </w:r>
      <w:r w:rsidRPr="00E55AE0">
        <w:rPr>
          <w:b/>
          <w:bCs/>
          <w:i/>
          <w:iCs/>
        </w:rPr>
        <w:t> </w:t>
      </w:r>
    </w:p>
    <w:p w14:paraId="21192A19" w14:textId="77777777" w:rsidR="00E55AE0" w:rsidRPr="00E55AE0" w:rsidRDefault="00E55AE0" w:rsidP="00E55AE0">
      <w:pPr>
        <w:numPr>
          <w:ilvl w:val="0"/>
          <w:numId w:val="169"/>
        </w:numPr>
      </w:pPr>
      <w:r w:rsidRPr="00E55AE0">
        <w:rPr>
          <w:lang w:val="en-US"/>
        </w:rPr>
        <w:t>Authorised EPSS Claims Officers/Supervisors can suspend/resume active EPSS tasks.</w:t>
      </w:r>
      <w:r w:rsidRPr="00E55AE0">
        <w:t> </w:t>
      </w:r>
    </w:p>
    <w:p w14:paraId="5D70C4F7" w14:textId="77777777" w:rsidR="00E55AE0" w:rsidRPr="00E55AE0" w:rsidRDefault="00E55AE0" w:rsidP="00E55AE0">
      <w:pPr>
        <w:numPr>
          <w:ilvl w:val="0"/>
          <w:numId w:val="170"/>
        </w:numPr>
      </w:pPr>
      <w:r w:rsidRPr="00E55AE0">
        <w:rPr>
          <w:lang w:val="en-US"/>
        </w:rPr>
        <w:t>Suspension pauses SLA/due date countdown.</w:t>
      </w:r>
      <w:r w:rsidRPr="00E55AE0">
        <w:t> </w:t>
      </w:r>
    </w:p>
    <w:p w14:paraId="4A41274C" w14:textId="77777777" w:rsidR="00E55AE0" w:rsidRPr="00E55AE0" w:rsidRDefault="00E55AE0" w:rsidP="00E55AE0">
      <w:pPr>
        <w:numPr>
          <w:ilvl w:val="0"/>
          <w:numId w:val="171"/>
        </w:numPr>
      </w:pPr>
      <w:r w:rsidRPr="00E55AE0">
        <w:rPr>
          <w:lang w:val="en-US"/>
        </w:rPr>
        <w:t>Suspension reason is mandatory.</w:t>
      </w:r>
      <w:r w:rsidRPr="00E55AE0">
        <w:t> </w:t>
      </w:r>
    </w:p>
    <w:p w14:paraId="408D7A35" w14:textId="77777777" w:rsidR="00E55AE0" w:rsidRPr="00E55AE0" w:rsidRDefault="00E55AE0" w:rsidP="00E55AE0">
      <w:pPr>
        <w:numPr>
          <w:ilvl w:val="0"/>
          <w:numId w:val="172"/>
        </w:numPr>
      </w:pPr>
      <w:r w:rsidRPr="00E55AE0">
        <w:rPr>
          <w:lang w:val="en-US"/>
        </w:rPr>
        <w:t>Completed tasks cannot be suspended system must block and display error.</w:t>
      </w:r>
      <w:r w:rsidRPr="00E55AE0">
        <w:t> </w:t>
      </w:r>
    </w:p>
    <w:p w14:paraId="0E9616CD" w14:textId="77777777" w:rsidR="00E55AE0" w:rsidRPr="00E55AE0" w:rsidRDefault="00E55AE0" w:rsidP="00E55AE0">
      <w:pPr>
        <w:numPr>
          <w:ilvl w:val="0"/>
          <w:numId w:val="173"/>
        </w:numPr>
      </w:pPr>
      <w:r w:rsidRPr="00E55AE0">
        <w:rPr>
          <w:lang w:val="en-US"/>
        </w:rPr>
        <w:t>Dependent tasks triggered by suspended task must also be placed on hold.</w:t>
      </w:r>
      <w:r w:rsidRPr="00E55AE0">
        <w:t> </w:t>
      </w:r>
    </w:p>
    <w:p w14:paraId="2EF57E41" w14:textId="77777777" w:rsidR="00E55AE0" w:rsidRPr="00E55AE0" w:rsidRDefault="00E55AE0" w:rsidP="00E55AE0">
      <w:pPr>
        <w:numPr>
          <w:ilvl w:val="0"/>
          <w:numId w:val="174"/>
        </w:numPr>
      </w:pPr>
      <w:r w:rsidRPr="00E55AE0">
        <w:rPr>
          <w:lang w:val="en-US"/>
        </w:rPr>
        <w:t>Suspend/resume actions must not impact payroll calculations.</w:t>
      </w:r>
      <w:r w:rsidRPr="00E55AE0">
        <w:t> </w:t>
      </w:r>
    </w:p>
    <w:p w14:paraId="1AF95DE8" w14:textId="77777777" w:rsidR="00E55AE0" w:rsidRPr="00E55AE0" w:rsidRDefault="00E55AE0" w:rsidP="00E55AE0">
      <w:pPr>
        <w:rPr>
          <w:b/>
          <w:bCs/>
          <w:i/>
          <w:iCs/>
        </w:rPr>
      </w:pPr>
      <w:r w:rsidRPr="00E55AE0">
        <w:rPr>
          <w:b/>
          <w:bCs/>
          <w:i/>
          <w:iCs/>
          <w:lang w:val="en-US"/>
        </w:rPr>
        <w:t>OLD007 Suspension Reason Capture</w:t>
      </w:r>
      <w:r w:rsidRPr="00E55AE0">
        <w:rPr>
          <w:b/>
          <w:bCs/>
          <w:i/>
          <w:iCs/>
        </w:rPr>
        <w:t> </w:t>
      </w:r>
    </w:p>
    <w:p w14:paraId="6B943C09" w14:textId="77777777" w:rsidR="00E55AE0" w:rsidRPr="00E55AE0" w:rsidRDefault="00E55AE0" w:rsidP="00E55AE0">
      <w:pPr>
        <w:numPr>
          <w:ilvl w:val="0"/>
          <w:numId w:val="175"/>
        </w:numPr>
      </w:pPr>
      <w:r w:rsidRPr="00E55AE0">
        <w:rPr>
          <w:lang w:val="en-US"/>
        </w:rPr>
        <w:t>Suspension reason must be mandatory free text visible in OLIMS UI.</w:t>
      </w:r>
      <w:r w:rsidRPr="00E55AE0">
        <w:t> </w:t>
      </w:r>
    </w:p>
    <w:p w14:paraId="30D00C4C" w14:textId="77777777" w:rsidR="00E55AE0" w:rsidRPr="00E55AE0" w:rsidRDefault="00E55AE0" w:rsidP="00E55AE0">
      <w:pPr>
        <w:numPr>
          <w:ilvl w:val="0"/>
          <w:numId w:val="176"/>
        </w:numPr>
      </w:pPr>
      <w:r w:rsidRPr="00E55AE0">
        <w:rPr>
          <w:lang w:val="en-US"/>
        </w:rPr>
        <w:t>Reason must be stored online against task record.</w:t>
      </w:r>
      <w:r w:rsidRPr="00E55AE0">
        <w:t> </w:t>
      </w:r>
    </w:p>
    <w:p w14:paraId="38749028" w14:textId="77777777" w:rsidR="00E55AE0" w:rsidRPr="00E55AE0" w:rsidRDefault="00E55AE0" w:rsidP="00E55AE0">
      <w:pPr>
        <w:numPr>
          <w:ilvl w:val="0"/>
          <w:numId w:val="177"/>
        </w:numPr>
      </w:pPr>
      <w:r w:rsidRPr="00E55AE0">
        <w:rPr>
          <w:lang w:val="en-US"/>
        </w:rPr>
        <w:t>Reason must be auditable and reportable.</w:t>
      </w:r>
      <w:r w:rsidRPr="00E55AE0">
        <w:t> </w:t>
      </w:r>
    </w:p>
    <w:p w14:paraId="6ACB327C" w14:textId="77777777" w:rsidR="00E55AE0" w:rsidRPr="00E55AE0" w:rsidRDefault="00E55AE0" w:rsidP="00E55AE0">
      <w:pPr>
        <w:rPr>
          <w:b/>
          <w:bCs/>
          <w:i/>
          <w:iCs/>
        </w:rPr>
      </w:pPr>
      <w:r w:rsidRPr="00E55AE0">
        <w:rPr>
          <w:b/>
          <w:bCs/>
          <w:i/>
          <w:iCs/>
          <w:lang w:val="en-US"/>
        </w:rPr>
        <w:t>OLD008 Task Resumption Logic</w:t>
      </w:r>
      <w:r w:rsidRPr="00E55AE0">
        <w:rPr>
          <w:b/>
          <w:bCs/>
          <w:i/>
          <w:iCs/>
        </w:rPr>
        <w:t> </w:t>
      </w:r>
    </w:p>
    <w:p w14:paraId="105CA4BA" w14:textId="77777777" w:rsidR="00E55AE0" w:rsidRPr="00E55AE0" w:rsidRDefault="00E55AE0" w:rsidP="00E55AE0">
      <w:pPr>
        <w:numPr>
          <w:ilvl w:val="0"/>
          <w:numId w:val="178"/>
        </w:numPr>
      </w:pPr>
      <w:r w:rsidRPr="00E55AE0">
        <w:rPr>
          <w:lang w:val="en-US"/>
        </w:rPr>
        <w:t>Resumed task keeps original due date unchanged.</w:t>
      </w:r>
      <w:r w:rsidRPr="00E55AE0">
        <w:t> </w:t>
      </w:r>
    </w:p>
    <w:p w14:paraId="4D2839C7" w14:textId="77777777" w:rsidR="00E55AE0" w:rsidRPr="00E55AE0" w:rsidRDefault="00E55AE0" w:rsidP="00E55AE0">
      <w:pPr>
        <w:numPr>
          <w:ilvl w:val="0"/>
          <w:numId w:val="179"/>
        </w:numPr>
      </w:pPr>
      <w:r w:rsidRPr="00E55AE0">
        <w:rPr>
          <w:lang w:val="en-US"/>
        </w:rPr>
        <w:t>System creates separate recalculated due date record based on remaining SLA at suspension point.</w:t>
      </w:r>
      <w:r w:rsidRPr="00E55AE0">
        <w:t> </w:t>
      </w:r>
    </w:p>
    <w:p w14:paraId="1B3D68B4" w14:textId="77777777" w:rsidR="00E55AE0" w:rsidRPr="00E55AE0" w:rsidRDefault="00E55AE0" w:rsidP="00E55AE0">
      <w:pPr>
        <w:numPr>
          <w:ilvl w:val="0"/>
          <w:numId w:val="180"/>
        </w:numPr>
      </w:pPr>
      <w:r w:rsidRPr="00E55AE0">
        <w:rPr>
          <w:lang w:val="en-US"/>
        </w:rPr>
        <w:t>Elapsed pre suspension time is included in total SLA usage.</w:t>
      </w:r>
      <w:r w:rsidRPr="00E55AE0">
        <w:t> </w:t>
      </w:r>
    </w:p>
    <w:p w14:paraId="1DE679F7" w14:textId="77777777" w:rsidR="00E55AE0" w:rsidRPr="00E55AE0" w:rsidRDefault="00E55AE0" w:rsidP="00E55AE0">
      <w:pPr>
        <w:numPr>
          <w:ilvl w:val="0"/>
          <w:numId w:val="181"/>
        </w:numPr>
      </w:pPr>
      <w:r w:rsidRPr="00E55AE0">
        <w:rPr>
          <w:lang w:val="en-US"/>
        </w:rPr>
        <w:t>If original due date is past at resumption, task is flagged overdue.</w:t>
      </w:r>
      <w:r w:rsidRPr="00E55AE0">
        <w:t> </w:t>
      </w:r>
    </w:p>
    <w:p w14:paraId="2DE1B187" w14:textId="77777777" w:rsidR="00E55AE0" w:rsidRPr="00E55AE0" w:rsidRDefault="00E55AE0" w:rsidP="00E55AE0">
      <w:pPr>
        <w:numPr>
          <w:ilvl w:val="0"/>
          <w:numId w:val="182"/>
        </w:numPr>
      </w:pPr>
      <w:r w:rsidRPr="00E55AE0">
        <w:rPr>
          <w:lang w:val="en-US"/>
        </w:rPr>
        <w:t>Dependent tasks on hold due to parent suspension must reactivate with recalculated SLA timing.</w:t>
      </w:r>
      <w:r w:rsidRPr="00E55AE0">
        <w:t> </w:t>
      </w:r>
    </w:p>
    <w:p w14:paraId="466455BE" w14:textId="77777777" w:rsidR="00E55AE0" w:rsidRPr="00E55AE0" w:rsidRDefault="00E55AE0" w:rsidP="00E55AE0">
      <w:pPr>
        <w:numPr>
          <w:ilvl w:val="0"/>
          <w:numId w:val="183"/>
        </w:numPr>
      </w:pPr>
      <w:r w:rsidRPr="00E55AE0">
        <w:rPr>
          <w:lang w:val="en-US"/>
        </w:rPr>
        <w:t>Suspended task cannot be completed until resumed.</w:t>
      </w:r>
      <w:r w:rsidRPr="00E55AE0">
        <w:t> </w:t>
      </w:r>
    </w:p>
    <w:p w14:paraId="123A41BA" w14:textId="77777777" w:rsidR="00E55AE0" w:rsidRPr="00E55AE0" w:rsidRDefault="00E55AE0" w:rsidP="00E55AE0">
      <w:pPr>
        <w:numPr>
          <w:ilvl w:val="0"/>
          <w:numId w:val="184"/>
        </w:numPr>
      </w:pPr>
      <w:r w:rsidRPr="00E55AE0">
        <w:rPr>
          <w:lang w:val="en-US"/>
        </w:rPr>
        <w:t>Suspend/resume actions (including reason) must be audit logged and reportable.</w:t>
      </w:r>
      <w:r w:rsidRPr="00E55AE0">
        <w:t> </w:t>
      </w:r>
    </w:p>
    <w:p w14:paraId="5FF83F08" w14:textId="77777777" w:rsidR="00E55AE0" w:rsidRPr="00E55AE0" w:rsidRDefault="00E55AE0" w:rsidP="00E55AE0">
      <w:pPr>
        <w:rPr>
          <w:b/>
          <w:bCs/>
          <w:i/>
          <w:iCs/>
        </w:rPr>
      </w:pPr>
      <w:r w:rsidRPr="00E55AE0">
        <w:rPr>
          <w:b/>
          <w:bCs/>
          <w:i/>
          <w:iCs/>
          <w:lang w:val="en-US"/>
        </w:rPr>
        <w:t>OLD009 Task Template Management</w:t>
      </w:r>
      <w:r w:rsidRPr="00E55AE0">
        <w:rPr>
          <w:b/>
          <w:bCs/>
          <w:i/>
          <w:iCs/>
        </w:rPr>
        <w:t> </w:t>
      </w:r>
    </w:p>
    <w:p w14:paraId="5196F42A" w14:textId="77777777" w:rsidR="00E55AE0" w:rsidRPr="00E55AE0" w:rsidRDefault="00E55AE0" w:rsidP="00E55AE0">
      <w:pPr>
        <w:numPr>
          <w:ilvl w:val="0"/>
          <w:numId w:val="185"/>
        </w:numPr>
      </w:pPr>
      <w:r w:rsidRPr="00E55AE0">
        <w:rPr>
          <w:lang w:val="en-US"/>
        </w:rPr>
        <w:t>EPSS Claims team role can create and edit templates in OLIMS.</w:t>
      </w:r>
      <w:r w:rsidRPr="00E55AE0">
        <w:t> </w:t>
      </w:r>
    </w:p>
    <w:p w14:paraId="2721DC6E" w14:textId="77777777" w:rsidR="00E55AE0" w:rsidRPr="00E55AE0" w:rsidRDefault="00E55AE0" w:rsidP="00E55AE0">
      <w:pPr>
        <w:numPr>
          <w:ilvl w:val="0"/>
          <w:numId w:val="186"/>
        </w:numPr>
      </w:pPr>
      <w:r w:rsidRPr="00E55AE0">
        <w:rPr>
          <w:lang w:val="en-US"/>
        </w:rPr>
        <w:t>Template fields include task name, SLA/due date, assigned role, trigger event, status.</w:t>
      </w:r>
      <w:r w:rsidRPr="00E55AE0">
        <w:t> </w:t>
      </w:r>
    </w:p>
    <w:p w14:paraId="59123463" w14:textId="77777777" w:rsidR="00E55AE0" w:rsidRPr="00E55AE0" w:rsidRDefault="00E55AE0" w:rsidP="00E55AE0">
      <w:pPr>
        <w:numPr>
          <w:ilvl w:val="0"/>
          <w:numId w:val="187"/>
        </w:numPr>
      </w:pPr>
      <w:r w:rsidRPr="00E55AE0">
        <w:rPr>
          <w:lang w:val="en-US"/>
        </w:rPr>
        <w:t>Template field data source definition required (static/derived/user entry).</w:t>
      </w:r>
      <w:r w:rsidRPr="00E55AE0">
        <w:t> </w:t>
      </w:r>
    </w:p>
    <w:p w14:paraId="2A709E4C" w14:textId="77777777" w:rsidR="00E55AE0" w:rsidRPr="00E55AE0" w:rsidRDefault="00E55AE0" w:rsidP="00E55AE0">
      <w:pPr>
        <w:numPr>
          <w:ilvl w:val="0"/>
          <w:numId w:val="188"/>
        </w:numPr>
      </w:pPr>
      <w:r w:rsidRPr="00E55AE0">
        <w:rPr>
          <w:lang w:val="en-US"/>
        </w:rPr>
        <w:t>Template edits must not retroactively affect active tasks apply to new tasks only.</w:t>
      </w:r>
      <w:r w:rsidRPr="00E55AE0">
        <w:t> </w:t>
      </w:r>
    </w:p>
    <w:p w14:paraId="3D758567" w14:textId="77777777" w:rsidR="00E55AE0" w:rsidRPr="00E55AE0" w:rsidRDefault="00E55AE0" w:rsidP="00E55AE0">
      <w:pPr>
        <w:numPr>
          <w:ilvl w:val="0"/>
          <w:numId w:val="189"/>
        </w:numPr>
      </w:pPr>
      <w:r w:rsidRPr="00E55AE0">
        <w:rPr>
          <w:lang w:val="en-US"/>
        </w:rPr>
        <w:t>Template changes must be audit logged and reportable.</w:t>
      </w:r>
      <w:r w:rsidRPr="00E55AE0">
        <w:t> </w:t>
      </w:r>
    </w:p>
    <w:p w14:paraId="608B984F" w14:textId="6D2BBB84" w:rsidR="00E55AE0" w:rsidRPr="00E55AE0" w:rsidRDefault="00E55AE0" w:rsidP="00E55AE0">
      <w:pPr>
        <w:rPr>
          <w:b/>
          <w:bCs/>
          <w:i/>
          <w:iCs/>
        </w:rPr>
      </w:pPr>
      <w:r w:rsidRPr="00E55AE0">
        <w:rPr>
          <w:b/>
          <w:bCs/>
          <w:i/>
          <w:iCs/>
          <w:lang w:val="en-US"/>
        </w:rPr>
        <w:t>OLD010 Tasks Reporting</w:t>
      </w:r>
      <w:r w:rsidRPr="00E55AE0">
        <w:rPr>
          <w:b/>
          <w:bCs/>
          <w:i/>
          <w:iCs/>
        </w:rPr>
        <w:t> </w:t>
      </w:r>
      <w:r w:rsidR="00026858">
        <w:rPr>
          <w:b/>
          <w:bCs/>
          <w:i/>
          <w:iCs/>
        </w:rPr>
        <w:t>NSWPF</w:t>
      </w:r>
    </w:p>
    <w:p w14:paraId="665EEB02" w14:textId="77777777" w:rsidR="00E55AE0" w:rsidRPr="00E55AE0" w:rsidRDefault="00E55AE0" w:rsidP="00E55AE0">
      <w:pPr>
        <w:numPr>
          <w:ilvl w:val="0"/>
          <w:numId w:val="190"/>
        </w:numPr>
      </w:pPr>
      <w:r w:rsidRPr="00E55AE0">
        <w:rPr>
          <w:lang w:val="en-US"/>
        </w:rPr>
        <w:t>EPSS task report delivered via existing OLIMS Reminders/To Do List facility in ZIM_CM.</w:t>
      </w:r>
      <w:r w:rsidRPr="00E55AE0">
        <w:t> </w:t>
      </w:r>
    </w:p>
    <w:p w14:paraId="626AA389" w14:textId="77777777" w:rsidR="00E55AE0" w:rsidRPr="00E55AE0" w:rsidRDefault="00E55AE0" w:rsidP="00E55AE0">
      <w:pPr>
        <w:numPr>
          <w:ilvl w:val="0"/>
          <w:numId w:val="191"/>
        </w:numPr>
      </w:pPr>
      <w:r w:rsidRPr="00E55AE0">
        <w:rPr>
          <w:lang w:val="en-US"/>
        </w:rPr>
        <w:t>Optional separate EPSS report facility may be created if required to avoid impact to other claim types.</w:t>
      </w:r>
      <w:r w:rsidRPr="00E55AE0">
        <w:t> </w:t>
      </w:r>
    </w:p>
    <w:p w14:paraId="3010A99E" w14:textId="77777777" w:rsidR="00E55AE0" w:rsidRPr="00E55AE0" w:rsidRDefault="00E55AE0" w:rsidP="00E55AE0">
      <w:pPr>
        <w:numPr>
          <w:ilvl w:val="0"/>
          <w:numId w:val="192"/>
        </w:numPr>
      </w:pPr>
      <w:r w:rsidRPr="00E55AE0">
        <w:rPr>
          <w:lang w:val="en-US"/>
        </w:rPr>
        <w:t>Include in progress and completed tasks.</w:t>
      </w:r>
      <w:r w:rsidRPr="00E55AE0">
        <w:t> </w:t>
      </w:r>
    </w:p>
    <w:p w14:paraId="0A47ECFE" w14:textId="77777777" w:rsidR="00E55AE0" w:rsidRPr="00E55AE0" w:rsidRDefault="00E55AE0" w:rsidP="00E55AE0">
      <w:pPr>
        <w:numPr>
          <w:ilvl w:val="0"/>
          <w:numId w:val="193"/>
        </w:numPr>
      </w:pPr>
      <w:r w:rsidRPr="00E55AE0">
        <w:rPr>
          <w:lang w:val="en-US"/>
        </w:rPr>
        <w:t>Filters: status, EPSS Claims/Transitional, WC Primary Claim, EPSS Supervisor, EPSS Claims Advisor (individual/all).</w:t>
      </w:r>
      <w:r w:rsidRPr="00E55AE0">
        <w:t> </w:t>
      </w:r>
    </w:p>
    <w:p w14:paraId="15812131" w14:textId="1129C6DB" w:rsidR="00E55AE0" w:rsidRPr="00E55AE0" w:rsidRDefault="00E55AE0" w:rsidP="00615AF8">
      <w:pPr>
        <w:numPr>
          <w:ilvl w:val="0"/>
          <w:numId w:val="194"/>
        </w:numPr>
      </w:pPr>
      <w:r w:rsidRPr="00E55AE0">
        <w:rPr>
          <w:lang w:val="en-US"/>
        </w:rPr>
        <w:t>Fields: Employee No, Employee Name, Incident No, WC Claim No, Created Date, Task Name, EPSS Advisor, EPSS Supervisor, Comments, Due Date, No. of Days Overdue, Completed Date, Updated By, Suspension Status/Reason.</w:t>
      </w:r>
      <w:r w:rsidRPr="00E55AE0">
        <w:t> </w:t>
      </w:r>
    </w:p>
    <w:p w14:paraId="15E3129F" w14:textId="77777777" w:rsidR="00E55AE0" w:rsidRPr="00E55AE0" w:rsidRDefault="00E55AE0" w:rsidP="00E55AE0">
      <w:pPr>
        <w:rPr>
          <w:b/>
          <w:bCs/>
        </w:rPr>
      </w:pPr>
      <w:r w:rsidRPr="00E55AE0">
        <w:rPr>
          <w:b/>
          <w:bCs/>
          <w:lang w:val="en-US"/>
        </w:rPr>
        <w:t>EPSS Task List</w:t>
      </w:r>
      <w:r w:rsidRPr="00E55AE0">
        <w:rPr>
          <w:b/>
          <w:bCs/>
        </w:rPr>
        <w:t> </w:t>
      </w:r>
    </w:p>
    <w:p w14:paraId="434E0B9E" w14:textId="77777777" w:rsidR="00E55AE0" w:rsidRPr="00E55AE0" w:rsidRDefault="00E55AE0" w:rsidP="00E55AE0">
      <w:r w:rsidRPr="00E55AE0">
        <w:rPr>
          <w:lang w:val="en-US"/>
        </w:rPr>
        <w:t>The following task list is the baseline register for OLD001/OLD002 design, build, and testing.</w:t>
      </w:r>
      <w:r w:rsidRPr="00E55AE0">
        <w:t> </w:t>
      </w:r>
    </w:p>
    <w:p w14:paraId="3547E280" w14:textId="77777777" w:rsidR="009A0587" w:rsidRDefault="009A0587" w:rsidP="00E55AE0">
      <w:pPr>
        <w:rPr>
          <w:ins w:id="229" w:author="Salomina Malan" w:date="2026-10-08T09:52:00Z" w16du:dateUtc="2026-10-07T22:52:00Z"/>
          <w:b/>
          <w:bCs/>
          <w:i/>
          <w:iCs/>
          <w:lang w:val="en-US"/>
        </w:rPr>
        <w:sectPr w:rsidR="009A0587">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708" w:footer="708" w:gutter="0"/>
          <w:cols w:space="708"/>
          <w:docGrid w:linePitch="360"/>
        </w:sectPr>
      </w:pPr>
    </w:p>
    <w:p w14:paraId="24208C89" w14:textId="52CF16C1" w:rsidR="00E55AE0" w:rsidRDefault="00E55AE0" w:rsidP="00E55AE0">
      <w:pPr>
        <w:rPr>
          <w:ins w:id="230" w:author="Salomina Malan" w:date="2026-10-08T09:51:00Z" w16du:dateUtc="2026-10-07T22:51:00Z"/>
          <w:b/>
          <w:bCs/>
          <w:i/>
          <w:iCs/>
        </w:rPr>
      </w:pPr>
      <w:r w:rsidRPr="00E55AE0">
        <w:rPr>
          <w:b/>
          <w:bCs/>
          <w:i/>
          <w:iCs/>
          <w:lang w:val="en-US"/>
        </w:rPr>
        <w:t>System generated task list</w:t>
      </w:r>
      <w:r w:rsidRPr="00E55AE0">
        <w:rPr>
          <w:b/>
          <w:bCs/>
          <w:i/>
          <w:iCs/>
        </w:rPr>
        <w:t> </w:t>
      </w:r>
      <w:r w:rsidR="00764A0C">
        <w:rPr>
          <w:b/>
          <w:bCs/>
          <w:i/>
          <w:iCs/>
        </w:rPr>
        <w:t xml:space="preserve"> </w:t>
      </w:r>
    </w:p>
    <w:tbl>
      <w:tblPr>
        <w:tblW w:w="1572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31" w:author="Salomina Malan" w:date="2026-10-08T09:53:00Z" w16du:dateUtc="2026-10-07T22:53:00Z">
          <w:tblPr>
            <w:tblW w:w="2245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439"/>
        <w:gridCol w:w="3511"/>
        <w:gridCol w:w="1588"/>
        <w:gridCol w:w="1588"/>
        <w:gridCol w:w="4042"/>
        <w:gridCol w:w="1389"/>
        <w:gridCol w:w="3164"/>
        <w:tblGridChange w:id="232">
          <w:tblGrid>
            <w:gridCol w:w="439"/>
            <w:gridCol w:w="116"/>
            <w:gridCol w:w="3395"/>
            <w:gridCol w:w="1588"/>
            <w:gridCol w:w="31"/>
            <w:gridCol w:w="1557"/>
            <w:gridCol w:w="711"/>
            <w:gridCol w:w="2268"/>
            <w:gridCol w:w="1063"/>
            <w:gridCol w:w="1389"/>
            <w:gridCol w:w="3164"/>
            <w:gridCol w:w="156"/>
            <w:gridCol w:w="1984"/>
            <w:gridCol w:w="4592"/>
          </w:tblGrid>
        </w:tblGridChange>
      </w:tblGrid>
      <w:tr w:rsidR="00160B3D" w:rsidRPr="001F5DCA" w14:paraId="326E15FE" w14:textId="77777777" w:rsidTr="002C644F">
        <w:trPr>
          <w:trHeight w:val="292"/>
          <w:tblHeader/>
          <w:ins w:id="233" w:author="Salomina Malan" w:date="2026-10-08T09:51:00Z" w16du:dateUtc="2026-10-07T22:51:00Z"/>
          <w:trPrChange w:id="234" w:author="Salomina Malan" w:date="2026-10-08T09:53:00Z" w16du:dateUtc="2026-10-07T22:53:00Z">
            <w:trPr>
              <w:trHeight w:val="296"/>
            </w:trPr>
          </w:trPrChange>
        </w:trPr>
        <w:tc>
          <w:tcPr>
            <w:tcW w:w="388" w:type="dxa"/>
            <w:shd w:val="clear" w:color="auto" w:fill="002060"/>
            <w:noWrap/>
            <w:vAlign w:val="center"/>
            <w:hideMark/>
            <w:tcPrChange w:id="235" w:author="Salomina Malan" w:date="2026-10-08T09:53:00Z" w16du:dateUtc="2026-10-07T22:53:00Z">
              <w:tcPr>
                <w:tcW w:w="555" w:type="dxa"/>
                <w:gridSpan w:val="2"/>
                <w:shd w:val="clear" w:color="auto" w:fill="002060"/>
                <w:noWrap/>
                <w:vAlign w:val="center"/>
                <w:hideMark/>
              </w:tcPr>
            </w:tcPrChange>
          </w:tcPr>
          <w:p w14:paraId="19D9D40D" w14:textId="77777777" w:rsidR="00160B3D" w:rsidRPr="001F5DCA" w:rsidRDefault="00160B3D">
            <w:pPr>
              <w:rPr>
                <w:ins w:id="236" w:author="Salomina Malan" w:date="2026-10-08T09:51:00Z" w16du:dateUtc="2026-10-07T22:51:00Z"/>
                <w:rFonts w:ascii="Arial" w:eastAsia="Times New Roman" w:hAnsi="Arial" w:cs="Arial"/>
                <w:b/>
                <w:color w:val="FFFFFF" w:themeColor="background1"/>
                <w:sz w:val="20"/>
                <w:szCs w:val="20"/>
                <w:lang w:eastAsia="en-AU"/>
              </w:rPr>
            </w:pPr>
            <w:ins w:id="237" w:author="Salomina Malan" w:date="2026-10-08T09:51:00Z" w16du:dateUtc="2026-10-07T22:51:00Z">
              <w:r w:rsidRPr="001F5DCA">
                <w:rPr>
                  <w:rFonts w:ascii="Arial" w:eastAsia="Times New Roman" w:hAnsi="Arial" w:cs="Arial"/>
                  <w:b/>
                  <w:color w:val="FFFFFF" w:themeColor="background1"/>
                  <w:sz w:val="20"/>
                  <w:szCs w:val="20"/>
                  <w:lang w:eastAsia="en-AU"/>
                </w:rPr>
                <w:t>#</w:t>
              </w:r>
            </w:ins>
          </w:p>
        </w:tc>
        <w:tc>
          <w:tcPr>
            <w:tcW w:w="3511" w:type="dxa"/>
            <w:shd w:val="clear" w:color="auto" w:fill="002060"/>
            <w:noWrap/>
            <w:vAlign w:val="center"/>
            <w:hideMark/>
            <w:tcPrChange w:id="238" w:author="Salomina Malan" w:date="2026-10-08T09:53:00Z" w16du:dateUtc="2026-10-07T22:53:00Z">
              <w:tcPr>
                <w:tcW w:w="5014" w:type="dxa"/>
                <w:gridSpan w:val="3"/>
                <w:shd w:val="clear" w:color="auto" w:fill="002060"/>
                <w:noWrap/>
                <w:vAlign w:val="center"/>
                <w:hideMark/>
              </w:tcPr>
            </w:tcPrChange>
          </w:tcPr>
          <w:p w14:paraId="54A8A999" w14:textId="77777777" w:rsidR="00160B3D" w:rsidRPr="001F5DCA" w:rsidRDefault="00160B3D">
            <w:pPr>
              <w:rPr>
                <w:ins w:id="239" w:author="Salomina Malan" w:date="2026-10-08T09:51:00Z" w16du:dateUtc="2026-10-07T22:51:00Z"/>
                <w:rFonts w:ascii="Arial" w:eastAsia="Times New Roman" w:hAnsi="Arial" w:cs="Arial"/>
                <w:b/>
                <w:color w:val="FFFFFF" w:themeColor="background1"/>
                <w:sz w:val="20"/>
                <w:szCs w:val="20"/>
                <w:lang w:eastAsia="en-AU"/>
              </w:rPr>
            </w:pPr>
            <w:ins w:id="240" w:author="Salomina Malan" w:date="2026-10-08T09:51:00Z" w16du:dateUtc="2026-10-07T22:51:00Z">
              <w:r w:rsidRPr="001F5DCA">
                <w:rPr>
                  <w:rFonts w:ascii="Arial" w:eastAsia="Times New Roman" w:hAnsi="Arial" w:cs="Arial"/>
                  <w:b/>
                  <w:color w:val="FFFFFF" w:themeColor="background1"/>
                  <w:sz w:val="20"/>
                  <w:szCs w:val="20"/>
                  <w:lang w:eastAsia="en-AU"/>
                </w:rPr>
                <w:t>Task</w:t>
              </w:r>
            </w:ins>
          </w:p>
        </w:tc>
        <w:tc>
          <w:tcPr>
            <w:tcW w:w="1588" w:type="dxa"/>
            <w:shd w:val="clear" w:color="auto" w:fill="002060"/>
            <w:noWrap/>
            <w:vAlign w:val="center"/>
            <w:hideMark/>
            <w:tcPrChange w:id="241" w:author="Salomina Malan" w:date="2026-10-08T09:53:00Z" w16du:dateUtc="2026-10-07T22:53:00Z">
              <w:tcPr>
                <w:tcW w:w="2268" w:type="dxa"/>
                <w:gridSpan w:val="2"/>
                <w:shd w:val="clear" w:color="auto" w:fill="002060"/>
                <w:noWrap/>
                <w:vAlign w:val="center"/>
                <w:hideMark/>
              </w:tcPr>
            </w:tcPrChange>
          </w:tcPr>
          <w:p w14:paraId="657F393B" w14:textId="77777777" w:rsidR="00160B3D" w:rsidRPr="001F5DCA" w:rsidRDefault="00160B3D">
            <w:pPr>
              <w:rPr>
                <w:ins w:id="242" w:author="Salomina Malan" w:date="2026-10-08T09:51:00Z" w16du:dateUtc="2026-10-07T22:51:00Z"/>
                <w:rFonts w:ascii="Arial" w:eastAsia="Times New Roman" w:hAnsi="Arial" w:cs="Arial"/>
                <w:b/>
                <w:color w:val="FFFFFF" w:themeColor="background1"/>
                <w:sz w:val="20"/>
                <w:szCs w:val="20"/>
                <w:lang w:eastAsia="en-AU"/>
              </w:rPr>
            </w:pPr>
            <w:ins w:id="243" w:author="Salomina Malan" w:date="2026-10-08T09:51:00Z" w16du:dateUtc="2026-10-07T22:51:00Z">
              <w:r w:rsidRPr="001F5DCA">
                <w:rPr>
                  <w:rFonts w:ascii="Arial" w:eastAsia="Times New Roman" w:hAnsi="Arial" w:cs="Arial"/>
                  <w:b/>
                  <w:color w:val="FFFFFF" w:themeColor="background1"/>
                  <w:sz w:val="20"/>
                  <w:szCs w:val="20"/>
                  <w:lang w:eastAsia="en-AU"/>
                </w:rPr>
                <w:t>Assigned To</w:t>
              </w:r>
            </w:ins>
          </w:p>
        </w:tc>
        <w:tc>
          <w:tcPr>
            <w:tcW w:w="1588" w:type="dxa"/>
            <w:shd w:val="clear" w:color="auto" w:fill="002060"/>
            <w:noWrap/>
            <w:vAlign w:val="center"/>
            <w:hideMark/>
            <w:tcPrChange w:id="244" w:author="Salomina Malan" w:date="2026-10-08T09:53:00Z" w16du:dateUtc="2026-10-07T22:53:00Z">
              <w:tcPr>
                <w:tcW w:w="2268" w:type="dxa"/>
                <w:shd w:val="clear" w:color="auto" w:fill="002060"/>
                <w:noWrap/>
                <w:vAlign w:val="center"/>
                <w:hideMark/>
              </w:tcPr>
            </w:tcPrChange>
          </w:tcPr>
          <w:p w14:paraId="5CC386CA" w14:textId="77777777" w:rsidR="00160B3D" w:rsidRPr="001F5DCA" w:rsidRDefault="00160B3D">
            <w:pPr>
              <w:rPr>
                <w:ins w:id="245" w:author="Salomina Malan" w:date="2026-10-08T09:51:00Z" w16du:dateUtc="2026-10-07T22:51:00Z"/>
                <w:rFonts w:ascii="Arial" w:eastAsia="Times New Roman" w:hAnsi="Arial" w:cs="Arial"/>
                <w:b/>
                <w:color w:val="FFFFFF" w:themeColor="background1"/>
                <w:sz w:val="20"/>
                <w:szCs w:val="20"/>
                <w:lang w:eastAsia="en-AU"/>
              </w:rPr>
            </w:pPr>
            <w:ins w:id="246" w:author="Salomina Malan" w:date="2026-10-08T09:51:00Z" w16du:dateUtc="2026-10-07T22:51:00Z">
              <w:r w:rsidRPr="001F5DCA">
                <w:rPr>
                  <w:rFonts w:ascii="Arial" w:eastAsia="Times New Roman" w:hAnsi="Arial" w:cs="Arial"/>
                  <w:b/>
                  <w:color w:val="FFFFFF" w:themeColor="background1"/>
                  <w:sz w:val="20"/>
                  <w:szCs w:val="20"/>
                  <w:lang w:eastAsia="en-AU"/>
                </w:rPr>
                <w:t>SLA (business days)</w:t>
              </w:r>
            </w:ins>
          </w:p>
        </w:tc>
        <w:tc>
          <w:tcPr>
            <w:tcW w:w="4042" w:type="dxa"/>
            <w:shd w:val="clear" w:color="auto" w:fill="002060"/>
            <w:noWrap/>
            <w:vAlign w:val="center"/>
            <w:hideMark/>
            <w:tcPrChange w:id="247" w:author="Salomina Malan" w:date="2026-10-08T09:53:00Z" w16du:dateUtc="2026-10-07T22:53:00Z">
              <w:tcPr>
                <w:tcW w:w="5772" w:type="dxa"/>
                <w:gridSpan w:val="4"/>
                <w:shd w:val="clear" w:color="auto" w:fill="002060"/>
                <w:noWrap/>
                <w:vAlign w:val="center"/>
                <w:hideMark/>
              </w:tcPr>
            </w:tcPrChange>
          </w:tcPr>
          <w:p w14:paraId="5416E4F9" w14:textId="77777777" w:rsidR="00160B3D" w:rsidRPr="001F5DCA" w:rsidRDefault="00160B3D">
            <w:pPr>
              <w:rPr>
                <w:ins w:id="248" w:author="Salomina Malan" w:date="2026-10-08T09:51:00Z" w16du:dateUtc="2026-10-07T22:51:00Z"/>
                <w:rFonts w:ascii="Arial" w:eastAsia="Times New Roman" w:hAnsi="Arial" w:cs="Arial"/>
                <w:b/>
                <w:color w:val="FFFFFF" w:themeColor="background1"/>
                <w:sz w:val="20"/>
                <w:szCs w:val="20"/>
                <w:lang w:eastAsia="en-AU"/>
              </w:rPr>
            </w:pPr>
            <w:ins w:id="249" w:author="Salomina Malan" w:date="2026-10-08T09:51:00Z" w16du:dateUtc="2026-10-07T22:51:00Z">
              <w:r w:rsidRPr="001F5DCA">
                <w:rPr>
                  <w:rFonts w:ascii="Arial" w:eastAsia="Times New Roman" w:hAnsi="Arial" w:cs="Arial"/>
                  <w:b/>
                  <w:color w:val="FFFFFF" w:themeColor="background1"/>
                  <w:sz w:val="20"/>
                  <w:szCs w:val="20"/>
                  <w:lang w:eastAsia="en-AU"/>
                </w:rPr>
                <w:t>Trigger</w:t>
              </w:r>
            </w:ins>
          </w:p>
        </w:tc>
        <w:tc>
          <w:tcPr>
            <w:tcW w:w="1389" w:type="dxa"/>
            <w:shd w:val="clear" w:color="auto" w:fill="002060"/>
            <w:noWrap/>
            <w:vAlign w:val="center"/>
            <w:hideMark/>
            <w:tcPrChange w:id="250" w:author="Salomina Malan" w:date="2026-10-08T09:53:00Z" w16du:dateUtc="2026-10-07T22:53:00Z">
              <w:tcPr>
                <w:tcW w:w="1984" w:type="dxa"/>
                <w:shd w:val="clear" w:color="auto" w:fill="002060"/>
                <w:noWrap/>
                <w:vAlign w:val="center"/>
                <w:hideMark/>
              </w:tcPr>
            </w:tcPrChange>
          </w:tcPr>
          <w:p w14:paraId="0D5B0C63" w14:textId="77777777" w:rsidR="00160B3D" w:rsidRPr="001F5DCA" w:rsidRDefault="00160B3D">
            <w:pPr>
              <w:rPr>
                <w:ins w:id="251" w:author="Salomina Malan" w:date="2026-10-08T09:51:00Z" w16du:dateUtc="2026-10-07T22:51:00Z"/>
                <w:rFonts w:ascii="Arial" w:eastAsia="Times New Roman" w:hAnsi="Arial" w:cs="Arial"/>
                <w:b/>
                <w:color w:val="FFFFFF" w:themeColor="background1"/>
                <w:sz w:val="20"/>
                <w:szCs w:val="20"/>
                <w:lang w:eastAsia="en-AU"/>
              </w:rPr>
            </w:pPr>
            <w:ins w:id="252" w:author="Salomina Malan" w:date="2026-10-08T09:51:00Z" w16du:dateUtc="2026-10-07T22:51:00Z">
              <w:r w:rsidRPr="001F5DCA">
                <w:rPr>
                  <w:rFonts w:ascii="Arial" w:eastAsia="Times New Roman" w:hAnsi="Arial" w:cs="Arial"/>
                  <w:b/>
                  <w:color w:val="FFFFFF" w:themeColor="background1"/>
                  <w:sz w:val="20"/>
                  <w:szCs w:val="20"/>
                  <w:lang w:eastAsia="en-AU"/>
                </w:rPr>
                <w:t>System generated</w:t>
              </w:r>
            </w:ins>
          </w:p>
        </w:tc>
        <w:tc>
          <w:tcPr>
            <w:tcW w:w="3215" w:type="dxa"/>
            <w:shd w:val="clear" w:color="auto" w:fill="002060"/>
            <w:vAlign w:val="center"/>
            <w:tcPrChange w:id="253" w:author="Salomina Malan" w:date="2026-10-08T09:53:00Z" w16du:dateUtc="2026-10-07T22:53:00Z">
              <w:tcPr>
                <w:tcW w:w="4592" w:type="dxa"/>
                <w:shd w:val="clear" w:color="auto" w:fill="002060"/>
                <w:vAlign w:val="center"/>
              </w:tcPr>
            </w:tcPrChange>
          </w:tcPr>
          <w:p w14:paraId="78F6E2F7" w14:textId="77777777" w:rsidR="00160B3D" w:rsidRPr="001F5DCA" w:rsidRDefault="00160B3D">
            <w:pPr>
              <w:rPr>
                <w:ins w:id="254" w:author="Salomina Malan" w:date="2026-10-08T09:51:00Z" w16du:dateUtc="2026-10-07T22:51:00Z"/>
                <w:rFonts w:ascii="Arial" w:eastAsia="Times New Roman" w:hAnsi="Arial" w:cs="Arial"/>
                <w:b/>
                <w:color w:val="FFFFFF" w:themeColor="background1"/>
                <w:sz w:val="20"/>
                <w:szCs w:val="20"/>
                <w:lang w:eastAsia="en-AU"/>
              </w:rPr>
            </w:pPr>
            <w:ins w:id="255" w:author="Salomina Malan" w:date="2026-10-08T09:51:00Z" w16du:dateUtc="2026-10-07T22:51:00Z">
              <w:r w:rsidRPr="001F5DCA">
                <w:rPr>
                  <w:rFonts w:ascii="Arial" w:eastAsia="Times New Roman" w:hAnsi="Arial" w:cs="Arial"/>
                  <w:b/>
                  <w:color w:val="FFFFFF" w:themeColor="background1"/>
                  <w:sz w:val="20"/>
                  <w:szCs w:val="20"/>
                  <w:lang w:eastAsia="en-AU"/>
                </w:rPr>
                <w:t>Comment</w:t>
              </w:r>
            </w:ins>
          </w:p>
        </w:tc>
      </w:tr>
      <w:tr w:rsidR="00160B3D" w:rsidRPr="001F5DCA" w14:paraId="0A860FDA" w14:textId="77777777" w:rsidTr="002C644F">
        <w:trPr>
          <w:trHeight w:val="282"/>
          <w:ins w:id="256" w:author="Salomina Malan" w:date="2026-10-08T09:51:00Z" w16du:dateUtc="2026-10-07T22:51:00Z"/>
          <w:trPrChange w:id="257" w:author="Salomina Malan" w:date="2026-10-08T09:52:00Z" w16du:dateUtc="2026-10-07T22:52:00Z">
            <w:trPr>
              <w:trHeight w:val="285"/>
            </w:trPr>
          </w:trPrChange>
        </w:trPr>
        <w:tc>
          <w:tcPr>
            <w:tcW w:w="388" w:type="dxa"/>
            <w:noWrap/>
            <w:vAlign w:val="center"/>
            <w:hideMark/>
            <w:tcPrChange w:id="258" w:author="Salomina Malan" w:date="2026-10-08T09:52:00Z" w16du:dateUtc="2026-10-07T22:52:00Z">
              <w:tcPr>
                <w:tcW w:w="555" w:type="dxa"/>
                <w:gridSpan w:val="2"/>
                <w:noWrap/>
                <w:vAlign w:val="center"/>
                <w:hideMark/>
              </w:tcPr>
            </w:tcPrChange>
          </w:tcPr>
          <w:p w14:paraId="444E7948" w14:textId="77777777" w:rsidR="00160B3D" w:rsidRPr="001F5DCA" w:rsidRDefault="00160B3D">
            <w:pPr>
              <w:rPr>
                <w:ins w:id="259" w:author="Salomina Malan" w:date="2026-10-08T09:51:00Z" w16du:dateUtc="2026-10-07T22:51:00Z"/>
                <w:rFonts w:ascii="Arial" w:eastAsia="Times New Roman" w:hAnsi="Arial" w:cs="Arial"/>
                <w:color w:val="000000"/>
                <w:sz w:val="20"/>
                <w:szCs w:val="20"/>
                <w:lang w:eastAsia="en-AU"/>
              </w:rPr>
            </w:pPr>
            <w:ins w:id="260" w:author="Salomina Malan" w:date="2026-10-08T09:51:00Z" w16du:dateUtc="2026-10-07T22:51:00Z">
              <w:r w:rsidRPr="001F5DCA">
                <w:rPr>
                  <w:rFonts w:ascii="Arial" w:eastAsia="Times New Roman" w:hAnsi="Arial" w:cs="Arial"/>
                  <w:color w:val="000000"/>
                  <w:sz w:val="20"/>
                  <w:szCs w:val="20"/>
                  <w:lang w:eastAsia="en-AU"/>
                </w:rPr>
                <w:t>1</w:t>
              </w:r>
            </w:ins>
          </w:p>
        </w:tc>
        <w:tc>
          <w:tcPr>
            <w:tcW w:w="3511" w:type="dxa"/>
            <w:noWrap/>
            <w:vAlign w:val="center"/>
            <w:hideMark/>
            <w:tcPrChange w:id="261" w:author="Salomina Malan" w:date="2026-10-08T09:52:00Z" w16du:dateUtc="2026-10-07T22:52:00Z">
              <w:tcPr>
                <w:tcW w:w="5014" w:type="dxa"/>
                <w:gridSpan w:val="3"/>
                <w:noWrap/>
                <w:vAlign w:val="center"/>
                <w:hideMark/>
              </w:tcPr>
            </w:tcPrChange>
          </w:tcPr>
          <w:p w14:paraId="118F87FD" w14:textId="77777777" w:rsidR="00160B3D" w:rsidRPr="001F5DCA" w:rsidRDefault="00160B3D">
            <w:pPr>
              <w:rPr>
                <w:ins w:id="262" w:author="Salomina Malan" w:date="2026-10-08T09:51:00Z" w16du:dateUtc="2026-10-07T22:51:00Z"/>
                <w:rFonts w:ascii="Arial" w:eastAsia="Times New Roman" w:hAnsi="Arial" w:cs="Arial"/>
                <w:color w:val="000000"/>
                <w:sz w:val="20"/>
                <w:szCs w:val="20"/>
                <w:lang w:eastAsia="en-AU"/>
              </w:rPr>
            </w:pPr>
            <w:ins w:id="263" w:author="Salomina Malan" w:date="2026-10-08T09:51:00Z" w16du:dateUtc="2026-10-07T22:51:00Z">
              <w:r w:rsidRPr="001F5DCA">
                <w:rPr>
                  <w:rFonts w:ascii="Arial" w:eastAsia="Times New Roman" w:hAnsi="Arial" w:cs="Arial"/>
                  <w:color w:val="000000"/>
                  <w:sz w:val="20"/>
                  <w:szCs w:val="20"/>
                  <w:lang w:eastAsia="en-AU"/>
                </w:rPr>
                <w:t>Triage and allocate claim</w:t>
              </w:r>
            </w:ins>
          </w:p>
        </w:tc>
        <w:tc>
          <w:tcPr>
            <w:tcW w:w="1588" w:type="dxa"/>
            <w:noWrap/>
            <w:vAlign w:val="center"/>
            <w:hideMark/>
            <w:tcPrChange w:id="264" w:author="Salomina Malan" w:date="2026-10-08T09:52:00Z" w16du:dateUtc="2026-10-07T22:52:00Z">
              <w:tcPr>
                <w:tcW w:w="2268" w:type="dxa"/>
                <w:gridSpan w:val="2"/>
                <w:noWrap/>
                <w:vAlign w:val="center"/>
                <w:hideMark/>
              </w:tcPr>
            </w:tcPrChange>
          </w:tcPr>
          <w:p w14:paraId="4A60BDAA" w14:textId="77777777" w:rsidR="00160B3D" w:rsidRPr="001F5DCA" w:rsidRDefault="00160B3D">
            <w:pPr>
              <w:rPr>
                <w:ins w:id="265" w:author="Salomina Malan" w:date="2026-10-08T09:51:00Z" w16du:dateUtc="2026-10-07T22:51:00Z"/>
                <w:rFonts w:ascii="Arial" w:eastAsia="Times New Roman" w:hAnsi="Arial" w:cs="Arial"/>
                <w:color w:val="000000"/>
                <w:sz w:val="20"/>
                <w:szCs w:val="20"/>
                <w:lang w:eastAsia="en-AU"/>
              </w:rPr>
            </w:pPr>
            <w:ins w:id="266" w:author="Salomina Malan" w:date="2026-10-08T09:51:00Z" w16du:dateUtc="2026-10-07T22:51:00Z">
              <w:r w:rsidRPr="001F5DCA">
                <w:rPr>
                  <w:rFonts w:ascii="Arial" w:eastAsia="Times New Roman" w:hAnsi="Arial" w:cs="Arial"/>
                  <w:color w:val="000000"/>
                  <w:sz w:val="20"/>
                  <w:szCs w:val="20"/>
                  <w:lang w:eastAsia="en-AU"/>
                </w:rPr>
                <w:t>EPSS Supervisor</w:t>
              </w:r>
            </w:ins>
          </w:p>
        </w:tc>
        <w:tc>
          <w:tcPr>
            <w:tcW w:w="1588" w:type="dxa"/>
            <w:noWrap/>
            <w:vAlign w:val="center"/>
            <w:hideMark/>
            <w:tcPrChange w:id="267" w:author="Salomina Malan" w:date="2026-10-08T09:52:00Z" w16du:dateUtc="2026-10-07T22:52:00Z">
              <w:tcPr>
                <w:tcW w:w="2268" w:type="dxa"/>
                <w:noWrap/>
                <w:vAlign w:val="center"/>
                <w:hideMark/>
              </w:tcPr>
            </w:tcPrChange>
          </w:tcPr>
          <w:p w14:paraId="7C590AE8" w14:textId="77777777" w:rsidR="00160B3D" w:rsidRPr="001F5DCA" w:rsidRDefault="00160B3D">
            <w:pPr>
              <w:jc w:val="center"/>
              <w:rPr>
                <w:ins w:id="268" w:author="Salomina Malan" w:date="2026-10-08T09:51:00Z" w16du:dateUtc="2026-10-07T22:51:00Z"/>
                <w:rFonts w:ascii="Arial" w:eastAsia="Times New Roman" w:hAnsi="Arial" w:cs="Arial"/>
                <w:color w:val="000000"/>
                <w:sz w:val="20"/>
                <w:szCs w:val="20"/>
                <w:lang w:eastAsia="en-AU"/>
              </w:rPr>
            </w:pPr>
            <w:ins w:id="269" w:author="Salomina Malan" w:date="2026-10-08T09:51:00Z" w16du:dateUtc="2026-10-07T22:51:00Z">
              <w:r w:rsidRPr="001F5DCA">
                <w:rPr>
                  <w:rFonts w:ascii="Arial" w:eastAsia="Times New Roman" w:hAnsi="Arial" w:cs="Arial"/>
                  <w:color w:val="000000"/>
                  <w:sz w:val="20"/>
                  <w:szCs w:val="20"/>
                  <w:lang w:eastAsia="en-AU"/>
                </w:rPr>
                <w:t>1</w:t>
              </w:r>
            </w:ins>
          </w:p>
        </w:tc>
        <w:tc>
          <w:tcPr>
            <w:tcW w:w="4042" w:type="dxa"/>
            <w:noWrap/>
            <w:vAlign w:val="center"/>
            <w:hideMark/>
            <w:tcPrChange w:id="270" w:author="Salomina Malan" w:date="2026-10-08T09:52:00Z" w16du:dateUtc="2026-10-07T22:52:00Z">
              <w:tcPr>
                <w:tcW w:w="5772" w:type="dxa"/>
                <w:gridSpan w:val="4"/>
                <w:noWrap/>
                <w:vAlign w:val="center"/>
                <w:hideMark/>
              </w:tcPr>
            </w:tcPrChange>
          </w:tcPr>
          <w:p w14:paraId="7F04528D" w14:textId="77777777" w:rsidR="00160B3D" w:rsidRPr="001F5DCA" w:rsidRDefault="00160B3D">
            <w:pPr>
              <w:rPr>
                <w:ins w:id="271" w:author="Salomina Malan" w:date="2026-10-08T09:51:00Z" w16du:dateUtc="2026-10-07T22:51:00Z"/>
                <w:rFonts w:ascii="Arial" w:eastAsia="Times New Roman" w:hAnsi="Arial" w:cs="Arial"/>
                <w:color w:val="000000"/>
                <w:sz w:val="20"/>
                <w:szCs w:val="20"/>
                <w:lang w:eastAsia="en-AU"/>
              </w:rPr>
            </w:pPr>
            <w:ins w:id="272" w:author="Salomina Malan" w:date="2026-10-08T09:51:00Z" w16du:dateUtc="2026-10-07T22:51:00Z">
              <w:r w:rsidRPr="001F5DCA">
                <w:rPr>
                  <w:rFonts w:ascii="Arial" w:eastAsia="Times New Roman" w:hAnsi="Arial" w:cs="Arial"/>
                  <w:color w:val="000000"/>
                  <w:sz w:val="20"/>
                  <w:szCs w:val="20"/>
                  <w:lang w:eastAsia="en-AU"/>
                </w:rPr>
                <w:t>WC Claim flagged as primary</w:t>
              </w:r>
            </w:ins>
          </w:p>
        </w:tc>
        <w:tc>
          <w:tcPr>
            <w:tcW w:w="1389" w:type="dxa"/>
            <w:noWrap/>
            <w:vAlign w:val="center"/>
            <w:hideMark/>
            <w:tcPrChange w:id="273" w:author="Salomina Malan" w:date="2026-10-08T09:52:00Z" w16du:dateUtc="2026-10-07T22:52:00Z">
              <w:tcPr>
                <w:tcW w:w="1984" w:type="dxa"/>
                <w:noWrap/>
                <w:vAlign w:val="center"/>
                <w:hideMark/>
              </w:tcPr>
            </w:tcPrChange>
          </w:tcPr>
          <w:p w14:paraId="63DFD731" w14:textId="77777777" w:rsidR="00160B3D" w:rsidRPr="001F5DCA" w:rsidRDefault="00160B3D">
            <w:pPr>
              <w:jc w:val="center"/>
              <w:rPr>
                <w:ins w:id="274" w:author="Salomina Malan" w:date="2026-10-08T09:51:00Z" w16du:dateUtc="2026-10-07T22:51:00Z"/>
                <w:rFonts w:ascii="Arial" w:eastAsia="Times New Roman" w:hAnsi="Arial" w:cs="Arial"/>
                <w:color w:val="000000"/>
                <w:sz w:val="20"/>
                <w:szCs w:val="20"/>
                <w:lang w:eastAsia="en-AU"/>
              </w:rPr>
            </w:pPr>
            <w:ins w:id="275"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276" w:author="Salomina Malan" w:date="2026-10-08T09:52:00Z" w16du:dateUtc="2026-10-07T22:52:00Z">
              <w:tcPr>
                <w:tcW w:w="4592" w:type="dxa"/>
                <w:vAlign w:val="center"/>
              </w:tcPr>
            </w:tcPrChange>
          </w:tcPr>
          <w:p w14:paraId="1D4F6944" w14:textId="77777777" w:rsidR="00160B3D" w:rsidRPr="001F5DCA" w:rsidRDefault="00160B3D">
            <w:pPr>
              <w:rPr>
                <w:ins w:id="277" w:author="Salomina Malan" w:date="2026-10-08T09:51:00Z" w16du:dateUtc="2026-10-07T22:51:00Z"/>
                <w:rFonts w:ascii="Arial" w:eastAsia="Times New Roman" w:hAnsi="Arial" w:cs="Arial"/>
                <w:color w:val="000000"/>
                <w:sz w:val="20"/>
                <w:szCs w:val="20"/>
                <w:lang w:eastAsia="en-AU"/>
              </w:rPr>
            </w:pPr>
          </w:p>
        </w:tc>
      </w:tr>
      <w:tr w:rsidR="00160B3D" w:rsidRPr="001F5DCA" w14:paraId="61872587" w14:textId="77777777" w:rsidTr="002C644F">
        <w:trPr>
          <w:trHeight w:val="292"/>
          <w:ins w:id="278" w:author="Salomina Malan" w:date="2026-10-08T09:51:00Z" w16du:dateUtc="2026-10-07T22:51:00Z"/>
          <w:trPrChange w:id="279" w:author="Salomina Malan" w:date="2026-10-08T09:52:00Z" w16du:dateUtc="2026-10-07T22:52:00Z">
            <w:trPr>
              <w:trHeight w:val="296"/>
            </w:trPr>
          </w:trPrChange>
        </w:trPr>
        <w:tc>
          <w:tcPr>
            <w:tcW w:w="388" w:type="dxa"/>
            <w:noWrap/>
            <w:vAlign w:val="center"/>
            <w:hideMark/>
            <w:tcPrChange w:id="280" w:author="Salomina Malan" w:date="2026-10-08T09:52:00Z" w16du:dateUtc="2026-10-07T22:52:00Z">
              <w:tcPr>
                <w:tcW w:w="555" w:type="dxa"/>
                <w:gridSpan w:val="2"/>
                <w:noWrap/>
                <w:vAlign w:val="center"/>
                <w:hideMark/>
              </w:tcPr>
            </w:tcPrChange>
          </w:tcPr>
          <w:p w14:paraId="541ACFDF" w14:textId="77777777" w:rsidR="00160B3D" w:rsidRPr="001F5DCA" w:rsidRDefault="00160B3D">
            <w:pPr>
              <w:rPr>
                <w:ins w:id="281" w:author="Salomina Malan" w:date="2026-10-08T09:51:00Z" w16du:dateUtc="2026-10-07T22:51:00Z"/>
                <w:rFonts w:ascii="Arial" w:eastAsia="Times New Roman" w:hAnsi="Arial" w:cs="Arial"/>
                <w:color w:val="000000"/>
                <w:sz w:val="20"/>
                <w:szCs w:val="20"/>
                <w:lang w:eastAsia="en-AU"/>
              </w:rPr>
            </w:pPr>
            <w:ins w:id="282" w:author="Salomina Malan" w:date="2026-10-08T09:51:00Z" w16du:dateUtc="2026-10-07T22:51:00Z">
              <w:r w:rsidRPr="001F5DCA">
                <w:rPr>
                  <w:rFonts w:ascii="Arial" w:eastAsia="Times New Roman" w:hAnsi="Arial" w:cs="Arial"/>
                  <w:color w:val="000000"/>
                  <w:sz w:val="20"/>
                  <w:szCs w:val="20"/>
                  <w:lang w:eastAsia="en-AU"/>
                </w:rPr>
                <w:t>2</w:t>
              </w:r>
            </w:ins>
          </w:p>
        </w:tc>
        <w:tc>
          <w:tcPr>
            <w:tcW w:w="3511" w:type="dxa"/>
            <w:noWrap/>
            <w:vAlign w:val="center"/>
            <w:hideMark/>
            <w:tcPrChange w:id="283" w:author="Salomina Malan" w:date="2026-10-08T09:52:00Z" w16du:dateUtc="2026-10-07T22:52:00Z">
              <w:tcPr>
                <w:tcW w:w="5014" w:type="dxa"/>
                <w:gridSpan w:val="3"/>
                <w:noWrap/>
                <w:vAlign w:val="center"/>
                <w:hideMark/>
              </w:tcPr>
            </w:tcPrChange>
          </w:tcPr>
          <w:p w14:paraId="23A58843" w14:textId="77777777" w:rsidR="00160B3D" w:rsidRPr="001F5DCA" w:rsidRDefault="00160B3D">
            <w:pPr>
              <w:rPr>
                <w:ins w:id="284" w:author="Salomina Malan" w:date="2026-10-08T09:51:00Z" w16du:dateUtc="2026-10-07T22:51:00Z"/>
                <w:rFonts w:ascii="Arial" w:eastAsia="Times New Roman" w:hAnsi="Arial" w:cs="Arial"/>
                <w:color w:val="000000"/>
                <w:sz w:val="20"/>
                <w:szCs w:val="20"/>
                <w:lang w:eastAsia="en-AU"/>
              </w:rPr>
            </w:pPr>
            <w:ins w:id="285" w:author="Salomina Malan" w:date="2026-10-08T09:51:00Z" w16du:dateUtc="2026-10-07T22:51:00Z">
              <w:r w:rsidRPr="001F5DCA">
                <w:rPr>
                  <w:rFonts w:ascii="Arial" w:eastAsia="Times New Roman" w:hAnsi="Arial" w:cs="Arial"/>
                  <w:color w:val="000000"/>
                  <w:sz w:val="20"/>
                  <w:szCs w:val="20"/>
                  <w:lang w:eastAsia="en-AU"/>
                </w:rPr>
                <w:t>Period 1 - Acknowledgement and initial contact</w:t>
              </w:r>
            </w:ins>
          </w:p>
        </w:tc>
        <w:tc>
          <w:tcPr>
            <w:tcW w:w="1588" w:type="dxa"/>
            <w:noWrap/>
            <w:vAlign w:val="center"/>
            <w:hideMark/>
            <w:tcPrChange w:id="286" w:author="Salomina Malan" w:date="2026-10-08T09:52:00Z" w16du:dateUtc="2026-10-07T22:52:00Z">
              <w:tcPr>
                <w:tcW w:w="2268" w:type="dxa"/>
                <w:gridSpan w:val="2"/>
                <w:noWrap/>
                <w:vAlign w:val="center"/>
                <w:hideMark/>
              </w:tcPr>
            </w:tcPrChange>
          </w:tcPr>
          <w:p w14:paraId="20693B8C" w14:textId="77777777" w:rsidR="00160B3D" w:rsidRPr="001F5DCA" w:rsidRDefault="00160B3D">
            <w:pPr>
              <w:rPr>
                <w:ins w:id="287" w:author="Salomina Malan" w:date="2026-10-08T09:51:00Z" w16du:dateUtc="2026-10-07T22:51:00Z"/>
                <w:rFonts w:ascii="Arial" w:eastAsia="Times New Roman" w:hAnsi="Arial" w:cs="Arial"/>
                <w:color w:val="000000"/>
                <w:sz w:val="20"/>
                <w:szCs w:val="20"/>
                <w:lang w:eastAsia="en-AU"/>
              </w:rPr>
            </w:pPr>
            <w:ins w:id="288"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289" w:author="Salomina Malan" w:date="2026-10-08T09:52:00Z" w16du:dateUtc="2026-10-07T22:52:00Z">
              <w:tcPr>
                <w:tcW w:w="2268" w:type="dxa"/>
                <w:noWrap/>
                <w:vAlign w:val="center"/>
                <w:hideMark/>
              </w:tcPr>
            </w:tcPrChange>
          </w:tcPr>
          <w:p w14:paraId="001E2F19" w14:textId="77777777" w:rsidR="00160B3D" w:rsidRPr="001F5DCA" w:rsidRDefault="00160B3D">
            <w:pPr>
              <w:jc w:val="center"/>
              <w:rPr>
                <w:ins w:id="290" w:author="Salomina Malan" w:date="2026-10-08T09:51:00Z" w16du:dateUtc="2026-10-07T22:51:00Z"/>
                <w:rFonts w:ascii="Arial" w:eastAsia="Times New Roman" w:hAnsi="Arial" w:cs="Arial"/>
                <w:color w:val="000000"/>
                <w:sz w:val="20"/>
                <w:szCs w:val="20"/>
                <w:lang w:eastAsia="en-AU"/>
              </w:rPr>
            </w:pPr>
            <w:ins w:id="291" w:author="Salomina Malan" w:date="2026-10-08T09:51:00Z" w16du:dateUtc="2026-10-07T22:51:00Z">
              <w:r>
                <w:rPr>
                  <w:rFonts w:ascii="Arial" w:eastAsia="Times New Roman" w:hAnsi="Arial" w:cs="Arial"/>
                  <w:color w:val="000000"/>
                  <w:sz w:val="20"/>
                  <w:szCs w:val="20"/>
                  <w:lang w:eastAsia="en-AU"/>
                </w:rPr>
                <w:t>3</w:t>
              </w:r>
            </w:ins>
          </w:p>
        </w:tc>
        <w:tc>
          <w:tcPr>
            <w:tcW w:w="4042" w:type="dxa"/>
            <w:noWrap/>
            <w:vAlign w:val="center"/>
            <w:hideMark/>
            <w:tcPrChange w:id="292" w:author="Salomina Malan" w:date="2026-10-08T09:52:00Z" w16du:dateUtc="2026-10-07T22:52:00Z">
              <w:tcPr>
                <w:tcW w:w="5772" w:type="dxa"/>
                <w:gridSpan w:val="4"/>
                <w:noWrap/>
                <w:vAlign w:val="center"/>
                <w:hideMark/>
              </w:tcPr>
            </w:tcPrChange>
          </w:tcPr>
          <w:p w14:paraId="21017F44" w14:textId="77777777" w:rsidR="00160B3D" w:rsidRPr="001F5DCA" w:rsidRDefault="00160B3D">
            <w:pPr>
              <w:rPr>
                <w:ins w:id="293" w:author="Salomina Malan" w:date="2026-10-08T09:51:00Z" w16du:dateUtc="2026-10-07T22:51:00Z"/>
                <w:rFonts w:ascii="Arial" w:eastAsia="Times New Roman" w:hAnsi="Arial" w:cs="Arial"/>
                <w:color w:val="000000"/>
                <w:sz w:val="20"/>
                <w:szCs w:val="20"/>
                <w:lang w:eastAsia="en-AU"/>
              </w:rPr>
            </w:pPr>
            <w:ins w:id="294" w:author="Salomina Malan" w:date="2026-10-08T09:51:00Z" w16du:dateUtc="2026-10-07T22:51:00Z">
              <w:r w:rsidRPr="001F5DCA">
                <w:rPr>
                  <w:rFonts w:ascii="Arial" w:eastAsia="Times New Roman" w:hAnsi="Arial" w:cs="Arial"/>
                  <w:color w:val="000000"/>
                  <w:sz w:val="20"/>
                  <w:szCs w:val="20"/>
                  <w:lang w:eastAsia="en-AU"/>
                </w:rPr>
                <w:t>Above task completed</w:t>
              </w:r>
            </w:ins>
          </w:p>
        </w:tc>
        <w:tc>
          <w:tcPr>
            <w:tcW w:w="1389" w:type="dxa"/>
            <w:noWrap/>
            <w:vAlign w:val="center"/>
            <w:hideMark/>
            <w:tcPrChange w:id="295" w:author="Salomina Malan" w:date="2026-10-08T09:52:00Z" w16du:dateUtc="2026-10-07T22:52:00Z">
              <w:tcPr>
                <w:tcW w:w="1984" w:type="dxa"/>
                <w:noWrap/>
                <w:vAlign w:val="center"/>
                <w:hideMark/>
              </w:tcPr>
            </w:tcPrChange>
          </w:tcPr>
          <w:p w14:paraId="517C1B7C" w14:textId="77777777" w:rsidR="00160B3D" w:rsidRPr="001F5DCA" w:rsidRDefault="00160B3D">
            <w:pPr>
              <w:jc w:val="center"/>
              <w:rPr>
                <w:ins w:id="296" w:author="Salomina Malan" w:date="2026-10-08T09:51:00Z" w16du:dateUtc="2026-10-07T22:51:00Z"/>
                <w:rFonts w:ascii="Arial" w:eastAsia="Times New Roman" w:hAnsi="Arial" w:cs="Arial"/>
                <w:color w:val="000000"/>
                <w:sz w:val="20"/>
                <w:szCs w:val="20"/>
                <w:lang w:eastAsia="en-AU"/>
              </w:rPr>
            </w:pPr>
            <w:ins w:id="297"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298" w:author="Salomina Malan" w:date="2026-10-08T09:52:00Z" w16du:dateUtc="2026-10-07T22:52:00Z">
              <w:tcPr>
                <w:tcW w:w="4592" w:type="dxa"/>
                <w:vAlign w:val="center"/>
              </w:tcPr>
            </w:tcPrChange>
          </w:tcPr>
          <w:p w14:paraId="21374CB9" w14:textId="77777777" w:rsidR="00160B3D" w:rsidRPr="001F5DCA" w:rsidRDefault="00160B3D">
            <w:pPr>
              <w:rPr>
                <w:ins w:id="299" w:author="Salomina Malan" w:date="2026-10-08T09:51:00Z" w16du:dateUtc="2026-10-07T22:51:00Z"/>
                <w:rFonts w:ascii="Arial" w:eastAsia="Times New Roman" w:hAnsi="Arial" w:cs="Arial"/>
                <w:i/>
                <w:color w:val="000000"/>
                <w:sz w:val="20"/>
                <w:szCs w:val="20"/>
                <w:lang w:eastAsia="en-AU"/>
              </w:rPr>
            </w:pPr>
            <w:ins w:id="300" w:author="Salomina Malan" w:date="2026-10-08T09:51:00Z" w16du:dateUtc="2026-10-07T22:51:00Z">
              <w:r w:rsidRPr="001F5DCA">
                <w:rPr>
                  <w:rFonts w:ascii="Arial" w:eastAsia="Times New Roman" w:hAnsi="Arial" w:cs="Arial"/>
                  <w:i/>
                  <w:iCs/>
                  <w:color w:val="000000"/>
                  <w:sz w:val="20"/>
                  <w:szCs w:val="20"/>
                  <w:lang w:eastAsia="en-AU"/>
                </w:rPr>
                <w:t>Opportunity for an email from SAP to be sent out</w:t>
              </w:r>
            </w:ins>
          </w:p>
        </w:tc>
      </w:tr>
      <w:tr w:rsidR="00160B3D" w:rsidRPr="001F5DCA" w14:paraId="0CD77ABA" w14:textId="77777777" w:rsidTr="002C644F">
        <w:trPr>
          <w:trHeight w:val="292"/>
          <w:ins w:id="301" w:author="Salomina Malan" w:date="2026-10-08T09:51:00Z" w16du:dateUtc="2026-10-07T22:51:00Z"/>
          <w:trPrChange w:id="302" w:author="Salomina Malan" w:date="2026-10-08T09:52:00Z" w16du:dateUtc="2026-10-07T22:52:00Z">
            <w:trPr>
              <w:trHeight w:val="296"/>
            </w:trPr>
          </w:trPrChange>
        </w:trPr>
        <w:tc>
          <w:tcPr>
            <w:tcW w:w="388" w:type="dxa"/>
            <w:noWrap/>
            <w:vAlign w:val="center"/>
            <w:hideMark/>
            <w:tcPrChange w:id="303" w:author="Salomina Malan" w:date="2026-10-08T09:52:00Z" w16du:dateUtc="2026-10-07T22:52:00Z">
              <w:tcPr>
                <w:tcW w:w="555" w:type="dxa"/>
                <w:gridSpan w:val="2"/>
                <w:noWrap/>
                <w:vAlign w:val="center"/>
                <w:hideMark/>
              </w:tcPr>
            </w:tcPrChange>
          </w:tcPr>
          <w:p w14:paraId="18B7A175" w14:textId="77777777" w:rsidR="00160B3D" w:rsidRPr="001F5DCA" w:rsidRDefault="00160B3D">
            <w:pPr>
              <w:rPr>
                <w:ins w:id="304" w:author="Salomina Malan" w:date="2026-10-08T09:51:00Z" w16du:dateUtc="2026-10-07T22:51:00Z"/>
                <w:rFonts w:ascii="Arial" w:eastAsia="Times New Roman" w:hAnsi="Arial" w:cs="Arial"/>
                <w:color w:val="000000"/>
                <w:sz w:val="20"/>
                <w:szCs w:val="20"/>
                <w:lang w:eastAsia="en-AU"/>
              </w:rPr>
            </w:pPr>
            <w:ins w:id="305" w:author="Salomina Malan" w:date="2026-10-08T09:51:00Z" w16du:dateUtc="2026-10-07T22:51:00Z">
              <w:r w:rsidRPr="001F5DCA">
                <w:rPr>
                  <w:rFonts w:ascii="Arial" w:eastAsia="Times New Roman" w:hAnsi="Arial" w:cs="Arial"/>
                  <w:color w:val="000000"/>
                  <w:sz w:val="20"/>
                  <w:szCs w:val="20"/>
                  <w:lang w:eastAsia="en-AU"/>
                </w:rPr>
                <w:t>3</w:t>
              </w:r>
            </w:ins>
          </w:p>
        </w:tc>
        <w:tc>
          <w:tcPr>
            <w:tcW w:w="3511" w:type="dxa"/>
            <w:noWrap/>
            <w:vAlign w:val="center"/>
            <w:hideMark/>
            <w:tcPrChange w:id="306" w:author="Salomina Malan" w:date="2026-10-08T09:52:00Z" w16du:dateUtc="2026-10-07T22:52:00Z">
              <w:tcPr>
                <w:tcW w:w="5014" w:type="dxa"/>
                <w:gridSpan w:val="3"/>
                <w:noWrap/>
                <w:vAlign w:val="center"/>
                <w:hideMark/>
              </w:tcPr>
            </w:tcPrChange>
          </w:tcPr>
          <w:p w14:paraId="57B9D12E" w14:textId="77777777" w:rsidR="00160B3D" w:rsidRPr="001F5DCA" w:rsidRDefault="00160B3D">
            <w:pPr>
              <w:rPr>
                <w:ins w:id="307" w:author="Salomina Malan" w:date="2026-10-08T09:51:00Z" w16du:dateUtc="2026-10-07T22:51:00Z"/>
                <w:rFonts w:ascii="Arial" w:eastAsia="Times New Roman" w:hAnsi="Arial" w:cs="Arial"/>
                <w:color w:val="000000"/>
                <w:sz w:val="20"/>
                <w:szCs w:val="20"/>
                <w:lang w:eastAsia="en-AU"/>
              </w:rPr>
            </w:pPr>
            <w:ins w:id="308" w:author="Salomina Malan" w:date="2026-10-08T09:51:00Z" w16du:dateUtc="2026-10-07T22:51:00Z">
              <w:r w:rsidRPr="001F5DCA">
                <w:rPr>
                  <w:rFonts w:ascii="Arial" w:eastAsia="Times New Roman" w:hAnsi="Arial" w:cs="Arial"/>
                  <w:color w:val="000000"/>
                  <w:sz w:val="20"/>
                  <w:szCs w:val="20"/>
                  <w:lang w:eastAsia="en-AU"/>
                </w:rPr>
                <w:t>Period 1 - Initial Assessment</w:t>
              </w:r>
            </w:ins>
          </w:p>
        </w:tc>
        <w:tc>
          <w:tcPr>
            <w:tcW w:w="1588" w:type="dxa"/>
            <w:noWrap/>
            <w:hideMark/>
            <w:tcPrChange w:id="309" w:author="Salomina Malan" w:date="2026-10-08T09:52:00Z" w16du:dateUtc="2026-10-07T22:52:00Z">
              <w:tcPr>
                <w:tcW w:w="2268" w:type="dxa"/>
                <w:gridSpan w:val="2"/>
                <w:noWrap/>
                <w:hideMark/>
              </w:tcPr>
            </w:tcPrChange>
          </w:tcPr>
          <w:p w14:paraId="0E9ABD16" w14:textId="77777777" w:rsidR="00160B3D" w:rsidRPr="001F5DCA" w:rsidRDefault="00160B3D">
            <w:pPr>
              <w:rPr>
                <w:ins w:id="310" w:author="Salomina Malan" w:date="2026-10-08T09:51:00Z" w16du:dateUtc="2026-10-07T22:51:00Z"/>
                <w:rFonts w:ascii="Arial" w:eastAsia="Times New Roman" w:hAnsi="Arial" w:cs="Arial"/>
                <w:color w:val="000000"/>
                <w:sz w:val="20"/>
                <w:szCs w:val="20"/>
                <w:lang w:eastAsia="en-AU"/>
              </w:rPr>
            </w:pPr>
            <w:ins w:id="311"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312" w:author="Salomina Malan" w:date="2026-10-08T09:52:00Z" w16du:dateUtc="2026-10-07T22:52:00Z">
              <w:tcPr>
                <w:tcW w:w="2268" w:type="dxa"/>
                <w:noWrap/>
                <w:vAlign w:val="center"/>
                <w:hideMark/>
              </w:tcPr>
            </w:tcPrChange>
          </w:tcPr>
          <w:p w14:paraId="6154B3A1" w14:textId="77777777" w:rsidR="00160B3D" w:rsidRPr="001F5DCA" w:rsidRDefault="00160B3D">
            <w:pPr>
              <w:jc w:val="center"/>
              <w:rPr>
                <w:ins w:id="313" w:author="Salomina Malan" w:date="2026-10-08T09:51:00Z" w16du:dateUtc="2026-10-07T22:51:00Z"/>
                <w:rFonts w:ascii="Arial" w:eastAsia="Times New Roman" w:hAnsi="Arial" w:cs="Arial"/>
                <w:color w:val="000000"/>
                <w:sz w:val="20"/>
                <w:szCs w:val="20"/>
                <w:lang w:eastAsia="en-AU"/>
              </w:rPr>
            </w:pPr>
            <w:ins w:id="314"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315" w:author="Salomina Malan" w:date="2026-10-08T09:52:00Z" w16du:dateUtc="2026-10-07T22:52:00Z">
              <w:tcPr>
                <w:tcW w:w="5772" w:type="dxa"/>
                <w:gridSpan w:val="4"/>
                <w:noWrap/>
                <w:vAlign w:val="center"/>
                <w:hideMark/>
              </w:tcPr>
            </w:tcPrChange>
          </w:tcPr>
          <w:p w14:paraId="097C2200" w14:textId="77777777" w:rsidR="00160B3D" w:rsidRPr="001F5DCA" w:rsidRDefault="00160B3D">
            <w:pPr>
              <w:rPr>
                <w:ins w:id="316" w:author="Salomina Malan" w:date="2026-10-08T09:51:00Z" w16du:dateUtc="2026-10-07T22:51:00Z"/>
                <w:rFonts w:ascii="Arial" w:eastAsia="Times New Roman" w:hAnsi="Arial" w:cs="Arial"/>
                <w:color w:val="000000"/>
                <w:sz w:val="20"/>
                <w:szCs w:val="20"/>
                <w:lang w:eastAsia="en-AU"/>
              </w:rPr>
            </w:pPr>
            <w:ins w:id="317" w:author="Salomina Malan" w:date="2026-10-08T09:51:00Z" w16du:dateUtc="2026-10-07T22:51:00Z">
              <w:r w:rsidRPr="001F5DCA">
                <w:rPr>
                  <w:rFonts w:ascii="Arial" w:eastAsia="Times New Roman" w:hAnsi="Arial" w:cs="Arial"/>
                  <w:color w:val="000000"/>
                  <w:sz w:val="20"/>
                  <w:szCs w:val="20"/>
                  <w:lang w:eastAsia="en-AU"/>
                </w:rPr>
                <w:t>Creation of Task # 2</w:t>
              </w:r>
            </w:ins>
          </w:p>
        </w:tc>
        <w:tc>
          <w:tcPr>
            <w:tcW w:w="1389" w:type="dxa"/>
            <w:noWrap/>
            <w:vAlign w:val="center"/>
            <w:hideMark/>
            <w:tcPrChange w:id="318" w:author="Salomina Malan" w:date="2026-10-08T09:52:00Z" w16du:dateUtc="2026-10-07T22:52:00Z">
              <w:tcPr>
                <w:tcW w:w="1984" w:type="dxa"/>
                <w:noWrap/>
                <w:vAlign w:val="center"/>
                <w:hideMark/>
              </w:tcPr>
            </w:tcPrChange>
          </w:tcPr>
          <w:p w14:paraId="7A310CCC" w14:textId="77777777" w:rsidR="00160B3D" w:rsidRPr="001F5DCA" w:rsidRDefault="00160B3D">
            <w:pPr>
              <w:jc w:val="center"/>
              <w:rPr>
                <w:ins w:id="319" w:author="Salomina Malan" w:date="2026-10-08T09:51:00Z" w16du:dateUtc="2026-10-07T22:51:00Z"/>
                <w:rFonts w:ascii="Arial" w:eastAsia="Times New Roman" w:hAnsi="Arial" w:cs="Arial"/>
                <w:color w:val="000000"/>
                <w:sz w:val="20"/>
                <w:szCs w:val="20"/>
                <w:lang w:eastAsia="en-AU"/>
              </w:rPr>
            </w:pPr>
            <w:ins w:id="320"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321" w:author="Salomina Malan" w:date="2026-10-08T09:52:00Z" w16du:dateUtc="2026-10-07T22:52:00Z">
              <w:tcPr>
                <w:tcW w:w="4592" w:type="dxa"/>
                <w:vAlign w:val="center"/>
              </w:tcPr>
            </w:tcPrChange>
          </w:tcPr>
          <w:p w14:paraId="46C4F428" w14:textId="77777777" w:rsidR="00160B3D" w:rsidRPr="001F5DCA" w:rsidRDefault="00160B3D">
            <w:pPr>
              <w:rPr>
                <w:ins w:id="322" w:author="Salomina Malan" w:date="2026-10-08T09:51:00Z" w16du:dateUtc="2026-10-07T22:51:00Z"/>
                <w:rFonts w:ascii="Arial" w:eastAsia="Times New Roman" w:hAnsi="Arial" w:cs="Arial"/>
                <w:color w:val="000000"/>
                <w:sz w:val="20"/>
                <w:szCs w:val="20"/>
                <w:lang w:eastAsia="en-AU"/>
              </w:rPr>
            </w:pPr>
          </w:p>
        </w:tc>
      </w:tr>
      <w:tr w:rsidR="00160B3D" w:rsidRPr="001F5DCA" w14:paraId="788E447C" w14:textId="77777777" w:rsidTr="002C644F">
        <w:trPr>
          <w:trHeight w:val="292"/>
          <w:ins w:id="323" w:author="Salomina Malan" w:date="2026-10-08T09:51:00Z" w16du:dateUtc="2026-10-07T22:51:00Z"/>
          <w:trPrChange w:id="324" w:author="Salomina Malan" w:date="2026-10-08T09:52:00Z" w16du:dateUtc="2026-10-07T22:52:00Z">
            <w:trPr>
              <w:trHeight w:val="296"/>
            </w:trPr>
          </w:trPrChange>
        </w:trPr>
        <w:tc>
          <w:tcPr>
            <w:tcW w:w="388" w:type="dxa"/>
            <w:noWrap/>
            <w:vAlign w:val="center"/>
            <w:hideMark/>
            <w:tcPrChange w:id="325" w:author="Salomina Malan" w:date="2026-10-08T09:52:00Z" w16du:dateUtc="2026-10-07T22:52:00Z">
              <w:tcPr>
                <w:tcW w:w="555" w:type="dxa"/>
                <w:gridSpan w:val="2"/>
                <w:noWrap/>
                <w:vAlign w:val="center"/>
                <w:hideMark/>
              </w:tcPr>
            </w:tcPrChange>
          </w:tcPr>
          <w:p w14:paraId="418BDD07" w14:textId="77777777" w:rsidR="00160B3D" w:rsidRPr="001F5DCA" w:rsidRDefault="00160B3D">
            <w:pPr>
              <w:rPr>
                <w:ins w:id="326" w:author="Salomina Malan" w:date="2026-10-08T09:51:00Z" w16du:dateUtc="2026-10-07T22:51:00Z"/>
                <w:rFonts w:ascii="Arial" w:eastAsia="Times New Roman" w:hAnsi="Arial" w:cs="Arial"/>
                <w:color w:val="000000"/>
                <w:sz w:val="20"/>
                <w:szCs w:val="20"/>
                <w:lang w:eastAsia="en-AU"/>
              </w:rPr>
            </w:pPr>
            <w:ins w:id="327" w:author="Salomina Malan" w:date="2026-10-08T09:51:00Z" w16du:dateUtc="2026-10-07T22:51:00Z">
              <w:r w:rsidRPr="001F5DCA">
                <w:rPr>
                  <w:rFonts w:ascii="Arial" w:eastAsia="Times New Roman" w:hAnsi="Arial" w:cs="Arial"/>
                  <w:color w:val="000000"/>
                  <w:sz w:val="20"/>
                  <w:szCs w:val="20"/>
                  <w:lang w:eastAsia="en-AU"/>
                </w:rPr>
                <w:t>4</w:t>
              </w:r>
            </w:ins>
          </w:p>
        </w:tc>
        <w:tc>
          <w:tcPr>
            <w:tcW w:w="3511" w:type="dxa"/>
            <w:noWrap/>
            <w:vAlign w:val="center"/>
            <w:hideMark/>
            <w:tcPrChange w:id="328" w:author="Salomina Malan" w:date="2026-10-08T09:52:00Z" w16du:dateUtc="2026-10-07T22:52:00Z">
              <w:tcPr>
                <w:tcW w:w="5014" w:type="dxa"/>
                <w:gridSpan w:val="3"/>
                <w:noWrap/>
                <w:vAlign w:val="center"/>
                <w:hideMark/>
              </w:tcPr>
            </w:tcPrChange>
          </w:tcPr>
          <w:p w14:paraId="2DAB3CDF" w14:textId="77777777" w:rsidR="00160B3D" w:rsidRPr="001F5DCA" w:rsidRDefault="00160B3D">
            <w:pPr>
              <w:rPr>
                <w:ins w:id="329" w:author="Salomina Malan" w:date="2026-10-08T09:51:00Z" w16du:dateUtc="2026-10-07T22:51:00Z"/>
                <w:rFonts w:ascii="Arial" w:eastAsia="Times New Roman" w:hAnsi="Arial" w:cs="Arial"/>
                <w:color w:val="000000"/>
                <w:sz w:val="20"/>
                <w:szCs w:val="20"/>
                <w:lang w:eastAsia="en-AU"/>
              </w:rPr>
            </w:pPr>
            <w:ins w:id="330" w:author="Salomina Malan" w:date="2026-10-08T09:51:00Z" w16du:dateUtc="2026-10-07T22:51:00Z">
              <w:r w:rsidRPr="001F5DCA">
                <w:rPr>
                  <w:rFonts w:ascii="Arial" w:eastAsia="Times New Roman" w:hAnsi="Arial" w:cs="Arial"/>
                  <w:color w:val="000000"/>
                  <w:sz w:val="20"/>
                  <w:szCs w:val="20"/>
                  <w:lang w:eastAsia="en-AU"/>
                </w:rPr>
                <w:t>Period 1 - Phone Contact with officer</w:t>
              </w:r>
            </w:ins>
          </w:p>
        </w:tc>
        <w:tc>
          <w:tcPr>
            <w:tcW w:w="1588" w:type="dxa"/>
            <w:noWrap/>
            <w:hideMark/>
            <w:tcPrChange w:id="331" w:author="Salomina Malan" w:date="2026-10-08T09:52:00Z" w16du:dateUtc="2026-10-07T22:52:00Z">
              <w:tcPr>
                <w:tcW w:w="2268" w:type="dxa"/>
                <w:gridSpan w:val="2"/>
                <w:noWrap/>
                <w:hideMark/>
              </w:tcPr>
            </w:tcPrChange>
          </w:tcPr>
          <w:p w14:paraId="1D4AFCFF" w14:textId="77777777" w:rsidR="00160B3D" w:rsidRPr="001F5DCA" w:rsidRDefault="00160B3D">
            <w:pPr>
              <w:rPr>
                <w:ins w:id="332" w:author="Salomina Malan" w:date="2026-10-08T09:51:00Z" w16du:dateUtc="2026-10-07T22:51:00Z"/>
                <w:rFonts w:ascii="Arial" w:eastAsia="Times New Roman" w:hAnsi="Arial" w:cs="Arial"/>
                <w:color w:val="000000"/>
                <w:sz w:val="20"/>
                <w:szCs w:val="20"/>
                <w:lang w:eastAsia="en-AU"/>
              </w:rPr>
            </w:pPr>
            <w:ins w:id="333"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334" w:author="Salomina Malan" w:date="2026-10-08T09:52:00Z" w16du:dateUtc="2026-10-07T22:52:00Z">
              <w:tcPr>
                <w:tcW w:w="2268" w:type="dxa"/>
                <w:noWrap/>
                <w:vAlign w:val="center"/>
                <w:hideMark/>
              </w:tcPr>
            </w:tcPrChange>
          </w:tcPr>
          <w:p w14:paraId="60D88F23" w14:textId="77777777" w:rsidR="00160B3D" w:rsidRPr="001F5DCA" w:rsidRDefault="00160B3D">
            <w:pPr>
              <w:jc w:val="center"/>
              <w:rPr>
                <w:ins w:id="335" w:author="Salomina Malan" w:date="2026-10-08T09:51:00Z" w16du:dateUtc="2026-10-07T22:51:00Z"/>
                <w:rFonts w:ascii="Arial" w:eastAsia="Times New Roman" w:hAnsi="Arial" w:cs="Arial"/>
                <w:color w:val="000000"/>
                <w:sz w:val="20"/>
                <w:szCs w:val="20"/>
                <w:lang w:eastAsia="en-AU"/>
              </w:rPr>
            </w:pPr>
            <w:ins w:id="336"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337" w:author="Salomina Malan" w:date="2026-10-08T09:52:00Z" w16du:dateUtc="2026-10-07T22:52:00Z">
              <w:tcPr>
                <w:tcW w:w="5772" w:type="dxa"/>
                <w:gridSpan w:val="4"/>
                <w:noWrap/>
                <w:vAlign w:val="center"/>
                <w:hideMark/>
              </w:tcPr>
            </w:tcPrChange>
          </w:tcPr>
          <w:p w14:paraId="6EF81D02" w14:textId="77777777" w:rsidR="00160B3D" w:rsidRPr="001F5DCA" w:rsidRDefault="00160B3D">
            <w:pPr>
              <w:rPr>
                <w:ins w:id="338" w:author="Salomina Malan" w:date="2026-10-08T09:51:00Z" w16du:dateUtc="2026-10-07T22:51:00Z"/>
                <w:rFonts w:ascii="Arial" w:eastAsia="Times New Roman" w:hAnsi="Arial" w:cs="Arial"/>
                <w:color w:val="000000"/>
                <w:sz w:val="20"/>
                <w:szCs w:val="20"/>
                <w:lang w:eastAsia="en-AU"/>
              </w:rPr>
            </w:pPr>
            <w:ins w:id="339" w:author="Salomina Malan" w:date="2026-10-08T09:51:00Z" w16du:dateUtc="2026-10-07T22:51:00Z">
              <w:r w:rsidRPr="001F5DCA">
                <w:rPr>
                  <w:rFonts w:ascii="Arial" w:eastAsia="Times New Roman" w:hAnsi="Arial" w:cs="Arial"/>
                  <w:color w:val="000000"/>
                  <w:sz w:val="20"/>
                  <w:szCs w:val="20"/>
                  <w:lang w:eastAsia="en-AU"/>
                </w:rPr>
                <w:t>Creation of Task # 2</w:t>
              </w:r>
            </w:ins>
          </w:p>
        </w:tc>
        <w:tc>
          <w:tcPr>
            <w:tcW w:w="1389" w:type="dxa"/>
            <w:noWrap/>
            <w:vAlign w:val="center"/>
            <w:hideMark/>
            <w:tcPrChange w:id="340" w:author="Salomina Malan" w:date="2026-10-08T09:52:00Z" w16du:dateUtc="2026-10-07T22:52:00Z">
              <w:tcPr>
                <w:tcW w:w="1984" w:type="dxa"/>
                <w:noWrap/>
                <w:vAlign w:val="center"/>
                <w:hideMark/>
              </w:tcPr>
            </w:tcPrChange>
          </w:tcPr>
          <w:p w14:paraId="3F7DDA20" w14:textId="77777777" w:rsidR="00160B3D" w:rsidRPr="001F5DCA" w:rsidRDefault="00160B3D">
            <w:pPr>
              <w:jc w:val="center"/>
              <w:rPr>
                <w:ins w:id="341" w:author="Salomina Malan" w:date="2026-10-08T09:51:00Z" w16du:dateUtc="2026-10-07T22:51:00Z"/>
                <w:rFonts w:ascii="Arial" w:eastAsia="Times New Roman" w:hAnsi="Arial" w:cs="Arial"/>
                <w:color w:val="000000"/>
                <w:sz w:val="20"/>
                <w:szCs w:val="20"/>
                <w:lang w:eastAsia="en-AU"/>
              </w:rPr>
            </w:pPr>
            <w:ins w:id="342"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343" w:author="Salomina Malan" w:date="2026-10-08T09:52:00Z" w16du:dateUtc="2026-10-07T22:52:00Z">
              <w:tcPr>
                <w:tcW w:w="4592" w:type="dxa"/>
                <w:vAlign w:val="center"/>
              </w:tcPr>
            </w:tcPrChange>
          </w:tcPr>
          <w:p w14:paraId="5A25D5F7" w14:textId="77777777" w:rsidR="00160B3D" w:rsidRPr="001F5DCA" w:rsidRDefault="00160B3D">
            <w:pPr>
              <w:rPr>
                <w:ins w:id="344" w:author="Salomina Malan" w:date="2026-10-08T09:51:00Z" w16du:dateUtc="2026-10-07T22:51:00Z"/>
                <w:rFonts w:ascii="Arial" w:eastAsia="Times New Roman" w:hAnsi="Arial" w:cs="Arial"/>
                <w:color w:val="000000"/>
                <w:sz w:val="20"/>
                <w:szCs w:val="20"/>
                <w:lang w:eastAsia="en-AU"/>
              </w:rPr>
            </w:pPr>
          </w:p>
        </w:tc>
      </w:tr>
      <w:tr w:rsidR="00160B3D" w:rsidRPr="001F5DCA" w14:paraId="32CCF86E" w14:textId="77777777" w:rsidTr="002C644F">
        <w:trPr>
          <w:trHeight w:val="323"/>
          <w:ins w:id="345" w:author="Salomina Malan" w:date="2026-10-08T09:51:00Z" w16du:dateUtc="2026-10-07T22:51:00Z"/>
          <w:trPrChange w:id="346" w:author="Salomina Malan" w:date="2026-10-08T09:52:00Z" w16du:dateUtc="2026-10-07T22:52:00Z">
            <w:trPr>
              <w:trHeight w:val="327"/>
            </w:trPr>
          </w:trPrChange>
        </w:trPr>
        <w:tc>
          <w:tcPr>
            <w:tcW w:w="388" w:type="dxa"/>
            <w:noWrap/>
            <w:vAlign w:val="center"/>
            <w:hideMark/>
            <w:tcPrChange w:id="347" w:author="Salomina Malan" w:date="2026-10-08T09:52:00Z" w16du:dateUtc="2026-10-07T22:52:00Z">
              <w:tcPr>
                <w:tcW w:w="555" w:type="dxa"/>
                <w:gridSpan w:val="2"/>
                <w:noWrap/>
                <w:vAlign w:val="center"/>
                <w:hideMark/>
              </w:tcPr>
            </w:tcPrChange>
          </w:tcPr>
          <w:p w14:paraId="04E64E80" w14:textId="77777777" w:rsidR="00160B3D" w:rsidRPr="001F5DCA" w:rsidRDefault="00160B3D">
            <w:pPr>
              <w:rPr>
                <w:ins w:id="348" w:author="Salomina Malan" w:date="2026-10-08T09:51:00Z" w16du:dateUtc="2026-10-07T22:51:00Z"/>
                <w:rFonts w:ascii="Arial" w:eastAsia="Times New Roman" w:hAnsi="Arial" w:cs="Arial"/>
                <w:color w:val="000000"/>
                <w:sz w:val="20"/>
                <w:szCs w:val="20"/>
                <w:lang w:eastAsia="en-AU"/>
              </w:rPr>
            </w:pPr>
            <w:ins w:id="349" w:author="Salomina Malan" w:date="2026-10-08T09:51:00Z" w16du:dateUtc="2026-10-07T22:51:00Z">
              <w:r w:rsidRPr="001F5DCA">
                <w:rPr>
                  <w:rFonts w:ascii="Arial" w:eastAsia="Times New Roman" w:hAnsi="Arial" w:cs="Arial"/>
                  <w:color w:val="000000"/>
                  <w:sz w:val="20"/>
                  <w:szCs w:val="20"/>
                  <w:lang w:eastAsia="en-AU"/>
                </w:rPr>
                <w:t>5</w:t>
              </w:r>
            </w:ins>
          </w:p>
        </w:tc>
        <w:tc>
          <w:tcPr>
            <w:tcW w:w="3511" w:type="dxa"/>
            <w:noWrap/>
            <w:vAlign w:val="center"/>
            <w:hideMark/>
            <w:tcPrChange w:id="350" w:author="Salomina Malan" w:date="2026-10-08T09:52:00Z" w16du:dateUtc="2026-10-07T22:52:00Z">
              <w:tcPr>
                <w:tcW w:w="5014" w:type="dxa"/>
                <w:gridSpan w:val="3"/>
                <w:noWrap/>
                <w:vAlign w:val="center"/>
                <w:hideMark/>
              </w:tcPr>
            </w:tcPrChange>
          </w:tcPr>
          <w:p w14:paraId="125E24F2" w14:textId="77777777" w:rsidR="00160B3D" w:rsidRPr="001F5DCA" w:rsidRDefault="00160B3D">
            <w:pPr>
              <w:rPr>
                <w:ins w:id="351" w:author="Salomina Malan" w:date="2026-10-08T09:51:00Z" w16du:dateUtc="2026-10-07T22:51:00Z"/>
                <w:rFonts w:ascii="Arial" w:eastAsia="Times New Roman" w:hAnsi="Arial" w:cs="Arial"/>
                <w:color w:val="000000"/>
                <w:sz w:val="20"/>
                <w:szCs w:val="20"/>
                <w:lang w:eastAsia="en-AU"/>
              </w:rPr>
            </w:pPr>
            <w:ins w:id="352" w:author="Salomina Malan" w:date="2026-10-08T09:51:00Z" w16du:dateUtc="2026-10-07T22:51:00Z">
              <w:r w:rsidRPr="001F5DCA">
                <w:rPr>
                  <w:rFonts w:ascii="Arial" w:eastAsia="Times New Roman" w:hAnsi="Arial" w:cs="Arial"/>
                  <w:color w:val="000000"/>
                  <w:sz w:val="20"/>
                  <w:szCs w:val="20"/>
                  <w:lang w:eastAsia="en-AU"/>
                </w:rPr>
                <w:t>Period 1 - Send Commencement Letter</w:t>
              </w:r>
            </w:ins>
          </w:p>
        </w:tc>
        <w:tc>
          <w:tcPr>
            <w:tcW w:w="1588" w:type="dxa"/>
            <w:noWrap/>
            <w:hideMark/>
            <w:tcPrChange w:id="353" w:author="Salomina Malan" w:date="2026-10-08T09:52:00Z" w16du:dateUtc="2026-10-07T22:52:00Z">
              <w:tcPr>
                <w:tcW w:w="2268" w:type="dxa"/>
                <w:gridSpan w:val="2"/>
                <w:noWrap/>
                <w:hideMark/>
              </w:tcPr>
            </w:tcPrChange>
          </w:tcPr>
          <w:p w14:paraId="40BC2457" w14:textId="77777777" w:rsidR="00160B3D" w:rsidRPr="001F5DCA" w:rsidRDefault="00160B3D">
            <w:pPr>
              <w:rPr>
                <w:ins w:id="354" w:author="Salomina Malan" w:date="2026-10-08T09:51:00Z" w16du:dateUtc="2026-10-07T22:51:00Z"/>
                <w:rFonts w:ascii="Arial" w:eastAsia="Times New Roman" w:hAnsi="Arial" w:cs="Arial"/>
                <w:color w:val="000000"/>
                <w:sz w:val="20"/>
                <w:szCs w:val="20"/>
                <w:lang w:eastAsia="en-AU"/>
              </w:rPr>
            </w:pPr>
            <w:ins w:id="355"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356" w:author="Salomina Malan" w:date="2026-10-08T09:52:00Z" w16du:dateUtc="2026-10-07T22:52:00Z">
              <w:tcPr>
                <w:tcW w:w="2268" w:type="dxa"/>
                <w:noWrap/>
                <w:vAlign w:val="center"/>
                <w:hideMark/>
              </w:tcPr>
            </w:tcPrChange>
          </w:tcPr>
          <w:p w14:paraId="0CCB01F0" w14:textId="77777777" w:rsidR="00160B3D" w:rsidRPr="001F5DCA" w:rsidRDefault="00160B3D">
            <w:pPr>
              <w:jc w:val="center"/>
              <w:rPr>
                <w:ins w:id="357" w:author="Salomina Malan" w:date="2026-10-08T09:51:00Z" w16du:dateUtc="2026-10-07T22:51:00Z"/>
                <w:rFonts w:ascii="Arial" w:eastAsia="Times New Roman" w:hAnsi="Arial" w:cs="Arial"/>
                <w:color w:val="000000"/>
                <w:sz w:val="20"/>
                <w:szCs w:val="20"/>
                <w:lang w:eastAsia="en-AU"/>
              </w:rPr>
            </w:pPr>
            <w:ins w:id="358"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359" w:author="Salomina Malan" w:date="2026-10-08T09:52:00Z" w16du:dateUtc="2026-10-07T22:52:00Z">
              <w:tcPr>
                <w:tcW w:w="5772" w:type="dxa"/>
                <w:gridSpan w:val="4"/>
                <w:noWrap/>
                <w:vAlign w:val="center"/>
                <w:hideMark/>
              </w:tcPr>
            </w:tcPrChange>
          </w:tcPr>
          <w:p w14:paraId="63160FFA" w14:textId="77777777" w:rsidR="00160B3D" w:rsidRPr="001F5DCA" w:rsidRDefault="00160B3D">
            <w:pPr>
              <w:rPr>
                <w:ins w:id="360" w:author="Salomina Malan" w:date="2026-10-08T09:51:00Z" w16du:dateUtc="2026-10-07T22:51:00Z"/>
                <w:rFonts w:ascii="Arial" w:eastAsia="Times New Roman" w:hAnsi="Arial" w:cs="Arial"/>
                <w:color w:val="000000"/>
                <w:sz w:val="20"/>
                <w:szCs w:val="20"/>
                <w:lang w:eastAsia="en-AU"/>
              </w:rPr>
            </w:pPr>
            <w:ins w:id="361" w:author="Salomina Malan" w:date="2026-10-08T09:51:00Z" w16du:dateUtc="2026-10-07T22:51:00Z">
              <w:r w:rsidRPr="001F5DCA">
                <w:rPr>
                  <w:rFonts w:ascii="Arial" w:eastAsia="Times New Roman" w:hAnsi="Arial" w:cs="Arial"/>
                  <w:color w:val="000000"/>
                  <w:sz w:val="20"/>
                  <w:szCs w:val="20"/>
                  <w:lang w:eastAsia="en-AU"/>
                </w:rPr>
                <w:t>Creation of Task # 2</w:t>
              </w:r>
            </w:ins>
          </w:p>
        </w:tc>
        <w:tc>
          <w:tcPr>
            <w:tcW w:w="1389" w:type="dxa"/>
            <w:noWrap/>
            <w:vAlign w:val="center"/>
            <w:hideMark/>
            <w:tcPrChange w:id="362" w:author="Salomina Malan" w:date="2026-10-08T09:52:00Z" w16du:dateUtc="2026-10-07T22:52:00Z">
              <w:tcPr>
                <w:tcW w:w="1984" w:type="dxa"/>
                <w:noWrap/>
                <w:vAlign w:val="center"/>
                <w:hideMark/>
              </w:tcPr>
            </w:tcPrChange>
          </w:tcPr>
          <w:p w14:paraId="606FE813" w14:textId="77777777" w:rsidR="00160B3D" w:rsidRPr="001F5DCA" w:rsidRDefault="00160B3D">
            <w:pPr>
              <w:jc w:val="center"/>
              <w:rPr>
                <w:ins w:id="363" w:author="Salomina Malan" w:date="2026-10-08T09:51:00Z" w16du:dateUtc="2026-10-07T22:51:00Z"/>
                <w:rFonts w:ascii="Arial" w:eastAsia="Times New Roman" w:hAnsi="Arial" w:cs="Arial"/>
                <w:color w:val="000000"/>
                <w:sz w:val="20"/>
                <w:szCs w:val="20"/>
                <w:lang w:eastAsia="en-AU"/>
              </w:rPr>
            </w:pPr>
            <w:ins w:id="364"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365" w:author="Salomina Malan" w:date="2026-10-08T09:52:00Z" w16du:dateUtc="2026-10-07T22:52:00Z">
              <w:tcPr>
                <w:tcW w:w="4592" w:type="dxa"/>
                <w:vAlign w:val="center"/>
              </w:tcPr>
            </w:tcPrChange>
          </w:tcPr>
          <w:p w14:paraId="4026FD37" w14:textId="77777777" w:rsidR="00160B3D" w:rsidRPr="001F5DCA" w:rsidRDefault="00160B3D">
            <w:pPr>
              <w:rPr>
                <w:ins w:id="366" w:author="Salomina Malan" w:date="2026-10-08T09:51:00Z" w16du:dateUtc="2026-10-07T22:51:00Z"/>
                <w:rFonts w:ascii="Arial" w:eastAsia="Times New Roman" w:hAnsi="Arial" w:cs="Arial"/>
                <w:color w:val="000000"/>
                <w:sz w:val="20"/>
                <w:szCs w:val="20"/>
                <w:lang w:eastAsia="en-AU"/>
              </w:rPr>
            </w:pPr>
          </w:p>
        </w:tc>
      </w:tr>
      <w:tr w:rsidR="00160B3D" w:rsidRPr="001F5DCA" w14:paraId="306D320C" w14:textId="77777777" w:rsidTr="002C644F">
        <w:trPr>
          <w:trHeight w:val="292"/>
          <w:ins w:id="367" w:author="Salomina Malan" w:date="2026-10-08T09:51:00Z" w16du:dateUtc="2026-10-07T22:51:00Z"/>
          <w:trPrChange w:id="368" w:author="Salomina Malan" w:date="2026-10-08T09:52:00Z" w16du:dateUtc="2026-10-07T22:52:00Z">
            <w:trPr>
              <w:trHeight w:val="296"/>
            </w:trPr>
          </w:trPrChange>
        </w:trPr>
        <w:tc>
          <w:tcPr>
            <w:tcW w:w="388" w:type="dxa"/>
            <w:noWrap/>
            <w:vAlign w:val="center"/>
            <w:hideMark/>
            <w:tcPrChange w:id="369" w:author="Salomina Malan" w:date="2026-10-08T09:52:00Z" w16du:dateUtc="2026-10-07T22:52:00Z">
              <w:tcPr>
                <w:tcW w:w="555" w:type="dxa"/>
                <w:gridSpan w:val="2"/>
                <w:noWrap/>
                <w:vAlign w:val="center"/>
                <w:hideMark/>
              </w:tcPr>
            </w:tcPrChange>
          </w:tcPr>
          <w:p w14:paraId="7C635871" w14:textId="77777777" w:rsidR="00160B3D" w:rsidRPr="001F5DCA" w:rsidRDefault="00160B3D">
            <w:pPr>
              <w:rPr>
                <w:ins w:id="370" w:author="Salomina Malan" w:date="2026-10-08T09:51:00Z" w16du:dateUtc="2026-10-07T22:51:00Z"/>
                <w:rFonts w:ascii="Arial" w:eastAsia="Times New Roman" w:hAnsi="Arial" w:cs="Arial"/>
                <w:color w:val="000000"/>
                <w:sz w:val="20"/>
                <w:szCs w:val="20"/>
                <w:lang w:eastAsia="en-AU"/>
              </w:rPr>
            </w:pPr>
            <w:ins w:id="371" w:author="Salomina Malan" w:date="2026-10-08T09:51:00Z" w16du:dateUtc="2026-10-07T22:51:00Z">
              <w:r w:rsidRPr="001F5DCA">
                <w:rPr>
                  <w:rFonts w:ascii="Arial" w:eastAsia="Times New Roman" w:hAnsi="Arial" w:cs="Arial"/>
                  <w:color w:val="000000"/>
                  <w:sz w:val="20"/>
                  <w:szCs w:val="20"/>
                  <w:lang w:eastAsia="en-AU"/>
                </w:rPr>
                <w:t>6</w:t>
              </w:r>
            </w:ins>
          </w:p>
        </w:tc>
        <w:tc>
          <w:tcPr>
            <w:tcW w:w="3511" w:type="dxa"/>
            <w:noWrap/>
            <w:vAlign w:val="center"/>
            <w:hideMark/>
            <w:tcPrChange w:id="372" w:author="Salomina Malan" w:date="2026-10-08T09:52:00Z" w16du:dateUtc="2026-10-07T22:52:00Z">
              <w:tcPr>
                <w:tcW w:w="5014" w:type="dxa"/>
                <w:gridSpan w:val="3"/>
                <w:noWrap/>
                <w:vAlign w:val="center"/>
                <w:hideMark/>
              </w:tcPr>
            </w:tcPrChange>
          </w:tcPr>
          <w:p w14:paraId="0A44E802" w14:textId="77777777" w:rsidR="00160B3D" w:rsidRPr="001F5DCA" w:rsidRDefault="00160B3D">
            <w:pPr>
              <w:rPr>
                <w:ins w:id="373" w:author="Salomina Malan" w:date="2026-10-08T09:51:00Z" w16du:dateUtc="2026-10-07T22:51:00Z"/>
                <w:rFonts w:ascii="Arial" w:eastAsia="Times New Roman" w:hAnsi="Arial" w:cs="Arial"/>
                <w:color w:val="000000"/>
                <w:sz w:val="20"/>
                <w:szCs w:val="20"/>
                <w:lang w:eastAsia="en-AU"/>
              </w:rPr>
            </w:pPr>
            <w:ins w:id="374" w:author="Salomina Malan" w:date="2026-10-08T09:51:00Z" w16du:dateUtc="2026-10-07T22:51:00Z">
              <w:r w:rsidRPr="001F5DCA">
                <w:rPr>
                  <w:rFonts w:ascii="Arial" w:eastAsia="Times New Roman" w:hAnsi="Arial" w:cs="Arial"/>
                  <w:color w:val="000000"/>
                  <w:sz w:val="20"/>
                  <w:szCs w:val="20"/>
                  <w:lang w:eastAsia="en-AU"/>
                </w:rPr>
                <w:t>Period 1 - Send Income Statement</w:t>
              </w:r>
            </w:ins>
          </w:p>
        </w:tc>
        <w:tc>
          <w:tcPr>
            <w:tcW w:w="1588" w:type="dxa"/>
            <w:noWrap/>
            <w:hideMark/>
            <w:tcPrChange w:id="375" w:author="Salomina Malan" w:date="2026-10-08T09:52:00Z" w16du:dateUtc="2026-10-07T22:52:00Z">
              <w:tcPr>
                <w:tcW w:w="2268" w:type="dxa"/>
                <w:gridSpan w:val="2"/>
                <w:noWrap/>
                <w:hideMark/>
              </w:tcPr>
            </w:tcPrChange>
          </w:tcPr>
          <w:p w14:paraId="10853912" w14:textId="77777777" w:rsidR="00160B3D" w:rsidRPr="001F5DCA" w:rsidRDefault="00160B3D">
            <w:pPr>
              <w:rPr>
                <w:ins w:id="376" w:author="Salomina Malan" w:date="2026-10-08T09:51:00Z" w16du:dateUtc="2026-10-07T22:51:00Z"/>
                <w:rFonts w:ascii="Arial" w:eastAsia="Times New Roman" w:hAnsi="Arial" w:cs="Arial"/>
                <w:color w:val="000000"/>
                <w:sz w:val="20"/>
                <w:szCs w:val="20"/>
                <w:lang w:eastAsia="en-AU"/>
              </w:rPr>
            </w:pPr>
            <w:ins w:id="377"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378" w:author="Salomina Malan" w:date="2026-10-08T09:52:00Z" w16du:dateUtc="2026-10-07T22:52:00Z">
              <w:tcPr>
                <w:tcW w:w="2268" w:type="dxa"/>
                <w:noWrap/>
                <w:vAlign w:val="center"/>
                <w:hideMark/>
              </w:tcPr>
            </w:tcPrChange>
          </w:tcPr>
          <w:p w14:paraId="61EB1EAF" w14:textId="77777777" w:rsidR="00160B3D" w:rsidRPr="001F5DCA" w:rsidRDefault="00160B3D">
            <w:pPr>
              <w:jc w:val="center"/>
              <w:rPr>
                <w:ins w:id="379" w:author="Salomina Malan" w:date="2026-10-08T09:51:00Z" w16du:dateUtc="2026-10-07T22:51:00Z"/>
                <w:rFonts w:ascii="Arial" w:eastAsia="Times New Roman" w:hAnsi="Arial" w:cs="Arial"/>
                <w:color w:val="000000"/>
                <w:sz w:val="20"/>
                <w:szCs w:val="20"/>
                <w:lang w:eastAsia="en-AU"/>
              </w:rPr>
            </w:pPr>
            <w:ins w:id="380"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381" w:author="Salomina Malan" w:date="2026-10-08T09:52:00Z" w16du:dateUtc="2026-10-07T22:52:00Z">
              <w:tcPr>
                <w:tcW w:w="5772" w:type="dxa"/>
                <w:gridSpan w:val="4"/>
                <w:noWrap/>
                <w:vAlign w:val="center"/>
                <w:hideMark/>
              </w:tcPr>
            </w:tcPrChange>
          </w:tcPr>
          <w:p w14:paraId="140513CA" w14:textId="77777777" w:rsidR="00160B3D" w:rsidRPr="001F5DCA" w:rsidRDefault="00160B3D">
            <w:pPr>
              <w:rPr>
                <w:ins w:id="382" w:author="Salomina Malan" w:date="2026-10-08T09:51:00Z" w16du:dateUtc="2026-10-07T22:51:00Z"/>
                <w:rFonts w:ascii="Arial" w:eastAsia="Times New Roman" w:hAnsi="Arial" w:cs="Arial"/>
                <w:color w:val="000000"/>
                <w:sz w:val="20"/>
                <w:szCs w:val="20"/>
                <w:lang w:eastAsia="en-AU"/>
              </w:rPr>
            </w:pPr>
            <w:ins w:id="383" w:author="Salomina Malan" w:date="2026-10-08T09:51:00Z" w16du:dateUtc="2026-10-07T22:51:00Z">
              <w:r w:rsidRPr="001F5DCA">
                <w:rPr>
                  <w:rFonts w:ascii="Arial" w:eastAsia="Times New Roman" w:hAnsi="Arial" w:cs="Arial"/>
                  <w:color w:val="000000"/>
                  <w:sz w:val="20"/>
                  <w:szCs w:val="20"/>
                  <w:lang w:eastAsia="en-AU"/>
                </w:rPr>
                <w:t>Creation of Task # 2</w:t>
              </w:r>
            </w:ins>
          </w:p>
        </w:tc>
        <w:tc>
          <w:tcPr>
            <w:tcW w:w="1389" w:type="dxa"/>
            <w:noWrap/>
            <w:vAlign w:val="center"/>
            <w:hideMark/>
            <w:tcPrChange w:id="384" w:author="Salomina Malan" w:date="2026-10-08T09:52:00Z" w16du:dateUtc="2026-10-07T22:52:00Z">
              <w:tcPr>
                <w:tcW w:w="1984" w:type="dxa"/>
                <w:noWrap/>
                <w:vAlign w:val="center"/>
                <w:hideMark/>
              </w:tcPr>
            </w:tcPrChange>
          </w:tcPr>
          <w:p w14:paraId="21D4FBA9" w14:textId="77777777" w:rsidR="00160B3D" w:rsidRPr="001F5DCA" w:rsidRDefault="00160B3D">
            <w:pPr>
              <w:jc w:val="center"/>
              <w:rPr>
                <w:ins w:id="385" w:author="Salomina Malan" w:date="2026-10-08T09:51:00Z" w16du:dateUtc="2026-10-07T22:51:00Z"/>
                <w:rFonts w:ascii="Arial" w:eastAsia="Times New Roman" w:hAnsi="Arial" w:cs="Arial"/>
                <w:color w:val="000000"/>
                <w:sz w:val="20"/>
                <w:szCs w:val="20"/>
                <w:lang w:eastAsia="en-AU"/>
              </w:rPr>
            </w:pPr>
            <w:ins w:id="386"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387" w:author="Salomina Malan" w:date="2026-10-08T09:52:00Z" w16du:dateUtc="2026-10-07T22:52:00Z">
              <w:tcPr>
                <w:tcW w:w="4592" w:type="dxa"/>
                <w:vAlign w:val="center"/>
              </w:tcPr>
            </w:tcPrChange>
          </w:tcPr>
          <w:p w14:paraId="02C73C9E" w14:textId="77777777" w:rsidR="00160B3D" w:rsidRPr="001F5DCA" w:rsidRDefault="00160B3D">
            <w:pPr>
              <w:rPr>
                <w:ins w:id="388" w:author="Salomina Malan" w:date="2026-10-08T09:51:00Z" w16du:dateUtc="2026-10-07T22:51:00Z"/>
                <w:rFonts w:ascii="Arial" w:eastAsia="Times New Roman" w:hAnsi="Arial" w:cs="Arial"/>
                <w:color w:val="000000"/>
                <w:sz w:val="20"/>
                <w:szCs w:val="20"/>
                <w:lang w:eastAsia="en-AU"/>
              </w:rPr>
            </w:pPr>
          </w:p>
        </w:tc>
      </w:tr>
      <w:tr w:rsidR="00160B3D" w:rsidRPr="001F5DCA" w14:paraId="68A9ACF8" w14:textId="77777777" w:rsidTr="002C644F">
        <w:trPr>
          <w:trHeight w:val="292"/>
          <w:ins w:id="389" w:author="Salomina Malan" w:date="2026-10-08T09:51:00Z" w16du:dateUtc="2026-10-07T22:51:00Z"/>
          <w:trPrChange w:id="390" w:author="Salomina Malan" w:date="2026-10-08T09:52:00Z" w16du:dateUtc="2026-10-07T22:52:00Z">
            <w:trPr>
              <w:trHeight w:val="296"/>
            </w:trPr>
          </w:trPrChange>
        </w:trPr>
        <w:tc>
          <w:tcPr>
            <w:tcW w:w="388" w:type="dxa"/>
            <w:noWrap/>
            <w:vAlign w:val="center"/>
            <w:tcPrChange w:id="391" w:author="Salomina Malan" w:date="2026-10-08T09:52:00Z" w16du:dateUtc="2026-10-07T22:52:00Z">
              <w:tcPr>
                <w:tcW w:w="555" w:type="dxa"/>
                <w:gridSpan w:val="2"/>
                <w:noWrap/>
                <w:vAlign w:val="center"/>
              </w:tcPr>
            </w:tcPrChange>
          </w:tcPr>
          <w:p w14:paraId="6825B620" w14:textId="77777777" w:rsidR="00160B3D" w:rsidRPr="001F5DCA" w:rsidRDefault="00160B3D">
            <w:pPr>
              <w:rPr>
                <w:ins w:id="392" w:author="Salomina Malan" w:date="2026-10-08T09:51:00Z" w16du:dateUtc="2026-10-07T22:51:00Z"/>
                <w:rFonts w:ascii="Arial" w:eastAsia="Times New Roman" w:hAnsi="Arial" w:cs="Arial"/>
                <w:color w:val="000000"/>
                <w:sz w:val="20"/>
                <w:szCs w:val="20"/>
                <w:lang w:eastAsia="en-AU"/>
              </w:rPr>
            </w:pPr>
            <w:ins w:id="393" w:author="Salomina Malan" w:date="2026-10-08T09:51:00Z" w16du:dateUtc="2026-10-07T22:51:00Z">
              <w:r w:rsidRPr="001F5DCA">
                <w:rPr>
                  <w:rFonts w:ascii="Arial" w:eastAsia="Times New Roman" w:hAnsi="Arial" w:cs="Arial"/>
                  <w:color w:val="000000"/>
                  <w:sz w:val="20"/>
                  <w:szCs w:val="20"/>
                  <w:lang w:eastAsia="en-AU"/>
                </w:rPr>
                <w:t>7</w:t>
              </w:r>
            </w:ins>
          </w:p>
        </w:tc>
        <w:tc>
          <w:tcPr>
            <w:tcW w:w="3511" w:type="dxa"/>
            <w:noWrap/>
            <w:vAlign w:val="center"/>
            <w:tcPrChange w:id="394" w:author="Salomina Malan" w:date="2026-10-08T09:52:00Z" w16du:dateUtc="2026-10-07T22:52:00Z">
              <w:tcPr>
                <w:tcW w:w="5014" w:type="dxa"/>
                <w:gridSpan w:val="3"/>
                <w:noWrap/>
                <w:vAlign w:val="center"/>
              </w:tcPr>
            </w:tcPrChange>
          </w:tcPr>
          <w:p w14:paraId="09C8CA36" w14:textId="77777777" w:rsidR="00160B3D" w:rsidRPr="001F5DCA" w:rsidRDefault="00160B3D">
            <w:pPr>
              <w:rPr>
                <w:ins w:id="395" w:author="Salomina Malan" w:date="2026-10-08T09:51:00Z" w16du:dateUtc="2026-10-07T22:51:00Z"/>
                <w:rFonts w:ascii="Arial" w:eastAsia="Times New Roman" w:hAnsi="Arial" w:cs="Arial"/>
                <w:color w:val="000000"/>
                <w:sz w:val="20"/>
                <w:szCs w:val="20"/>
                <w:lang w:eastAsia="en-AU"/>
              </w:rPr>
            </w:pPr>
            <w:ins w:id="396" w:author="Salomina Malan" w:date="2026-10-08T09:51:00Z" w16du:dateUtc="2026-10-07T22:51:00Z">
              <w:r w:rsidRPr="001F5DCA">
                <w:rPr>
                  <w:rFonts w:ascii="Arial" w:eastAsia="Times New Roman" w:hAnsi="Arial" w:cs="Arial"/>
                  <w:color w:val="000000"/>
                  <w:sz w:val="20"/>
                  <w:szCs w:val="20"/>
                  <w:lang w:eastAsia="en-AU"/>
                </w:rPr>
                <w:t>Period 1 - Income Statement - Follow up</w:t>
              </w:r>
            </w:ins>
          </w:p>
        </w:tc>
        <w:tc>
          <w:tcPr>
            <w:tcW w:w="1588" w:type="dxa"/>
            <w:noWrap/>
            <w:tcPrChange w:id="397" w:author="Salomina Malan" w:date="2026-10-08T09:52:00Z" w16du:dateUtc="2026-10-07T22:52:00Z">
              <w:tcPr>
                <w:tcW w:w="2268" w:type="dxa"/>
                <w:gridSpan w:val="2"/>
                <w:noWrap/>
              </w:tcPr>
            </w:tcPrChange>
          </w:tcPr>
          <w:p w14:paraId="77023243" w14:textId="77777777" w:rsidR="00160B3D" w:rsidRPr="001F5DCA" w:rsidRDefault="00160B3D">
            <w:pPr>
              <w:rPr>
                <w:ins w:id="398" w:author="Salomina Malan" w:date="2026-10-08T09:51:00Z" w16du:dateUtc="2026-10-07T22:51:00Z"/>
                <w:rFonts w:ascii="Arial" w:eastAsia="Times New Roman" w:hAnsi="Arial" w:cs="Arial"/>
                <w:color w:val="000000"/>
                <w:sz w:val="20"/>
                <w:szCs w:val="20"/>
                <w:lang w:eastAsia="en-AU"/>
              </w:rPr>
            </w:pPr>
            <w:ins w:id="399"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400" w:author="Salomina Malan" w:date="2026-10-08T09:52:00Z" w16du:dateUtc="2026-10-07T22:52:00Z">
              <w:tcPr>
                <w:tcW w:w="2268" w:type="dxa"/>
                <w:noWrap/>
                <w:vAlign w:val="center"/>
              </w:tcPr>
            </w:tcPrChange>
          </w:tcPr>
          <w:p w14:paraId="2A4F1A78" w14:textId="77777777" w:rsidR="00160B3D" w:rsidRPr="001F5DCA" w:rsidRDefault="00160B3D">
            <w:pPr>
              <w:jc w:val="center"/>
              <w:rPr>
                <w:ins w:id="401" w:author="Salomina Malan" w:date="2026-10-08T09:51:00Z" w16du:dateUtc="2026-10-07T22:51:00Z"/>
                <w:rFonts w:ascii="Arial" w:eastAsia="Times New Roman" w:hAnsi="Arial" w:cs="Arial"/>
                <w:color w:val="000000"/>
                <w:sz w:val="20"/>
                <w:szCs w:val="20"/>
                <w:highlight w:val="yellow"/>
                <w:lang w:eastAsia="en-AU"/>
              </w:rPr>
            </w:pPr>
            <w:ins w:id="402" w:author="Salomina Malan" w:date="2026-10-08T09:51:00Z" w16du:dateUtc="2026-10-07T22:51:00Z">
              <w:r w:rsidRPr="001F5DCA">
                <w:rPr>
                  <w:rFonts w:ascii="Arial" w:eastAsia="Times New Roman" w:hAnsi="Arial" w:cs="Arial"/>
                  <w:color w:val="000000"/>
                  <w:sz w:val="20"/>
                  <w:szCs w:val="20"/>
                  <w:lang w:eastAsia="en-AU"/>
                </w:rPr>
                <w:t>10</w:t>
              </w:r>
            </w:ins>
          </w:p>
        </w:tc>
        <w:tc>
          <w:tcPr>
            <w:tcW w:w="4042" w:type="dxa"/>
            <w:noWrap/>
            <w:vAlign w:val="center"/>
            <w:tcPrChange w:id="403" w:author="Salomina Malan" w:date="2026-10-08T09:52:00Z" w16du:dateUtc="2026-10-07T22:52:00Z">
              <w:tcPr>
                <w:tcW w:w="5772" w:type="dxa"/>
                <w:gridSpan w:val="4"/>
                <w:noWrap/>
                <w:vAlign w:val="center"/>
              </w:tcPr>
            </w:tcPrChange>
          </w:tcPr>
          <w:p w14:paraId="37B73740" w14:textId="77777777" w:rsidR="00160B3D" w:rsidRPr="001F5DCA" w:rsidRDefault="00160B3D">
            <w:pPr>
              <w:rPr>
                <w:ins w:id="404" w:author="Salomina Malan" w:date="2026-10-08T09:51:00Z" w16du:dateUtc="2026-10-07T22:51:00Z"/>
                <w:rFonts w:ascii="Arial" w:eastAsia="Times New Roman" w:hAnsi="Arial" w:cs="Arial"/>
                <w:color w:val="000000"/>
                <w:sz w:val="20"/>
                <w:szCs w:val="20"/>
                <w:lang w:eastAsia="en-AU"/>
              </w:rPr>
            </w:pPr>
            <w:ins w:id="405" w:author="Salomina Malan" w:date="2026-10-08T09:51:00Z" w16du:dateUtc="2026-10-07T22:51:00Z">
              <w:r w:rsidRPr="001F5DCA">
                <w:rPr>
                  <w:rFonts w:ascii="Arial" w:eastAsia="Times New Roman" w:hAnsi="Arial" w:cs="Arial"/>
                  <w:color w:val="000000"/>
                  <w:sz w:val="20"/>
                  <w:szCs w:val="20"/>
                  <w:lang w:eastAsia="en-AU"/>
                </w:rPr>
                <w:t>Task 6 is completed and Task # 10 hasn’t been completed</w:t>
              </w:r>
            </w:ins>
          </w:p>
        </w:tc>
        <w:tc>
          <w:tcPr>
            <w:tcW w:w="1389" w:type="dxa"/>
            <w:noWrap/>
            <w:vAlign w:val="center"/>
            <w:tcPrChange w:id="406" w:author="Salomina Malan" w:date="2026-10-08T09:52:00Z" w16du:dateUtc="2026-10-07T22:52:00Z">
              <w:tcPr>
                <w:tcW w:w="1984" w:type="dxa"/>
                <w:noWrap/>
                <w:vAlign w:val="center"/>
              </w:tcPr>
            </w:tcPrChange>
          </w:tcPr>
          <w:p w14:paraId="0ACF5AEF" w14:textId="77777777" w:rsidR="00160B3D" w:rsidRPr="001F5DCA" w:rsidRDefault="00160B3D">
            <w:pPr>
              <w:jc w:val="center"/>
              <w:rPr>
                <w:ins w:id="407" w:author="Salomina Malan" w:date="2026-10-08T09:51:00Z" w16du:dateUtc="2026-10-07T22:51:00Z"/>
                <w:rFonts w:ascii="Arial" w:eastAsia="Times New Roman" w:hAnsi="Arial" w:cs="Arial"/>
                <w:color w:val="000000"/>
                <w:sz w:val="20"/>
                <w:szCs w:val="20"/>
                <w:lang w:eastAsia="en-AU"/>
              </w:rPr>
            </w:pPr>
            <w:ins w:id="408"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409" w:author="Salomina Malan" w:date="2026-10-08T09:52:00Z" w16du:dateUtc="2026-10-07T22:52:00Z">
              <w:tcPr>
                <w:tcW w:w="4592" w:type="dxa"/>
                <w:vAlign w:val="center"/>
              </w:tcPr>
            </w:tcPrChange>
          </w:tcPr>
          <w:p w14:paraId="4FE03DA4" w14:textId="77777777" w:rsidR="00160B3D" w:rsidRPr="001F5DCA" w:rsidRDefault="00160B3D">
            <w:pPr>
              <w:rPr>
                <w:ins w:id="410" w:author="Salomina Malan" w:date="2026-10-08T09:51:00Z" w16du:dateUtc="2026-10-07T22:51:00Z"/>
                <w:rFonts w:ascii="Arial" w:eastAsia="Times New Roman" w:hAnsi="Arial" w:cs="Arial"/>
                <w:color w:val="000000"/>
                <w:sz w:val="20"/>
                <w:szCs w:val="20"/>
                <w:lang w:eastAsia="en-AU"/>
              </w:rPr>
            </w:pPr>
            <w:ins w:id="411" w:author="Salomina Malan" w:date="2026-10-08T09:51:00Z" w16du:dateUtc="2026-10-07T22:51:00Z">
              <w:r w:rsidRPr="001F5DCA">
                <w:rPr>
                  <w:rFonts w:ascii="Arial" w:eastAsia="Times New Roman" w:hAnsi="Arial" w:cs="Arial"/>
                  <w:color w:val="000000"/>
                  <w:sz w:val="20"/>
                  <w:szCs w:val="20"/>
                  <w:lang w:eastAsia="en-AU"/>
                </w:rPr>
                <w:t>This SLA is calendar days</w:t>
              </w:r>
            </w:ins>
          </w:p>
        </w:tc>
      </w:tr>
      <w:tr w:rsidR="00160B3D" w:rsidRPr="001F5DCA" w14:paraId="3D09D6DD" w14:textId="77777777" w:rsidTr="002C644F">
        <w:trPr>
          <w:trHeight w:val="292"/>
          <w:ins w:id="412" w:author="Salomina Malan" w:date="2026-10-08T09:51:00Z" w16du:dateUtc="2026-10-07T22:51:00Z"/>
          <w:trPrChange w:id="413" w:author="Salomina Malan" w:date="2026-10-08T09:52:00Z" w16du:dateUtc="2026-10-07T22:52:00Z">
            <w:trPr>
              <w:trHeight w:val="296"/>
            </w:trPr>
          </w:trPrChange>
        </w:trPr>
        <w:tc>
          <w:tcPr>
            <w:tcW w:w="388" w:type="dxa"/>
            <w:noWrap/>
            <w:vAlign w:val="center"/>
            <w:tcPrChange w:id="414" w:author="Salomina Malan" w:date="2026-10-08T09:52:00Z" w16du:dateUtc="2026-10-07T22:52:00Z">
              <w:tcPr>
                <w:tcW w:w="555" w:type="dxa"/>
                <w:gridSpan w:val="2"/>
                <w:noWrap/>
                <w:vAlign w:val="center"/>
              </w:tcPr>
            </w:tcPrChange>
          </w:tcPr>
          <w:p w14:paraId="505D919D" w14:textId="77777777" w:rsidR="00160B3D" w:rsidRPr="001F5DCA" w:rsidRDefault="00160B3D">
            <w:pPr>
              <w:rPr>
                <w:ins w:id="415" w:author="Salomina Malan" w:date="2026-10-08T09:51:00Z" w16du:dateUtc="2026-10-07T22:51:00Z"/>
                <w:rFonts w:ascii="Arial" w:eastAsia="Times New Roman" w:hAnsi="Arial" w:cs="Arial"/>
                <w:color w:val="000000"/>
                <w:sz w:val="20"/>
                <w:szCs w:val="20"/>
                <w:lang w:eastAsia="en-AU"/>
              </w:rPr>
            </w:pPr>
            <w:ins w:id="416" w:author="Salomina Malan" w:date="2026-10-08T09:51:00Z" w16du:dateUtc="2026-10-07T22:51:00Z">
              <w:r w:rsidRPr="001F5DCA">
                <w:rPr>
                  <w:rFonts w:ascii="Arial" w:eastAsia="Times New Roman" w:hAnsi="Arial" w:cs="Arial"/>
                  <w:color w:val="000000"/>
                  <w:sz w:val="20"/>
                  <w:szCs w:val="20"/>
                  <w:lang w:eastAsia="en-AU"/>
                </w:rPr>
                <w:t>8</w:t>
              </w:r>
            </w:ins>
          </w:p>
        </w:tc>
        <w:tc>
          <w:tcPr>
            <w:tcW w:w="3511" w:type="dxa"/>
            <w:noWrap/>
            <w:vAlign w:val="center"/>
            <w:tcPrChange w:id="417" w:author="Salomina Malan" w:date="2026-10-08T09:52:00Z" w16du:dateUtc="2026-10-07T22:52:00Z">
              <w:tcPr>
                <w:tcW w:w="5014" w:type="dxa"/>
                <w:gridSpan w:val="3"/>
                <w:noWrap/>
                <w:vAlign w:val="center"/>
              </w:tcPr>
            </w:tcPrChange>
          </w:tcPr>
          <w:p w14:paraId="30A826FA" w14:textId="77777777" w:rsidR="00160B3D" w:rsidRPr="001F5DCA" w:rsidRDefault="00160B3D">
            <w:pPr>
              <w:rPr>
                <w:ins w:id="418" w:author="Salomina Malan" w:date="2026-10-08T09:51:00Z" w16du:dateUtc="2026-10-07T22:51:00Z"/>
                <w:rFonts w:ascii="Arial" w:eastAsia="Times New Roman" w:hAnsi="Arial" w:cs="Arial"/>
                <w:color w:val="000000"/>
                <w:sz w:val="20"/>
                <w:szCs w:val="20"/>
                <w:lang w:eastAsia="en-AU"/>
              </w:rPr>
            </w:pPr>
            <w:ins w:id="419" w:author="Salomina Malan" w:date="2026-10-08T09:51:00Z" w16du:dateUtc="2026-10-07T22:51:00Z">
              <w:r w:rsidRPr="001F5DCA">
                <w:rPr>
                  <w:rFonts w:ascii="Arial" w:eastAsia="Times New Roman" w:hAnsi="Arial" w:cs="Arial"/>
                  <w:color w:val="000000"/>
                  <w:sz w:val="20"/>
                  <w:szCs w:val="20"/>
                  <w:lang w:eastAsia="en-AU"/>
                </w:rPr>
                <w:t>Period 1 - Income Statement Outstanding – Draft Dispute Notice</w:t>
              </w:r>
            </w:ins>
          </w:p>
        </w:tc>
        <w:tc>
          <w:tcPr>
            <w:tcW w:w="1588" w:type="dxa"/>
            <w:noWrap/>
            <w:tcPrChange w:id="420" w:author="Salomina Malan" w:date="2026-10-08T09:52:00Z" w16du:dateUtc="2026-10-07T22:52:00Z">
              <w:tcPr>
                <w:tcW w:w="2268" w:type="dxa"/>
                <w:gridSpan w:val="2"/>
                <w:noWrap/>
              </w:tcPr>
            </w:tcPrChange>
          </w:tcPr>
          <w:p w14:paraId="3DEC10B9" w14:textId="77777777" w:rsidR="00160B3D" w:rsidRPr="001F5DCA" w:rsidRDefault="00160B3D">
            <w:pPr>
              <w:rPr>
                <w:ins w:id="421" w:author="Salomina Malan" w:date="2026-10-08T09:51:00Z" w16du:dateUtc="2026-10-07T22:51:00Z"/>
                <w:rFonts w:ascii="Arial" w:eastAsia="Times New Roman" w:hAnsi="Arial" w:cs="Arial"/>
                <w:color w:val="000000"/>
                <w:sz w:val="20"/>
                <w:szCs w:val="20"/>
                <w:lang w:eastAsia="en-AU"/>
              </w:rPr>
            </w:pPr>
            <w:ins w:id="422"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423" w:author="Salomina Malan" w:date="2026-10-08T09:52:00Z" w16du:dateUtc="2026-10-07T22:52:00Z">
              <w:tcPr>
                <w:tcW w:w="2268" w:type="dxa"/>
                <w:noWrap/>
                <w:vAlign w:val="center"/>
              </w:tcPr>
            </w:tcPrChange>
          </w:tcPr>
          <w:p w14:paraId="244A631F" w14:textId="77777777" w:rsidR="00160B3D" w:rsidRPr="001F5DCA" w:rsidRDefault="00160B3D">
            <w:pPr>
              <w:jc w:val="center"/>
              <w:rPr>
                <w:ins w:id="424" w:author="Salomina Malan" w:date="2026-10-08T09:51:00Z" w16du:dateUtc="2026-10-07T22:51:00Z"/>
                <w:rFonts w:ascii="Arial" w:eastAsia="Times New Roman" w:hAnsi="Arial" w:cs="Arial"/>
                <w:color w:val="000000"/>
                <w:sz w:val="20"/>
                <w:szCs w:val="20"/>
                <w:lang w:eastAsia="en-AU"/>
              </w:rPr>
            </w:pPr>
            <w:ins w:id="425" w:author="Salomina Malan" w:date="2026-10-08T09:51:00Z" w16du:dateUtc="2026-10-07T22:51:00Z">
              <w:r w:rsidRPr="001F5DCA">
                <w:rPr>
                  <w:rFonts w:ascii="Arial" w:eastAsia="Times New Roman" w:hAnsi="Arial" w:cs="Arial"/>
                  <w:color w:val="000000"/>
                  <w:sz w:val="20"/>
                  <w:szCs w:val="20"/>
                  <w:lang w:eastAsia="en-AU"/>
                </w:rPr>
                <w:t>25</w:t>
              </w:r>
            </w:ins>
          </w:p>
        </w:tc>
        <w:tc>
          <w:tcPr>
            <w:tcW w:w="4042" w:type="dxa"/>
            <w:noWrap/>
            <w:tcPrChange w:id="426" w:author="Salomina Malan" w:date="2026-10-08T09:52:00Z" w16du:dateUtc="2026-10-07T22:52:00Z">
              <w:tcPr>
                <w:tcW w:w="5772" w:type="dxa"/>
                <w:gridSpan w:val="4"/>
                <w:noWrap/>
              </w:tcPr>
            </w:tcPrChange>
          </w:tcPr>
          <w:p w14:paraId="54C974E7" w14:textId="77777777" w:rsidR="00160B3D" w:rsidRPr="001F5DCA" w:rsidRDefault="00160B3D">
            <w:pPr>
              <w:rPr>
                <w:ins w:id="427" w:author="Salomina Malan" w:date="2026-10-08T09:51:00Z" w16du:dateUtc="2026-10-07T22:51:00Z"/>
                <w:rFonts w:ascii="Arial" w:eastAsia="Times New Roman" w:hAnsi="Arial" w:cs="Arial"/>
                <w:color w:val="000000"/>
                <w:sz w:val="20"/>
                <w:szCs w:val="20"/>
                <w:lang w:eastAsia="en-AU"/>
              </w:rPr>
            </w:pPr>
            <w:ins w:id="428" w:author="Salomina Malan" w:date="2026-10-08T09:51:00Z" w16du:dateUtc="2026-10-07T22:51:00Z">
              <w:r w:rsidRPr="001F5DCA">
                <w:rPr>
                  <w:rFonts w:ascii="Arial" w:eastAsia="Times New Roman" w:hAnsi="Arial" w:cs="Arial"/>
                  <w:color w:val="000000"/>
                  <w:sz w:val="20"/>
                  <w:szCs w:val="20"/>
                  <w:lang w:eastAsia="en-AU"/>
                </w:rPr>
                <w:t>Task 6 is completed and Task # 10 hasn’t been completed</w:t>
              </w:r>
            </w:ins>
          </w:p>
        </w:tc>
        <w:tc>
          <w:tcPr>
            <w:tcW w:w="1389" w:type="dxa"/>
            <w:noWrap/>
            <w:vAlign w:val="center"/>
            <w:tcPrChange w:id="429" w:author="Salomina Malan" w:date="2026-10-08T09:52:00Z" w16du:dateUtc="2026-10-07T22:52:00Z">
              <w:tcPr>
                <w:tcW w:w="1984" w:type="dxa"/>
                <w:noWrap/>
                <w:vAlign w:val="center"/>
              </w:tcPr>
            </w:tcPrChange>
          </w:tcPr>
          <w:p w14:paraId="4F969730" w14:textId="77777777" w:rsidR="00160B3D" w:rsidRPr="001F5DCA" w:rsidRDefault="00160B3D">
            <w:pPr>
              <w:jc w:val="center"/>
              <w:rPr>
                <w:ins w:id="430" w:author="Salomina Malan" w:date="2026-10-08T09:51:00Z" w16du:dateUtc="2026-10-07T22:51:00Z"/>
                <w:rFonts w:ascii="Arial" w:eastAsia="Times New Roman" w:hAnsi="Arial" w:cs="Arial"/>
                <w:color w:val="000000"/>
                <w:sz w:val="20"/>
                <w:szCs w:val="20"/>
                <w:lang w:eastAsia="en-AU"/>
              </w:rPr>
            </w:pPr>
            <w:ins w:id="431"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432" w:author="Salomina Malan" w:date="2026-10-08T09:52:00Z" w16du:dateUtc="2026-10-07T22:52:00Z">
              <w:tcPr>
                <w:tcW w:w="4592" w:type="dxa"/>
                <w:vAlign w:val="center"/>
              </w:tcPr>
            </w:tcPrChange>
          </w:tcPr>
          <w:p w14:paraId="5F32DB09" w14:textId="77777777" w:rsidR="00160B3D" w:rsidRPr="001F5DCA" w:rsidRDefault="00160B3D">
            <w:pPr>
              <w:rPr>
                <w:ins w:id="433" w:author="Salomina Malan" w:date="2026-10-08T09:51:00Z" w16du:dateUtc="2026-10-07T22:51:00Z"/>
                <w:rFonts w:ascii="Arial" w:eastAsia="Times New Roman" w:hAnsi="Arial" w:cs="Arial"/>
                <w:color w:val="000000"/>
                <w:sz w:val="20"/>
                <w:szCs w:val="20"/>
                <w:lang w:eastAsia="en-AU"/>
              </w:rPr>
            </w:pPr>
            <w:ins w:id="434" w:author="Salomina Malan" w:date="2026-10-08T09:51:00Z" w16du:dateUtc="2026-10-07T22:51:00Z">
              <w:r w:rsidRPr="001F5DCA">
                <w:rPr>
                  <w:rFonts w:ascii="Arial" w:eastAsia="Times New Roman" w:hAnsi="Arial" w:cs="Arial"/>
                  <w:color w:val="000000"/>
                  <w:sz w:val="20"/>
                  <w:szCs w:val="20"/>
                  <w:lang w:eastAsia="en-AU"/>
                </w:rPr>
                <w:t>This SLA is calendar days</w:t>
              </w:r>
            </w:ins>
          </w:p>
        </w:tc>
      </w:tr>
      <w:tr w:rsidR="00160B3D" w:rsidRPr="001F5DCA" w14:paraId="377F67CB" w14:textId="77777777" w:rsidTr="002C644F">
        <w:trPr>
          <w:trHeight w:val="292"/>
          <w:ins w:id="435" w:author="Salomina Malan" w:date="2026-10-08T09:51:00Z" w16du:dateUtc="2026-10-07T22:51:00Z"/>
          <w:trPrChange w:id="436" w:author="Salomina Malan" w:date="2026-10-08T09:52:00Z" w16du:dateUtc="2026-10-07T22:52:00Z">
            <w:trPr>
              <w:trHeight w:val="296"/>
            </w:trPr>
          </w:trPrChange>
        </w:trPr>
        <w:tc>
          <w:tcPr>
            <w:tcW w:w="388" w:type="dxa"/>
            <w:noWrap/>
            <w:vAlign w:val="center"/>
            <w:tcPrChange w:id="437" w:author="Salomina Malan" w:date="2026-10-08T09:52:00Z" w16du:dateUtc="2026-10-07T22:52:00Z">
              <w:tcPr>
                <w:tcW w:w="555" w:type="dxa"/>
                <w:gridSpan w:val="2"/>
                <w:noWrap/>
                <w:vAlign w:val="center"/>
              </w:tcPr>
            </w:tcPrChange>
          </w:tcPr>
          <w:p w14:paraId="3D84BA05" w14:textId="77777777" w:rsidR="00160B3D" w:rsidRPr="001F5DCA" w:rsidRDefault="00160B3D">
            <w:pPr>
              <w:rPr>
                <w:ins w:id="438" w:author="Salomina Malan" w:date="2026-10-08T09:51:00Z" w16du:dateUtc="2026-10-07T22:51:00Z"/>
                <w:rFonts w:ascii="Arial" w:eastAsia="Times New Roman" w:hAnsi="Arial" w:cs="Arial"/>
                <w:color w:val="000000"/>
                <w:sz w:val="20"/>
                <w:szCs w:val="20"/>
                <w:lang w:eastAsia="en-AU"/>
              </w:rPr>
            </w:pPr>
            <w:ins w:id="439" w:author="Salomina Malan" w:date="2026-10-08T09:51:00Z" w16du:dateUtc="2026-10-07T22:51:00Z">
              <w:r w:rsidRPr="001F5DCA">
                <w:rPr>
                  <w:rFonts w:ascii="Arial" w:eastAsia="Times New Roman" w:hAnsi="Arial" w:cs="Arial"/>
                  <w:color w:val="000000"/>
                  <w:sz w:val="20"/>
                  <w:szCs w:val="20"/>
                  <w:lang w:eastAsia="en-AU"/>
                </w:rPr>
                <w:t>9</w:t>
              </w:r>
            </w:ins>
          </w:p>
        </w:tc>
        <w:tc>
          <w:tcPr>
            <w:tcW w:w="3511" w:type="dxa"/>
            <w:noWrap/>
            <w:vAlign w:val="center"/>
            <w:tcPrChange w:id="440" w:author="Salomina Malan" w:date="2026-10-08T09:52:00Z" w16du:dateUtc="2026-10-07T22:52:00Z">
              <w:tcPr>
                <w:tcW w:w="5014" w:type="dxa"/>
                <w:gridSpan w:val="3"/>
                <w:noWrap/>
                <w:vAlign w:val="center"/>
              </w:tcPr>
            </w:tcPrChange>
          </w:tcPr>
          <w:p w14:paraId="27E13493" w14:textId="77777777" w:rsidR="00160B3D" w:rsidRPr="001F5DCA" w:rsidRDefault="00160B3D">
            <w:pPr>
              <w:rPr>
                <w:ins w:id="441" w:author="Salomina Malan" w:date="2026-10-08T09:51:00Z" w16du:dateUtc="2026-10-07T22:51:00Z"/>
                <w:rFonts w:ascii="Arial" w:eastAsia="Times New Roman" w:hAnsi="Arial" w:cs="Arial"/>
                <w:color w:val="000000"/>
                <w:sz w:val="20"/>
                <w:szCs w:val="20"/>
                <w:lang w:eastAsia="en-AU"/>
              </w:rPr>
            </w:pPr>
            <w:ins w:id="442" w:author="Salomina Malan" w:date="2026-10-08T09:51:00Z" w16du:dateUtc="2026-10-07T22:51:00Z">
              <w:r w:rsidRPr="001F5DCA">
                <w:rPr>
                  <w:rFonts w:ascii="Arial" w:eastAsia="Times New Roman" w:hAnsi="Arial" w:cs="Arial"/>
                  <w:color w:val="000000"/>
                  <w:sz w:val="20"/>
                  <w:szCs w:val="20"/>
                  <w:lang w:eastAsia="en-AU"/>
                </w:rPr>
                <w:t>Period 1 - Income Statement Outstanding – Raise Dispute Notice</w:t>
              </w:r>
            </w:ins>
          </w:p>
        </w:tc>
        <w:tc>
          <w:tcPr>
            <w:tcW w:w="1588" w:type="dxa"/>
            <w:noWrap/>
            <w:tcPrChange w:id="443" w:author="Salomina Malan" w:date="2026-10-08T09:52:00Z" w16du:dateUtc="2026-10-07T22:52:00Z">
              <w:tcPr>
                <w:tcW w:w="2268" w:type="dxa"/>
                <w:gridSpan w:val="2"/>
                <w:noWrap/>
              </w:tcPr>
            </w:tcPrChange>
          </w:tcPr>
          <w:p w14:paraId="05AAAE51" w14:textId="77777777" w:rsidR="00160B3D" w:rsidRPr="001F5DCA" w:rsidRDefault="00160B3D">
            <w:pPr>
              <w:rPr>
                <w:ins w:id="444" w:author="Salomina Malan" w:date="2026-10-08T09:51:00Z" w16du:dateUtc="2026-10-07T22:51:00Z"/>
                <w:rFonts w:ascii="Arial" w:eastAsia="Times New Roman" w:hAnsi="Arial" w:cs="Arial"/>
                <w:color w:val="000000"/>
                <w:sz w:val="20"/>
                <w:szCs w:val="20"/>
                <w:lang w:eastAsia="en-AU"/>
              </w:rPr>
            </w:pPr>
            <w:ins w:id="445"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446" w:author="Salomina Malan" w:date="2026-10-08T09:52:00Z" w16du:dateUtc="2026-10-07T22:52:00Z">
              <w:tcPr>
                <w:tcW w:w="2268" w:type="dxa"/>
                <w:noWrap/>
                <w:vAlign w:val="center"/>
              </w:tcPr>
            </w:tcPrChange>
          </w:tcPr>
          <w:p w14:paraId="7FEE14C4" w14:textId="77777777" w:rsidR="00160B3D" w:rsidRPr="001F5DCA" w:rsidRDefault="00160B3D">
            <w:pPr>
              <w:jc w:val="center"/>
              <w:rPr>
                <w:ins w:id="447" w:author="Salomina Malan" w:date="2026-10-08T09:51:00Z" w16du:dateUtc="2026-10-07T22:51:00Z"/>
                <w:rFonts w:ascii="Arial" w:eastAsia="Times New Roman" w:hAnsi="Arial" w:cs="Arial"/>
                <w:color w:val="000000"/>
                <w:sz w:val="20"/>
                <w:szCs w:val="20"/>
                <w:lang w:eastAsia="en-AU"/>
              </w:rPr>
            </w:pPr>
            <w:ins w:id="448" w:author="Salomina Malan" w:date="2026-10-08T09:51:00Z" w16du:dateUtc="2026-10-07T22:51:00Z">
              <w:r w:rsidRPr="001F5DCA">
                <w:rPr>
                  <w:rFonts w:ascii="Arial" w:eastAsia="Times New Roman" w:hAnsi="Arial" w:cs="Arial"/>
                  <w:color w:val="000000"/>
                  <w:sz w:val="20"/>
                  <w:szCs w:val="20"/>
                  <w:lang w:eastAsia="en-AU"/>
                </w:rPr>
                <w:t>28</w:t>
              </w:r>
            </w:ins>
          </w:p>
        </w:tc>
        <w:tc>
          <w:tcPr>
            <w:tcW w:w="4042" w:type="dxa"/>
            <w:noWrap/>
            <w:tcPrChange w:id="449" w:author="Salomina Malan" w:date="2026-10-08T09:52:00Z" w16du:dateUtc="2026-10-07T22:52:00Z">
              <w:tcPr>
                <w:tcW w:w="5772" w:type="dxa"/>
                <w:gridSpan w:val="4"/>
                <w:noWrap/>
              </w:tcPr>
            </w:tcPrChange>
          </w:tcPr>
          <w:p w14:paraId="6B9F9E02" w14:textId="77777777" w:rsidR="00160B3D" w:rsidRPr="001F5DCA" w:rsidRDefault="00160B3D">
            <w:pPr>
              <w:rPr>
                <w:ins w:id="450" w:author="Salomina Malan" w:date="2026-10-08T09:51:00Z" w16du:dateUtc="2026-10-07T22:51:00Z"/>
                <w:rFonts w:ascii="Arial" w:eastAsia="Times New Roman" w:hAnsi="Arial" w:cs="Arial"/>
                <w:color w:val="000000"/>
                <w:sz w:val="20"/>
                <w:szCs w:val="20"/>
                <w:lang w:eastAsia="en-AU"/>
              </w:rPr>
            </w:pPr>
            <w:ins w:id="451" w:author="Salomina Malan" w:date="2026-10-08T09:51:00Z" w16du:dateUtc="2026-10-07T22:51:00Z">
              <w:r w:rsidRPr="001F5DCA">
                <w:rPr>
                  <w:rFonts w:ascii="Arial" w:eastAsia="Times New Roman" w:hAnsi="Arial" w:cs="Arial"/>
                  <w:color w:val="000000"/>
                  <w:sz w:val="20"/>
                  <w:szCs w:val="20"/>
                  <w:lang w:eastAsia="en-AU"/>
                </w:rPr>
                <w:t>Task 6 is completed and Task # 10 hasn’t been completed</w:t>
              </w:r>
            </w:ins>
          </w:p>
        </w:tc>
        <w:tc>
          <w:tcPr>
            <w:tcW w:w="1389" w:type="dxa"/>
            <w:noWrap/>
            <w:vAlign w:val="center"/>
            <w:tcPrChange w:id="452" w:author="Salomina Malan" w:date="2026-10-08T09:52:00Z" w16du:dateUtc="2026-10-07T22:52:00Z">
              <w:tcPr>
                <w:tcW w:w="1984" w:type="dxa"/>
                <w:noWrap/>
                <w:vAlign w:val="center"/>
              </w:tcPr>
            </w:tcPrChange>
          </w:tcPr>
          <w:p w14:paraId="657DA7D6" w14:textId="77777777" w:rsidR="00160B3D" w:rsidRPr="001F5DCA" w:rsidRDefault="00160B3D">
            <w:pPr>
              <w:jc w:val="center"/>
              <w:rPr>
                <w:ins w:id="453" w:author="Salomina Malan" w:date="2026-10-08T09:51:00Z" w16du:dateUtc="2026-10-07T22:51:00Z"/>
                <w:rFonts w:ascii="Arial" w:eastAsia="Times New Roman" w:hAnsi="Arial" w:cs="Arial"/>
                <w:color w:val="000000"/>
                <w:sz w:val="20"/>
                <w:szCs w:val="20"/>
                <w:lang w:eastAsia="en-AU"/>
              </w:rPr>
            </w:pPr>
            <w:ins w:id="454"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455" w:author="Salomina Malan" w:date="2026-10-08T09:52:00Z" w16du:dateUtc="2026-10-07T22:52:00Z">
              <w:tcPr>
                <w:tcW w:w="4592" w:type="dxa"/>
                <w:vAlign w:val="center"/>
              </w:tcPr>
            </w:tcPrChange>
          </w:tcPr>
          <w:p w14:paraId="209CB95A" w14:textId="77777777" w:rsidR="00160B3D" w:rsidRPr="001F5DCA" w:rsidRDefault="00160B3D">
            <w:pPr>
              <w:rPr>
                <w:ins w:id="456" w:author="Salomina Malan" w:date="2026-10-08T09:51:00Z" w16du:dateUtc="2026-10-07T22:51:00Z"/>
                <w:rFonts w:ascii="Arial" w:eastAsia="Times New Roman" w:hAnsi="Arial" w:cs="Arial"/>
                <w:color w:val="000000"/>
                <w:sz w:val="20"/>
                <w:szCs w:val="20"/>
                <w:lang w:eastAsia="en-AU"/>
              </w:rPr>
            </w:pPr>
            <w:ins w:id="457" w:author="Salomina Malan" w:date="2026-10-08T09:51:00Z" w16du:dateUtc="2026-10-07T22:51:00Z">
              <w:r w:rsidRPr="001F5DCA">
                <w:rPr>
                  <w:rFonts w:ascii="Arial" w:eastAsia="Times New Roman" w:hAnsi="Arial" w:cs="Arial"/>
                  <w:color w:val="000000"/>
                  <w:sz w:val="20"/>
                  <w:szCs w:val="20"/>
                  <w:lang w:eastAsia="en-AU"/>
                </w:rPr>
                <w:t>This SLA is calendar days</w:t>
              </w:r>
            </w:ins>
          </w:p>
        </w:tc>
      </w:tr>
      <w:tr w:rsidR="00160B3D" w:rsidRPr="001F5DCA" w14:paraId="15CC59EA" w14:textId="77777777" w:rsidTr="002C644F">
        <w:trPr>
          <w:trHeight w:val="292"/>
          <w:ins w:id="458" w:author="Salomina Malan" w:date="2026-10-08T09:51:00Z" w16du:dateUtc="2026-10-07T22:51:00Z"/>
          <w:trPrChange w:id="459" w:author="Salomina Malan" w:date="2026-10-08T09:52:00Z" w16du:dateUtc="2026-10-07T22:52:00Z">
            <w:trPr>
              <w:trHeight w:val="296"/>
            </w:trPr>
          </w:trPrChange>
        </w:trPr>
        <w:tc>
          <w:tcPr>
            <w:tcW w:w="388" w:type="dxa"/>
            <w:noWrap/>
            <w:vAlign w:val="center"/>
            <w:hideMark/>
            <w:tcPrChange w:id="460" w:author="Salomina Malan" w:date="2026-10-08T09:52:00Z" w16du:dateUtc="2026-10-07T22:52:00Z">
              <w:tcPr>
                <w:tcW w:w="555" w:type="dxa"/>
                <w:gridSpan w:val="2"/>
                <w:noWrap/>
                <w:vAlign w:val="center"/>
                <w:hideMark/>
              </w:tcPr>
            </w:tcPrChange>
          </w:tcPr>
          <w:p w14:paraId="2DBDB622" w14:textId="77777777" w:rsidR="00160B3D" w:rsidRPr="001F5DCA" w:rsidRDefault="00160B3D">
            <w:pPr>
              <w:rPr>
                <w:ins w:id="461" w:author="Salomina Malan" w:date="2026-10-08T09:51:00Z" w16du:dateUtc="2026-10-07T22:51:00Z"/>
                <w:rFonts w:ascii="Arial" w:eastAsia="Times New Roman" w:hAnsi="Arial" w:cs="Arial"/>
                <w:color w:val="000000"/>
                <w:sz w:val="20"/>
                <w:szCs w:val="20"/>
                <w:lang w:eastAsia="en-AU"/>
              </w:rPr>
            </w:pPr>
            <w:ins w:id="462" w:author="Salomina Malan" w:date="2026-10-08T09:51:00Z" w16du:dateUtc="2026-10-07T22:51:00Z">
              <w:r w:rsidRPr="001F5DCA">
                <w:rPr>
                  <w:rFonts w:ascii="Arial" w:eastAsia="Times New Roman" w:hAnsi="Arial" w:cs="Arial"/>
                  <w:color w:val="000000"/>
                  <w:sz w:val="20"/>
                  <w:szCs w:val="20"/>
                  <w:lang w:eastAsia="en-AU"/>
                </w:rPr>
                <w:t>10</w:t>
              </w:r>
            </w:ins>
          </w:p>
        </w:tc>
        <w:tc>
          <w:tcPr>
            <w:tcW w:w="3511" w:type="dxa"/>
            <w:noWrap/>
            <w:vAlign w:val="center"/>
            <w:hideMark/>
            <w:tcPrChange w:id="463" w:author="Salomina Malan" w:date="2026-10-08T09:52:00Z" w16du:dateUtc="2026-10-07T22:52:00Z">
              <w:tcPr>
                <w:tcW w:w="5014" w:type="dxa"/>
                <w:gridSpan w:val="3"/>
                <w:noWrap/>
                <w:vAlign w:val="center"/>
                <w:hideMark/>
              </w:tcPr>
            </w:tcPrChange>
          </w:tcPr>
          <w:p w14:paraId="6200F298" w14:textId="77777777" w:rsidR="00160B3D" w:rsidRPr="001F5DCA" w:rsidRDefault="00160B3D">
            <w:pPr>
              <w:rPr>
                <w:ins w:id="464" w:author="Salomina Malan" w:date="2026-10-08T09:51:00Z" w16du:dateUtc="2026-10-07T22:51:00Z"/>
                <w:rFonts w:ascii="Arial" w:eastAsia="Times New Roman" w:hAnsi="Arial" w:cs="Arial"/>
                <w:color w:val="000000"/>
                <w:sz w:val="20"/>
                <w:szCs w:val="20"/>
                <w:lang w:eastAsia="en-AU"/>
              </w:rPr>
            </w:pPr>
            <w:ins w:id="465" w:author="Salomina Malan" w:date="2026-10-08T09:51:00Z" w16du:dateUtc="2026-10-07T22:51:00Z">
              <w:r w:rsidRPr="001F5DCA">
                <w:rPr>
                  <w:rFonts w:ascii="Arial" w:eastAsia="Times New Roman" w:hAnsi="Arial" w:cs="Arial"/>
                  <w:color w:val="000000"/>
                  <w:sz w:val="20"/>
                  <w:szCs w:val="20"/>
                  <w:lang w:eastAsia="en-AU"/>
                </w:rPr>
                <w:t>Period 1 - Income Statement Assessment completed</w:t>
              </w:r>
            </w:ins>
          </w:p>
        </w:tc>
        <w:tc>
          <w:tcPr>
            <w:tcW w:w="1588" w:type="dxa"/>
            <w:noWrap/>
            <w:hideMark/>
            <w:tcPrChange w:id="466" w:author="Salomina Malan" w:date="2026-10-08T09:52:00Z" w16du:dateUtc="2026-10-07T22:52:00Z">
              <w:tcPr>
                <w:tcW w:w="2268" w:type="dxa"/>
                <w:gridSpan w:val="2"/>
                <w:noWrap/>
                <w:hideMark/>
              </w:tcPr>
            </w:tcPrChange>
          </w:tcPr>
          <w:p w14:paraId="59678C8E" w14:textId="77777777" w:rsidR="00160B3D" w:rsidRPr="001F5DCA" w:rsidRDefault="00160B3D">
            <w:pPr>
              <w:rPr>
                <w:ins w:id="467" w:author="Salomina Malan" w:date="2026-10-08T09:51:00Z" w16du:dateUtc="2026-10-07T22:51:00Z"/>
                <w:rFonts w:ascii="Arial" w:eastAsia="Times New Roman" w:hAnsi="Arial" w:cs="Arial"/>
                <w:color w:val="000000"/>
                <w:sz w:val="20"/>
                <w:szCs w:val="20"/>
                <w:lang w:eastAsia="en-AU"/>
              </w:rPr>
            </w:pPr>
            <w:ins w:id="468"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469" w:author="Salomina Malan" w:date="2026-10-08T09:52:00Z" w16du:dateUtc="2026-10-07T22:52:00Z">
              <w:tcPr>
                <w:tcW w:w="2268" w:type="dxa"/>
                <w:noWrap/>
                <w:vAlign w:val="center"/>
                <w:hideMark/>
              </w:tcPr>
            </w:tcPrChange>
          </w:tcPr>
          <w:p w14:paraId="74880D88" w14:textId="77777777" w:rsidR="00160B3D" w:rsidRPr="001F5DCA" w:rsidRDefault="00160B3D">
            <w:pPr>
              <w:jc w:val="center"/>
              <w:rPr>
                <w:ins w:id="470" w:author="Salomina Malan" w:date="2026-10-08T09:51:00Z" w16du:dateUtc="2026-10-07T22:51:00Z"/>
                <w:rFonts w:ascii="Arial" w:eastAsia="Times New Roman" w:hAnsi="Arial" w:cs="Arial"/>
                <w:color w:val="000000"/>
                <w:sz w:val="20"/>
                <w:szCs w:val="20"/>
                <w:lang w:eastAsia="en-AU"/>
              </w:rPr>
            </w:pPr>
            <w:ins w:id="471" w:author="Salomina Malan" w:date="2026-10-08T09:51:00Z" w16du:dateUtc="2026-10-07T22:51:00Z">
              <w:r w:rsidRPr="001F5DCA">
                <w:rPr>
                  <w:rFonts w:ascii="Arial" w:eastAsia="Times New Roman" w:hAnsi="Arial" w:cs="Arial"/>
                  <w:color w:val="000000"/>
                  <w:sz w:val="20"/>
                  <w:szCs w:val="20"/>
                  <w:lang w:eastAsia="en-AU"/>
                </w:rPr>
                <w:t>20</w:t>
              </w:r>
            </w:ins>
          </w:p>
        </w:tc>
        <w:tc>
          <w:tcPr>
            <w:tcW w:w="4042" w:type="dxa"/>
            <w:noWrap/>
            <w:hideMark/>
            <w:tcPrChange w:id="472" w:author="Salomina Malan" w:date="2026-10-08T09:52:00Z" w16du:dateUtc="2026-10-07T22:52:00Z">
              <w:tcPr>
                <w:tcW w:w="5772" w:type="dxa"/>
                <w:gridSpan w:val="4"/>
                <w:noWrap/>
                <w:hideMark/>
              </w:tcPr>
            </w:tcPrChange>
          </w:tcPr>
          <w:p w14:paraId="227C1477" w14:textId="77777777" w:rsidR="00160B3D" w:rsidRPr="001F5DCA" w:rsidRDefault="00160B3D">
            <w:pPr>
              <w:rPr>
                <w:ins w:id="473" w:author="Salomina Malan" w:date="2026-10-08T09:51:00Z" w16du:dateUtc="2026-10-07T22:51:00Z"/>
                <w:rFonts w:ascii="Arial" w:eastAsia="Times New Roman" w:hAnsi="Arial" w:cs="Arial"/>
                <w:color w:val="000000"/>
                <w:sz w:val="20"/>
                <w:szCs w:val="20"/>
                <w:lang w:eastAsia="en-AU"/>
              </w:rPr>
            </w:pPr>
            <w:ins w:id="474" w:author="Salomina Malan" w:date="2026-10-08T09:51:00Z" w16du:dateUtc="2026-10-07T22:51:00Z">
              <w:r w:rsidRPr="001F5DCA">
                <w:rPr>
                  <w:rFonts w:ascii="Arial" w:eastAsia="Times New Roman" w:hAnsi="Arial" w:cs="Arial"/>
                  <w:color w:val="000000"/>
                  <w:sz w:val="20"/>
                  <w:szCs w:val="20"/>
                  <w:lang w:eastAsia="en-AU"/>
                </w:rPr>
                <w:t>Task 6 is completed</w:t>
              </w:r>
            </w:ins>
          </w:p>
        </w:tc>
        <w:tc>
          <w:tcPr>
            <w:tcW w:w="1389" w:type="dxa"/>
            <w:noWrap/>
            <w:vAlign w:val="center"/>
            <w:hideMark/>
            <w:tcPrChange w:id="475" w:author="Salomina Malan" w:date="2026-10-08T09:52:00Z" w16du:dateUtc="2026-10-07T22:52:00Z">
              <w:tcPr>
                <w:tcW w:w="1984" w:type="dxa"/>
                <w:noWrap/>
                <w:vAlign w:val="center"/>
                <w:hideMark/>
              </w:tcPr>
            </w:tcPrChange>
          </w:tcPr>
          <w:p w14:paraId="0D29EF07" w14:textId="77777777" w:rsidR="00160B3D" w:rsidRPr="001F5DCA" w:rsidRDefault="00160B3D">
            <w:pPr>
              <w:jc w:val="center"/>
              <w:rPr>
                <w:ins w:id="476" w:author="Salomina Malan" w:date="2026-10-08T09:51:00Z" w16du:dateUtc="2026-10-07T22:51:00Z"/>
                <w:rFonts w:ascii="Arial" w:eastAsia="Times New Roman" w:hAnsi="Arial" w:cs="Arial"/>
                <w:color w:val="000000"/>
                <w:sz w:val="20"/>
                <w:szCs w:val="20"/>
                <w:lang w:eastAsia="en-AU"/>
              </w:rPr>
            </w:pPr>
            <w:ins w:id="477"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478" w:author="Salomina Malan" w:date="2026-10-08T09:52:00Z" w16du:dateUtc="2026-10-07T22:52:00Z">
              <w:tcPr>
                <w:tcW w:w="4592" w:type="dxa"/>
                <w:vAlign w:val="center"/>
              </w:tcPr>
            </w:tcPrChange>
          </w:tcPr>
          <w:p w14:paraId="1CC39232" w14:textId="77777777" w:rsidR="00160B3D" w:rsidRPr="001F5DCA" w:rsidRDefault="00160B3D">
            <w:pPr>
              <w:rPr>
                <w:ins w:id="479" w:author="Salomina Malan" w:date="2026-10-08T09:51:00Z" w16du:dateUtc="2026-10-07T22:51:00Z"/>
                <w:rFonts w:ascii="Arial" w:eastAsia="Times New Roman" w:hAnsi="Arial" w:cs="Arial"/>
                <w:color w:val="000000"/>
                <w:sz w:val="20"/>
                <w:szCs w:val="20"/>
                <w:lang w:eastAsia="en-AU"/>
              </w:rPr>
            </w:pPr>
          </w:p>
        </w:tc>
      </w:tr>
      <w:tr w:rsidR="00160B3D" w:rsidRPr="001F5DCA" w14:paraId="00702CC3" w14:textId="77777777" w:rsidTr="002C644F">
        <w:trPr>
          <w:trHeight w:val="292"/>
          <w:ins w:id="480" w:author="Salomina Malan" w:date="2026-10-08T09:51:00Z" w16du:dateUtc="2026-10-07T22:51:00Z"/>
          <w:trPrChange w:id="481" w:author="Salomina Malan" w:date="2026-10-08T09:52:00Z" w16du:dateUtc="2026-10-07T22:52:00Z">
            <w:trPr>
              <w:trHeight w:val="296"/>
            </w:trPr>
          </w:trPrChange>
        </w:trPr>
        <w:tc>
          <w:tcPr>
            <w:tcW w:w="388" w:type="dxa"/>
            <w:noWrap/>
            <w:vAlign w:val="center"/>
            <w:hideMark/>
            <w:tcPrChange w:id="482" w:author="Salomina Malan" w:date="2026-10-08T09:52:00Z" w16du:dateUtc="2026-10-07T22:52:00Z">
              <w:tcPr>
                <w:tcW w:w="555" w:type="dxa"/>
                <w:gridSpan w:val="2"/>
                <w:noWrap/>
                <w:vAlign w:val="center"/>
                <w:hideMark/>
              </w:tcPr>
            </w:tcPrChange>
          </w:tcPr>
          <w:p w14:paraId="5BA22000" w14:textId="77777777" w:rsidR="00160B3D" w:rsidRPr="001F5DCA" w:rsidRDefault="00160B3D">
            <w:pPr>
              <w:rPr>
                <w:ins w:id="483" w:author="Salomina Malan" w:date="2026-10-08T09:51:00Z" w16du:dateUtc="2026-10-07T22:51:00Z"/>
                <w:rFonts w:ascii="Arial" w:eastAsia="Times New Roman" w:hAnsi="Arial" w:cs="Arial"/>
                <w:color w:val="000000"/>
                <w:sz w:val="20"/>
                <w:szCs w:val="20"/>
                <w:lang w:eastAsia="en-AU"/>
              </w:rPr>
            </w:pPr>
            <w:ins w:id="484" w:author="Salomina Malan" w:date="2026-10-08T09:51:00Z" w16du:dateUtc="2026-10-07T22:51:00Z">
              <w:r w:rsidRPr="001F5DCA">
                <w:rPr>
                  <w:rFonts w:ascii="Arial" w:eastAsia="Times New Roman" w:hAnsi="Arial" w:cs="Arial"/>
                  <w:color w:val="000000"/>
                  <w:sz w:val="20"/>
                  <w:szCs w:val="20"/>
                  <w:lang w:eastAsia="en-AU"/>
                </w:rPr>
                <w:t>11</w:t>
              </w:r>
            </w:ins>
          </w:p>
        </w:tc>
        <w:tc>
          <w:tcPr>
            <w:tcW w:w="3511" w:type="dxa"/>
            <w:noWrap/>
            <w:vAlign w:val="center"/>
            <w:hideMark/>
            <w:tcPrChange w:id="485" w:author="Salomina Malan" w:date="2026-10-08T09:52:00Z" w16du:dateUtc="2026-10-07T22:52:00Z">
              <w:tcPr>
                <w:tcW w:w="5014" w:type="dxa"/>
                <w:gridSpan w:val="3"/>
                <w:noWrap/>
                <w:vAlign w:val="center"/>
                <w:hideMark/>
              </w:tcPr>
            </w:tcPrChange>
          </w:tcPr>
          <w:p w14:paraId="75B29077" w14:textId="77777777" w:rsidR="00160B3D" w:rsidRPr="001F5DCA" w:rsidRDefault="00160B3D">
            <w:pPr>
              <w:rPr>
                <w:ins w:id="486" w:author="Salomina Malan" w:date="2026-10-08T09:51:00Z" w16du:dateUtc="2026-10-07T22:51:00Z"/>
                <w:rFonts w:ascii="Arial" w:eastAsia="Times New Roman" w:hAnsi="Arial" w:cs="Arial"/>
                <w:color w:val="000000"/>
                <w:sz w:val="20"/>
                <w:szCs w:val="20"/>
                <w:lang w:eastAsia="en-AU"/>
              </w:rPr>
            </w:pPr>
            <w:ins w:id="487" w:author="Salomina Malan" w:date="2026-10-08T09:51:00Z" w16du:dateUtc="2026-10-07T22:51:00Z">
              <w:r w:rsidRPr="001F5DCA">
                <w:rPr>
                  <w:rFonts w:ascii="Arial" w:eastAsia="Times New Roman" w:hAnsi="Arial" w:cs="Arial"/>
                  <w:color w:val="000000"/>
                  <w:sz w:val="20"/>
                  <w:szCs w:val="20"/>
                  <w:lang w:eastAsia="en-AU"/>
                </w:rPr>
                <w:t xml:space="preserve">Period 1 </w:t>
              </w:r>
              <w:r>
                <w:rPr>
                  <w:rFonts w:ascii="Arial" w:eastAsia="Times New Roman" w:hAnsi="Arial" w:cs="Arial"/>
                  <w:color w:val="000000"/>
                  <w:sz w:val="20"/>
                  <w:szCs w:val="20"/>
                  <w:lang w:eastAsia="en-AU"/>
                </w:rPr>
                <w:t>-</w:t>
              </w:r>
              <w:r w:rsidRPr="001F5DCA">
                <w:rPr>
                  <w:rFonts w:ascii="Arial" w:eastAsia="Times New Roman" w:hAnsi="Arial" w:cs="Arial"/>
                  <w:color w:val="000000"/>
                  <w:sz w:val="20"/>
                  <w:szCs w:val="20"/>
                  <w:lang w:eastAsia="en-AU"/>
                </w:rPr>
                <w:t xml:space="preserve"> ORP increase / change</w:t>
              </w:r>
            </w:ins>
          </w:p>
        </w:tc>
        <w:tc>
          <w:tcPr>
            <w:tcW w:w="1588" w:type="dxa"/>
            <w:noWrap/>
            <w:vAlign w:val="center"/>
            <w:hideMark/>
            <w:tcPrChange w:id="488" w:author="Salomina Malan" w:date="2026-10-08T09:52:00Z" w16du:dateUtc="2026-10-07T22:52:00Z">
              <w:tcPr>
                <w:tcW w:w="2268" w:type="dxa"/>
                <w:gridSpan w:val="2"/>
                <w:noWrap/>
                <w:vAlign w:val="center"/>
                <w:hideMark/>
              </w:tcPr>
            </w:tcPrChange>
          </w:tcPr>
          <w:p w14:paraId="5E5D17B8" w14:textId="77777777" w:rsidR="00160B3D" w:rsidRPr="001F5DCA" w:rsidRDefault="00160B3D">
            <w:pPr>
              <w:rPr>
                <w:ins w:id="489" w:author="Salomina Malan" w:date="2026-10-08T09:51:00Z" w16du:dateUtc="2026-10-07T22:51:00Z"/>
                <w:rFonts w:ascii="Arial" w:eastAsia="Times New Roman" w:hAnsi="Arial" w:cs="Arial"/>
                <w:color w:val="000000"/>
                <w:sz w:val="20"/>
                <w:szCs w:val="20"/>
                <w:lang w:eastAsia="en-AU"/>
              </w:rPr>
            </w:pPr>
            <w:ins w:id="490"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491" w:author="Salomina Malan" w:date="2026-10-08T09:52:00Z" w16du:dateUtc="2026-10-07T22:52:00Z">
              <w:tcPr>
                <w:tcW w:w="2268" w:type="dxa"/>
                <w:noWrap/>
                <w:vAlign w:val="center"/>
                <w:hideMark/>
              </w:tcPr>
            </w:tcPrChange>
          </w:tcPr>
          <w:p w14:paraId="3463DCAA" w14:textId="77777777" w:rsidR="00160B3D" w:rsidRPr="001F5DCA" w:rsidRDefault="00160B3D">
            <w:pPr>
              <w:jc w:val="center"/>
              <w:rPr>
                <w:ins w:id="492" w:author="Salomina Malan" w:date="2026-10-08T09:51:00Z" w16du:dateUtc="2026-10-07T22:51:00Z"/>
                <w:rFonts w:ascii="Arial" w:eastAsia="Times New Roman" w:hAnsi="Arial" w:cs="Arial"/>
                <w:sz w:val="20"/>
                <w:szCs w:val="20"/>
                <w:lang w:eastAsia="en-AU"/>
              </w:rPr>
            </w:pPr>
            <w:ins w:id="493"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494" w:author="Salomina Malan" w:date="2026-10-08T09:52:00Z" w16du:dateUtc="2026-10-07T22:52:00Z">
              <w:tcPr>
                <w:tcW w:w="5772" w:type="dxa"/>
                <w:gridSpan w:val="4"/>
                <w:noWrap/>
                <w:vAlign w:val="center"/>
                <w:hideMark/>
              </w:tcPr>
            </w:tcPrChange>
          </w:tcPr>
          <w:p w14:paraId="76153208" w14:textId="77777777" w:rsidR="00160B3D" w:rsidRPr="001F5DCA" w:rsidRDefault="00160B3D">
            <w:pPr>
              <w:rPr>
                <w:ins w:id="495" w:author="Salomina Malan" w:date="2026-10-08T09:51:00Z" w16du:dateUtc="2026-10-07T22:51:00Z"/>
                <w:rFonts w:ascii="Arial" w:eastAsia="Times New Roman" w:hAnsi="Arial" w:cs="Arial"/>
                <w:color w:val="000000"/>
                <w:sz w:val="20"/>
                <w:szCs w:val="20"/>
                <w:lang w:eastAsia="en-AU"/>
              </w:rPr>
            </w:pPr>
            <w:ins w:id="496" w:author="Salomina Malan" w:date="2026-10-08T09:51:00Z" w16du:dateUtc="2026-10-07T22:51:00Z">
              <w:r w:rsidRPr="001F5DCA">
                <w:rPr>
                  <w:rFonts w:ascii="Arial" w:eastAsia="Times New Roman" w:hAnsi="Arial" w:cs="Arial"/>
                  <w:color w:val="000000"/>
                  <w:sz w:val="20"/>
                  <w:szCs w:val="20"/>
                  <w:lang w:eastAsia="en-AU"/>
                </w:rPr>
                <w:t>Increase/Decrease in Period 1 ORP and/or Increase/Decrease in Planned Working Time weekly hours</w:t>
              </w:r>
            </w:ins>
          </w:p>
        </w:tc>
        <w:tc>
          <w:tcPr>
            <w:tcW w:w="1389" w:type="dxa"/>
            <w:noWrap/>
            <w:vAlign w:val="center"/>
            <w:hideMark/>
            <w:tcPrChange w:id="497" w:author="Salomina Malan" w:date="2026-10-08T09:52:00Z" w16du:dateUtc="2026-10-07T22:52:00Z">
              <w:tcPr>
                <w:tcW w:w="1984" w:type="dxa"/>
                <w:noWrap/>
                <w:vAlign w:val="center"/>
                <w:hideMark/>
              </w:tcPr>
            </w:tcPrChange>
          </w:tcPr>
          <w:p w14:paraId="262D59AA" w14:textId="77777777" w:rsidR="00160B3D" w:rsidRPr="001F5DCA" w:rsidRDefault="00160B3D">
            <w:pPr>
              <w:jc w:val="center"/>
              <w:rPr>
                <w:ins w:id="498" w:author="Salomina Malan" w:date="2026-10-08T09:51:00Z" w16du:dateUtc="2026-10-07T22:51:00Z"/>
                <w:rFonts w:ascii="Arial" w:eastAsia="Times New Roman" w:hAnsi="Arial" w:cs="Arial"/>
                <w:color w:val="000000"/>
                <w:sz w:val="20"/>
                <w:szCs w:val="20"/>
                <w:lang w:eastAsia="en-AU"/>
              </w:rPr>
            </w:pPr>
            <w:ins w:id="499"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500" w:author="Salomina Malan" w:date="2026-10-08T09:52:00Z" w16du:dateUtc="2026-10-07T22:52:00Z">
              <w:tcPr>
                <w:tcW w:w="4592" w:type="dxa"/>
                <w:vAlign w:val="center"/>
              </w:tcPr>
            </w:tcPrChange>
          </w:tcPr>
          <w:p w14:paraId="34D592DE" w14:textId="77777777" w:rsidR="00160B3D" w:rsidRPr="001F5DCA" w:rsidRDefault="00160B3D">
            <w:pPr>
              <w:rPr>
                <w:ins w:id="501" w:author="Salomina Malan" w:date="2026-10-08T09:51:00Z" w16du:dateUtc="2026-10-07T22:51:00Z"/>
                <w:rFonts w:ascii="Arial" w:eastAsia="Times New Roman" w:hAnsi="Arial" w:cs="Arial"/>
                <w:color w:val="000000"/>
                <w:sz w:val="20"/>
                <w:szCs w:val="20"/>
                <w:lang w:eastAsia="en-AU"/>
              </w:rPr>
            </w:pPr>
          </w:p>
        </w:tc>
      </w:tr>
      <w:tr w:rsidR="00160B3D" w:rsidRPr="001F5DCA" w14:paraId="424C2A67" w14:textId="77777777" w:rsidTr="002C644F">
        <w:trPr>
          <w:trHeight w:val="292"/>
          <w:ins w:id="502" w:author="Salomina Malan" w:date="2026-10-08T09:51:00Z" w16du:dateUtc="2026-10-07T22:51:00Z"/>
          <w:trPrChange w:id="503" w:author="Salomina Malan" w:date="2026-10-08T09:52:00Z" w16du:dateUtc="2026-10-07T22:52:00Z">
            <w:trPr>
              <w:trHeight w:val="296"/>
            </w:trPr>
          </w:trPrChange>
        </w:trPr>
        <w:tc>
          <w:tcPr>
            <w:tcW w:w="388" w:type="dxa"/>
            <w:noWrap/>
            <w:vAlign w:val="center"/>
            <w:hideMark/>
            <w:tcPrChange w:id="504" w:author="Salomina Malan" w:date="2026-10-08T09:52:00Z" w16du:dateUtc="2026-10-07T22:52:00Z">
              <w:tcPr>
                <w:tcW w:w="555" w:type="dxa"/>
                <w:gridSpan w:val="2"/>
                <w:noWrap/>
                <w:vAlign w:val="center"/>
                <w:hideMark/>
              </w:tcPr>
            </w:tcPrChange>
          </w:tcPr>
          <w:p w14:paraId="6A71EDB5" w14:textId="77777777" w:rsidR="00160B3D" w:rsidRPr="001F5DCA" w:rsidRDefault="00160B3D">
            <w:pPr>
              <w:rPr>
                <w:ins w:id="505" w:author="Salomina Malan" w:date="2026-10-08T09:51:00Z" w16du:dateUtc="2026-10-07T22:51:00Z"/>
                <w:rFonts w:ascii="Arial" w:eastAsia="Times New Roman" w:hAnsi="Arial" w:cs="Arial"/>
                <w:color w:val="000000"/>
                <w:sz w:val="20"/>
                <w:szCs w:val="20"/>
                <w:lang w:eastAsia="en-AU"/>
              </w:rPr>
            </w:pPr>
            <w:ins w:id="506" w:author="Salomina Malan" w:date="2026-10-08T09:51:00Z" w16du:dateUtc="2026-10-07T22:51:00Z">
              <w:r w:rsidRPr="001F5DCA">
                <w:rPr>
                  <w:rFonts w:ascii="Arial" w:eastAsia="Times New Roman" w:hAnsi="Arial" w:cs="Arial"/>
                  <w:color w:val="000000"/>
                  <w:sz w:val="20"/>
                  <w:szCs w:val="20"/>
                  <w:lang w:eastAsia="en-AU"/>
                </w:rPr>
                <w:t>12</w:t>
              </w:r>
            </w:ins>
          </w:p>
        </w:tc>
        <w:tc>
          <w:tcPr>
            <w:tcW w:w="3511" w:type="dxa"/>
            <w:noWrap/>
            <w:vAlign w:val="center"/>
            <w:hideMark/>
            <w:tcPrChange w:id="507" w:author="Salomina Malan" w:date="2026-10-08T09:52:00Z" w16du:dateUtc="2026-10-07T22:52:00Z">
              <w:tcPr>
                <w:tcW w:w="5014" w:type="dxa"/>
                <w:gridSpan w:val="3"/>
                <w:noWrap/>
                <w:vAlign w:val="center"/>
                <w:hideMark/>
              </w:tcPr>
            </w:tcPrChange>
          </w:tcPr>
          <w:p w14:paraId="2FB933CA" w14:textId="77777777" w:rsidR="00160B3D" w:rsidRPr="001F5DCA" w:rsidRDefault="00160B3D">
            <w:pPr>
              <w:rPr>
                <w:ins w:id="508" w:author="Salomina Malan" w:date="2026-10-08T09:51:00Z" w16du:dateUtc="2026-10-07T22:51:00Z"/>
                <w:rFonts w:ascii="Arial" w:eastAsia="Times New Roman" w:hAnsi="Arial" w:cs="Arial"/>
                <w:color w:val="000000"/>
                <w:sz w:val="20"/>
                <w:szCs w:val="20"/>
                <w:lang w:eastAsia="en-AU"/>
              </w:rPr>
            </w:pPr>
            <w:ins w:id="509" w:author="Salomina Malan" w:date="2026-10-08T09:51:00Z" w16du:dateUtc="2026-10-07T22:51:00Z">
              <w:r w:rsidRPr="001F5DCA">
                <w:rPr>
                  <w:rFonts w:ascii="Arial" w:eastAsia="Times New Roman" w:hAnsi="Arial" w:cs="Arial"/>
                  <w:color w:val="000000"/>
                  <w:sz w:val="20"/>
                  <w:szCs w:val="20"/>
                  <w:lang w:eastAsia="en-AU"/>
                </w:rPr>
                <w:t>Assess EPSS benefit &amp; eligibility</w:t>
              </w:r>
            </w:ins>
          </w:p>
        </w:tc>
        <w:tc>
          <w:tcPr>
            <w:tcW w:w="1588" w:type="dxa"/>
            <w:noWrap/>
            <w:hideMark/>
            <w:tcPrChange w:id="510" w:author="Salomina Malan" w:date="2026-10-08T09:52:00Z" w16du:dateUtc="2026-10-07T22:52:00Z">
              <w:tcPr>
                <w:tcW w:w="2268" w:type="dxa"/>
                <w:gridSpan w:val="2"/>
                <w:noWrap/>
                <w:hideMark/>
              </w:tcPr>
            </w:tcPrChange>
          </w:tcPr>
          <w:p w14:paraId="6F049510" w14:textId="77777777" w:rsidR="00160B3D" w:rsidRPr="001F5DCA" w:rsidRDefault="00160B3D">
            <w:pPr>
              <w:rPr>
                <w:ins w:id="511" w:author="Salomina Malan" w:date="2026-10-08T09:51:00Z" w16du:dateUtc="2026-10-07T22:51:00Z"/>
                <w:rFonts w:ascii="Arial" w:eastAsia="Times New Roman" w:hAnsi="Arial" w:cs="Arial"/>
                <w:color w:val="000000"/>
                <w:sz w:val="20"/>
                <w:szCs w:val="20"/>
                <w:lang w:eastAsia="en-AU"/>
              </w:rPr>
            </w:pPr>
            <w:ins w:id="512"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513" w:author="Salomina Malan" w:date="2026-10-08T09:52:00Z" w16du:dateUtc="2026-10-07T22:52:00Z">
              <w:tcPr>
                <w:tcW w:w="2268" w:type="dxa"/>
                <w:noWrap/>
                <w:vAlign w:val="center"/>
                <w:hideMark/>
              </w:tcPr>
            </w:tcPrChange>
          </w:tcPr>
          <w:p w14:paraId="1DD767FF" w14:textId="77777777" w:rsidR="00160B3D" w:rsidRPr="001F5DCA" w:rsidRDefault="00160B3D">
            <w:pPr>
              <w:jc w:val="center"/>
              <w:rPr>
                <w:ins w:id="514" w:author="Salomina Malan" w:date="2026-10-08T09:51:00Z" w16du:dateUtc="2026-10-07T22:51:00Z"/>
                <w:rFonts w:ascii="Arial" w:eastAsia="Times New Roman" w:hAnsi="Arial" w:cs="Arial"/>
                <w:color w:val="000000"/>
                <w:sz w:val="20"/>
                <w:szCs w:val="20"/>
                <w:lang w:eastAsia="en-AU"/>
              </w:rPr>
            </w:pPr>
            <w:ins w:id="515" w:author="Salomina Malan" w:date="2026-10-08T09:51:00Z" w16du:dateUtc="2026-10-07T22:51:00Z">
              <w:r w:rsidRPr="001F5DCA">
                <w:rPr>
                  <w:rFonts w:ascii="Arial" w:eastAsia="Times New Roman" w:hAnsi="Arial" w:cs="Arial"/>
                  <w:color w:val="000000"/>
                  <w:sz w:val="20"/>
                  <w:szCs w:val="20"/>
                  <w:lang w:eastAsia="en-AU"/>
                </w:rPr>
                <w:t>9</w:t>
              </w:r>
            </w:ins>
          </w:p>
        </w:tc>
        <w:tc>
          <w:tcPr>
            <w:tcW w:w="4042" w:type="dxa"/>
            <w:noWrap/>
            <w:vAlign w:val="center"/>
            <w:hideMark/>
            <w:tcPrChange w:id="516" w:author="Salomina Malan" w:date="2026-10-08T09:52:00Z" w16du:dateUtc="2026-10-07T22:52:00Z">
              <w:tcPr>
                <w:tcW w:w="5772" w:type="dxa"/>
                <w:gridSpan w:val="4"/>
                <w:noWrap/>
                <w:vAlign w:val="center"/>
                <w:hideMark/>
              </w:tcPr>
            </w:tcPrChange>
          </w:tcPr>
          <w:p w14:paraId="6BBD6BBD" w14:textId="77777777" w:rsidR="00160B3D" w:rsidRPr="001F5DCA" w:rsidRDefault="00160B3D">
            <w:pPr>
              <w:rPr>
                <w:ins w:id="517" w:author="Salomina Malan" w:date="2026-10-08T09:51:00Z" w16du:dateUtc="2026-10-07T22:51:00Z"/>
                <w:rFonts w:ascii="Arial" w:eastAsia="Times New Roman" w:hAnsi="Arial" w:cs="Arial"/>
                <w:color w:val="000000"/>
                <w:sz w:val="20"/>
                <w:szCs w:val="20"/>
                <w:lang w:eastAsia="en-AU"/>
              </w:rPr>
            </w:pPr>
            <w:ins w:id="518" w:author="Salomina Malan" w:date="2026-10-08T09:51:00Z" w16du:dateUtc="2026-10-07T22:51:00Z">
              <w:r w:rsidRPr="001F5DCA">
                <w:rPr>
                  <w:rFonts w:ascii="Arial" w:eastAsia="Times New Roman" w:hAnsi="Arial" w:cs="Arial"/>
                  <w:color w:val="000000"/>
                  <w:sz w:val="20"/>
                  <w:szCs w:val="20"/>
                  <w:lang w:eastAsia="en-AU"/>
                </w:rPr>
                <w:t>Monday Pay Week</w:t>
              </w:r>
            </w:ins>
          </w:p>
        </w:tc>
        <w:tc>
          <w:tcPr>
            <w:tcW w:w="1389" w:type="dxa"/>
            <w:noWrap/>
            <w:vAlign w:val="center"/>
            <w:hideMark/>
            <w:tcPrChange w:id="519" w:author="Salomina Malan" w:date="2026-10-08T09:52:00Z" w16du:dateUtc="2026-10-07T22:52:00Z">
              <w:tcPr>
                <w:tcW w:w="1984" w:type="dxa"/>
                <w:noWrap/>
                <w:vAlign w:val="center"/>
                <w:hideMark/>
              </w:tcPr>
            </w:tcPrChange>
          </w:tcPr>
          <w:p w14:paraId="5CDB2426" w14:textId="77777777" w:rsidR="00160B3D" w:rsidRPr="001F5DCA" w:rsidRDefault="00160B3D">
            <w:pPr>
              <w:jc w:val="center"/>
              <w:rPr>
                <w:ins w:id="520" w:author="Salomina Malan" w:date="2026-10-08T09:51:00Z" w16du:dateUtc="2026-10-07T22:51:00Z"/>
                <w:rFonts w:ascii="Arial" w:eastAsia="Times New Roman" w:hAnsi="Arial" w:cs="Arial"/>
                <w:color w:val="000000"/>
                <w:sz w:val="20"/>
                <w:szCs w:val="20"/>
                <w:lang w:eastAsia="en-AU"/>
              </w:rPr>
            </w:pPr>
            <w:ins w:id="521"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522" w:author="Salomina Malan" w:date="2026-10-08T09:52:00Z" w16du:dateUtc="2026-10-07T22:52:00Z">
              <w:tcPr>
                <w:tcW w:w="4592" w:type="dxa"/>
                <w:vAlign w:val="center"/>
              </w:tcPr>
            </w:tcPrChange>
          </w:tcPr>
          <w:p w14:paraId="5E06B49F" w14:textId="77777777" w:rsidR="00160B3D" w:rsidRPr="001F5DCA" w:rsidRDefault="00160B3D">
            <w:pPr>
              <w:rPr>
                <w:ins w:id="523" w:author="Salomina Malan" w:date="2026-10-08T09:51:00Z" w16du:dateUtc="2026-10-07T22:51:00Z"/>
                <w:rFonts w:ascii="Arial" w:eastAsia="Times New Roman" w:hAnsi="Arial" w:cs="Arial"/>
                <w:color w:val="000000"/>
                <w:sz w:val="20"/>
                <w:szCs w:val="20"/>
                <w:lang w:eastAsia="en-AU"/>
              </w:rPr>
            </w:pPr>
            <w:ins w:id="524" w:author="Salomina Malan" w:date="2026-10-08T09:51:00Z" w16du:dateUtc="2026-10-07T22:51:00Z">
              <w:r w:rsidRPr="001F5DCA">
                <w:rPr>
                  <w:rFonts w:ascii="Arial" w:eastAsia="Times New Roman" w:hAnsi="Arial" w:cs="Arial"/>
                  <w:color w:val="000000"/>
                  <w:sz w:val="20"/>
                  <w:szCs w:val="20"/>
                  <w:lang w:eastAsia="en-AU"/>
                </w:rPr>
                <w:t>Recurring task</w:t>
              </w:r>
            </w:ins>
          </w:p>
        </w:tc>
      </w:tr>
      <w:tr w:rsidR="00160B3D" w:rsidRPr="001F5DCA" w14:paraId="1362E56F" w14:textId="77777777" w:rsidTr="002C644F">
        <w:trPr>
          <w:trHeight w:val="292"/>
          <w:ins w:id="525" w:author="Salomina Malan" w:date="2026-10-08T09:51:00Z" w16du:dateUtc="2026-10-07T22:51:00Z"/>
          <w:trPrChange w:id="526" w:author="Salomina Malan" w:date="2026-10-08T09:52:00Z" w16du:dateUtc="2026-10-07T22:52:00Z">
            <w:trPr>
              <w:trHeight w:val="296"/>
            </w:trPr>
          </w:trPrChange>
        </w:trPr>
        <w:tc>
          <w:tcPr>
            <w:tcW w:w="388" w:type="dxa"/>
            <w:noWrap/>
            <w:vAlign w:val="center"/>
            <w:hideMark/>
            <w:tcPrChange w:id="527" w:author="Salomina Malan" w:date="2026-10-08T09:52:00Z" w16du:dateUtc="2026-10-07T22:52:00Z">
              <w:tcPr>
                <w:tcW w:w="555" w:type="dxa"/>
                <w:gridSpan w:val="2"/>
                <w:noWrap/>
                <w:vAlign w:val="center"/>
                <w:hideMark/>
              </w:tcPr>
            </w:tcPrChange>
          </w:tcPr>
          <w:p w14:paraId="7F0387CF" w14:textId="77777777" w:rsidR="00160B3D" w:rsidRPr="001F5DCA" w:rsidRDefault="00160B3D">
            <w:pPr>
              <w:rPr>
                <w:ins w:id="528" w:author="Salomina Malan" w:date="2026-10-08T09:51:00Z" w16du:dateUtc="2026-10-07T22:51:00Z"/>
                <w:rFonts w:ascii="Arial" w:eastAsia="Times New Roman" w:hAnsi="Arial" w:cs="Arial"/>
                <w:color w:val="000000"/>
                <w:sz w:val="20"/>
                <w:szCs w:val="20"/>
                <w:lang w:eastAsia="en-AU"/>
              </w:rPr>
            </w:pPr>
            <w:ins w:id="529" w:author="Salomina Malan" w:date="2026-10-08T09:51:00Z" w16du:dateUtc="2026-10-07T22:51:00Z">
              <w:r w:rsidRPr="001F5DCA">
                <w:rPr>
                  <w:rFonts w:ascii="Arial" w:eastAsia="Times New Roman" w:hAnsi="Arial" w:cs="Arial"/>
                  <w:color w:val="000000"/>
                  <w:sz w:val="20"/>
                  <w:szCs w:val="20"/>
                  <w:lang w:eastAsia="en-AU"/>
                </w:rPr>
                <w:t>13</w:t>
              </w:r>
            </w:ins>
          </w:p>
        </w:tc>
        <w:tc>
          <w:tcPr>
            <w:tcW w:w="3511" w:type="dxa"/>
            <w:noWrap/>
            <w:vAlign w:val="center"/>
            <w:hideMark/>
            <w:tcPrChange w:id="530" w:author="Salomina Malan" w:date="2026-10-08T09:52:00Z" w16du:dateUtc="2026-10-07T22:52:00Z">
              <w:tcPr>
                <w:tcW w:w="5014" w:type="dxa"/>
                <w:gridSpan w:val="3"/>
                <w:noWrap/>
                <w:vAlign w:val="center"/>
                <w:hideMark/>
              </w:tcPr>
            </w:tcPrChange>
          </w:tcPr>
          <w:p w14:paraId="457DFA99" w14:textId="77777777" w:rsidR="00160B3D" w:rsidRPr="001F5DCA" w:rsidRDefault="00160B3D">
            <w:pPr>
              <w:rPr>
                <w:ins w:id="531" w:author="Salomina Malan" w:date="2026-10-08T09:51:00Z" w16du:dateUtc="2026-10-07T22:51:00Z"/>
                <w:rFonts w:ascii="Arial" w:eastAsia="Times New Roman" w:hAnsi="Arial" w:cs="Arial"/>
                <w:color w:val="000000"/>
                <w:sz w:val="20"/>
                <w:szCs w:val="20"/>
                <w:lang w:eastAsia="en-AU"/>
              </w:rPr>
            </w:pPr>
            <w:ins w:id="532" w:author="Salomina Malan" w:date="2026-10-08T09:51:00Z" w16du:dateUtc="2026-10-07T22:51:00Z">
              <w:r w:rsidRPr="001F5DCA">
                <w:rPr>
                  <w:rFonts w:ascii="Arial" w:eastAsia="Times New Roman" w:hAnsi="Arial" w:cs="Arial"/>
                  <w:color w:val="000000"/>
                  <w:sz w:val="20"/>
                  <w:szCs w:val="20"/>
                  <w:lang w:eastAsia="en-AU"/>
                </w:rPr>
                <w:t>External Income Review - Quarterly</w:t>
              </w:r>
            </w:ins>
          </w:p>
        </w:tc>
        <w:tc>
          <w:tcPr>
            <w:tcW w:w="1588" w:type="dxa"/>
            <w:noWrap/>
            <w:hideMark/>
            <w:tcPrChange w:id="533" w:author="Salomina Malan" w:date="2026-10-08T09:52:00Z" w16du:dateUtc="2026-10-07T22:52:00Z">
              <w:tcPr>
                <w:tcW w:w="2268" w:type="dxa"/>
                <w:gridSpan w:val="2"/>
                <w:noWrap/>
                <w:hideMark/>
              </w:tcPr>
            </w:tcPrChange>
          </w:tcPr>
          <w:p w14:paraId="0D0396BA" w14:textId="77777777" w:rsidR="00160B3D" w:rsidRPr="001F5DCA" w:rsidRDefault="00160B3D">
            <w:pPr>
              <w:rPr>
                <w:ins w:id="534" w:author="Salomina Malan" w:date="2026-10-08T09:51:00Z" w16du:dateUtc="2026-10-07T22:51:00Z"/>
                <w:rFonts w:ascii="Arial" w:eastAsia="Times New Roman" w:hAnsi="Arial" w:cs="Arial"/>
                <w:color w:val="000000"/>
                <w:sz w:val="20"/>
                <w:szCs w:val="20"/>
                <w:lang w:eastAsia="en-AU"/>
              </w:rPr>
            </w:pPr>
            <w:ins w:id="535"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536" w:author="Salomina Malan" w:date="2026-10-08T09:52:00Z" w16du:dateUtc="2026-10-07T22:52:00Z">
              <w:tcPr>
                <w:tcW w:w="2268" w:type="dxa"/>
                <w:noWrap/>
                <w:vAlign w:val="center"/>
                <w:hideMark/>
              </w:tcPr>
            </w:tcPrChange>
          </w:tcPr>
          <w:p w14:paraId="5DBA1A8F" w14:textId="77777777" w:rsidR="00160B3D" w:rsidRPr="001F5DCA" w:rsidRDefault="00160B3D">
            <w:pPr>
              <w:jc w:val="center"/>
              <w:rPr>
                <w:ins w:id="537" w:author="Salomina Malan" w:date="2026-10-08T09:51:00Z" w16du:dateUtc="2026-10-07T22:51:00Z"/>
                <w:rFonts w:ascii="Arial" w:eastAsia="Times New Roman" w:hAnsi="Arial" w:cs="Arial"/>
                <w:color w:val="000000"/>
                <w:sz w:val="20"/>
                <w:szCs w:val="20"/>
                <w:lang w:eastAsia="en-AU"/>
              </w:rPr>
            </w:pPr>
            <w:ins w:id="538"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539" w:author="Salomina Malan" w:date="2026-10-08T09:52:00Z" w16du:dateUtc="2026-10-07T22:52:00Z">
              <w:tcPr>
                <w:tcW w:w="5772" w:type="dxa"/>
                <w:gridSpan w:val="4"/>
                <w:noWrap/>
                <w:vAlign w:val="center"/>
                <w:hideMark/>
              </w:tcPr>
            </w:tcPrChange>
          </w:tcPr>
          <w:p w14:paraId="4799DA9B" w14:textId="77777777" w:rsidR="00160B3D" w:rsidRPr="001F5DCA" w:rsidRDefault="00160B3D">
            <w:pPr>
              <w:rPr>
                <w:ins w:id="540" w:author="Salomina Malan" w:date="2026-10-08T09:51:00Z" w16du:dateUtc="2026-10-07T22:51:00Z"/>
                <w:rFonts w:ascii="Arial" w:eastAsia="Times New Roman" w:hAnsi="Arial" w:cs="Arial"/>
                <w:color w:val="000000"/>
                <w:sz w:val="20"/>
                <w:szCs w:val="20"/>
                <w:lang w:eastAsia="en-AU"/>
              </w:rPr>
            </w:pPr>
            <w:ins w:id="541" w:author="Salomina Malan" w:date="2026-10-08T09:51:00Z" w16du:dateUtc="2026-10-07T22:51:00Z">
              <w:r w:rsidRPr="001F5DCA">
                <w:rPr>
                  <w:rFonts w:ascii="Arial" w:eastAsia="Times New Roman" w:hAnsi="Arial" w:cs="Arial"/>
                  <w:color w:val="000000"/>
                  <w:sz w:val="20"/>
                  <w:szCs w:val="20"/>
                  <w:lang w:eastAsia="en-AU"/>
                </w:rPr>
                <w:t>Every 3 months from DOD</w:t>
              </w:r>
            </w:ins>
          </w:p>
        </w:tc>
        <w:tc>
          <w:tcPr>
            <w:tcW w:w="1389" w:type="dxa"/>
            <w:noWrap/>
            <w:vAlign w:val="center"/>
            <w:hideMark/>
            <w:tcPrChange w:id="542" w:author="Salomina Malan" w:date="2026-10-08T09:52:00Z" w16du:dateUtc="2026-10-07T22:52:00Z">
              <w:tcPr>
                <w:tcW w:w="1984" w:type="dxa"/>
                <w:noWrap/>
                <w:vAlign w:val="center"/>
                <w:hideMark/>
              </w:tcPr>
            </w:tcPrChange>
          </w:tcPr>
          <w:p w14:paraId="74645368" w14:textId="77777777" w:rsidR="00160B3D" w:rsidRPr="001F5DCA" w:rsidRDefault="00160B3D">
            <w:pPr>
              <w:jc w:val="center"/>
              <w:rPr>
                <w:ins w:id="543" w:author="Salomina Malan" w:date="2026-10-08T09:51:00Z" w16du:dateUtc="2026-10-07T22:51:00Z"/>
                <w:rFonts w:ascii="Arial" w:eastAsia="Times New Roman" w:hAnsi="Arial" w:cs="Arial"/>
                <w:color w:val="000000"/>
                <w:sz w:val="20"/>
                <w:szCs w:val="20"/>
                <w:lang w:eastAsia="en-AU"/>
              </w:rPr>
            </w:pPr>
            <w:ins w:id="544"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545" w:author="Salomina Malan" w:date="2026-10-08T09:52:00Z" w16du:dateUtc="2026-10-07T22:52:00Z">
              <w:tcPr>
                <w:tcW w:w="4592" w:type="dxa"/>
                <w:vAlign w:val="center"/>
              </w:tcPr>
            </w:tcPrChange>
          </w:tcPr>
          <w:p w14:paraId="47E0BA96" w14:textId="77777777" w:rsidR="00160B3D" w:rsidRPr="001F5DCA" w:rsidRDefault="00160B3D">
            <w:pPr>
              <w:rPr>
                <w:ins w:id="546" w:author="Salomina Malan" w:date="2026-10-08T09:51:00Z" w16du:dateUtc="2026-10-07T22:51:00Z"/>
                <w:rFonts w:ascii="Arial" w:eastAsia="Times New Roman" w:hAnsi="Arial" w:cs="Arial"/>
                <w:color w:val="000000"/>
                <w:sz w:val="20"/>
                <w:szCs w:val="20"/>
                <w:lang w:eastAsia="en-AU"/>
              </w:rPr>
            </w:pPr>
            <w:ins w:id="547" w:author="Salomina Malan" w:date="2026-10-08T09:51:00Z" w16du:dateUtc="2026-10-07T22:51:00Z">
              <w:r w:rsidRPr="001F5DCA">
                <w:rPr>
                  <w:rFonts w:ascii="Arial" w:eastAsia="Times New Roman" w:hAnsi="Arial" w:cs="Arial"/>
                  <w:color w:val="000000"/>
                  <w:sz w:val="20"/>
                  <w:szCs w:val="20"/>
                  <w:lang w:eastAsia="en-AU"/>
                </w:rPr>
                <w:t>Recurring task</w:t>
              </w:r>
            </w:ins>
          </w:p>
        </w:tc>
      </w:tr>
      <w:tr w:rsidR="00160B3D" w:rsidRPr="001F5DCA" w14:paraId="4BC7924F" w14:textId="77777777" w:rsidTr="002C644F">
        <w:trPr>
          <w:trHeight w:val="292"/>
          <w:ins w:id="548" w:author="Salomina Malan" w:date="2026-10-08T09:51:00Z" w16du:dateUtc="2026-10-07T22:51:00Z"/>
          <w:trPrChange w:id="549" w:author="Salomina Malan" w:date="2026-10-08T09:52:00Z" w16du:dateUtc="2026-10-07T22:52:00Z">
            <w:trPr>
              <w:trHeight w:val="296"/>
            </w:trPr>
          </w:trPrChange>
        </w:trPr>
        <w:tc>
          <w:tcPr>
            <w:tcW w:w="388" w:type="dxa"/>
            <w:noWrap/>
            <w:vAlign w:val="center"/>
            <w:tcPrChange w:id="550" w:author="Salomina Malan" w:date="2026-10-08T09:52:00Z" w16du:dateUtc="2026-10-07T22:52:00Z">
              <w:tcPr>
                <w:tcW w:w="555" w:type="dxa"/>
                <w:gridSpan w:val="2"/>
                <w:noWrap/>
                <w:vAlign w:val="center"/>
              </w:tcPr>
            </w:tcPrChange>
          </w:tcPr>
          <w:p w14:paraId="54089E1A" w14:textId="77777777" w:rsidR="00160B3D" w:rsidRPr="001F5DCA" w:rsidRDefault="00160B3D">
            <w:pPr>
              <w:rPr>
                <w:ins w:id="551" w:author="Salomina Malan" w:date="2026-10-08T09:51:00Z" w16du:dateUtc="2026-10-07T22:51:00Z"/>
                <w:rFonts w:ascii="Arial" w:eastAsia="Times New Roman" w:hAnsi="Arial" w:cs="Arial"/>
                <w:color w:val="000000"/>
                <w:sz w:val="20"/>
                <w:szCs w:val="20"/>
                <w:lang w:eastAsia="en-AU"/>
              </w:rPr>
            </w:pPr>
            <w:commentRangeStart w:id="552"/>
            <w:ins w:id="553" w:author="Salomina Malan" w:date="2026-10-08T09:51:00Z" w16du:dateUtc="2026-10-07T22:51:00Z">
              <w:r>
                <w:rPr>
                  <w:rFonts w:ascii="Arial" w:eastAsia="Times New Roman" w:hAnsi="Arial" w:cs="Arial"/>
                  <w:color w:val="000000"/>
                  <w:sz w:val="20"/>
                  <w:szCs w:val="20"/>
                  <w:lang w:eastAsia="en-AU"/>
                </w:rPr>
                <w:t>14</w:t>
              </w:r>
            </w:ins>
          </w:p>
        </w:tc>
        <w:tc>
          <w:tcPr>
            <w:tcW w:w="3511" w:type="dxa"/>
            <w:noWrap/>
            <w:vAlign w:val="center"/>
            <w:tcPrChange w:id="554" w:author="Salomina Malan" w:date="2026-10-08T09:52:00Z" w16du:dateUtc="2026-10-07T22:52:00Z">
              <w:tcPr>
                <w:tcW w:w="5014" w:type="dxa"/>
                <w:gridSpan w:val="3"/>
                <w:noWrap/>
                <w:vAlign w:val="center"/>
              </w:tcPr>
            </w:tcPrChange>
          </w:tcPr>
          <w:p w14:paraId="69A62FEC" w14:textId="77777777" w:rsidR="00160B3D" w:rsidRPr="001F5DCA" w:rsidRDefault="00160B3D">
            <w:pPr>
              <w:rPr>
                <w:ins w:id="555" w:author="Salomina Malan" w:date="2026-10-08T09:51:00Z" w16du:dateUtc="2026-10-07T22:51:00Z"/>
                <w:rFonts w:ascii="Arial" w:eastAsia="Times New Roman" w:hAnsi="Arial" w:cs="Arial"/>
                <w:color w:val="000000"/>
                <w:sz w:val="20"/>
                <w:szCs w:val="20"/>
                <w:lang w:eastAsia="en-AU"/>
              </w:rPr>
            </w:pPr>
            <w:ins w:id="556" w:author="Salomina Malan" w:date="2026-10-08T09:51:00Z" w16du:dateUtc="2026-10-07T22:51:00Z">
              <w:r>
                <w:rPr>
                  <w:rFonts w:ascii="Arial" w:eastAsia="Times New Roman" w:hAnsi="Arial" w:cs="Arial"/>
                  <w:color w:val="000000"/>
                  <w:sz w:val="20"/>
                  <w:szCs w:val="20"/>
                  <w:lang w:eastAsia="en-AU"/>
                </w:rPr>
                <w:t>Period 1 - 26 week contact</w:t>
              </w:r>
            </w:ins>
          </w:p>
        </w:tc>
        <w:tc>
          <w:tcPr>
            <w:tcW w:w="1588" w:type="dxa"/>
            <w:noWrap/>
            <w:tcPrChange w:id="557" w:author="Salomina Malan" w:date="2026-10-08T09:52:00Z" w16du:dateUtc="2026-10-07T22:52:00Z">
              <w:tcPr>
                <w:tcW w:w="2268" w:type="dxa"/>
                <w:gridSpan w:val="2"/>
                <w:noWrap/>
              </w:tcPr>
            </w:tcPrChange>
          </w:tcPr>
          <w:p w14:paraId="278960D4" w14:textId="77777777" w:rsidR="00160B3D" w:rsidRPr="001F5DCA" w:rsidRDefault="00160B3D">
            <w:pPr>
              <w:rPr>
                <w:ins w:id="558" w:author="Salomina Malan" w:date="2026-10-08T09:51:00Z" w16du:dateUtc="2026-10-07T22:51:00Z"/>
                <w:rFonts w:ascii="Arial" w:eastAsia="Times New Roman" w:hAnsi="Arial" w:cs="Arial"/>
                <w:color w:val="000000"/>
                <w:sz w:val="20"/>
                <w:szCs w:val="20"/>
                <w:lang w:eastAsia="en-AU"/>
              </w:rPr>
            </w:pPr>
            <w:ins w:id="559"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560" w:author="Salomina Malan" w:date="2026-10-08T09:52:00Z" w16du:dateUtc="2026-10-07T22:52:00Z">
              <w:tcPr>
                <w:tcW w:w="2268" w:type="dxa"/>
                <w:noWrap/>
                <w:vAlign w:val="center"/>
              </w:tcPr>
            </w:tcPrChange>
          </w:tcPr>
          <w:p w14:paraId="5C5474AA" w14:textId="77777777" w:rsidR="00160B3D" w:rsidRPr="001F5DCA" w:rsidRDefault="00160B3D">
            <w:pPr>
              <w:jc w:val="center"/>
              <w:rPr>
                <w:ins w:id="561" w:author="Salomina Malan" w:date="2026-10-08T09:51:00Z" w16du:dateUtc="2026-10-07T22:51:00Z"/>
                <w:rFonts w:ascii="Arial" w:eastAsia="Times New Roman" w:hAnsi="Arial" w:cs="Arial"/>
                <w:color w:val="000000"/>
                <w:sz w:val="20"/>
                <w:szCs w:val="20"/>
                <w:lang w:eastAsia="en-AU"/>
              </w:rPr>
            </w:pPr>
            <w:ins w:id="562" w:author="Salomina Malan" w:date="2026-10-08T09:51:00Z" w16du:dateUtc="2026-10-07T22:51:00Z">
              <w:r>
                <w:rPr>
                  <w:rFonts w:ascii="Arial" w:eastAsia="Times New Roman" w:hAnsi="Arial" w:cs="Arial"/>
                  <w:color w:val="000000"/>
                  <w:sz w:val="20"/>
                  <w:szCs w:val="20"/>
                  <w:lang w:eastAsia="en-AU"/>
                </w:rPr>
                <w:t>5</w:t>
              </w:r>
            </w:ins>
          </w:p>
        </w:tc>
        <w:tc>
          <w:tcPr>
            <w:tcW w:w="4042" w:type="dxa"/>
            <w:noWrap/>
            <w:vAlign w:val="center"/>
            <w:tcPrChange w:id="563" w:author="Salomina Malan" w:date="2026-10-08T09:52:00Z" w16du:dateUtc="2026-10-07T22:52:00Z">
              <w:tcPr>
                <w:tcW w:w="5772" w:type="dxa"/>
                <w:gridSpan w:val="4"/>
                <w:noWrap/>
                <w:vAlign w:val="center"/>
              </w:tcPr>
            </w:tcPrChange>
          </w:tcPr>
          <w:p w14:paraId="2F0C7AD2" w14:textId="77777777" w:rsidR="00160B3D" w:rsidRPr="001F5DCA" w:rsidRDefault="00160B3D">
            <w:pPr>
              <w:rPr>
                <w:ins w:id="564" w:author="Salomina Malan" w:date="2026-10-08T09:51:00Z" w16du:dateUtc="2026-10-07T22:51:00Z"/>
                <w:rFonts w:ascii="Arial" w:eastAsia="Times New Roman" w:hAnsi="Arial" w:cs="Arial"/>
                <w:color w:val="000000"/>
                <w:sz w:val="20"/>
                <w:szCs w:val="20"/>
                <w:lang w:eastAsia="en-AU"/>
              </w:rPr>
            </w:pPr>
            <w:ins w:id="565" w:author="Salomina Malan" w:date="2026-10-08T09:51:00Z" w16du:dateUtc="2026-10-07T22:51:00Z">
              <w:r>
                <w:rPr>
                  <w:rFonts w:ascii="Arial" w:eastAsia="Times New Roman" w:hAnsi="Arial" w:cs="Arial"/>
                  <w:color w:val="000000"/>
                  <w:sz w:val="20"/>
                  <w:szCs w:val="20"/>
                  <w:lang w:eastAsia="en-AU"/>
                </w:rPr>
                <w:t>26 weeks from DOD</w:t>
              </w:r>
            </w:ins>
          </w:p>
        </w:tc>
        <w:tc>
          <w:tcPr>
            <w:tcW w:w="1389" w:type="dxa"/>
            <w:noWrap/>
            <w:vAlign w:val="center"/>
            <w:tcPrChange w:id="566" w:author="Salomina Malan" w:date="2026-10-08T09:52:00Z" w16du:dateUtc="2026-10-07T22:52:00Z">
              <w:tcPr>
                <w:tcW w:w="1984" w:type="dxa"/>
                <w:noWrap/>
                <w:vAlign w:val="center"/>
              </w:tcPr>
            </w:tcPrChange>
          </w:tcPr>
          <w:p w14:paraId="0CD094B2" w14:textId="77777777" w:rsidR="00160B3D" w:rsidRPr="001F5DCA" w:rsidRDefault="00160B3D">
            <w:pPr>
              <w:jc w:val="center"/>
              <w:rPr>
                <w:ins w:id="567" w:author="Salomina Malan" w:date="2026-10-08T09:51:00Z" w16du:dateUtc="2026-10-07T22:51:00Z"/>
                <w:rFonts w:ascii="Arial" w:eastAsia="Times New Roman" w:hAnsi="Arial" w:cs="Arial"/>
                <w:color w:val="000000"/>
                <w:sz w:val="20"/>
                <w:szCs w:val="20"/>
                <w:lang w:eastAsia="en-AU"/>
              </w:rPr>
            </w:pPr>
            <w:ins w:id="568" w:author="Salomina Malan" w:date="2026-10-08T09:51:00Z" w16du:dateUtc="2026-10-07T22:51:00Z">
              <w:r>
                <w:rPr>
                  <w:rFonts w:ascii="Arial" w:eastAsia="Times New Roman" w:hAnsi="Arial" w:cs="Arial"/>
                  <w:color w:val="000000"/>
                  <w:sz w:val="20"/>
                  <w:szCs w:val="20"/>
                  <w:lang w:eastAsia="en-AU"/>
                </w:rPr>
                <w:t>Yes</w:t>
              </w:r>
              <w:commentRangeEnd w:id="552"/>
              <w:r w:rsidRPr="001F5DCA">
                <w:rPr>
                  <w:rStyle w:val="CommentReference"/>
                  <w:rFonts w:ascii="Arial" w:eastAsia="Times New Roman" w:hAnsi="Arial" w:cs="Arial"/>
                  <w:color w:val="000000"/>
                  <w:sz w:val="20"/>
                  <w:szCs w:val="20"/>
                  <w:lang w:eastAsia="en-AU"/>
                </w:rPr>
                <w:commentReference w:id="552"/>
              </w:r>
            </w:ins>
          </w:p>
        </w:tc>
        <w:tc>
          <w:tcPr>
            <w:tcW w:w="3215" w:type="dxa"/>
            <w:vAlign w:val="center"/>
            <w:tcPrChange w:id="569" w:author="Salomina Malan" w:date="2026-10-08T09:52:00Z" w16du:dateUtc="2026-10-07T22:52:00Z">
              <w:tcPr>
                <w:tcW w:w="4592" w:type="dxa"/>
                <w:vAlign w:val="center"/>
              </w:tcPr>
            </w:tcPrChange>
          </w:tcPr>
          <w:p w14:paraId="38E5324D" w14:textId="77777777" w:rsidR="00160B3D" w:rsidRPr="001F5DCA" w:rsidRDefault="00160B3D">
            <w:pPr>
              <w:rPr>
                <w:ins w:id="570" w:author="Salomina Malan" w:date="2026-10-08T09:51:00Z" w16du:dateUtc="2026-10-07T22:51:00Z"/>
                <w:rFonts w:ascii="Arial" w:eastAsia="Times New Roman" w:hAnsi="Arial" w:cs="Arial"/>
                <w:color w:val="000000"/>
                <w:sz w:val="20"/>
                <w:szCs w:val="20"/>
                <w:lang w:eastAsia="en-AU"/>
              </w:rPr>
            </w:pPr>
          </w:p>
        </w:tc>
      </w:tr>
      <w:tr w:rsidR="00160B3D" w:rsidRPr="001F5DCA" w14:paraId="05D5240B" w14:textId="77777777" w:rsidTr="002C644F">
        <w:trPr>
          <w:trHeight w:val="292"/>
          <w:ins w:id="571" w:author="Salomina Malan" w:date="2026-10-08T09:51:00Z" w16du:dateUtc="2026-10-07T22:51:00Z"/>
          <w:trPrChange w:id="572" w:author="Salomina Malan" w:date="2026-10-08T09:52:00Z" w16du:dateUtc="2026-10-07T22:52:00Z">
            <w:trPr>
              <w:trHeight w:val="296"/>
            </w:trPr>
          </w:trPrChange>
        </w:trPr>
        <w:tc>
          <w:tcPr>
            <w:tcW w:w="388" w:type="dxa"/>
            <w:noWrap/>
            <w:vAlign w:val="center"/>
            <w:tcPrChange w:id="573" w:author="Salomina Malan" w:date="2026-10-08T09:52:00Z" w16du:dateUtc="2026-10-07T22:52:00Z">
              <w:tcPr>
                <w:tcW w:w="555" w:type="dxa"/>
                <w:gridSpan w:val="2"/>
                <w:noWrap/>
                <w:vAlign w:val="center"/>
              </w:tcPr>
            </w:tcPrChange>
          </w:tcPr>
          <w:p w14:paraId="4244AE7A" w14:textId="77777777" w:rsidR="00160B3D" w:rsidRPr="001F5DCA" w:rsidRDefault="00160B3D">
            <w:pPr>
              <w:rPr>
                <w:ins w:id="574" w:author="Salomina Malan" w:date="2026-10-08T09:51:00Z" w16du:dateUtc="2026-10-07T22:51:00Z"/>
                <w:rFonts w:ascii="Arial" w:eastAsia="Times New Roman" w:hAnsi="Arial" w:cs="Arial"/>
                <w:color w:val="000000"/>
                <w:sz w:val="20"/>
                <w:szCs w:val="20"/>
                <w:lang w:eastAsia="en-AU"/>
              </w:rPr>
            </w:pPr>
            <w:commentRangeStart w:id="575"/>
            <w:ins w:id="576" w:author="Salomina Malan" w:date="2026-10-08T09:51:00Z" w16du:dateUtc="2026-10-07T22:51:00Z">
              <w:r>
                <w:rPr>
                  <w:rFonts w:ascii="Arial" w:eastAsia="Times New Roman" w:hAnsi="Arial" w:cs="Arial"/>
                  <w:color w:val="000000"/>
                  <w:sz w:val="20"/>
                  <w:szCs w:val="20"/>
                  <w:lang w:eastAsia="en-AU"/>
                </w:rPr>
                <w:t>15</w:t>
              </w:r>
            </w:ins>
          </w:p>
        </w:tc>
        <w:tc>
          <w:tcPr>
            <w:tcW w:w="3511" w:type="dxa"/>
            <w:noWrap/>
            <w:vAlign w:val="center"/>
            <w:tcPrChange w:id="577" w:author="Salomina Malan" w:date="2026-10-08T09:52:00Z" w16du:dateUtc="2026-10-07T22:52:00Z">
              <w:tcPr>
                <w:tcW w:w="5014" w:type="dxa"/>
                <w:gridSpan w:val="3"/>
                <w:noWrap/>
                <w:vAlign w:val="center"/>
              </w:tcPr>
            </w:tcPrChange>
          </w:tcPr>
          <w:p w14:paraId="5FE646A0" w14:textId="77777777" w:rsidR="00160B3D" w:rsidRDefault="00160B3D">
            <w:pPr>
              <w:rPr>
                <w:ins w:id="578" w:author="Salomina Malan" w:date="2026-10-08T09:51:00Z" w16du:dateUtc="2026-10-07T22:51:00Z"/>
                <w:rFonts w:ascii="Arial" w:eastAsia="Times New Roman" w:hAnsi="Arial" w:cs="Arial"/>
                <w:color w:val="000000"/>
                <w:sz w:val="20"/>
                <w:szCs w:val="20"/>
                <w:lang w:eastAsia="en-AU"/>
              </w:rPr>
            </w:pPr>
            <w:ins w:id="579" w:author="Salomina Malan" w:date="2026-10-08T09:51:00Z" w16du:dateUtc="2026-10-07T22:51:00Z">
              <w:r>
                <w:rPr>
                  <w:rFonts w:ascii="Arial" w:eastAsia="Times New Roman" w:hAnsi="Arial" w:cs="Arial"/>
                  <w:color w:val="000000"/>
                  <w:sz w:val="20"/>
                  <w:szCs w:val="20"/>
                  <w:lang w:eastAsia="en-AU"/>
                </w:rPr>
                <w:t>12 week check in</w:t>
              </w:r>
            </w:ins>
          </w:p>
        </w:tc>
        <w:tc>
          <w:tcPr>
            <w:tcW w:w="1588" w:type="dxa"/>
            <w:noWrap/>
            <w:tcPrChange w:id="580" w:author="Salomina Malan" w:date="2026-10-08T09:52:00Z" w16du:dateUtc="2026-10-07T22:52:00Z">
              <w:tcPr>
                <w:tcW w:w="2268" w:type="dxa"/>
                <w:gridSpan w:val="2"/>
                <w:noWrap/>
              </w:tcPr>
            </w:tcPrChange>
          </w:tcPr>
          <w:p w14:paraId="20304CD5" w14:textId="77777777" w:rsidR="00160B3D" w:rsidRPr="001F5DCA" w:rsidRDefault="00160B3D">
            <w:pPr>
              <w:rPr>
                <w:ins w:id="581" w:author="Salomina Malan" w:date="2026-10-08T09:51:00Z" w16du:dateUtc="2026-10-07T22:51:00Z"/>
                <w:rFonts w:ascii="Arial" w:eastAsia="Times New Roman" w:hAnsi="Arial" w:cs="Arial"/>
                <w:color w:val="000000"/>
                <w:sz w:val="20"/>
                <w:szCs w:val="20"/>
                <w:lang w:eastAsia="en-AU"/>
              </w:rPr>
            </w:pPr>
            <w:ins w:id="582"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583" w:author="Salomina Malan" w:date="2026-10-08T09:52:00Z" w16du:dateUtc="2026-10-07T22:52:00Z">
              <w:tcPr>
                <w:tcW w:w="2268" w:type="dxa"/>
                <w:noWrap/>
                <w:vAlign w:val="center"/>
              </w:tcPr>
            </w:tcPrChange>
          </w:tcPr>
          <w:p w14:paraId="78003FA6" w14:textId="77777777" w:rsidR="00160B3D" w:rsidRDefault="00160B3D">
            <w:pPr>
              <w:jc w:val="center"/>
              <w:rPr>
                <w:ins w:id="584" w:author="Salomina Malan" w:date="2026-10-08T09:51:00Z" w16du:dateUtc="2026-10-07T22:51:00Z"/>
                <w:rFonts w:ascii="Arial" w:eastAsia="Times New Roman" w:hAnsi="Arial" w:cs="Arial"/>
                <w:color w:val="000000"/>
                <w:sz w:val="20"/>
                <w:szCs w:val="20"/>
                <w:lang w:eastAsia="en-AU"/>
              </w:rPr>
            </w:pPr>
            <w:ins w:id="585" w:author="Salomina Malan" w:date="2026-10-08T09:51:00Z" w16du:dateUtc="2026-10-07T22:51:00Z">
              <w:r>
                <w:rPr>
                  <w:rFonts w:ascii="Arial" w:eastAsia="Times New Roman" w:hAnsi="Arial" w:cs="Arial"/>
                  <w:color w:val="000000"/>
                  <w:sz w:val="20"/>
                  <w:szCs w:val="20"/>
                  <w:lang w:eastAsia="en-AU"/>
                </w:rPr>
                <w:t>5</w:t>
              </w:r>
            </w:ins>
          </w:p>
        </w:tc>
        <w:tc>
          <w:tcPr>
            <w:tcW w:w="4042" w:type="dxa"/>
            <w:noWrap/>
            <w:vAlign w:val="center"/>
            <w:tcPrChange w:id="586" w:author="Salomina Malan" w:date="2026-10-08T09:52:00Z" w16du:dateUtc="2026-10-07T22:52:00Z">
              <w:tcPr>
                <w:tcW w:w="5772" w:type="dxa"/>
                <w:gridSpan w:val="4"/>
                <w:noWrap/>
                <w:vAlign w:val="center"/>
              </w:tcPr>
            </w:tcPrChange>
          </w:tcPr>
          <w:p w14:paraId="3C96ACF4" w14:textId="77777777" w:rsidR="00160B3D" w:rsidRDefault="00160B3D">
            <w:pPr>
              <w:rPr>
                <w:ins w:id="587" w:author="Salomina Malan" w:date="2026-10-08T09:51:00Z" w16du:dateUtc="2026-10-07T22:51:00Z"/>
                <w:rFonts w:ascii="Arial" w:eastAsia="Times New Roman" w:hAnsi="Arial" w:cs="Arial"/>
                <w:color w:val="000000"/>
                <w:sz w:val="20"/>
                <w:szCs w:val="20"/>
                <w:lang w:eastAsia="en-AU"/>
              </w:rPr>
            </w:pPr>
            <w:ins w:id="588" w:author="Salomina Malan" w:date="2026-10-08T09:51:00Z" w16du:dateUtc="2026-10-07T22:51:00Z">
              <w:r>
                <w:rPr>
                  <w:rFonts w:ascii="Arial" w:eastAsia="Times New Roman" w:hAnsi="Arial" w:cs="Arial"/>
                  <w:color w:val="000000"/>
                  <w:sz w:val="20"/>
                  <w:szCs w:val="20"/>
                  <w:lang w:eastAsia="en-AU"/>
                </w:rPr>
                <w:t>Every 12 weeks from DOD</w:t>
              </w:r>
            </w:ins>
          </w:p>
        </w:tc>
        <w:tc>
          <w:tcPr>
            <w:tcW w:w="1389" w:type="dxa"/>
            <w:noWrap/>
            <w:vAlign w:val="center"/>
            <w:tcPrChange w:id="589" w:author="Salomina Malan" w:date="2026-10-08T09:52:00Z" w16du:dateUtc="2026-10-07T22:52:00Z">
              <w:tcPr>
                <w:tcW w:w="1984" w:type="dxa"/>
                <w:noWrap/>
                <w:vAlign w:val="center"/>
              </w:tcPr>
            </w:tcPrChange>
          </w:tcPr>
          <w:p w14:paraId="7B75EAF9" w14:textId="77777777" w:rsidR="00160B3D" w:rsidRDefault="00160B3D">
            <w:pPr>
              <w:jc w:val="center"/>
              <w:rPr>
                <w:ins w:id="590" w:author="Salomina Malan" w:date="2026-10-08T09:51:00Z" w16du:dateUtc="2026-10-07T22:51:00Z"/>
                <w:rFonts w:ascii="Arial" w:eastAsia="Times New Roman" w:hAnsi="Arial" w:cs="Arial"/>
                <w:color w:val="000000"/>
                <w:sz w:val="20"/>
                <w:szCs w:val="20"/>
                <w:lang w:eastAsia="en-AU"/>
              </w:rPr>
            </w:pPr>
            <w:ins w:id="591" w:author="Salomina Malan" w:date="2026-10-08T09:51:00Z" w16du:dateUtc="2026-10-07T22:51:00Z">
              <w:r>
                <w:rPr>
                  <w:rFonts w:ascii="Arial" w:eastAsia="Times New Roman" w:hAnsi="Arial" w:cs="Arial"/>
                  <w:color w:val="000000"/>
                  <w:sz w:val="20"/>
                  <w:szCs w:val="20"/>
                  <w:lang w:eastAsia="en-AU"/>
                </w:rPr>
                <w:t>Yes</w:t>
              </w:r>
            </w:ins>
          </w:p>
        </w:tc>
        <w:tc>
          <w:tcPr>
            <w:tcW w:w="3215" w:type="dxa"/>
            <w:vAlign w:val="center"/>
            <w:tcPrChange w:id="592" w:author="Salomina Malan" w:date="2026-10-08T09:52:00Z" w16du:dateUtc="2026-10-07T22:52:00Z">
              <w:tcPr>
                <w:tcW w:w="4592" w:type="dxa"/>
                <w:vAlign w:val="center"/>
              </w:tcPr>
            </w:tcPrChange>
          </w:tcPr>
          <w:p w14:paraId="75C44698" w14:textId="77777777" w:rsidR="00160B3D" w:rsidRPr="001F5DCA" w:rsidRDefault="00160B3D">
            <w:pPr>
              <w:rPr>
                <w:ins w:id="593" w:author="Salomina Malan" w:date="2026-10-08T09:51:00Z" w16du:dateUtc="2026-10-07T22:51:00Z"/>
                <w:rFonts w:ascii="Arial" w:eastAsia="Times New Roman" w:hAnsi="Arial" w:cs="Arial"/>
                <w:color w:val="000000"/>
                <w:sz w:val="20"/>
                <w:szCs w:val="20"/>
                <w:lang w:eastAsia="en-AU"/>
              </w:rPr>
            </w:pPr>
            <w:ins w:id="594" w:author="Salomina Malan" w:date="2026-10-08T09:51:00Z" w16du:dateUtc="2026-10-07T22:51:00Z">
              <w:r>
                <w:rPr>
                  <w:rFonts w:ascii="Arial" w:eastAsia="Times New Roman" w:hAnsi="Arial" w:cs="Arial"/>
                  <w:color w:val="000000"/>
                  <w:sz w:val="20"/>
                  <w:szCs w:val="20"/>
                  <w:lang w:eastAsia="en-AU"/>
                </w:rPr>
                <w:t>Recurring task</w:t>
              </w:r>
              <w:commentRangeEnd w:id="575"/>
              <w:r w:rsidRPr="001F5DCA">
                <w:rPr>
                  <w:rStyle w:val="CommentReference"/>
                  <w:rFonts w:ascii="Arial" w:eastAsia="Times New Roman" w:hAnsi="Arial" w:cs="Arial"/>
                  <w:color w:val="000000"/>
                  <w:sz w:val="20"/>
                  <w:szCs w:val="20"/>
                  <w:lang w:eastAsia="en-AU"/>
                </w:rPr>
                <w:commentReference w:id="575"/>
              </w:r>
            </w:ins>
          </w:p>
        </w:tc>
      </w:tr>
      <w:tr w:rsidR="00160B3D" w:rsidRPr="001F5DCA" w14:paraId="5BA5A8EA" w14:textId="77777777" w:rsidTr="002C644F">
        <w:trPr>
          <w:trHeight w:val="292"/>
          <w:ins w:id="595" w:author="Salomina Malan" w:date="2026-10-08T09:51:00Z" w16du:dateUtc="2026-10-07T22:51:00Z"/>
          <w:trPrChange w:id="596" w:author="Salomina Malan" w:date="2026-10-08T09:52:00Z" w16du:dateUtc="2026-10-07T22:52:00Z">
            <w:trPr>
              <w:trHeight w:val="296"/>
            </w:trPr>
          </w:trPrChange>
        </w:trPr>
        <w:tc>
          <w:tcPr>
            <w:tcW w:w="388" w:type="dxa"/>
            <w:noWrap/>
            <w:vAlign w:val="center"/>
            <w:hideMark/>
            <w:tcPrChange w:id="597" w:author="Salomina Malan" w:date="2026-10-08T09:52:00Z" w16du:dateUtc="2026-10-07T22:52:00Z">
              <w:tcPr>
                <w:tcW w:w="555" w:type="dxa"/>
                <w:gridSpan w:val="2"/>
                <w:noWrap/>
                <w:vAlign w:val="center"/>
                <w:hideMark/>
              </w:tcPr>
            </w:tcPrChange>
          </w:tcPr>
          <w:p w14:paraId="5CD45FFC" w14:textId="77777777" w:rsidR="00160B3D" w:rsidRPr="001F5DCA" w:rsidRDefault="00160B3D">
            <w:pPr>
              <w:rPr>
                <w:ins w:id="598" w:author="Salomina Malan" w:date="2026-10-08T09:51:00Z" w16du:dateUtc="2026-10-07T22:51:00Z"/>
                <w:rFonts w:ascii="Arial" w:eastAsia="Times New Roman" w:hAnsi="Arial" w:cs="Arial"/>
                <w:color w:val="000000"/>
                <w:sz w:val="20"/>
                <w:szCs w:val="20"/>
                <w:lang w:eastAsia="en-AU"/>
              </w:rPr>
            </w:pPr>
            <w:ins w:id="599" w:author="Salomina Malan" w:date="2026-10-08T09:51:00Z" w16du:dateUtc="2026-10-07T22:51:00Z">
              <w:r w:rsidRPr="001F5DCA">
                <w:rPr>
                  <w:rFonts w:ascii="Arial" w:eastAsia="Times New Roman" w:hAnsi="Arial" w:cs="Arial"/>
                  <w:color w:val="000000"/>
                  <w:sz w:val="20"/>
                  <w:szCs w:val="20"/>
                  <w:lang w:eastAsia="en-AU"/>
                </w:rPr>
                <w:t>1</w:t>
              </w:r>
              <w:r>
                <w:rPr>
                  <w:rFonts w:ascii="Arial" w:eastAsia="Times New Roman" w:hAnsi="Arial" w:cs="Arial"/>
                  <w:color w:val="000000"/>
                  <w:sz w:val="20"/>
                  <w:szCs w:val="20"/>
                  <w:lang w:eastAsia="en-AU"/>
                </w:rPr>
                <w:t>6</w:t>
              </w:r>
            </w:ins>
          </w:p>
        </w:tc>
        <w:tc>
          <w:tcPr>
            <w:tcW w:w="3511" w:type="dxa"/>
            <w:noWrap/>
            <w:vAlign w:val="center"/>
            <w:hideMark/>
            <w:tcPrChange w:id="600" w:author="Salomina Malan" w:date="2026-10-08T09:52:00Z" w16du:dateUtc="2026-10-07T22:52:00Z">
              <w:tcPr>
                <w:tcW w:w="5014" w:type="dxa"/>
                <w:gridSpan w:val="3"/>
                <w:noWrap/>
                <w:vAlign w:val="center"/>
                <w:hideMark/>
              </w:tcPr>
            </w:tcPrChange>
          </w:tcPr>
          <w:p w14:paraId="5A7323E8" w14:textId="77777777" w:rsidR="00160B3D" w:rsidRPr="001F5DCA" w:rsidRDefault="00160B3D">
            <w:pPr>
              <w:rPr>
                <w:ins w:id="601" w:author="Salomina Malan" w:date="2026-10-08T09:51:00Z" w16du:dateUtc="2026-10-07T22:51:00Z"/>
                <w:rFonts w:ascii="Arial" w:eastAsia="Times New Roman" w:hAnsi="Arial" w:cs="Arial"/>
                <w:color w:val="000000"/>
                <w:sz w:val="20"/>
                <w:szCs w:val="20"/>
                <w:lang w:eastAsia="en-AU"/>
              </w:rPr>
            </w:pPr>
            <w:ins w:id="602" w:author="Salomina Malan" w:date="2026-10-08T09:51:00Z" w16du:dateUtc="2026-10-07T22:51:00Z">
              <w:r w:rsidRPr="001F5DCA">
                <w:rPr>
                  <w:rFonts w:ascii="Arial" w:eastAsia="Times New Roman" w:hAnsi="Arial" w:cs="Arial"/>
                  <w:color w:val="000000"/>
                  <w:sz w:val="20"/>
                  <w:szCs w:val="20"/>
                  <w:lang w:eastAsia="en-AU"/>
                </w:rPr>
                <w:t>Period 2 - Initial Assessment</w:t>
              </w:r>
            </w:ins>
          </w:p>
        </w:tc>
        <w:tc>
          <w:tcPr>
            <w:tcW w:w="1588" w:type="dxa"/>
            <w:noWrap/>
            <w:hideMark/>
            <w:tcPrChange w:id="603" w:author="Salomina Malan" w:date="2026-10-08T09:52:00Z" w16du:dateUtc="2026-10-07T22:52:00Z">
              <w:tcPr>
                <w:tcW w:w="2268" w:type="dxa"/>
                <w:gridSpan w:val="2"/>
                <w:noWrap/>
                <w:hideMark/>
              </w:tcPr>
            </w:tcPrChange>
          </w:tcPr>
          <w:p w14:paraId="0E356190" w14:textId="77777777" w:rsidR="00160B3D" w:rsidRPr="001F5DCA" w:rsidRDefault="00160B3D">
            <w:pPr>
              <w:rPr>
                <w:ins w:id="604" w:author="Salomina Malan" w:date="2026-10-08T09:51:00Z" w16du:dateUtc="2026-10-07T22:51:00Z"/>
                <w:rFonts w:ascii="Arial" w:eastAsia="Times New Roman" w:hAnsi="Arial" w:cs="Arial"/>
                <w:color w:val="000000"/>
                <w:sz w:val="20"/>
                <w:szCs w:val="20"/>
                <w:lang w:eastAsia="en-AU"/>
              </w:rPr>
            </w:pPr>
            <w:ins w:id="605"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606" w:author="Salomina Malan" w:date="2026-10-08T09:52:00Z" w16du:dateUtc="2026-10-07T22:52:00Z">
              <w:tcPr>
                <w:tcW w:w="2268" w:type="dxa"/>
                <w:noWrap/>
                <w:vAlign w:val="center"/>
                <w:hideMark/>
              </w:tcPr>
            </w:tcPrChange>
          </w:tcPr>
          <w:p w14:paraId="30EC8277" w14:textId="77777777" w:rsidR="00160B3D" w:rsidRPr="001F5DCA" w:rsidRDefault="00160B3D">
            <w:pPr>
              <w:jc w:val="center"/>
              <w:rPr>
                <w:ins w:id="607" w:author="Salomina Malan" w:date="2026-10-08T09:51:00Z" w16du:dateUtc="2026-10-07T22:51:00Z"/>
                <w:rFonts w:ascii="Arial" w:eastAsia="Times New Roman" w:hAnsi="Arial" w:cs="Arial"/>
                <w:color w:val="000000"/>
                <w:sz w:val="20"/>
                <w:szCs w:val="20"/>
                <w:lang w:eastAsia="en-AU"/>
              </w:rPr>
            </w:pPr>
            <w:ins w:id="608"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609" w:author="Salomina Malan" w:date="2026-10-08T09:52:00Z" w16du:dateUtc="2026-10-07T22:52:00Z">
              <w:tcPr>
                <w:tcW w:w="5772" w:type="dxa"/>
                <w:gridSpan w:val="4"/>
                <w:noWrap/>
                <w:vAlign w:val="center"/>
                <w:hideMark/>
              </w:tcPr>
            </w:tcPrChange>
          </w:tcPr>
          <w:p w14:paraId="7C55EF0F" w14:textId="77777777" w:rsidR="00160B3D" w:rsidRPr="001F5DCA" w:rsidRDefault="00160B3D">
            <w:pPr>
              <w:rPr>
                <w:ins w:id="610" w:author="Salomina Malan" w:date="2026-10-08T09:51:00Z" w16du:dateUtc="2026-10-07T22:51:00Z"/>
                <w:rFonts w:ascii="Arial" w:eastAsia="Times New Roman" w:hAnsi="Arial" w:cs="Arial"/>
                <w:color w:val="000000"/>
                <w:sz w:val="20"/>
                <w:szCs w:val="20"/>
                <w:lang w:eastAsia="en-AU"/>
              </w:rPr>
            </w:pPr>
            <w:ins w:id="611" w:author="Salomina Malan" w:date="2026-10-08T09:51:00Z" w16du:dateUtc="2026-10-07T22:51:00Z">
              <w:r w:rsidRPr="001F5DCA">
                <w:rPr>
                  <w:rFonts w:ascii="Arial" w:eastAsia="Times New Roman" w:hAnsi="Arial" w:cs="Arial"/>
                  <w:color w:val="000000"/>
                  <w:sz w:val="20"/>
                  <w:szCs w:val="20"/>
                  <w:lang w:eastAsia="en-AU"/>
                </w:rPr>
                <w:t>P1 week count = 34</w:t>
              </w:r>
            </w:ins>
          </w:p>
        </w:tc>
        <w:tc>
          <w:tcPr>
            <w:tcW w:w="1389" w:type="dxa"/>
            <w:noWrap/>
            <w:vAlign w:val="center"/>
            <w:hideMark/>
            <w:tcPrChange w:id="612" w:author="Salomina Malan" w:date="2026-10-08T09:52:00Z" w16du:dateUtc="2026-10-07T22:52:00Z">
              <w:tcPr>
                <w:tcW w:w="1984" w:type="dxa"/>
                <w:noWrap/>
                <w:vAlign w:val="center"/>
                <w:hideMark/>
              </w:tcPr>
            </w:tcPrChange>
          </w:tcPr>
          <w:p w14:paraId="07C11EDE" w14:textId="77777777" w:rsidR="00160B3D" w:rsidRPr="001F5DCA" w:rsidRDefault="00160B3D">
            <w:pPr>
              <w:jc w:val="center"/>
              <w:rPr>
                <w:ins w:id="613" w:author="Salomina Malan" w:date="2026-10-08T09:51:00Z" w16du:dateUtc="2026-10-07T22:51:00Z"/>
                <w:rFonts w:ascii="Arial" w:eastAsia="Times New Roman" w:hAnsi="Arial" w:cs="Arial"/>
                <w:color w:val="000000"/>
                <w:sz w:val="20"/>
                <w:szCs w:val="20"/>
                <w:lang w:eastAsia="en-AU"/>
              </w:rPr>
            </w:pPr>
            <w:ins w:id="614"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615" w:author="Salomina Malan" w:date="2026-10-08T09:52:00Z" w16du:dateUtc="2026-10-07T22:52:00Z">
              <w:tcPr>
                <w:tcW w:w="4592" w:type="dxa"/>
                <w:vAlign w:val="center"/>
              </w:tcPr>
            </w:tcPrChange>
          </w:tcPr>
          <w:p w14:paraId="16C9ED6A" w14:textId="77777777" w:rsidR="00160B3D" w:rsidRPr="001F5DCA" w:rsidRDefault="00160B3D">
            <w:pPr>
              <w:rPr>
                <w:ins w:id="616" w:author="Salomina Malan" w:date="2026-10-08T09:51:00Z" w16du:dateUtc="2026-10-07T22:51:00Z"/>
                <w:rFonts w:ascii="Arial" w:eastAsia="Times New Roman" w:hAnsi="Arial" w:cs="Arial"/>
                <w:color w:val="000000"/>
                <w:sz w:val="20"/>
                <w:szCs w:val="20"/>
                <w:lang w:eastAsia="en-AU"/>
              </w:rPr>
            </w:pPr>
          </w:p>
        </w:tc>
      </w:tr>
      <w:tr w:rsidR="00160B3D" w:rsidRPr="001F5DCA" w14:paraId="02D18780" w14:textId="77777777" w:rsidTr="002C644F">
        <w:trPr>
          <w:trHeight w:val="76"/>
          <w:ins w:id="617" w:author="Salomina Malan" w:date="2026-10-08T09:51:00Z" w16du:dateUtc="2026-10-07T22:51:00Z"/>
          <w:trPrChange w:id="618" w:author="Salomina Malan" w:date="2026-10-08T09:52:00Z" w16du:dateUtc="2026-10-07T22:52:00Z">
            <w:trPr>
              <w:trHeight w:val="77"/>
            </w:trPr>
          </w:trPrChange>
        </w:trPr>
        <w:tc>
          <w:tcPr>
            <w:tcW w:w="388" w:type="dxa"/>
            <w:noWrap/>
            <w:vAlign w:val="center"/>
            <w:hideMark/>
            <w:tcPrChange w:id="619" w:author="Salomina Malan" w:date="2026-10-08T09:52:00Z" w16du:dateUtc="2026-10-07T22:52:00Z">
              <w:tcPr>
                <w:tcW w:w="555" w:type="dxa"/>
                <w:gridSpan w:val="2"/>
                <w:noWrap/>
                <w:vAlign w:val="center"/>
                <w:hideMark/>
              </w:tcPr>
            </w:tcPrChange>
          </w:tcPr>
          <w:p w14:paraId="7D4DF5B1" w14:textId="77777777" w:rsidR="00160B3D" w:rsidRPr="001F5DCA" w:rsidRDefault="00160B3D">
            <w:pPr>
              <w:rPr>
                <w:ins w:id="620" w:author="Salomina Malan" w:date="2026-10-08T09:51:00Z" w16du:dateUtc="2026-10-07T22:51:00Z"/>
                <w:rFonts w:ascii="Arial" w:eastAsia="Times New Roman" w:hAnsi="Arial" w:cs="Arial"/>
                <w:color w:val="000000"/>
                <w:sz w:val="20"/>
                <w:szCs w:val="20"/>
                <w:lang w:eastAsia="en-AU"/>
              </w:rPr>
            </w:pPr>
            <w:ins w:id="621" w:author="Salomina Malan" w:date="2026-10-08T09:51:00Z" w16du:dateUtc="2026-10-07T22:51:00Z">
              <w:r w:rsidRPr="001F5DCA">
                <w:rPr>
                  <w:rFonts w:ascii="Arial" w:eastAsia="Times New Roman" w:hAnsi="Arial" w:cs="Arial"/>
                  <w:color w:val="000000"/>
                  <w:sz w:val="20"/>
                  <w:szCs w:val="20"/>
                  <w:lang w:eastAsia="en-AU"/>
                </w:rPr>
                <w:t>1</w:t>
              </w:r>
              <w:r>
                <w:rPr>
                  <w:rFonts w:ascii="Arial" w:eastAsia="Times New Roman" w:hAnsi="Arial" w:cs="Arial"/>
                  <w:color w:val="000000"/>
                  <w:sz w:val="20"/>
                  <w:szCs w:val="20"/>
                  <w:lang w:eastAsia="en-AU"/>
                </w:rPr>
                <w:t>7</w:t>
              </w:r>
            </w:ins>
          </w:p>
        </w:tc>
        <w:tc>
          <w:tcPr>
            <w:tcW w:w="3511" w:type="dxa"/>
            <w:noWrap/>
            <w:vAlign w:val="center"/>
            <w:hideMark/>
            <w:tcPrChange w:id="622" w:author="Salomina Malan" w:date="2026-10-08T09:52:00Z" w16du:dateUtc="2026-10-07T22:52:00Z">
              <w:tcPr>
                <w:tcW w:w="5014" w:type="dxa"/>
                <w:gridSpan w:val="3"/>
                <w:noWrap/>
                <w:vAlign w:val="center"/>
                <w:hideMark/>
              </w:tcPr>
            </w:tcPrChange>
          </w:tcPr>
          <w:p w14:paraId="32D77B97" w14:textId="77777777" w:rsidR="00160B3D" w:rsidRPr="001F5DCA" w:rsidRDefault="00160B3D">
            <w:pPr>
              <w:rPr>
                <w:ins w:id="623" w:author="Salomina Malan" w:date="2026-10-08T09:51:00Z" w16du:dateUtc="2026-10-07T22:51:00Z"/>
                <w:rFonts w:ascii="Arial" w:eastAsia="Times New Roman" w:hAnsi="Arial" w:cs="Arial"/>
                <w:color w:val="000000"/>
                <w:sz w:val="20"/>
                <w:szCs w:val="20"/>
                <w:lang w:eastAsia="en-AU"/>
              </w:rPr>
            </w:pPr>
            <w:ins w:id="624" w:author="Salomina Malan" w:date="2026-10-08T09:51:00Z" w16du:dateUtc="2026-10-07T22:51:00Z">
              <w:r w:rsidRPr="001F5DCA">
                <w:rPr>
                  <w:rFonts w:ascii="Arial" w:eastAsia="Times New Roman" w:hAnsi="Arial" w:cs="Arial"/>
                  <w:color w:val="000000"/>
                  <w:sz w:val="20"/>
                  <w:szCs w:val="20"/>
                  <w:lang w:eastAsia="en-AU"/>
                </w:rPr>
                <w:t>Period 2 - Phone contact with officer</w:t>
              </w:r>
            </w:ins>
          </w:p>
        </w:tc>
        <w:tc>
          <w:tcPr>
            <w:tcW w:w="1588" w:type="dxa"/>
            <w:noWrap/>
            <w:hideMark/>
            <w:tcPrChange w:id="625" w:author="Salomina Malan" w:date="2026-10-08T09:52:00Z" w16du:dateUtc="2026-10-07T22:52:00Z">
              <w:tcPr>
                <w:tcW w:w="2268" w:type="dxa"/>
                <w:gridSpan w:val="2"/>
                <w:noWrap/>
                <w:hideMark/>
              </w:tcPr>
            </w:tcPrChange>
          </w:tcPr>
          <w:p w14:paraId="0FAD261A" w14:textId="77777777" w:rsidR="00160B3D" w:rsidRPr="001F5DCA" w:rsidRDefault="00160B3D">
            <w:pPr>
              <w:rPr>
                <w:ins w:id="626" w:author="Salomina Malan" w:date="2026-10-08T09:51:00Z" w16du:dateUtc="2026-10-07T22:51:00Z"/>
                <w:rFonts w:ascii="Arial" w:eastAsia="Times New Roman" w:hAnsi="Arial" w:cs="Arial"/>
                <w:color w:val="000000"/>
                <w:sz w:val="20"/>
                <w:szCs w:val="20"/>
                <w:lang w:eastAsia="en-AU"/>
              </w:rPr>
            </w:pPr>
            <w:ins w:id="627"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628" w:author="Salomina Malan" w:date="2026-10-08T09:52:00Z" w16du:dateUtc="2026-10-07T22:52:00Z">
              <w:tcPr>
                <w:tcW w:w="2268" w:type="dxa"/>
                <w:noWrap/>
                <w:vAlign w:val="center"/>
                <w:hideMark/>
              </w:tcPr>
            </w:tcPrChange>
          </w:tcPr>
          <w:p w14:paraId="009B698C" w14:textId="77777777" w:rsidR="00160B3D" w:rsidRPr="001F5DCA" w:rsidRDefault="00160B3D">
            <w:pPr>
              <w:jc w:val="center"/>
              <w:rPr>
                <w:ins w:id="629" w:author="Salomina Malan" w:date="2026-10-08T09:51:00Z" w16du:dateUtc="2026-10-07T22:51:00Z"/>
                <w:rFonts w:ascii="Arial" w:eastAsia="Times New Roman" w:hAnsi="Arial" w:cs="Arial"/>
                <w:color w:val="000000"/>
                <w:sz w:val="20"/>
                <w:szCs w:val="20"/>
                <w:lang w:eastAsia="en-AU"/>
              </w:rPr>
            </w:pPr>
            <w:ins w:id="630"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631" w:author="Salomina Malan" w:date="2026-10-08T09:52:00Z" w16du:dateUtc="2026-10-07T22:52:00Z">
              <w:tcPr>
                <w:tcW w:w="5772" w:type="dxa"/>
                <w:gridSpan w:val="4"/>
                <w:noWrap/>
                <w:vAlign w:val="center"/>
                <w:hideMark/>
              </w:tcPr>
            </w:tcPrChange>
          </w:tcPr>
          <w:p w14:paraId="652CD8E1" w14:textId="77777777" w:rsidR="00160B3D" w:rsidRPr="001F5DCA" w:rsidRDefault="00160B3D">
            <w:pPr>
              <w:rPr>
                <w:ins w:id="632" w:author="Salomina Malan" w:date="2026-10-08T09:51:00Z" w16du:dateUtc="2026-10-07T22:51:00Z"/>
                <w:rFonts w:ascii="Arial" w:eastAsia="Times New Roman" w:hAnsi="Arial" w:cs="Arial"/>
                <w:color w:val="000000"/>
                <w:sz w:val="20"/>
                <w:szCs w:val="20"/>
                <w:lang w:eastAsia="en-AU"/>
              </w:rPr>
            </w:pPr>
            <w:ins w:id="633" w:author="Salomina Malan" w:date="2026-10-08T09:51:00Z" w16du:dateUtc="2026-10-07T22:51:00Z">
              <w:r w:rsidRPr="001F5DCA">
                <w:rPr>
                  <w:rFonts w:ascii="Arial" w:eastAsia="Times New Roman" w:hAnsi="Arial" w:cs="Arial"/>
                  <w:color w:val="000000"/>
                  <w:sz w:val="20"/>
                  <w:szCs w:val="20"/>
                  <w:lang w:eastAsia="en-AU"/>
                </w:rPr>
                <w:t>P1 week count = 34</w:t>
              </w:r>
            </w:ins>
          </w:p>
        </w:tc>
        <w:tc>
          <w:tcPr>
            <w:tcW w:w="1389" w:type="dxa"/>
            <w:noWrap/>
            <w:vAlign w:val="center"/>
            <w:hideMark/>
            <w:tcPrChange w:id="634" w:author="Salomina Malan" w:date="2026-10-08T09:52:00Z" w16du:dateUtc="2026-10-07T22:52:00Z">
              <w:tcPr>
                <w:tcW w:w="1984" w:type="dxa"/>
                <w:noWrap/>
                <w:vAlign w:val="center"/>
                <w:hideMark/>
              </w:tcPr>
            </w:tcPrChange>
          </w:tcPr>
          <w:p w14:paraId="04891259" w14:textId="77777777" w:rsidR="00160B3D" w:rsidRPr="001F5DCA" w:rsidRDefault="00160B3D">
            <w:pPr>
              <w:jc w:val="center"/>
              <w:rPr>
                <w:ins w:id="635" w:author="Salomina Malan" w:date="2026-10-08T09:51:00Z" w16du:dateUtc="2026-10-07T22:51:00Z"/>
                <w:rFonts w:ascii="Arial" w:eastAsia="Times New Roman" w:hAnsi="Arial" w:cs="Arial"/>
                <w:color w:val="000000"/>
                <w:sz w:val="20"/>
                <w:szCs w:val="20"/>
                <w:lang w:eastAsia="en-AU"/>
              </w:rPr>
            </w:pPr>
            <w:ins w:id="636"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637" w:author="Salomina Malan" w:date="2026-10-08T09:52:00Z" w16du:dateUtc="2026-10-07T22:52:00Z">
              <w:tcPr>
                <w:tcW w:w="4592" w:type="dxa"/>
                <w:vAlign w:val="center"/>
              </w:tcPr>
            </w:tcPrChange>
          </w:tcPr>
          <w:p w14:paraId="1991A0C6" w14:textId="77777777" w:rsidR="00160B3D" w:rsidRPr="001F5DCA" w:rsidRDefault="00160B3D">
            <w:pPr>
              <w:rPr>
                <w:ins w:id="638" w:author="Salomina Malan" w:date="2026-10-08T09:51:00Z" w16du:dateUtc="2026-10-07T22:51:00Z"/>
                <w:rFonts w:ascii="Arial" w:eastAsia="Times New Roman" w:hAnsi="Arial" w:cs="Arial"/>
                <w:color w:val="000000"/>
                <w:sz w:val="20"/>
                <w:szCs w:val="20"/>
                <w:lang w:eastAsia="en-AU"/>
              </w:rPr>
            </w:pPr>
          </w:p>
        </w:tc>
      </w:tr>
      <w:tr w:rsidR="00160B3D" w:rsidRPr="001F5DCA" w14:paraId="7446D345" w14:textId="77777777" w:rsidTr="002C644F">
        <w:trPr>
          <w:trHeight w:val="292"/>
          <w:ins w:id="639" w:author="Salomina Malan" w:date="2026-10-08T09:51:00Z" w16du:dateUtc="2026-10-07T22:51:00Z"/>
          <w:trPrChange w:id="640" w:author="Salomina Malan" w:date="2026-10-08T09:52:00Z" w16du:dateUtc="2026-10-07T22:52:00Z">
            <w:trPr>
              <w:trHeight w:val="296"/>
            </w:trPr>
          </w:trPrChange>
        </w:trPr>
        <w:tc>
          <w:tcPr>
            <w:tcW w:w="388" w:type="dxa"/>
            <w:noWrap/>
            <w:vAlign w:val="center"/>
            <w:hideMark/>
            <w:tcPrChange w:id="641" w:author="Salomina Malan" w:date="2026-10-08T09:52:00Z" w16du:dateUtc="2026-10-07T22:52:00Z">
              <w:tcPr>
                <w:tcW w:w="555" w:type="dxa"/>
                <w:gridSpan w:val="2"/>
                <w:noWrap/>
                <w:vAlign w:val="center"/>
                <w:hideMark/>
              </w:tcPr>
            </w:tcPrChange>
          </w:tcPr>
          <w:p w14:paraId="3B47FC7D" w14:textId="77777777" w:rsidR="00160B3D" w:rsidRPr="001F5DCA" w:rsidRDefault="00160B3D">
            <w:pPr>
              <w:rPr>
                <w:ins w:id="642" w:author="Salomina Malan" w:date="2026-10-08T09:51:00Z" w16du:dateUtc="2026-10-07T22:51:00Z"/>
                <w:rFonts w:ascii="Arial" w:eastAsia="Times New Roman" w:hAnsi="Arial" w:cs="Arial"/>
                <w:color w:val="000000"/>
                <w:sz w:val="20"/>
                <w:szCs w:val="20"/>
                <w:lang w:eastAsia="en-AU"/>
              </w:rPr>
            </w:pPr>
            <w:ins w:id="643" w:author="Salomina Malan" w:date="2026-10-08T09:51:00Z" w16du:dateUtc="2026-10-07T22:51:00Z">
              <w:r w:rsidRPr="001F5DCA">
                <w:rPr>
                  <w:rFonts w:ascii="Arial" w:eastAsia="Times New Roman" w:hAnsi="Arial" w:cs="Arial"/>
                  <w:color w:val="000000"/>
                  <w:sz w:val="20"/>
                  <w:szCs w:val="20"/>
                  <w:lang w:eastAsia="en-AU"/>
                </w:rPr>
                <w:t>1</w:t>
              </w:r>
              <w:r>
                <w:rPr>
                  <w:rFonts w:ascii="Arial" w:eastAsia="Times New Roman" w:hAnsi="Arial" w:cs="Arial"/>
                  <w:color w:val="000000"/>
                  <w:sz w:val="20"/>
                  <w:szCs w:val="20"/>
                  <w:lang w:eastAsia="en-AU"/>
                </w:rPr>
                <w:t>8</w:t>
              </w:r>
            </w:ins>
          </w:p>
        </w:tc>
        <w:tc>
          <w:tcPr>
            <w:tcW w:w="3511" w:type="dxa"/>
            <w:noWrap/>
            <w:vAlign w:val="center"/>
            <w:hideMark/>
            <w:tcPrChange w:id="644" w:author="Salomina Malan" w:date="2026-10-08T09:52:00Z" w16du:dateUtc="2026-10-07T22:52:00Z">
              <w:tcPr>
                <w:tcW w:w="5014" w:type="dxa"/>
                <w:gridSpan w:val="3"/>
                <w:noWrap/>
                <w:vAlign w:val="center"/>
                <w:hideMark/>
              </w:tcPr>
            </w:tcPrChange>
          </w:tcPr>
          <w:p w14:paraId="53AE09B9" w14:textId="77777777" w:rsidR="00160B3D" w:rsidRPr="001F5DCA" w:rsidRDefault="00160B3D">
            <w:pPr>
              <w:rPr>
                <w:ins w:id="645" w:author="Salomina Malan" w:date="2026-10-08T09:51:00Z" w16du:dateUtc="2026-10-07T22:51:00Z"/>
                <w:rFonts w:ascii="Arial" w:eastAsia="Times New Roman" w:hAnsi="Arial" w:cs="Arial"/>
                <w:color w:val="000000"/>
                <w:sz w:val="20"/>
                <w:szCs w:val="20"/>
                <w:lang w:eastAsia="en-AU"/>
              </w:rPr>
            </w:pPr>
            <w:ins w:id="646" w:author="Salomina Malan" w:date="2026-10-08T09:51:00Z" w16du:dateUtc="2026-10-07T22:51:00Z">
              <w:r w:rsidRPr="001F5DCA">
                <w:rPr>
                  <w:rFonts w:ascii="Arial" w:eastAsia="Times New Roman" w:hAnsi="Arial" w:cs="Arial"/>
                  <w:color w:val="000000"/>
                  <w:sz w:val="20"/>
                  <w:szCs w:val="20"/>
                  <w:lang w:eastAsia="en-AU"/>
                </w:rPr>
                <w:t>Period 2 - Send Transition to Period 2 Letter</w:t>
              </w:r>
            </w:ins>
          </w:p>
        </w:tc>
        <w:tc>
          <w:tcPr>
            <w:tcW w:w="1588" w:type="dxa"/>
            <w:noWrap/>
            <w:hideMark/>
            <w:tcPrChange w:id="647" w:author="Salomina Malan" w:date="2026-10-08T09:52:00Z" w16du:dateUtc="2026-10-07T22:52:00Z">
              <w:tcPr>
                <w:tcW w:w="2268" w:type="dxa"/>
                <w:gridSpan w:val="2"/>
                <w:noWrap/>
                <w:hideMark/>
              </w:tcPr>
            </w:tcPrChange>
          </w:tcPr>
          <w:p w14:paraId="56B7E588" w14:textId="77777777" w:rsidR="00160B3D" w:rsidRPr="001F5DCA" w:rsidRDefault="00160B3D">
            <w:pPr>
              <w:rPr>
                <w:ins w:id="648" w:author="Salomina Malan" w:date="2026-10-08T09:51:00Z" w16du:dateUtc="2026-10-07T22:51:00Z"/>
                <w:rFonts w:ascii="Arial" w:eastAsia="Times New Roman" w:hAnsi="Arial" w:cs="Arial"/>
                <w:color w:val="000000"/>
                <w:sz w:val="20"/>
                <w:szCs w:val="20"/>
                <w:lang w:eastAsia="en-AU"/>
              </w:rPr>
            </w:pPr>
            <w:ins w:id="649"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650" w:author="Salomina Malan" w:date="2026-10-08T09:52:00Z" w16du:dateUtc="2026-10-07T22:52:00Z">
              <w:tcPr>
                <w:tcW w:w="2268" w:type="dxa"/>
                <w:noWrap/>
                <w:vAlign w:val="center"/>
                <w:hideMark/>
              </w:tcPr>
            </w:tcPrChange>
          </w:tcPr>
          <w:p w14:paraId="67ED7EC0" w14:textId="77777777" w:rsidR="00160B3D" w:rsidRPr="001F5DCA" w:rsidRDefault="00160B3D">
            <w:pPr>
              <w:jc w:val="center"/>
              <w:rPr>
                <w:ins w:id="651" w:author="Salomina Malan" w:date="2026-10-08T09:51:00Z" w16du:dateUtc="2026-10-07T22:51:00Z"/>
                <w:rFonts w:ascii="Arial" w:eastAsia="Times New Roman" w:hAnsi="Arial" w:cs="Arial"/>
                <w:color w:val="000000"/>
                <w:sz w:val="20"/>
                <w:szCs w:val="20"/>
                <w:lang w:eastAsia="en-AU"/>
              </w:rPr>
            </w:pPr>
            <w:ins w:id="652"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653" w:author="Salomina Malan" w:date="2026-10-08T09:52:00Z" w16du:dateUtc="2026-10-07T22:52:00Z">
              <w:tcPr>
                <w:tcW w:w="5772" w:type="dxa"/>
                <w:gridSpan w:val="4"/>
                <w:noWrap/>
                <w:vAlign w:val="center"/>
                <w:hideMark/>
              </w:tcPr>
            </w:tcPrChange>
          </w:tcPr>
          <w:p w14:paraId="1D247E9E" w14:textId="77777777" w:rsidR="00160B3D" w:rsidRPr="001F5DCA" w:rsidRDefault="00160B3D">
            <w:pPr>
              <w:rPr>
                <w:ins w:id="654" w:author="Salomina Malan" w:date="2026-10-08T09:51:00Z" w16du:dateUtc="2026-10-07T22:51:00Z"/>
                <w:rFonts w:ascii="Arial" w:eastAsia="Times New Roman" w:hAnsi="Arial" w:cs="Arial"/>
                <w:color w:val="000000"/>
                <w:sz w:val="20"/>
                <w:szCs w:val="20"/>
                <w:lang w:eastAsia="en-AU"/>
              </w:rPr>
            </w:pPr>
            <w:ins w:id="655" w:author="Salomina Malan" w:date="2026-10-08T09:51:00Z" w16du:dateUtc="2026-10-07T22:51:00Z">
              <w:r w:rsidRPr="001F5DCA">
                <w:rPr>
                  <w:rFonts w:ascii="Arial" w:eastAsia="Times New Roman" w:hAnsi="Arial" w:cs="Arial"/>
                  <w:color w:val="000000"/>
                  <w:sz w:val="20"/>
                  <w:szCs w:val="20"/>
                  <w:lang w:eastAsia="en-AU"/>
                </w:rPr>
                <w:t>P1 week count = 34</w:t>
              </w:r>
            </w:ins>
          </w:p>
        </w:tc>
        <w:tc>
          <w:tcPr>
            <w:tcW w:w="1389" w:type="dxa"/>
            <w:noWrap/>
            <w:vAlign w:val="center"/>
            <w:hideMark/>
            <w:tcPrChange w:id="656" w:author="Salomina Malan" w:date="2026-10-08T09:52:00Z" w16du:dateUtc="2026-10-07T22:52:00Z">
              <w:tcPr>
                <w:tcW w:w="1984" w:type="dxa"/>
                <w:noWrap/>
                <w:vAlign w:val="center"/>
                <w:hideMark/>
              </w:tcPr>
            </w:tcPrChange>
          </w:tcPr>
          <w:p w14:paraId="1C1A3856" w14:textId="77777777" w:rsidR="00160B3D" w:rsidRPr="001F5DCA" w:rsidRDefault="00160B3D">
            <w:pPr>
              <w:jc w:val="center"/>
              <w:rPr>
                <w:ins w:id="657" w:author="Salomina Malan" w:date="2026-10-08T09:51:00Z" w16du:dateUtc="2026-10-07T22:51:00Z"/>
                <w:rFonts w:ascii="Arial" w:eastAsia="Times New Roman" w:hAnsi="Arial" w:cs="Arial"/>
                <w:color w:val="000000"/>
                <w:sz w:val="20"/>
                <w:szCs w:val="20"/>
                <w:lang w:eastAsia="en-AU"/>
              </w:rPr>
            </w:pPr>
            <w:ins w:id="658"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659" w:author="Salomina Malan" w:date="2026-10-08T09:52:00Z" w16du:dateUtc="2026-10-07T22:52:00Z">
              <w:tcPr>
                <w:tcW w:w="4592" w:type="dxa"/>
                <w:vAlign w:val="center"/>
              </w:tcPr>
            </w:tcPrChange>
          </w:tcPr>
          <w:p w14:paraId="34EFF2EA" w14:textId="77777777" w:rsidR="00160B3D" w:rsidRPr="001F5DCA" w:rsidRDefault="00160B3D">
            <w:pPr>
              <w:rPr>
                <w:ins w:id="660" w:author="Salomina Malan" w:date="2026-10-08T09:51:00Z" w16du:dateUtc="2026-10-07T22:51:00Z"/>
                <w:rFonts w:ascii="Arial" w:eastAsia="Times New Roman" w:hAnsi="Arial" w:cs="Arial"/>
                <w:color w:val="000000"/>
                <w:sz w:val="20"/>
                <w:szCs w:val="20"/>
                <w:lang w:eastAsia="en-AU"/>
              </w:rPr>
            </w:pPr>
          </w:p>
        </w:tc>
      </w:tr>
      <w:tr w:rsidR="00160B3D" w:rsidRPr="001F5DCA" w14:paraId="14149F4D" w14:textId="77777777" w:rsidTr="002C644F">
        <w:trPr>
          <w:trHeight w:val="292"/>
          <w:ins w:id="661" w:author="Salomina Malan" w:date="2026-10-08T09:51:00Z" w16du:dateUtc="2026-10-07T22:51:00Z"/>
          <w:trPrChange w:id="662" w:author="Salomina Malan" w:date="2026-10-08T09:52:00Z" w16du:dateUtc="2026-10-07T22:52:00Z">
            <w:trPr>
              <w:trHeight w:val="296"/>
            </w:trPr>
          </w:trPrChange>
        </w:trPr>
        <w:tc>
          <w:tcPr>
            <w:tcW w:w="388" w:type="dxa"/>
            <w:noWrap/>
            <w:vAlign w:val="center"/>
            <w:hideMark/>
            <w:tcPrChange w:id="663" w:author="Salomina Malan" w:date="2026-10-08T09:52:00Z" w16du:dateUtc="2026-10-07T22:52:00Z">
              <w:tcPr>
                <w:tcW w:w="555" w:type="dxa"/>
                <w:gridSpan w:val="2"/>
                <w:noWrap/>
                <w:vAlign w:val="center"/>
                <w:hideMark/>
              </w:tcPr>
            </w:tcPrChange>
          </w:tcPr>
          <w:p w14:paraId="5C23FD38" w14:textId="77777777" w:rsidR="00160B3D" w:rsidRPr="001F5DCA" w:rsidRDefault="00160B3D">
            <w:pPr>
              <w:rPr>
                <w:ins w:id="664" w:author="Salomina Malan" w:date="2026-10-08T09:51:00Z" w16du:dateUtc="2026-10-07T22:51:00Z"/>
                <w:rFonts w:ascii="Arial" w:eastAsia="Times New Roman" w:hAnsi="Arial" w:cs="Arial"/>
                <w:color w:val="000000"/>
                <w:sz w:val="20"/>
                <w:szCs w:val="20"/>
                <w:lang w:eastAsia="en-AU"/>
              </w:rPr>
            </w:pPr>
            <w:ins w:id="665" w:author="Salomina Malan" w:date="2026-10-08T09:51:00Z" w16du:dateUtc="2026-10-07T22:51:00Z">
              <w:r w:rsidRPr="001F5DCA">
                <w:rPr>
                  <w:rFonts w:ascii="Arial" w:eastAsia="Times New Roman" w:hAnsi="Arial" w:cs="Arial"/>
                  <w:color w:val="000000"/>
                  <w:sz w:val="20"/>
                  <w:szCs w:val="20"/>
                  <w:lang w:eastAsia="en-AU"/>
                </w:rPr>
                <w:t>1</w:t>
              </w:r>
              <w:r>
                <w:rPr>
                  <w:rFonts w:ascii="Arial" w:eastAsia="Times New Roman" w:hAnsi="Arial" w:cs="Arial"/>
                  <w:color w:val="000000"/>
                  <w:sz w:val="20"/>
                  <w:szCs w:val="20"/>
                  <w:lang w:eastAsia="en-AU"/>
                </w:rPr>
                <w:t>9</w:t>
              </w:r>
            </w:ins>
          </w:p>
        </w:tc>
        <w:tc>
          <w:tcPr>
            <w:tcW w:w="3511" w:type="dxa"/>
            <w:noWrap/>
            <w:vAlign w:val="center"/>
            <w:hideMark/>
            <w:tcPrChange w:id="666" w:author="Salomina Malan" w:date="2026-10-08T09:52:00Z" w16du:dateUtc="2026-10-07T22:52:00Z">
              <w:tcPr>
                <w:tcW w:w="5014" w:type="dxa"/>
                <w:gridSpan w:val="3"/>
                <w:noWrap/>
                <w:vAlign w:val="center"/>
                <w:hideMark/>
              </w:tcPr>
            </w:tcPrChange>
          </w:tcPr>
          <w:p w14:paraId="6BB6309F" w14:textId="77777777" w:rsidR="00160B3D" w:rsidRPr="001F5DCA" w:rsidRDefault="00160B3D">
            <w:pPr>
              <w:rPr>
                <w:ins w:id="667" w:author="Salomina Malan" w:date="2026-10-08T09:51:00Z" w16du:dateUtc="2026-10-07T22:51:00Z"/>
                <w:rFonts w:ascii="Arial" w:eastAsia="Times New Roman" w:hAnsi="Arial" w:cs="Arial"/>
                <w:color w:val="000000"/>
                <w:sz w:val="20"/>
                <w:szCs w:val="20"/>
                <w:lang w:eastAsia="en-AU"/>
              </w:rPr>
            </w:pPr>
            <w:ins w:id="668" w:author="Salomina Malan" w:date="2026-10-08T09:51:00Z" w16du:dateUtc="2026-10-07T22:51:00Z">
              <w:r w:rsidRPr="001F5DCA">
                <w:rPr>
                  <w:rFonts w:ascii="Arial" w:eastAsia="Times New Roman" w:hAnsi="Arial" w:cs="Arial"/>
                  <w:color w:val="000000"/>
                  <w:sz w:val="20"/>
                  <w:szCs w:val="20"/>
                  <w:lang w:eastAsia="en-AU"/>
                </w:rPr>
                <w:t>Period 2 - Indexation Letter</w:t>
              </w:r>
            </w:ins>
          </w:p>
        </w:tc>
        <w:tc>
          <w:tcPr>
            <w:tcW w:w="1588" w:type="dxa"/>
            <w:noWrap/>
            <w:hideMark/>
            <w:tcPrChange w:id="669" w:author="Salomina Malan" w:date="2026-10-08T09:52:00Z" w16du:dateUtc="2026-10-07T22:52:00Z">
              <w:tcPr>
                <w:tcW w:w="2268" w:type="dxa"/>
                <w:gridSpan w:val="2"/>
                <w:noWrap/>
                <w:hideMark/>
              </w:tcPr>
            </w:tcPrChange>
          </w:tcPr>
          <w:p w14:paraId="47743773" w14:textId="77777777" w:rsidR="00160B3D" w:rsidRPr="001F5DCA" w:rsidRDefault="00160B3D">
            <w:pPr>
              <w:rPr>
                <w:ins w:id="670" w:author="Salomina Malan" w:date="2026-10-08T09:51:00Z" w16du:dateUtc="2026-10-07T22:51:00Z"/>
                <w:rFonts w:ascii="Arial" w:eastAsia="Times New Roman" w:hAnsi="Arial" w:cs="Arial"/>
                <w:color w:val="000000"/>
                <w:sz w:val="20"/>
                <w:szCs w:val="20"/>
                <w:lang w:eastAsia="en-AU"/>
              </w:rPr>
            </w:pPr>
            <w:ins w:id="671"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672" w:author="Salomina Malan" w:date="2026-10-08T09:52:00Z" w16du:dateUtc="2026-10-07T22:52:00Z">
              <w:tcPr>
                <w:tcW w:w="2268" w:type="dxa"/>
                <w:noWrap/>
                <w:vAlign w:val="center"/>
                <w:hideMark/>
              </w:tcPr>
            </w:tcPrChange>
          </w:tcPr>
          <w:p w14:paraId="50802200" w14:textId="77777777" w:rsidR="00160B3D" w:rsidRPr="001F5DCA" w:rsidRDefault="00160B3D">
            <w:pPr>
              <w:jc w:val="center"/>
              <w:rPr>
                <w:ins w:id="673" w:author="Salomina Malan" w:date="2026-10-08T09:51:00Z" w16du:dateUtc="2026-10-07T22:51:00Z"/>
                <w:rFonts w:ascii="Arial" w:eastAsia="Times New Roman" w:hAnsi="Arial" w:cs="Arial"/>
                <w:color w:val="000000"/>
                <w:sz w:val="20"/>
                <w:szCs w:val="20"/>
                <w:lang w:eastAsia="en-AU"/>
              </w:rPr>
            </w:pPr>
            <w:ins w:id="674"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675" w:author="Salomina Malan" w:date="2026-10-08T09:52:00Z" w16du:dateUtc="2026-10-07T22:52:00Z">
              <w:tcPr>
                <w:tcW w:w="5772" w:type="dxa"/>
                <w:gridSpan w:val="4"/>
                <w:noWrap/>
                <w:vAlign w:val="center"/>
                <w:hideMark/>
              </w:tcPr>
            </w:tcPrChange>
          </w:tcPr>
          <w:p w14:paraId="5EA53111" w14:textId="77777777" w:rsidR="00160B3D" w:rsidRPr="001F5DCA" w:rsidRDefault="00160B3D">
            <w:pPr>
              <w:rPr>
                <w:ins w:id="676" w:author="Salomina Malan" w:date="2026-10-08T09:51:00Z" w16du:dateUtc="2026-10-07T22:51:00Z"/>
                <w:rFonts w:ascii="Arial" w:eastAsia="Times New Roman" w:hAnsi="Arial" w:cs="Arial"/>
                <w:color w:val="000000"/>
                <w:sz w:val="20"/>
                <w:szCs w:val="20"/>
                <w:lang w:eastAsia="en-AU"/>
              </w:rPr>
            </w:pPr>
            <w:ins w:id="677" w:author="Salomina Malan" w:date="2026-10-08T09:51:00Z" w16du:dateUtc="2026-10-07T22:51:00Z">
              <w:r w:rsidRPr="001F5DCA">
                <w:rPr>
                  <w:rFonts w:ascii="Arial" w:eastAsia="Times New Roman" w:hAnsi="Arial" w:cs="Arial"/>
                  <w:color w:val="000000"/>
                  <w:sz w:val="20"/>
                  <w:szCs w:val="20"/>
                  <w:lang w:eastAsia="en-AU"/>
                </w:rPr>
                <w:t>01-Oct (every calendar year)</w:t>
              </w:r>
            </w:ins>
          </w:p>
        </w:tc>
        <w:tc>
          <w:tcPr>
            <w:tcW w:w="1389" w:type="dxa"/>
            <w:noWrap/>
            <w:vAlign w:val="center"/>
            <w:hideMark/>
            <w:tcPrChange w:id="678" w:author="Salomina Malan" w:date="2026-10-08T09:52:00Z" w16du:dateUtc="2026-10-07T22:52:00Z">
              <w:tcPr>
                <w:tcW w:w="1984" w:type="dxa"/>
                <w:noWrap/>
                <w:vAlign w:val="center"/>
                <w:hideMark/>
              </w:tcPr>
            </w:tcPrChange>
          </w:tcPr>
          <w:p w14:paraId="02583591" w14:textId="77777777" w:rsidR="00160B3D" w:rsidRPr="001F5DCA" w:rsidRDefault="00160B3D">
            <w:pPr>
              <w:jc w:val="center"/>
              <w:rPr>
                <w:ins w:id="679" w:author="Salomina Malan" w:date="2026-10-08T09:51:00Z" w16du:dateUtc="2026-10-07T22:51:00Z"/>
                <w:rFonts w:ascii="Arial" w:eastAsia="Times New Roman" w:hAnsi="Arial" w:cs="Arial"/>
                <w:color w:val="000000"/>
                <w:sz w:val="20"/>
                <w:szCs w:val="20"/>
                <w:lang w:eastAsia="en-AU"/>
              </w:rPr>
            </w:pPr>
            <w:ins w:id="680"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681" w:author="Salomina Malan" w:date="2026-10-08T09:52:00Z" w16du:dateUtc="2026-10-07T22:52:00Z">
              <w:tcPr>
                <w:tcW w:w="4592" w:type="dxa"/>
                <w:vAlign w:val="center"/>
              </w:tcPr>
            </w:tcPrChange>
          </w:tcPr>
          <w:p w14:paraId="0D0BADBB" w14:textId="77777777" w:rsidR="00160B3D" w:rsidRPr="001F5DCA" w:rsidRDefault="00160B3D">
            <w:pPr>
              <w:rPr>
                <w:ins w:id="682" w:author="Salomina Malan" w:date="2026-10-08T09:51:00Z" w16du:dateUtc="2026-10-07T22:51:00Z"/>
                <w:rFonts w:ascii="Arial" w:eastAsia="Times New Roman" w:hAnsi="Arial" w:cs="Arial"/>
                <w:color w:val="000000"/>
                <w:sz w:val="20"/>
                <w:szCs w:val="20"/>
                <w:lang w:eastAsia="en-AU"/>
              </w:rPr>
            </w:pPr>
            <w:ins w:id="683" w:author="Salomina Malan" w:date="2026-10-08T09:51:00Z" w16du:dateUtc="2026-10-07T22:51:00Z">
              <w:r w:rsidRPr="001F5DCA">
                <w:rPr>
                  <w:rFonts w:ascii="Arial" w:eastAsia="Times New Roman" w:hAnsi="Arial" w:cs="Arial"/>
                  <w:color w:val="000000"/>
                  <w:sz w:val="20"/>
                  <w:szCs w:val="20"/>
                  <w:lang w:eastAsia="en-AU"/>
                </w:rPr>
                <w:t>Recurring task</w:t>
              </w:r>
            </w:ins>
          </w:p>
        </w:tc>
      </w:tr>
      <w:tr w:rsidR="00160B3D" w:rsidRPr="001F5DCA" w14:paraId="2CD53BD8" w14:textId="77777777" w:rsidTr="002C644F">
        <w:trPr>
          <w:trHeight w:val="292"/>
          <w:ins w:id="684" w:author="Salomina Malan" w:date="2026-10-08T09:51:00Z" w16du:dateUtc="2026-10-07T22:51:00Z"/>
          <w:trPrChange w:id="685" w:author="Salomina Malan" w:date="2026-10-08T09:52:00Z" w16du:dateUtc="2026-10-07T22:52:00Z">
            <w:trPr>
              <w:trHeight w:val="296"/>
            </w:trPr>
          </w:trPrChange>
        </w:trPr>
        <w:tc>
          <w:tcPr>
            <w:tcW w:w="388" w:type="dxa"/>
            <w:noWrap/>
            <w:vAlign w:val="center"/>
            <w:hideMark/>
            <w:tcPrChange w:id="686" w:author="Salomina Malan" w:date="2026-10-08T09:52:00Z" w16du:dateUtc="2026-10-07T22:52:00Z">
              <w:tcPr>
                <w:tcW w:w="555" w:type="dxa"/>
                <w:gridSpan w:val="2"/>
                <w:noWrap/>
                <w:vAlign w:val="center"/>
                <w:hideMark/>
              </w:tcPr>
            </w:tcPrChange>
          </w:tcPr>
          <w:p w14:paraId="76301890" w14:textId="77777777" w:rsidR="00160B3D" w:rsidRPr="001F5DCA" w:rsidRDefault="00160B3D">
            <w:pPr>
              <w:rPr>
                <w:ins w:id="687" w:author="Salomina Malan" w:date="2026-10-08T09:51:00Z" w16du:dateUtc="2026-10-07T22:51:00Z"/>
                <w:rFonts w:ascii="Arial" w:eastAsia="Times New Roman" w:hAnsi="Arial" w:cs="Arial"/>
                <w:color w:val="000000"/>
                <w:sz w:val="20"/>
                <w:szCs w:val="20"/>
                <w:lang w:eastAsia="en-AU"/>
              </w:rPr>
            </w:pPr>
            <w:ins w:id="688" w:author="Salomina Malan" w:date="2026-10-08T09:51:00Z" w16du:dateUtc="2026-10-07T22:51:00Z">
              <w:r>
                <w:rPr>
                  <w:rFonts w:ascii="Arial" w:eastAsia="Times New Roman" w:hAnsi="Arial" w:cs="Arial"/>
                  <w:color w:val="000000"/>
                  <w:sz w:val="20"/>
                  <w:szCs w:val="20"/>
                  <w:lang w:eastAsia="en-AU"/>
                </w:rPr>
                <w:t>20</w:t>
              </w:r>
            </w:ins>
          </w:p>
        </w:tc>
        <w:tc>
          <w:tcPr>
            <w:tcW w:w="3511" w:type="dxa"/>
            <w:noWrap/>
            <w:vAlign w:val="center"/>
            <w:hideMark/>
            <w:tcPrChange w:id="689" w:author="Salomina Malan" w:date="2026-10-08T09:52:00Z" w16du:dateUtc="2026-10-07T22:52:00Z">
              <w:tcPr>
                <w:tcW w:w="5014" w:type="dxa"/>
                <w:gridSpan w:val="3"/>
                <w:noWrap/>
                <w:vAlign w:val="center"/>
                <w:hideMark/>
              </w:tcPr>
            </w:tcPrChange>
          </w:tcPr>
          <w:p w14:paraId="2E2B47D5" w14:textId="77777777" w:rsidR="00160B3D" w:rsidRPr="001F5DCA" w:rsidRDefault="00160B3D">
            <w:pPr>
              <w:rPr>
                <w:ins w:id="690" w:author="Salomina Malan" w:date="2026-10-08T09:51:00Z" w16du:dateUtc="2026-10-07T22:51:00Z"/>
                <w:rFonts w:ascii="Arial" w:eastAsia="Times New Roman" w:hAnsi="Arial" w:cs="Arial"/>
                <w:color w:val="000000"/>
                <w:sz w:val="20"/>
                <w:szCs w:val="20"/>
                <w:lang w:eastAsia="en-AU"/>
              </w:rPr>
            </w:pPr>
            <w:ins w:id="691" w:author="Salomina Malan" w:date="2026-10-08T09:51:00Z" w16du:dateUtc="2026-10-07T22:51:00Z">
              <w:r w:rsidRPr="001F5DCA">
                <w:rPr>
                  <w:rFonts w:ascii="Arial" w:eastAsia="Times New Roman" w:hAnsi="Arial" w:cs="Arial"/>
                  <w:color w:val="000000"/>
                  <w:sz w:val="20"/>
                  <w:szCs w:val="20"/>
                  <w:lang w:eastAsia="en-AU"/>
                </w:rPr>
                <w:t>External Income Review - Annual</w:t>
              </w:r>
            </w:ins>
          </w:p>
        </w:tc>
        <w:tc>
          <w:tcPr>
            <w:tcW w:w="1588" w:type="dxa"/>
            <w:noWrap/>
            <w:hideMark/>
            <w:tcPrChange w:id="692" w:author="Salomina Malan" w:date="2026-10-08T09:52:00Z" w16du:dateUtc="2026-10-07T22:52:00Z">
              <w:tcPr>
                <w:tcW w:w="2268" w:type="dxa"/>
                <w:gridSpan w:val="2"/>
                <w:noWrap/>
                <w:hideMark/>
              </w:tcPr>
            </w:tcPrChange>
          </w:tcPr>
          <w:p w14:paraId="4D6F8DD2" w14:textId="77777777" w:rsidR="00160B3D" w:rsidRPr="001F5DCA" w:rsidRDefault="00160B3D">
            <w:pPr>
              <w:rPr>
                <w:ins w:id="693" w:author="Salomina Malan" w:date="2026-10-08T09:51:00Z" w16du:dateUtc="2026-10-07T22:51:00Z"/>
                <w:rFonts w:ascii="Arial" w:eastAsia="Times New Roman" w:hAnsi="Arial" w:cs="Arial"/>
                <w:color w:val="000000"/>
                <w:sz w:val="20"/>
                <w:szCs w:val="20"/>
                <w:lang w:eastAsia="en-AU"/>
              </w:rPr>
            </w:pPr>
            <w:ins w:id="694"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695" w:author="Salomina Malan" w:date="2026-10-08T09:52:00Z" w16du:dateUtc="2026-10-07T22:52:00Z">
              <w:tcPr>
                <w:tcW w:w="2268" w:type="dxa"/>
                <w:noWrap/>
                <w:vAlign w:val="center"/>
                <w:hideMark/>
              </w:tcPr>
            </w:tcPrChange>
          </w:tcPr>
          <w:p w14:paraId="4BA08A27" w14:textId="77777777" w:rsidR="00160B3D" w:rsidRPr="001F5DCA" w:rsidRDefault="00160B3D">
            <w:pPr>
              <w:jc w:val="center"/>
              <w:rPr>
                <w:ins w:id="696" w:author="Salomina Malan" w:date="2026-10-08T09:51:00Z" w16du:dateUtc="2026-10-07T22:51:00Z"/>
                <w:rFonts w:ascii="Arial" w:eastAsia="Times New Roman" w:hAnsi="Arial" w:cs="Arial"/>
                <w:color w:val="000000"/>
                <w:sz w:val="20"/>
                <w:szCs w:val="20"/>
                <w:lang w:eastAsia="en-AU"/>
              </w:rPr>
            </w:pPr>
            <w:ins w:id="697"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698" w:author="Salomina Malan" w:date="2026-10-08T09:52:00Z" w16du:dateUtc="2026-10-07T22:52:00Z">
              <w:tcPr>
                <w:tcW w:w="5772" w:type="dxa"/>
                <w:gridSpan w:val="4"/>
                <w:noWrap/>
                <w:vAlign w:val="center"/>
                <w:hideMark/>
              </w:tcPr>
            </w:tcPrChange>
          </w:tcPr>
          <w:p w14:paraId="68E0E457" w14:textId="77777777" w:rsidR="00160B3D" w:rsidRPr="001F5DCA" w:rsidRDefault="00160B3D">
            <w:pPr>
              <w:rPr>
                <w:ins w:id="699" w:author="Salomina Malan" w:date="2026-10-08T09:51:00Z" w16du:dateUtc="2026-10-07T22:51:00Z"/>
                <w:rFonts w:ascii="Arial" w:eastAsia="Times New Roman" w:hAnsi="Arial" w:cs="Arial"/>
                <w:color w:val="000000"/>
                <w:sz w:val="20"/>
                <w:szCs w:val="20"/>
                <w:lang w:eastAsia="en-AU"/>
              </w:rPr>
            </w:pPr>
            <w:ins w:id="700" w:author="Salomina Malan" w:date="2026-10-08T09:51:00Z" w16du:dateUtc="2026-10-07T22:51:00Z">
              <w:r w:rsidRPr="001F5DCA">
                <w:rPr>
                  <w:rFonts w:ascii="Arial" w:eastAsia="Times New Roman" w:hAnsi="Arial" w:cs="Arial"/>
                  <w:color w:val="000000"/>
                  <w:sz w:val="20"/>
                  <w:szCs w:val="20"/>
                  <w:lang w:eastAsia="en-AU"/>
                </w:rPr>
                <w:t>01-Dec (every calendar year)</w:t>
              </w:r>
            </w:ins>
          </w:p>
        </w:tc>
        <w:tc>
          <w:tcPr>
            <w:tcW w:w="1389" w:type="dxa"/>
            <w:noWrap/>
            <w:vAlign w:val="center"/>
            <w:hideMark/>
            <w:tcPrChange w:id="701" w:author="Salomina Malan" w:date="2026-10-08T09:52:00Z" w16du:dateUtc="2026-10-07T22:52:00Z">
              <w:tcPr>
                <w:tcW w:w="1984" w:type="dxa"/>
                <w:noWrap/>
                <w:vAlign w:val="center"/>
                <w:hideMark/>
              </w:tcPr>
            </w:tcPrChange>
          </w:tcPr>
          <w:p w14:paraId="16A4C635" w14:textId="77777777" w:rsidR="00160B3D" w:rsidRPr="001F5DCA" w:rsidRDefault="00160B3D">
            <w:pPr>
              <w:jc w:val="center"/>
              <w:rPr>
                <w:ins w:id="702" w:author="Salomina Malan" w:date="2026-10-08T09:51:00Z" w16du:dateUtc="2026-10-07T22:51:00Z"/>
                <w:rFonts w:ascii="Arial" w:eastAsia="Times New Roman" w:hAnsi="Arial" w:cs="Arial"/>
                <w:color w:val="000000"/>
                <w:sz w:val="20"/>
                <w:szCs w:val="20"/>
                <w:lang w:eastAsia="en-AU"/>
              </w:rPr>
            </w:pPr>
            <w:ins w:id="703"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704" w:author="Salomina Malan" w:date="2026-10-08T09:52:00Z" w16du:dateUtc="2026-10-07T22:52:00Z">
              <w:tcPr>
                <w:tcW w:w="4592" w:type="dxa"/>
                <w:vAlign w:val="center"/>
              </w:tcPr>
            </w:tcPrChange>
          </w:tcPr>
          <w:p w14:paraId="4A54A89C" w14:textId="77777777" w:rsidR="00160B3D" w:rsidRPr="001F5DCA" w:rsidRDefault="00160B3D">
            <w:pPr>
              <w:rPr>
                <w:ins w:id="705" w:author="Salomina Malan" w:date="2026-10-08T09:51:00Z" w16du:dateUtc="2026-10-07T22:51:00Z"/>
                <w:rFonts w:ascii="Arial" w:eastAsia="Times New Roman" w:hAnsi="Arial" w:cs="Arial"/>
                <w:color w:val="000000"/>
                <w:sz w:val="20"/>
                <w:szCs w:val="20"/>
                <w:lang w:eastAsia="en-AU"/>
              </w:rPr>
            </w:pPr>
            <w:ins w:id="706" w:author="Salomina Malan" w:date="2026-10-08T09:51:00Z" w16du:dateUtc="2026-10-07T22:51:00Z">
              <w:r w:rsidRPr="001F5DCA">
                <w:rPr>
                  <w:rFonts w:ascii="Arial" w:eastAsia="Times New Roman" w:hAnsi="Arial" w:cs="Arial"/>
                  <w:color w:val="000000"/>
                  <w:sz w:val="20"/>
                  <w:szCs w:val="20"/>
                  <w:lang w:eastAsia="en-AU"/>
                </w:rPr>
                <w:t>Recurring task</w:t>
              </w:r>
            </w:ins>
          </w:p>
        </w:tc>
      </w:tr>
      <w:tr w:rsidR="00160B3D" w:rsidRPr="001F5DCA" w14:paraId="14873CE2" w14:textId="77777777" w:rsidTr="002C644F">
        <w:trPr>
          <w:trHeight w:val="292"/>
          <w:ins w:id="707" w:author="Salomina Malan" w:date="2026-10-08T09:51:00Z" w16du:dateUtc="2026-10-07T22:51:00Z"/>
          <w:trPrChange w:id="708" w:author="Salomina Malan" w:date="2026-10-08T09:52:00Z" w16du:dateUtc="2026-10-07T22:52:00Z">
            <w:trPr>
              <w:trHeight w:val="296"/>
            </w:trPr>
          </w:trPrChange>
        </w:trPr>
        <w:tc>
          <w:tcPr>
            <w:tcW w:w="388" w:type="dxa"/>
            <w:noWrap/>
            <w:vAlign w:val="center"/>
            <w:hideMark/>
            <w:tcPrChange w:id="709" w:author="Salomina Malan" w:date="2026-10-08T09:52:00Z" w16du:dateUtc="2026-10-07T22:52:00Z">
              <w:tcPr>
                <w:tcW w:w="555" w:type="dxa"/>
                <w:gridSpan w:val="2"/>
                <w:noWrap/>
                <w:vAlign w:val="center"/>
                <w:hideMark/>
              </w:tcPr>
            </w:tcPrChange>
          </w:tcPr>
          <w:p w14:paraId="0B6598C6" w14:textId="77777777" w:rsidR="00160B3D" w:rsidRPr="001F5DCA" w:rsidRDefault="00160B3D">
            <w:pPr>
              <w:rPr>
                <w:ins w:id="710" w:author="Salomina Malan" w:date="2026-10-08T09:51:00Z" w16du:dateUtc="2026-10-07T22:51:00Z"/>
                <w:rFonts w:ascii="Arial" w:eastAsia="Times New Roman" w:hAnsi="Arial" w:cs="Arial"/>
                <w:color w:val="000000"/>
                <w:sz w:val="20"/>
                <w:szCs w:val="20"/>
                <w:lang w:eastAsia="en-AU"/>
              </w:rPr>
            </w:pPr>
            <w:ins w:id="711" w:author="Salomina Malan" w:date="2026-10-08T09:51:00Z" w16du:dateUtc="2026-10-07T22:51:00Z">
              <w:r>
                <w:rPr>
                  <w:rFonts w:ascii="Arial" w:eastAsia="Times New Roman" w:hAnsi="Arial" w:cs="Arial"/>
                  <w:color w:val="000000"/>
                  <w:sz w:val="20"/>
                  <w:szCs w:val="20"/>
                  <w:lang w:eastAsia="en-AU"/>
                </w:rPr>
                <w:t>21</w:t>
              </w:r>
            </w:ins>
          </w:p>
        </w:tc>
        <w:tc>
          <w:tcPr>
            <w:tcW w:w="3511" w:type="dxa"/>
            <w:noWrap/>
            <w:vAlign w:val="center"/>
            <w:hideMark/>
            <w:tcPrChange w:id="712" w:author="Salomina Malan" w:date="2026-10-08T09:52:00Z" w16du:dateUtc="2026-10-07T22:52:00Z">
              <w:tcPr>
                <w:tcW w:w="5014" w:type="dxa"/>
                <w:gridSpan w:val="3"/>
                <w:noWrap/>
                <w:vAlign w:val="center"/>
                <w:hideMark/>
              </w:tcPr>
            </w:tcPrChange>
          </w:tcPr>
          <w:p w14:paraId="53A2AC76" w14:textId="77777777" w:rsidR="00160B3D" w:rsidRPr="001F5DCA" w:rsidRDefault="00160B3D">
            <w:pPr>
              <w:rPr>
                <w:ins w:id="713" w:author="Salomina Malan" w:date="2026-10-08T09:51:00Z" w16du:dateUtc="2026-10-07T22:51:00Z"/>
                <w:rFonts w:ascii="Arial" w:eastAsia="Times New Roman" w:hAnsi="Arial" w:cs="Arial"/>
                <w:color w:val="000000"/>
                <w:sz w:val="20"/>
                <w:szCs w:val="20"/>
                <w:lang w:eastAsia="en-AU"/>
              </w:rPr>
            </w:pPr>
            <w:ins w:id="714" w:author="Salomina Malan" w:date="2026-10-08T09:51:00Z" w16du:dateUtc="2026-10-07T22:51:00Z">
              <w:r w:rsidRPr="001F5DCA">
                <w:rPr>
                  <w:rFonts w:ascii="Arial" w:eastAsia="Times New Roman" w:hAnsi="Arial" w:cs="Arial"/>
                  <w:color w:val="000000"/>
                  <w:sz w:val="20"/>
                  <w:szCs w:val="20"/>
                  <w:lang w:eastAsia="en-AU"/>
                </w:rPr>
                <w:t>Period 2 - Send Income Statement</w:t>
              </w:r>
            </w:ins>
          </w:p>
        </w:tc>
        <w:tc>
          <w:tcPr>
            <w:tcW w:w="1588" w:type="dxa"/>
            <w:noWrap/>
            <w:hideMark/>
            <w:tcPrChange w:id="715" w:author="Salomina Malan" w:date="2026-10-08T09:52:00Z" w16du:dateUtc="2026-10-07T22:52:00Z">
              <w:tcPr>
                <w:tcW w:w="2268" w:type="dxa"/>
                <w:gridSpan w:val="2"/>
                <w:noWrap/>
                <w:hideMark/>
              </w:tcPr>
            </w:tcPrChange>
          </w:tcPr>
          <w:p w14:paraId="22BEFE1D" w14:textId="77777777" w:rsidR="00160B3D" w:rsidRPr="001F5DCA" w:rsidRDefault="00160B3D">
            <w:pPr>
              <w:rPr>
                <w:ins w:id="716" w:author="Salomina Malan" w:date="2026-10-08T09:51:00Z" w16du:dateUtc="2026-10-07T22:51:00Z"/>
                <w:rFonts w:ascii="Arial" w:eastAsia="Times New Roman" w:hAnsi="Arial" w:cs="Arial"/>
                <w:color w:val="000000"/>
                <w:sz w:val="20"/>
                <w:szCs w:val="20"/>
                <w:lang w:eastAsia="en-AU"/>
              </w:rPr>
            </w:pPr>
            <w:ins w:id="717"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718" w:author="Salomina Malan" w:date="2026-10-08T09:52:00Z" w16du:dateUtc="2026-10-07T22:52:00Z">
              <w:tcPr>
                <w:tcW w:w="2268" w:type="dxa"/>
                <w:noWrap/>
                <w:vAlign w:val="center"/>
                <w:hideMark/>
              </w:tcPr>
            </w:tcPrChange>
          </w:tcPr>
          <w:p w14:paraId="142770CF" w14:textId="77777777" w:rsidR="00160B3D" w:rsidRPr="001F5DCA" w:rsidRDefault="00160B3D">
            <w:pPr>
              <w:jc w:val="center"/>
              <w:rPr>
                <w:ins w:id="719" w:author="Salomina Malan" w:date="2026-10-08T09:51:00Z" w16du:dateUtc="2026-10-07T22:51:00Z"/>
                <w:rFonts w:ascii="Arial" w:eastAsia="Times New Roman" w:hAnsi="Arial" w:cs="Arial"/>
                <w:color w:val="000000"/>
                <w:sz w:val="20"/>
                <w:szCs w:val="20"/>
                <w:lang w:eastAsia="en-AU"/>
              </w:rPr>
            </w:pPr>
            <w:ins w:id="720"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721" w:author="Salomina Malan" w:date="2026-10-08T09:52:00Z" w16du:dateUtc="2026-10-07T22:52:00Z">
              <w:tcPr>
                <w:tcW w:w="5772" w:type="dxa"/>
                <w:gridSpan w:val="4"/>
                <w:noWrap/>
                <w:vAlign w:val="center"/>
                <w:hideMark/>
              </w:tcPr>
            </w:tcPrChange>
          </w:tcPr>
          <w:p w14:paraId="481F799C" w14:textId="77777777" w:rsidR="00160B3D" w:rsidRPr="001F5DCA" w:rsidRDefault="00160B3D">
            <w:pPr>
              <w:rPr>
                <w:ins w:id="722" w:author="Salomina Malan" w:date="2026-10-08T09:51:00Z" w16du:dateUtc="2026-10-07T22:51:00Z"/>
                <w:rFonts w:ascii="Arial" w:eastAsia="Times New Roman" w:hAnsi="Arial" w:cs="Arial"/>
                <w:color w:val="000000"/>
                <w:sz w:val="20"/>
                <w:szCs w:val="20"/>
                <w:lang w:eastAsia="en-AU"/>
              </w:rPr>
            </w:pPr>
            <w:ins w:id="723" w:author="Salomina Malan" w:date="2026-10-08T09:51:00Z" w16du:dateUtc="2026-10-07T22:51:00Z">
              <w:r w:rsidRPr="001F5DCA">
                <w:rPr>
                  <w:rFonts w:ascii="Arial" w:eastAsia="Times New Roman" w:hAnsi="Arial" w:cs="Arial"/>
                  <w:color w:val="000000"/>
                  <w:sz w:val="20"/>
                  <w:szCs w:val="20"/>
                  <w:lang w:eastAsia="en-AU"/>
                </w:rPr>
                <w:t>Creation of Task # 16</w:t>
              </w:r>
            </w:ins>
          </w:p>
        </w:tc>
        <w:tc>
          <w:tcPr>
            <w:tcW w:w="1389" w:type="dxa"/>
            <w:noWrap/>
            <w:vAlign w:val="center"/>
            <w:hideMark/>
            <w:tcPrChange w:id="724" w:author="Salomina Malan" w:date="2026-10-08T09:52:00Z" w16du:dateUtc="2026-10-07T22:52:00Z">
              <w:tcPr>
                <w:tcW w:w="1984" w:type="dxa"/>
                <w:noWrap/>
                <w:vAlign w:val="center"/>
                <w:hideMark/>
              </w:tcPr>
            </w:tcPrChange>
          </w:tcPr>
          <w:p w14:paraId="7A89294A" w14:textId="77777777" w:rsidR="00160B3D" w:rsidRPr="001F5DCA" w:rsidRDefault="00160B3D">
            <w:pPr>
              <w:jc w:val="center"/>
              <w:rPr>
                <w:ins w:id="725" w:author="Salomina Malan" w:date="2026-10-08T09:51:00Z" w16du:dateUtc="2026-10-07T22:51:00Z"/>
                <w:rFonts w:ascii="Arial" w:eastAsia="Times New Roman" w:hAnsi="Arial" w:cs="Arial"/>
                <w:color w:val="000000"/>
                <w:sz w:val="20"/>
                <w:szCs w:val="20"/>
                <w:lang w:eastAsia="en-AU"/>
              </w:rPr>
            </w:pPr>
            <w:ins w:id="726"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727" w:author="Salomina Malan" w:date="2026-10-08T09:52:00Z" w16du:dateUtc="2026-10-07T22:52:00Z">
              <w:tcPr>
                <w:tcW w:w="4592" w:type="dxa"/>
                <w:vAlign w:val="center"/>
              </w:tcPr>
            </w:tcPrChange>
          </w:tcPr>
          <w:p w14:paraId="7B01F0FE" w14:textId="77777777" w:rsidR="00160B3D" w:rsidRPr="001F5DCA" w:rsidRDefault="00160B3D">
            <w:pPr>
              <w:rPr>
                <w:ins w:id="728" w:author="Salomina Malan" w:date="2026-10-08T09:51:00Z" w16du:dateUtc="2026-10-07T22:51:00Z"/>
                <w:rFonts w:ascii="Arial" w:eastAsia="Times New Roman" w:hAnsi="Arial" w:cs="Arial"/>
                <w:color w:val="000000"/>
                <w:sz w:val="20"/>
                <w:szCs w:val="20"/>
                <w:lang w:eastAsia="en-AU"/>
              </w:rPr>
            </w:pPr>
          </w:p>
        </w:tc>
      </w:tr>
      <w:tr w:rsidR="00160B3D" w:rsidRPr="001F5DCA" w14:paraId="5F959798" w14:textId="77777777" w:rsidTr="002C644F">
        <w:trPr>
          <w:trHeight w:val="292"/>
          <w:ins w:id="729" w:author="Salomina Malan" w:date="2026-10-08T09:51:00Z" w16du:dateUtc="2026-10-07T22:51:00Z"/>
          <w:trPrChange w:id="730" w:author="Salomina Malan" w:date="2026-10-08T09:52:00Z" w16du:dateUtc="2026-10-07T22:52:00Z">
            <w:trPr>
              <w:trHeight w:val="296"/>
            </w:trPr>
          </w:trPrChange>
        </w:trPr>
        <w:tc>
          <w:tcPr>
            <w:tcW w:w="388" w:type="dxa"/>
            <w:noWrap/>
            <w:vAlign w:val="center"/>
            <w:tcPrChange w:id="731" w:author="Salomina Malan" w:date="2026-10-08T09:52:00Z" w16du:dateUtc="2026-10-07T22:52:00Z">
              <w:tcPr>
                <w:tcW w:w="555" w:type="dxa"/>
                <w:gridSpan w:val="2"/>
                <w:noWrap/>
                <w:vAlign w:val="center"/>
              </w:tcPr>
            </w:tcPrChange>
          </w:tcPr>
          <w:p w14:paraId="23376047" w14:textId="77777777" w:rsidR="00160B3D" w:rsidRPr="001F5DCA" w:rsidRDefault="00160B3D">
            <w:pPr>
              <w:rPr>
                <w:ins w:id="732" w:author="Salomina Malan" w:date="2026-10-08T09:51:00Z" w16du:dateUtc="2026-10-07T22:51:00Z"/>
                <w:rFonts w:ascii="Arial" w:eastAsia="Times New Roman" w:hAnsi="Arial" w:cs="Arial"/>
                <w:color w:val="000000"/>
                <w:sz w:val="20"/>
                <w:szCs w:val="20"/>
                <w:lang w:eastAsia="en-AU"/>
              </w:rPr>
            </w:pPr>
            <w:ins w:id="733" w:author="Salomina Malan" w:date="2026-10-08T09:51:00Z" w16du:dateUtc="2026-10-07T22:51:00Z">
              <w:r w:rsidRPr="001F5DCA">
                <w:rPr>
                  <w:rFonts w:ascii="Arial" w:eastAsia="Times New Roman" w:hAnsi="Arial" w:cs="Arial"/>
                  <w:color w:val="000000"/>
                  <w:sz w:val="20"/>
                  <w:szCs w:val="20"/>
                  <w:lang w:eastAsia="en-AU"/>
                </w:rPr>
                <w:t>2</w:t>
              </w:r>
              <w:r>
                <w:rPr>
                  <w:rFonts w:ascii="Arial" w:eastAsia="Times New Roman" w:hAnsi="Arial" w:cs="Arial"/>
                  <w:color w:val="000000"/>
                  <w:sz w:val="20"/>
                  <w:szCs w:val="20"/>
                  <w:lang w:eastAsia="en-AU"/>
                </w:rPr>
                <w:t>2</w:t>
              </w:r>
            </w:ins>
          </w:p>
        </w:tc>
        <w:tc>
          <w:tcPr>
            <w:tcW w:w="3511" w:type="dxa"/>
            <w:noWrap/>
            <w:vAlign w:val="center"/>
            <w:tcPrChange w:id="734" w:author="Salomina Malan" w:date="2026-10-08T09:52:00Z" w16du:dateUtc="2026-10-07T22:52:00Z">
              <w:tcPr>
                <w:tcW w:w="5014" w:type="dxa"/>
                <w:gridSpan w:val="3"/>
                <w:noWrap/>
                <w:vAlign w:val="center"/>
              </w:tcPr>
            </w:tcPrChange>
          </w:tcPr>
          <w:p w14:paraId="1E7543C9" w14:textId="77777777" w:rsidR="00160B3D" w:rsidRPr="001F5DCA" w:rsidRDefault="00160B3D">
            <w:pPr>
              <w:rPr>
                <w:ins w:id="735" w:author="Salomina Malan" w:date="2026-10-08T09:51:00Z" w16du:dateUtc="2026-10-07T22:51:00Z"/>
                <w:rFonts w:ascii="Arial" w:eastAsia="Times New Roman" w:hAnsi="Arial" w:cs="Arial"/>
                <w:color w:val="000000"/>
                <w:sz w:val="20"/>
                <w:szCs w:val="20"/>
                <w:lang w:eastAsia="en-AU"/>
              </w:rPr>
            </w:pPr>
            <w:ins w:id="736" w:author="Salomina Malan" w:date="2026-10-08T09:51:00Z" w16du:dateUtc="2026-10-07T22:51:00Z">
              <w:r w:rsidRPr="001F5DCA">
                <w:rPr>
                  <w:rFonts w:ascii="Arial" w:eastAsia="Times New Roman" w:hAnsi="Arial" w:cs="Arial"/>
                  <w:color w:val="000000"/>
                  <w:sz w:val="20"/>
                  <w:szCs w:val="20"/>
                  <w:lang w:eastAsia="en-AU"/>
                </w:rPr>
                <w:t>Period 2 - Income Statement - Follow up</w:t>
              </w:r>
            </w:ins>
          </w:p>
        </w:tc>
        <w:tc>
          <w:tcPr>
            <w:tcW w:w="1588" w:type="dxa"/>
            <w:noWrap/>
            <w:tcPrChange w:id="737" w:author="Salomina Malan" w:date="2026-10-08T09:52:00Z" w16du:dateUtc="2026-10-07T22:52:00Z">
              <w:tcPr>
                <w:tcW w:w="2268" w:type="dxa"/>
                <w:gridSpan w:val="2"/>
                <w:noWrap/>
              </w:tcPr>
            </w:tcPrChange>
          </w:tcPr>
          <w:p w14:paraId="13B62E25" w14:textId="77777777" w:rsidR="00160B3D" w:rsidRPr="001F5DCA" w:rsidRDefault="00160B3D">
            <w:pPr>
              <w:rPr>
                <w:ins w:id="738" w:author="Salomina Malan" w:date="2026-10-08T09:51:00Z" w16du:dateUtc="2026-10-07T22:51:00Z"/>
                <w:rFonts w:ascii="Arial" w:eastAsia="Times New Roman" w:hAnsi="Arial" w:cs="Arial"/>
                <w:color w:val="000000"/>
                <w:sz w:val="20"/>
                <w:szCs w:val="20"/>
                <w:lang w:eastAsia="en-AU"/>
              </w:rPr>
            </w:pPr>
            <w:ins w:id="739"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740" w:author="Salomina Malan" w:date="2026-10-08T09:52:00Z" w16du:dateUtc="2026-10-07T22:52:00Z">
              <w:tcPr>
                <w:tcW w:w="2268" w:type="dxa"/>
                <w:noWrap/>
                <w:vAlign w:val="center"/>
              </w:tcPr>
            </w:tcPrChange>
          </w:tcPr>
          <w:p w14:paraId="4F14F6CA" w14:textId="77777777" w:rsidR="00160B3D" w:rsidRPr="001F5DCA" w:rsidRDefault="00160B3D">
            <w:pPr>
              <w:jc w:val="center"/>
              <w:rPr>
                <w:ins w:id="741" w:author="Salomina Malan" w:date="2026-10-08T09:51:00Z" w16du:dateUtc="2026-10-07T22:51:00Z"/>
                <w:rFonts w:ascii="Arial" w:eastAsia="Times New Roman" w:hAnsi="Arial" w:cs="Arial"/>
                <w:color w:val="000000"/>
                <w:sz w:val="20"/>
                <w:szCs w:val="20"/>
                <w:highlight w:val="yellow"/>
                <w:lang w:eastAsia="en-AU"/>
              </w:rPr>
            </w:pPr>
            <w:ins w:id="742" w:author="Salomina Malan" w:date="2026-10-08T09:51:00Z" w16du:dateUtc="2026-10-07T22:51:00Z">
              <w:r w:rsidRPr="001F5DCA">
                <w:rPr>
                  <w:rFonts w:ascii="Arial" w:eastAsia="Times New Roman" w:hAnsi="Arial" w:cs="Arial"/>
                  <w:color w:val="000000"/>
                  <w:sz w:val="20"/>
                  <w:szCs w:val="20"/>
                  <w:lang w:eastAsia="en-AU"/>
                </w:rPr>
                <w:t>10</w:t>
              </w:r>
            </w:ins>
          </w:p>
        </w:tc>
        <w:tc>
          <w:tcPr>
            <w:tcW w:w="4042" w:type="dxa"/>
            <w:noWrap/>
            <w:vAlign w:val="center"/>
            <w:tcPrChange w:id="743" w:author="Salomina Malan" w:date="2026-10-08T09:52:00Z" w16du:dateUtc="2026-10-07T22:52:00Z">
              <w:tcPr>
                <w:tcW w:w="5772" w:type="dxa"/>
                <w:gridSpan w:val="4"/>
                <w:noWrap/>
                <w:vAlign w:val="center"/>
              </w:tcPr>
            </w:tcPrChange>
          </w:tcPr>
          <w:p w14:paraId="724C89CF" w14:textId="77777777" w:rsidR="00160B3D" w:rsidRPr="001F5DCA" w:rsidRDefault="00160B3D">
            <w:pPr>
              <w:rPr>
                <w:ins w:id="744" w:author="Salomina Malan" w:date="2026-10-08T09:51:00Z" w16du:dateUtc="2026-10-07T22:51:00Z"/>
                <w:rFonts w:ascii="Arial" w:eastAsia="Times New Roman" w:hAnsi="Arial" w:cs="Arial"/>
                <w:color w:val="000000"/>
                <w:sz w:val="20"/>
                <w:szCs w:val="20"/>
                <w:lang w:eastAsia="en-AU"/>
              </w:rPr>
            </w:pPr>
            <w:ins w:id="745" w:author="Salomina Malan" w:date="2026-10-08T09:51:00Z" w16du:dateUtc="2026-10-07T22:51:00Z">
              <w:r w:rsidRPr="001F5DCA">
                <w:rPr>
                  <w:rFonts w:ascii="Arial" w:eastAsia="Times New Roman" w:hAnsi="Arial" w:cs="Arial"/>
                  <w:color w:val="000000"/>
                  <w:sz w:val="20"/>
                  <w:szCs w:val="20"/>
                  <w:lang w:eastAsia="en-AU"/>
                </w:rPr>
                <w:t>Task 19 is completed and Task # 23 hasn’t been completed</w:t>
              </w:r>
            </w:ins>
          </w:p>
        </w:tc>
        <w:tc>
          <w:tcPr>
            <w:tcW w:w="1389" w:type="dxa"/>
            <w:noWrap/>
            <w:vAlign w:val="center"/>
            <w:tcPrChange w:id="746" w:author="Salomina Malan" w:date="2026-10-08T09:52:00Z" w16du:dateUtc="2026-10-07T22:52:00Z">
              <w:tcPr>
                <w:tcW w:w="1984" w:type="dxa"/>
                <w:noWrap/>
                <w:vAlign w:val="center"/>
              </w:tcPr>
            </w:tcPrChange>
          </w:tcPr>
          <w:p w14:paraId="7D4FAFA6" w14:textId="77777777" w:rsidR="00160B3D" w:rsidRPr="001F5DCA" w:rsidRDefault="00160B3D">
            <w:pPr>
              <w:jc w:val="center"/>
              <w:rPr>
                <w:ins w:id="747" w:author="Salomina Malan" w:date="2026-10-08T09:51:00Z" w16du:dateUtc="2026-10-07T22:51:00Z"/>
                <w:rFonts w:ascii="Arial" w:eastAsia="Times New Roman" w:hAnsi="Arial" w:cs="Arial"/>
                <w:color w:val="000000"/>
                <w:sz w:val="20"/>
                <w:szCs w:val="20"/>
                <w:lang w:eastAsia="en-AU"/>
              </w:rPr>
            </w:pPr>
            <w:ins w:id="748"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749" w:author="Salomina Malan" w:date="2026-10-08T09:52:00Z" w16du:dateUtc="2026-10-07T22:52:00Z">
              <w:tcPr>
                <w:tcW w:w="4592" w:type="dxa"/>
                <w:vAlign w:val="center"/>
              </w:tcPr>
            </w:tcPrChange>
          </w:tcPr>
          <w:p w14:paraId="75127168" w14:textId="77777777" w:rsidR="00160B3D" w:rsidRPr="001F5DCA" w:rsidRDefault="00160B3D">
            <w:pPr>
              <w:rPr>
                <w:ins w:id="750" w:author="Salomina Malan" w:date="2026-10-08T09:51:00Z" w16du:dateUtc="2026-10-07T22:51:00Z"/>
                <w:rFonts w:ascii="Arial" w:eastAsia="Times New Roman" w:hAnsi="Arial" w:cs="Arial"/>
                <w:color w:val="000000"/>
                <w:sz w:val="20"/>
                <w:szCs w:val="20"/>
                <w:lang w:eastAsia="en-AU"/>
              </w:rPr>
            </w:pPr>
            <w:ins w:id="751" w:author="Salomina Malan" w:date="2026-10-08T09:51:00Z" w16du:dateUtc="2026-10-07T22:51:00Z">
              <w:r w:rsidRPr="001F5DCA">
                <w:rPr>
                  <w:rFonts w:ascii="Arial" w:eastAsia="Times New Roman" w:hAnsi="Arial" w:cs="Arial"/>
                  <w:color w:val="000000"/>
                  <w:sz w:val="20"/>
                  <w:szCs w:val="20"/>
                  <w:lang w:eastAsia="en-AU"/>
                </w:rPr>
                <w:t>This SLA is calendar days</w:t>
              </w:r>
            </w:ins>
          </w:p>
        </w:tc>
      </w:tr>
      <w:tr w:rsidR="00160B3D" w:rsidRPr="001F5DCA" w14:paraId="3C748A74" w14:textId="77777777" w:rsidTr="002C644F">
        <w:trPr>
          <w:trHeight w:val="292"/>
          <w:ins w:id="752" w:author="Salomina Malan" w:date="2026-10-08T09:51:00Z" w16du:dateUtc="2026-10-07T22:51:00Z"/>
          <w:trPrChange w:id="753" w:author="Salomina Malan" w:date="2026-10-08T09:52:00Z" w16du:dateUtc="2026-10-07T22:52:00Z">
            <w:trPr>
              <w:trHeight w:val="296"/>
            </w:trPr>
          </w:trPrChange>
        </w:trPr>
        <w:tc>
          <w:tcPr>
            <w:tcW w:w="388" w:type="dxa"/>
            <w:noWrap/>
            <w:vAlign w:val="center"/>
            <w:tcPrChange w:id="754" w:author="Salomina Malan" w:date="2026-10-08T09:52:00Z" w16du:dateUtc="2026-10-07T22:52:00Z">
              <w:tcPr>
                <w:tcW w:w="555" w:type="dxa"/>
                <w:gridSpan w:val="2"/>
                <w:noWrap/>
                <w:vAlign w:val="center"/>
              </w:tcPr>
            </w:tcPrChange>
          </w:tcPr>
          <w:p w14:paraId="08E582F4" w14:textId="77777777" w:rsidR="00160B3D" w:rsidRPr="001F5DCA" w:rsidRDefault="00160B3D">
            <w:pPr>
              <w:rPr>
                <w:ins w:id="755" w:author="Salomina Malan" w:date="2026-10-08T09:51:00Z" w16du:dateUtc="2026-10-07T22:51:00Z"/>
                <w:rFonts w:ascii="Arial" w:eastAsia="Times New Roman" w:hAnsi="Arial" w:cs="Arial"/>
                <w:color w:val="000000"/>
                <w:sz w:val="20"/>
                <w:szCs w:val="20"/>
                <w:lang w:eastAsia="en-AU"/>
              </w:rPr>
            </w:pPr>
            <w:ins w:id="756" w:author="Salomina Malan" w:date="2026-10-08T09:51:00Z" w16du:dateUtc="2026-10-07T22:51:00Z">
              <w:r w:rsidRPr="001F5DCA">
                <w:rPr>
                  <w:rFonts w:ascii="Arial" w:eastAsia="Times New Roman" w:hAnsi="Arial" w:cs="Arial"/>
                  <w:color w:val="000000"/>
                  <w:sz w:val="20"/>
                  <w:szCs w:val="20"/>
                  <w:lang w:eastAsia="en-AU"/>
                </w:rPr>
                <w:t>2</w:t>
              </w:r>
              <w:r>
                <w:rPr>
                  <w:rFonts w:ascii="Arial" w:eastAsia="Times New Roman" w:hAnsi="Arial" w:cs="Arial"/>
                  <w:color w:val="000000"/>
                  <w:sz w:val="20"/>
                  <w:szCs w:val="20"/>
                  <w:lang w:eastAsia="en-AU"/>
                </w:rPr>
                <w:t>3</w:t>
              </w:r>
            </w:ins>
          </w:p>
        </w:tc>
        <w:tc>
          <w:tcPr>
            <w:tcW w:w="3511" w:type="dxa"/>
            <w:noWrap/>
            <w:vAlign w:val="center"/>
            <w:tcPrChange w:id="757" w:author="Salomina Malan" w:date="2026-10-08T09:52:00Z" w16du:dateUtc="2026-10-07T22:52:00Z">
              <w:tcPr>
                <w:tcW w:w="5014" w:type="dxa"/>
                <w:gridSpan w:val="3"/>
                <w:noWrap/>
                <w:vAlign w:val="center"/>
              </w:tcPr>
            </w:tcPrChange>
          </w:tcPr>
          <w:p w14:paraId="67DD9139" w14:textId="77777777" w:rsidR="00160B3D" w:rsidRPr="001F5DCA" w:rsidRDefault="00160B3D">
            <w:pPr>
              <w:rPr>
                <w:ins w:id="758" w:author="Salomina Malan" w:date="2026-10-08T09:51:00Z" w16du:dateUtc="2026-10-07T22:51:00Z"/>
                <w:rFonts w:ascii="Arial" w:eastAsia="Times New Roman" w:hAnsi="Arial" w:cs="Arial"/>
                <w:color w:val="000000"/>
                <w:sz w:val="20"/>
                <w:szCs w:val="20"/>
                <w:lang w:eastAsia="en-AU"/>
              </w:rPr>
            </w:pPr>
            <w:ins w:id="759" w:author="Salomina Malan" w:date="2026-10-08T09:51:00Z" w16du:dateUtc="2026-10-07T22:51:00Z">
              <w:r w:rsidRPr="001F5DCA">
                <w:rPr>
                  <w:rFonts w:ascii="Arial" w:eastAsia="Times New Roman" w:hAnsi="Arial" w:cs="Arial"/>
                  <w:color w:val="000000"/>
                  <w:sz w:val="20"/>
                  <w:szCs w:val="20"/>
                  <w:lang w:eastAsia="en-AU"/>
                </w:rPr>
                <w:t>Period 2 - Income Statement Outstanding – Draft Dispute Notice</w:t>
              </w:r>
            </w:ins>
          </w:p>
        </w:tc>
        <w:tc>
          <w:tcPr>
            <w:tcW w:w="1588" w:type="dxa"/>
            <w:noWrap/>
            <w:tcPrChange w:id="760" w:author="Salomina Malan" w:date="2026-10-08T09:52:00Z" w16du:dateUtc="2026-10-07T22:52:00Z">
              <w:tcPr>
                <w:tcW w:w="2268" w:type="dxa"/>
                <w:gridSpan w:val="2"/>
                <w:noWrap/>
              </w:tcPr>
            </w:tcPrChange>
          </w:tcPr>
          <w:p w14:paraId="3A191598" w14:textId="77777777" w:rsidR="00160B3D" w:rsidRPr="001F5DCA" w:rsidRDefault="00160B3D">
            <w:pPr>
              <w:rPr>
                <w:ins w:id="761" w:author="Salomina Malan" w:date="2026-10-08T09:51:00Z" w16du:dateUtc="2026-10-07T22:51:00Z"/>
                <w:rFonts w:ascii="Arial" w:eastAsia="Times New Roman" w:hAnsi="Arial" w:cs="Arial"/>
                <w:color w:val="000000"/>
                <w:sz w:val="20"/>
                <w:szCs w:val="20"/>
                <w:lang w:eastAsia="en-AU"/>
              </w:rPr>
            </w:pPr>
            <w:ins w:id="762"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763" w:author="Salomina Malan" w:date="2026-10-08T09:52:00Z" w16du:dateUtc="2026-10-07T22:52:00Z">
              <w:tcPr>
                <w:tcW w:w="2268" w:type="dxa"/>
                <w:noWrap/>
                <w:vAlign w:val="center"/>
              </w:tcPr>
            </w:tcPrChange>
          </w:tcPr>
          <w:p w14:paraId="6F5E328C" w14:textId="77777777" w:rsidR="00160B3D" w:rsidRPr="001F5DCA" w:rsidRDefault="00160B3D">
            <w:pPr>
              <w:jc w:val="center"/>
              <w:rPr>
                <w:ins w:id="764" w:author="Salomina Malan" w:date="2026-10-08T09:51:00Z" w16du:dateUtc="2026-10-07T22:51:00Z"/>
                <w:rFonts w:ascii="Arial" w:eastAsia="Times New Roman" w:hAnsi="Arial" w:cs="Arial"/>
                <w:color w:val="000000"/>
                <w:sz w:val="20"/>
                <w:szCs w:val="20"/>
                <w:lang w:eastAsia="en-AU"/>
              </w:rPr>
            </w:pPr>
            <w:ins w:id="765" w:author="Salomina Malan" w:date="2026-10-08T09:51:00Z" w16du:dateUtc="2026-10-07T22:51:00Z">
              <w:r w:rsidRPr="001F5DCA">
                <w:rPr>
                  <w:rFonts w:ascii="Arial" w:eastAsia="Times New Roman" w:hAnsi="Arial" w:cs="Arial"/>
                  <w:color w:val="000000"/>
                  <w:sz w:val="20"/>
                  <w:szCs w:val="20"/>
                  <w:lang w:eastAsia="en-AU"/>
                </w:rPr>
                <w:t>25</w:t>
              </w:r>
            </w:ins>
          </w:p>
        </w:tc>
        <w:tc>
          <w:tcPr>
            <w:tcW w:w="4042" w:type="dxa"/>
            <w:noWrap/>
            <w:vAlign w:val="center"/>
            <w:tcPrChange w:id="766" w:author="Salomina Malan" w:date="2026-10-08T09:52:00Z" w16du:dateUtc="2026-10-07T22:52:00Z">
              <w:tcPr>
                <w:tcW w:w="5772" w:type="dxa"/>
                <w:gridSpan w:val="4"/>
                <w:noWrap/>
                <w:vAlign w:val="center"/>
              </w:tcPr>
            </w:tcPrChange>
          </w:tcPr>
          <w:p w14:paraId="0BC605E5" w14:textId="77777777" w:rsidR="00160B3D" w:rsidRPr="001F5DCA" w:rsidRDefault="00160B3D">
            <w:pPr>
              <w:rPr>
                <w:ins w:id="767" w:author="Salomina Malan" w:date="2026-10-08T09:51:00Z" w16du:dateUtc="2026-10-07T22:51:00Z"/>
                <w:rFonts w:ascii="Arial" w:eastAsia="Times New Roman" w:hAnsi="Arial" w:cs="Arial"/>
                <w:color w:val="000000"/>
                <w:sz w:val="20"/>
                <w:szCs w:val="20"/>
                <w:lang w:eastAsia="en-AU"/>
              </w:rPr>
            </w:pPr>
            <w:ins w:id="768" w:author="Salomina Malan" w:date="2026-10-08T09:51:00Z" w16du:dateUtc="2026-10-07T22:51:00Z">
              <w:r w:rsidRPr="001F5DCA">
                <w:rPr>
                  <w:rFonts w:ascii="Arial" w:eastAsia="Times New Roman" w:hAnsi="Arial" w:cs="Arial"/>
                  <w:color w:val="000000"/>
                  <w:sz w:val="20"/>
                  <w:szCs w:val="20"/>
                  <w:lang w:eastAsia="en-AU"/>
                </w:rPr>
                <w:t>Task 19 is completed</w:t>
              </w:r>
            </w:ins>
          </w:p>
        </w:tc>
        <w:tc>
          <w:tcPr>
            <w:tcW w:w="1389" w:type="dxa"/>
            <w:noWrap/>
            <w:vAlign w:val="center"/>
            <w:tcPrChange w:id="769" w:author="Salomina Malan" w:date="2026-10-08T09:52:00Z" w16du:dateUtc="2026-10-07T22:52:00Z">
              <w:tcPr>
                <w:tcW w:w="1984" w:type="dxa"/>
                <w:noWrap/>
                <w:vAlign w:val="center"/>
              </w:tcPr>
            </w:tcPrChange>
          </w:tcPr>
          <w:p w14:paraId="46DCDE5C" w14:textId="77777777" w:rsidR="00160B3D" w:rsidRPr="001F5DCA" w:rsidRDefault="00160B3D">
            <w:pPr>
              <w:jc w:val="center"/>
              <w:rPr>
                <w:ins w:id="770" w:author="Salomina Malan" w:date="2026-10-08T09:51:00Z" w16du:dateUtc="2026-10-07T22:51:00Z"/>
                <w:rFonts w:ascii="Arial" w:eastAsia="Times New Roman" w:hAnsi="Arial" w:cs="Arial"/>
                <w:color w:val="000000"/>
                <w:sz w:val="20"/>
                <w:szCs w:val="20"/>
                <w:lang w:eastAsia="en-AU"/>
              </w:rPr>
            </w:pPr>
            <w:ins w:id="771"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772" w:author="Salomina Malan" w:date="2026-10-08T09:52:00Z" w16du:dateUtc="2026-10-07T22:52:00Z">
              <w:tcPr>
                <w:tcW w:w="4592" w:type="dxa"/>
                <w:vAlign w:val="center"/>
              </w:tcPr>
            </w:tcPrChange>
          </w:tcPr>
          <w:p w14:paraId="224B43CB" w14:textId="77777777" w:rsidR="00160B3D" w:rsidRPr="001F5DCA" w:rsidRDefault="00160B3D">
            <w:pPr>
              <w:rPr>
                <w:ins w:id="773" w:author="Salomina Malan" w:date="2026-10-08T09:51:00Z" w16du:dateUtc="2026-10-07T22:51:00Z"/>
                <w:rFonts w:ascii="Arial" w:eastAsia="Times New Roman" w:hAnsi="Arial" w:cs="Arial"/>
                <w:color w:val="000000"/>
                <w:sz w:val="20"/>
                <w:szCs w:val="20"/>
                <w:lang w:eastAsia="en-AU"/>
              </w:rPr>
            </w:pPr>
            <w:ins w:id="774" w:author="Salomina Malan" w:date="2026-10-08T09:51:00Z" w16du:dateUtc="2026-10-07T22:51:00Z">
              <w:r w:rsidRPr="001F5DCA">
                <w:rPr>
                  <w:rFonts w:ascii="Arial" w:eastAsia="Times New Roman" w:hAnsi="Arial" w:cs="Arial"/>
                  <w:color w:val="000000"/>
                  <w:sz w:val="20"/>
                  <w:szCs w:val="20"/>
                  <w:lang w:eastAsia="en-AU"/>
                </w:rPr>
                <w:t>This SLA is calendar days</w:t>
              </w:r>
            </w:ins>
          </w:p>
        </w:tc>
      </w:tr>
      <w:tr w:rsidR="00160B3D" w:rsidRPr="001F5DCA" w14:paraId="69D493AF" w14:textId="77777777" w:rsidTr="002C644F">
        <w:trPr>
          <w:trHeight w:val="292"/>
          <w:ins w:id="775" w:author="Salomina Malan" w:date="2026-10-08T09:51:00Z" w16du:dateUtc="2026-10-07T22:51:00Z"/>
          <w:trPrChange w:id="776" w:author="Salomina Malan" w:date="2026-10-08T09:52:00Z" w16du:dateUtc="2026-10-07T22:52:00Z">
            <w:trPr>
              <w:trHeight w:val="296"/>
            </w:trPr>
          </w:trPrChange>
        </w:trPr>
        <w:tc>
          <w:tcPr>
            <w:tcW w:w="388" w:type="dxa"/>
            <w:noWrap/>
            <w:vAlign w:val="center"/>
            <w:tcPrChange w:id="777" w:author="Salomina Malan" w:date="2026-10-08T09:52:00Z" w16du:dateUtc="2026-10-07T22:52:00Z">
              <w:tcPr>
                <w:tcW w:w="555" w:type="dxa"/>
                <w:gridSpan w:val="2"/>
                <w:noWrap/>
                <w:vAlign w:val="center"/>
              </w:tcPr>
            </w:tcPrChange>
          </w:tcPr>
          <w:p w14:paraId="5DF05776" w14:textId="77777777" w:rsidR="00160B3D" w:rsidRPr="001F5DCA" w:rsidRDefault="00160B3D">
            <w:pPr>
              <w:rPr>
                <w:ins w:id="778" w:author="Salomina Malan" w:date="2026-10-08T09:51:00Z" w16du:dateUtc="2026-10-07T22:51:00Z"/>
                <w:rFonts w:ascii="Arial" w:eastAsia="Times New Roman" w:hAnsi="Arial" w:cs="Arial"/>
                <w:color w:val="000000"/>
                <w:sz w:val="20"/>
                <w:szCs w:val="20"/>
                <w:lang w:eastAsia="en-AU"/>
              </w:rPr>
            </w:pPr>
            <w:ins w:id="779" w:author="Salomina Malan" w:date="2026-10-08T09:51:00Z" w16du:dateUtc="2026-10-07T22:51:00Z">
              <w:r w:rsidRPr="001F5DCA">
                <w:rPr>
                  <w:rFonts w:ascii="Arial" w:eastAsia="Times New Roman" w:hAnsi="Arial" w:cs="Arial"/>
                  <w:color w:val="000000"/>
                  <w:sz w:val="20"/>
                  <w:szCs w:val="20"/>
                  <w:lang w:eastAsia="en-AU"/>
                </w:rPr>
                <w:t>2</w:t>
              </w:r>
              <w:r>
                <w:rPr>
                  <w:rFonts w:ascii="Arial" w:eastAsia="Times New Roman" w:hAnsi="Arial" w:cs="Arial"/>
                  <w:color w:val="000000"/>
                  <w:sz w:val="20"/>
                  <w:szCs w:val="20"/>
                  <w:lang w:eastAsia="en-AU"/>
                </w:rPr>
                <w:t>4</w:t>
              </w:r>
            </w:ins>
          </w:p>
        </w:tc>
        <w:tc>
          <w:tcPr>
            <w:tcW w:w="3511" w:type="dxa"/>
            <w:noWrap/>
            <w:vAlign w:val="center"/>
            <w:tcPrChange w:id="780" w:author="Salomina Malan" w:date="2026-10-08T09:52:00Z" w16du:dateUtc="2026-10-07T22:52:00Z">
              <w:tcPr>
                <w:tcW w:w="5014" w:type="dxa"/>
                <w:gridSpan w:val="3"/>
                <w:noWrap/>
                <w:vAlign w:val="center"/>
              </w:tcPr>
            </w:tcPrChange>
          </w:tcPr>
          <w:p w14:paraId="6858231B" w14:textId="77777777" w:rsidR="00160B3D" w:rsidRPr="001F5DCA" w:rsidRDefault="00160B3D">
            <w:pPr>
              <w:rPr>
                <w:ins w:id="781" w:author="Salomina Malan" w:date="2026-10-08T09:51:00Z" w16du:dateUtc="2026-10-07T22:51:00Z"/>
                <w:rFonts w:ascii="Arial" w:eastAsia="Times New Roman" w:hAnsi="Arial" w:cs="Arial"/>
                <w:color w:val="000000"/>
                <w:sz w:val="20"/>
                <w:szCs w:val="20"/>
                <w:lang w:eastAsia="en-AU"/>
              </w:rPr>
            </w:pPr>
            <w:ins w:id="782" w:author="Salomina Malan" w:date="2026-10-08T09:51:00Z" w16du:dateUtc="2026-10-07T22:51:00Z">
              <w:r w:rsidRPr="001F5DCA">
                <w:rPr>
                  <w:rFonts w:ascii="Arial" w:eastAsia="Times New Roman" w:hAnsi="Arial" w:cs="Arial"/>
                  <w:color w:val="000000"/>
                  <w:sz w:val="20"/>
                  <w:szCs w:val="20"/>
                  <w:lang w:eastAsia="en-AU"/>
                </w:rPr>
                <w:t>Period 2 - Income Statement Outstanding – Raise Dispute Notice</w:t>
              </w:r>
            </w:ins>
          </w:p>
        </w:tc>
        <w:tc>
          <w:tcPr>
            <w:tcW w:w="1588" w:type="dxa"/>
            <w:noWrap/>
            <w:tcPrChange w:id="783" w:author="Salomina Malan" w:date="2026-10-08T09:52:00Z" w16du:dateUtc="2026-10-07T22:52:00Z">
              <w:tcPr>
                <w:tcW w:w="2268" w:type="dxa"/>
                <w:gridSpan w:val="2"/>
                <w:noWrap/>
              </w:tcPr>
            </w:tcPrChange>
          </w:tcPr>
          <w:p w14:paraId="1847A977" w14:textId="77777777" w:rsidR="00160B3D" w:rsidRPr="001F5DCA" w:rsidRDefault="00160B3D">
            <w:pPr>
              <w:rPr>
                <w:ins w:id="784" w:author="Salomina Malan" w:date="2026-10-08T09:51:00Z" w16du:dateUtc="2026-10-07T22:51:00Z"/>
                <w:rFonts w:ascii="Arial" w:eastAsia="Times New Roman" w:hAnsi="Arial" w:cs="Arial"/>
                <w:color w:val="000000"/>
                <w:sz w:val="20"/>
                <w:szCs w:val="20"/>
                <w:lang w:eastAsia="en-AU"/>
              </w:rPr>
            </w:pPr>
            <w:ins w:id="785"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tcPrChange w:id="786" w:author="Salomina Malan" w:date="2026-10-08T09:52:00Z" w16du:dateUtc="2026-10-07T22:52:00Z">
              <w:tcPr>
                <w:tcW w:w="2268" w:type="dxa"/>
                <w:noWrap/>
                <w:vAlign w:val="center"/>
              </w:tcPr>
            </w:tcPrChange>
          </w:tcPr>
          <w:p w14:paraId="103CE7DD" w14:textId="77777777" w:rsidR="00160B3D" w:rsidRPr="001F5DCA" w:rsidRDefault="00160B3D">
            <w:pPr>
              <w:jc w:val="center"/>
              <w:rPr>
                <w:ins w:id="787" w:author="Salomina Malan" w:date="2026-10-08T09:51:00Z" w16du:dateUtc="2026-10-07T22:51:00Z"/>
                <w:rFonts w:ascii="Arial" w:eastAsia="Times New Roman" w:hAnsi="Arial" w:cs="Arial"/>
                <w:color w:val="000000"/>
                <w:sz w:val="20"/>
                <w:szCs w:val="20"/>
                <w:lang w:eastAsia="en-AU"/>
              </w:rPr>
            </w:pPr>
            <w:ins w:id="788" w:author="Salomina Malan" w:date="2026-10-08T09:51:00Z" w16du:dateUtc="2026-10-07T22:51:00Z">
              <w:r w:rsidRPr="001F5DCA">
                <w:rPr>
                  <w:rFonts w:ascii="Arial" w:eastAsia="Times New Roman" w:hAnsi="Arial" w:cs="Arial"/>
                  <w:color w:val="000000"/>
                  <w:sz w:val="20"/>
                  <w:szCs w:val="20"/>
                  <w:lang w:eastAsia="en-AU"/>
                </w:rPr>
                <w:t>28</w:t>
              </w:r>
            </w:ins>
          </w:p>
        </w:tc>
        <w:tc>
          <w:tcPr>
            <w:tcW w:w="4042" w:type="dxa"/>
            <w:noWrap/>
            <w:vAlign w:val="center"/>
            <w:tcPrChange w:id="789" w:author="Salomina Malan" w:date="2026-10-08T09:52:00Z" w16du:dateUtc="2026-10-07T22:52:00Z">
              <w:tcPr>
                <w:tcW w:w="5772" w:type="dxa"/>
                <w:gridSpan w:val="4"/>
                <w:noWrap/>
                <w:vAlign w:val="center"/>
              </w:tcPr>
            </w:tcPrChange>
          </w:tcPr>
          <w:p w14:paraId="0B97D484" w14:textId="77777777" w:rsidR="00160B3D" w:rsidRPr="001F5DCA" w:rsidRDefault="00160B3D">
            <w:pPr>
              <w:rPr>
                <w:ins w:id="790" w:author="Salomina Malan" w:date="2026-10-08T09:51:00Z" w16du:dateUtc="2026-10-07T22:51:00Z"/>
                <w:rFonts w:ascii="Arial" w:eastAsia="Times New Roman" w:hAnsi="Arial" w:cs="Arial"/>
                <w:color w:val="000000"/>
                <w:sz w:val="20"/>
                <w:szCs w:val="20"/>
                <w:lang w:eastAsia="en-AU"/>
              </w:rPr>
            </w:pPr>
            <w:ins w:id="791" w:author="Salomina Malan" w:date="2026-10-08T09:51:00Z" w16du:dateUtc="2026-10-07T22:51:00Z">
              <w:r w:rsidRPr="001F5DCA">
                <w:rPr>
                  <w:rFonts w:ascii="Arial" w:eastAsia="Times New Roman" w:hAnsi="Arial" w:cs="Arial"/>
                  <w:color w:val="000000"/>
                  <w:sz w:val="20"/>
                  <w:szCs w:val="20"/>
                  <w:lang w:eastAsia="en-AU"/>
                </w:rPr>
                <w:t>Task 19 is completed</w:t>
              </w:r>
            </w:ins>
          </w:p>
        </w:tc>
        <w:tc>
          <w:tcPr>
            <w:tcW w:w="1389" w:type="dxa"/>
            <w:noWrap/>
            <w:vAlign w:val="center"/>
            <w:tcPrChange w:id="792" w:author="Salomina Malan" w:date="2026-10-08T09:52:00Z" w16du:dateUtc="2026-10-07T22:52:00Z">
              <w:tcPr>
                <w:tcW w:w="1984" w:type="dxa"/>
                <w:noWrap/>
                <w:vAlign w:val="center"/>
              </w:tcPr>
            </w:tcPrChange>
          </w:tcPr>
          <w:p w14:paraId="5AC08D84" w14:textId="77777777" w:rsidR="00160B3D" w:rsidRPr="001F5DCA" w:rsidRDefault="00160B3D">
            <w:pPr>
              <w:jc w:val="center"/>
              <w:rPr>
                <w:ins w:id="793" w:author="Salomina Malan" w:date="2026-10-08T09:51:00Z" w16du:dateUtc="2026-10-07T22:51:00Z"/>
                <w:rFonts w:ascii="Arial" w:eastAsia="Times New Roman" w:hAnsi="Arial" w:cs="Arial"/>
                <w:color w:val="000000"/>
                <w:sz w:val="20"/>
                <w:szCs w:val="20"/>
                <w:lang w:eastAsia="en-AU"/>
              </w:rPr>
            </w:pPr>
            <w:ins w:id="794"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795" w:author="Salomina Malan" w:date="2026-10-08T09:52:00Z" w16du:dateUtc="2026-10-07T22:52:00Z">
              <w:tcPr>
                <w:tcW w:w="4592" w:type="dxa"/>
                <w:vAlign w:val="center"/>
              </w:tcPr>
            </w:tcPrChange>
          </w:tcPr>
          <w:p w14:paraId="2801D852" w14:textId="77777777" w:rsidR="00160B3D" w:rsidRPr="001F5DCA" w:rsidRDefault="00160B3D">
            <w:pPr>
              <w:rPr>
                <w:ins w:id="796" w:author="Salomina Malan" w:date="2026-10-08T09:51:00Z" w16du:dateUtc="2026-10-07T22:51:00Z"/>
                <w:rFonts w:ascii="Arial" w:eastAsia="Times New Roman" w:hAnsi="Arial" w:cs="Arial"/>
                <w:color w:val="000000"/>
                <w:sz w:val="20"/>
                <w:szCs w:val="20"/>
                <w:lang w:eastAsia="en-AU"/>
              </w:rPr>
            </w:pPr>
            <w:ins w:id="797" w:author="Salomina Malan" w:date="2026-10-08T09:51:00Z" w16du:dateUtc="2026-10-07T22:51:00Z">
              <w:r w:rsidRPr="001F5DCA">
                <w:rPr>
                  <w:rFonts w:ascii="Arial" w:eastAsia="Times New Roman" w:hAnsi="Arial" w:cs="Arial"/>
                  <w:color w:val="000000"/>
                  <w:sz w:val="20"/>
                  <w:szCs w:val="20"/>
                  <w:lang w:eastAsia="en-AU"/>
                </w:rPr>
                <w:t>This SLA is calendar days</w:t>
              </w:r>
            </w:ins>
          </w:p>
        </w:tc>
      </w:tr>
      <w:tr w:rsidR="00160B3D" w:rsidRPr="001F5DCA" w14:paraId="7420550C" w14:textId="77777777" w:rsidTr="002C644F">
        <w:trPr>
          <w:trHeight w:val="292"/>
          <w:ins w:id="798" w:author="Salomina Malan" w:date="2026-10-08T09:51:00Z" w16du:dateUtc="2026-10-07T22:51:00Z"/>
          <w:trPrChange w:id="799" w:author="Salomina Malan" w:date="2026-10-08T09:52:00Z" w16du:dateUtc="2026-10-07T22:52:00Z">
            <w:trPr>
              <w:trHeight w:val="296"/>
            </w:trPr>
          </w:trPrChange>
        </w:trPr>
        <w:tc>
          <w:tcPr>
            <w:tcW w:w="388" w:type="dxa"/>
            <w:noWrap/>
            <w:vAlign w:val="center"/>
            <w:hideMark/>
            <w:tcPrChange w:id="800" w:author="Salomina Malan" w:date="2026-10-08T09:52:00Z" w16du:dateUtc="2026-10-07T22:52:00Z">
              <w:tcPr>
                <w:tcW w:w="555" w:type="dxa"/>
                <w:gridSpan w:val="2"/>
                <w:noWrap/>
                <w:vAlign w:val="center"/>
                <w:hideMark/>
              </w:tcPr>
            </w:tcPrChange>
          </w:tcPr>
          <w:p w14:paraId="1B328EDF" w14:textId="77777777" w:rsidR="00160B3D" w:rsidRPr="001F5DCA" w:rsidRDefault="00160B3D">
            <w:pPr>
              <w:rPr>
                <w:ins w:id="801" w:author="Salomina Malan" w:date="2026-10-08T09:51:00Z" w16du:dateUtc="2026-10-07T22:51:00Z"/>
                <w:rFonts w:ascii="Arial" w:eastAsia="Times New Roman" w:hAnsi="Arial" w:cs="Arial"/>
                <w:color w:val="000000"/>
                <w:sz w:val="20"/>
                <w:szCs w:val="20"/>
                <w:lang w:eastAsia="en-AU"/>
              </w:rPr>
            </w:pPr>
            <w:ins w:id="802" w:author="Salomina Malan" w:date="2026-10-08T09:51:00Z" w16du:dateUtc="2026-10-07T22:51:00Z">
              <w:r w:rsidRPr="001F5DCA">
                <w:rPr>
                  <w:rFonts w:ascii="Arial" w:eastAsia="Times New Roman" w:hAnsi="Arial" w:cs="Arial"/>
                  <w:color w:val="000000"/>
                  <w:sz w:val="20"/>
                  <w:szCs w:val="20"/>
                  <w:lang w:eastAsia="en-AU"/>
                </w:rPr>
                <w:t>2</w:t>
              </w:r>
              <w:r>
                <w:rPr>
                  <w:rFonts w:ascii="Arial" w:eastAsia="Times New Roman" w:hAnsi="Arial" w:cs="Arial"/>
                  <w:color w:val="000000"/>
                  <w:sz w:val="20"/>
                  <w:szCs w:val="20"/>
                  <w:lang w:eastAsia="en-AU"/>
                </w:rPr>
                <w:t>5</w:t>
              </w:r>
            </w:ins>
          </w:p>
        </w:tc>
        <w:tc>
          <w:tcPr>
            <w:tcW w:w="3511" w:type="dxa"/>
            <w:noWrap/>
            <w:vAlign w:val="center"/>
            <w:hideMark/>
            <w:tcPrChange w:id="803" w:author="Salomina Malan" w:date="2026-10-08T09:52:00Z" w16du:dateUtc="2026-10-07T22:52:00Z">
              <w:tcPr>
                <w:tcW w:w="5014" w:type="dxa"/>
                <w:gridSpan w:val="3"/>
                <w:noWrap/>
                <w:vAlign w:val="center"/>
                <w:hideMark/>
              </w:tcPr>
            </w:tcPrChange>
          </w:tcPr>
          <w:p w14:paraId="7D9FC2DF" w14:textId="77777777" w:rsidR="00160B3D" w:rsidRPr="001F5DCA" w:rsidRDefault="00160B3D">
            <w:pPr>
              <w:rPr>
                <w:ins w:id="804" w:author="Salomina Malan" w:date="2026-10-08T09:51:00Z" w16du:dateUtc="2026-10-07T22:51:00Z"/>
                <w:rFonts w:ascii="Arial" w:eastAsia="Times New Roman" w:hAnsi="Arial" w:cs="Arial"/>
                <w:color w:val="000000"/>
                <w:sz w:val="20"/>
                <w:szCs w:val="20"/>
                <w:lang w:eastAsia="en-AU"/>
              </w:rPr>
            </w:pPr>
            <w:ins w:id="805" w:author="Salomina Malan" w:date="2026-10-08T09:51:00Z" w16du:dateUtc="2026-10-07T22:51:00Z">
              <w:r w:rsidRPr="001F5DCA">
                <w:rPr>
                  <w:rFonts w:ascii="Arial" w:eastAsia="Times New Roman" w:hAnsi="Arial" w:cs="Arial"/>
                  <w:color w:val="000000"/>
                  <w:sz w:val="20"/>
                  <w:szCs w:val="20"/>
                  <w:lang w:eastAsia="en-AU"/>
                </w:rPr>
                <w:t>Period 2 - Income Statement Assessment completed</w:t>
              </w:r>
            </w:ins>
          </w:p>
        </w:tc>
        <w:tc>
          <w:tcPr>
            <w:tcW w:w="1588" w:type="dxa"/>
            <w:noWrap/>
            <w:hideMark/>
            <w:tcPrChange w:id="806" w:author="Salomina Malan" w:date="2026-10-08T09:52:00Z" w16du:dateUtc="2026-10-07T22:52:00Z">
              <w:tcPr>
                <w:tcW w:w="2268" w:type="dxa"/>
                <w:gridSpan w:val="2"/>
                <w:noWrap/>
                <w:hideMark/>
              </w:tcPr>
            </w:tcPrChange>
          </w:tcPr>
          <w:p w14:paraId="7503D840" w14:textId="77777777" w:rsidR="00160B3D" w:rsidRPr="001F5DCA" w:rsidRDefault="00160B3D">
            <w:pPr>
              <w:rPr>
                <w:ins w:id="807" w:author="Salomina Malan" w:date="2026-10-08T09:51:00Z" w16du:dateUtc="2026-10-07T22:51:00Z"/>
                <w:rFonts w:ascii="Arial" w:eastAsia="Times New Roman" w:hAnsi="Arial" w:cs="Arial"/>
                <w:color w:val="000000"/>
                <w:sz w:val="20"/>
                <w:szCs w:val="20"/>
                <w:lang w:eastAsia="en-AU"/>
              </w:rPr>
            </w:pPr>
            <w:ins w:id="808"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809" w:author="Salomina Malan" w:date="2026-10-08T09:52:00Z" w16du:dateUtc="2026-10-07T22:52:00Z">
              <w:tcPr>
                <w:tcW w:w="2268" w:type="dxa"/>
                <w:noWrap/>
                <w:vAlign w:val="center"/>
                <w:hideMark/>
              </w:tcPr>
            </w:tcPrChange>
          </w:tcPr>
          <w:p w14:paraId="2F8BF72D" w14:textId="77777777" w:rsidR="00160B3D" w:rsidRPr="001F5DCA" w:rsidRDefault="00160B3D">
            <w:pPr>
              <w:jc w:val="center"/>
              <w:rPr>
                <w:ins w:id="810" w:author="Salomina Malan" w:date="2026-10-08T09:51:00Z" w16du:dateUtc="2026-10-07T22:51:00Z"/>
                <w:rFonts w:ascii="Arial" w:eastAsia="Times New Roman" w:hAnsi="Arial" w:cs="Arial"/>
                <w:color w:val="000000"/>
                <w:sz w:val="20"/>
                <w:szCs w:val="20"/>
                <w:lang w:eastAsia="en-AU"/>
              </w:rPr>
            </w:pPr>
            <w:ins w:id="811" w:author="Salomina Malan" w:date="2026-10-08T09:51:00Z" w16du:dateUtc="2026-10-07T22:51:00Z">
              <w:r w:rsidRPr="001F5DCA">
                <w:rPr>
                  <w:rFonts w:ascii="Arial" w:eastAsia="Times New Roman" w:hAnsi="Arial" w:cs="Arial"/>
                  <w:color w:val="000000"/>
                  <w:sz w:val="20"/>
                  <w:szCs w:val="20"/>
                  <w:lang w:eastAsia="en-AU"/>
                </w:rPr>
                <w:t>20</w:t>
              </w:r>
            </w:ins>
          </w:p>
        </w:tc>
        <w:tc>
          <w:tcPr>
            <w:tcW w:w="4042" w:type="dxa"/>
            <w:noWrap/>
            <w:vAlign w:val="center"/>
            <w:hideMark/>
            <w:tcPrChange w:id="812" w:author="Salomina Malan" w:date="2026-10-08T09:52:00Z" w16du:dateUtc="2026-10-07T22:52:00Z">
              <w:tcPr>
                <w:tcW w:w="5772" w:type="dxa"/>
                <w:gridSpan w:val="4"/>
                <w:noWrap/>
                <w:vAlign w:val="center"/>
                <w:hideMark/>
              </w:tcPr>
            </w:tcPrChange>
          </w:tcPr>
          <w:p w14:paraId="279650CA" w14:textId="77777777" w:rsidR="00160B3D" w:rsidRPr="001F5DCA" w:rsidRDefault="00160B3D">
            <w:pPr>
              <w:rPr>
                <w:ins w:id="813" w:author="Salomina Malan" w:date="2026-10-08T09:51:00Z" w16du:dateUtc="2026-10-07T22:51:00Z"/>
                <w:rFonts w:ascii="Arial" w:eastAsia="Times New Roman" w:hAnsi="Arial" w:cs="Arial"/>
                <w:color w:val="000000"/>
                <w:sz w:val="20"/>
                <w:szCs w:val="20"/>
                <w:lang w:eastAsia="en-AU"/>
              </w:rPr>
            </w:pPr>
            <w:ins w:id="814" w:author="Salomina Malan" w:date="2026-10-08T09:51:00Z" w16du:dateUtc="2026-10-07T22:51:00Z">
              <w:r w:rsidRPr="001F5DCA">
                <w:rPr>
                  <w:rFonts w:ascii="Arial" w:eastAsia="Times New Roman" w:hAnsi="Arial" w:cs="Arial"/>
                  <w:color w:val="000000"/>
                  <w:sz w:val="20"/>
                  <w:szCs w:val="20"/>
                  <w:lang w:eastAsia="en-AU"/>
                </w:rPr>
                <w:t>Task 19 is completed</w:t>
              </w:r>
            </w:ins>
          </w:p>
        </w:tc>
        <w:tc>
          <w:tcPr>
            <w:tcW w:w="1389" w:type="dxa"/>
            <w:noWrap/>
            <w:vAlign w:val="center"/>
            <w:hideMark/>
            <w:tcPrChange w:id="815" w:author="Salomina Malan" w:date="2026-10-08T09:52:00Z" w16du:dateUtc="2026-10-07T22:52:00Z">
              <w:tcPr>
                <w:tcW w:w="1984" w:type="dxa"/>
                <w:noWrap/>
                <w:vAlign w:val="center"/>
                <w:hideMark/>
              </w:tcPr>
            </w:tcPrChange>
          </w:tcPr>
          <w:p w14:paraId="4CA62E3F" w14:textId="77777777" w:rsidR="00160B3D" w:rsidRPr="001F5DCA" w:rsidRDefault="00160B3D">
            <w:pPr>
              <w:jc w:val="center"/>
              <w:rPr>
                <w:ins w:id="816" w:author="Salomina Malan" w:date="2026-10-08T09:51:00Z" w16du:dateUtc="2026-10-07T22:51:00Z"/>
                <w:rFonts w:ascii="Arial" w:eastAsia="Times New Roman" w:hAnsi="Arial" w:cs="Arial"/>
                <w:color w:val="000000"/>
                <w:sz w:val="20"/>
                <w:szCs w:val="20"/>
                <w:lang w:eastAsia="en-AU"/>
              </w:rPr>
            </w:pPr>
            <w:ins w:id="817"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818" w:author="Salomina Malan" w:date="2026-10-08T09:52:00Z" w16du:dateUtc="2026-10-07T22:52:00Z">
              <w:tcPr>
                <w:tcW w:w="4592" w:type="dxa"/>
                <w:vAlign w:val="center"/>
              </w:tcPr>
            </w:tcPrChange>
          </w:tcPr>
          <w:p w14:paraId="1E491110" w14:textId="77777777" w:rsidR="00160B3D" w:rsidRPr="001F5DCA" w:rsidRDefault="00160B3D">
            <w:pPr>
              <w:rPr>
                <w:ins w:id="819" w:author="Salomina Malan" w:date="2026-10-08T09:51:00Z" w16du:dateUtc="2026-10-07T22:51:00Z"/>
                <w:rFonts w:ascii="Arial" w:eastAsia="Times New Roman" w:hAnsi="Arial" w:cs="Arial"/>
                <w:color w:val="000000"/>
                <w:sz w:val="20"/>
                <w:szCs w:val="20"/>
                <w:lang w:eastAsia="en-AU"/>
              </w:rPr>
            </w:pPr>
          </w:p>
        </w:tc>
      </w:tr>
      <w:tr w:rsidR="00160B3D" w:rsidRPr="001F5DCA" w14:paraId="51F0FF70" w14:textId="77777777" w:rsidTr="002C644F">
        <w:trPr>
          <w:trHeight w:val="69"/>
          <w:ins w:id="820" w:author="Salomina Malan" w:date="2026-10-08T09:51:00Z" w16du:dateUtc="2026-10-07T22:51:00Z"/>
          <w:trPrChange w:id="821" w:author="Salomina Malan" w:date="2026-10-08T09:52:00Z" w16du:dateUtc="2026-10-07T22:52:00Z">
            <w:trPr>
              <w:trHeight w:val="70"/>
            </w:trPr>
          </w:trPrChange>
        </w:trPr>
        <w:tc>
          <w:tcPr>
            <w:tcW w:w="388" w:type="dxa"/>
            <w:noWrap/>
            <w:vAlign w:val="center"/>
            <w:hideMark/>
            <w:tcPrChange w:id="822" w:author="Salomina Malan" w:date="2026-10-08T09:52:00Z" w16du:dateUtc="2026-10-07T22:52:00Z">
              <w:tcPr>
                <w:tcW w:w="555" w:type="dxa"/>
                <w:gridSpan w:val="2"/>
                <w:noWrap/>
                <w:vAlign w:val="center"/>
                <w:hideMark/>
              </w:tcPr>
            </w:tcPrChange>
          </w:tcPr>
          <w:p w14:paraId="176B9D15" w14:textId="77777777" w:rsidR="00160B3D" w:rsidRPr="001F5DCA" w:rsidRDefault="00160B3D">
            <w:pPr>
              <w:rPr>
                <w:ins w:id="823" w:author="Salomina Malan" w:date="2026-10-08T09:51:00Z" w16du:dateUtc="2026-10-07T22:51:00Z"/>
                <w:rFonts w:ascii="Arial" w:eastAsia="Times New Roman" w:hAnsi="Arial" w:cs="Arial"/>
                <w:color w:val="000000"/>
                <w:sz w:val="20"/>
                <w:szCs w:val="20"/>
                <w:lang w:eastAsia="en-AU"/>
              </w:rPr>
            </w:pPr>
            <w:ins w:id="824" w:author="Salomina Malan" w:date="2026-10-08T09:51:00Z" w16du:dateUtc="2026-10-07T22:51:00Z">
              <w:r>
                <w:rPr>
                  <w:rFonts w:ascii="Arial" w:eastAsia="Times New Roman" w:hAnsi="Arial" w:cs="Arial"/>
                  <w:color w:val="000000"/>
                  <w:sz w:val="20"/>
                  <w:szCs w:val="20"/>
                  <w:lang w:eastAsia="en-AU"/>
                </w:rPr>
                <w:t>26</w:t>
              </w:r>
            </w:ins>
          </w:p>
        </w:tc>
        <w:tc>
          <w:tcPr>
            <w:tcW w:w="3511" w:type="dxa"/>
            <w:noWrap/>
            <w:vAlign w:val="center"/>
            <w:hideMark/>
            <w:tcPrChange w:id="825" w:author="Salomina Malan" w:date="2026-10-08T09:52:00Z" w16du:dateUtc="2026-10-07T22:52:00Z">
              <w:tcPr>
                <w:tcW w:w="5014" w:type="dxa"/>
                <w:gridSpan w:val="3"/>
                <w:noWrap/>
                <w:vAlign w:val="center"/>
                <w:hideMark/>
              </w:tcPr>
            </w:tcPrChange>
          </w:tcPr>
          <w:p w14:paraId="1675DB84" w14:textId="77777777" w:rsidR="00160B3D" w:rsidRPr="001F5DCA" w:rsidRDefault="00160B3D">
            <w:pPr>
              <w:rPr>
                <w:ins w:id="826" w:author="Salomina Malan" w:date="2026-10-08T09:51:00Z" w16du:dateUtc="2026-10-07T22:51:00Z"/>
                <w:rFonts w:ascii="Arial" w:eastAsia="Times New Roman" w:hAnsi="Arial" w:cs="Arial"/>
                <w:color w:val="000000"/>
                <w:sz w:val="20"/>
                <w:szCs w:val="20"/>
                <w:lang w:eastAsia="en-AU"/>
              </w:rPr>
            </w:pPr>
            <w:ins w:id="827" w:author="Salomina Malan" w:date="2026-10-08T09:51:00Z" w16du:dateUtc="2026-10-07T22:51:00Z">
              <w:r w:rsidRPr="001F5DCA">
                <w:rPr>
                  <w:rFonts w:ascii="Arial" w:eastAsia="Times New Roman" w:hAnsi="Arial" w:cs="Arial"/>
                  <w:color w:val="000000"/>
                  <w:sz w:val="20"/>
                  <w:szCs w:val="20"/>
                  <w:lang w:eastAsia="en-AU"/>
                </w:rPr>
                <w:t>IP Make Up Leave</w:t>
              </w:r>
            </w:ins>
          </w:p>
        </w:tc>
        <w:tc>
          <w:tcPr>
            <w:tcW w:w="1588" w:type="dxa"/>
            <w:noWrap/>
            <w:vAlign w:val="center"/>
            <w:hideMark/>
            <w:tcPrChange w:id="828" w:author="Salomina Malan" w:date="2026-10-08T09:52:00Z" w16du:dateUtc="2026-10-07T22:52:00Z">
              <w:tcPr>
                <w:tcW w:w="2268" w:type="dxa"/>
                <w:gridSpan w:val="2"/>
                <w:noWrap/>
                <w:vAlign w:val="center"/>
                <w:hideMark/>
              </w:tcPr>
            </w:tcPrChange>
          </w:tcPr>
          <w:p w14:paraId="427302DC" w14:textId="77777777" w:rsidR="00160B3D" w:rsidRPr="001F5DCA" w:rsidRDefault="00160B3D">
            <w:pPr>
              <w:rPr>
                <w:ins w:id="829" w:author="Salomina Malan" w:date="2026-10-08T09:51:00Z" w16du:dateUtc="2026-10-07T22:51:00Z"/>
                <w:rFonts w:ascii="Arial" w:eastAsia="Times New Roman" w:hAnsi="Arial" w:cs="Arial"/>
                <w:color w:val="000000"/>
                <w:sz w:val="20"/>
                <w:szCs w:val="20"/>
                <w:lang w:eastAsia="en-AU"/>
              </w:rPr>
            </w:pPr>
            <w:ins w:id="830" w:author="Salomina Malan" w:date="2026-10-08T09:51:00Z" w16du:dateUtc="2026-10-07T22:51:00Z">
              <w:r w:rsidRPr="001F5DCA">
                <w:rPr>
                  <w:rFonts w:ascii="Arial" w:eastAsia="Times New Roman" w:hAnsi="Arial" w:cs="Arial"/>
                  <w:color w:val="000000"/>
                  <w:sz w:val="20"/>
                  <w:szCs w:val="20"/>
                  <w:lang w:eastAsia="en-AU"/>
                </w:rPr>
                <w:t>Governance Officer</w:t>
              </w:r>
            </w:ins>
          </w:p>
        </w:tc>
        <w:tc>
          <w:tcPr>
            <w:tcW w:w="1588" w:type="dxa"/>
            <w:noWrap/>
            <w:vAlign w:val="center"/>
            <w:hideMark/>
            <w:tcPrChange w:id="831" w:author="Salomina Malan" w:date="2026-10-08T09:52:00Z" w16du:dateUtc="2026-10-07T22:52:00Z">
              <w:tcPr>
                <w:tcW w:w="2268" w:type="dxa"/>
                <w:noWrap/>
                <w:vAlign w:val="center"/>
                <w:hideMark/>
              </w:tcPr>
            </w:tcPrChange>
          </w:tcPr>
          <w:p w14:paraId="51419CB2" w14:textId="77777777" w:rsidR="00160B3D" w:rsidRPr="001F5DCA" w:rsidRDefault="00160B3D">
            <w:pPr>
              <w:jc w:val="center"/>
              <w:rPr>
                <w:ins w:id="832" w:author="Salomina Malan" w:date="2026-10-08T09:51:00Z" w16du:dateUtc="2026-10-07T22:51:00Z"/>
                <w:rFonts w:ascii="Arial" w:eastAsia="Times New Roman" w:hAnsi="Arial" w:cs="Arial"/>
                <w:color w:val="000000"/>
                <w:sz w:val="20"/>
                <w:szCs w:val="20"/>
                <w:lang w:eastAsia="en-AU"/>
              </w:rPr>
            </w:pPr>
            <w:ins w:id="833" w:author="Salomina Malan" w:date="2026-10-08T09:51:00Z" w16du:dateUtc="2026-10-07T22:51:00Z">
              <w:r w:rsidRPr="001F5DCA">
                <w:rPr>
                  <w:rFonts w:ascii="Arial" w:eastAsia="Times New Roman" w:hAnsi="Arial" w:cs="Arial"/>
                  <w:color w:val="000000"/>
                  <w:sz w:val="20"/>
                  <w:szCs w:val="20"/>
                  <w:lang w:eastAsia="en-AU"/>
                </w:rPr>
                <w:t>9</w:t>
              </w:r>
            </w:ins>
          </w:p>
        </w:tc>
        <w:tc>
          <w:tcPr>
            <w:tcW w:w="4042" w:type="dxa"/>
            <w:noWrap/>
            <w:vAlign w:val="center"/>
            <w:hideMark/>
            <w:tcPrChange w:id="834" w:author="Salomina Malan" w:date="2026-10-08T09:52:00Z" w16du:dateUtc="2026-10-07T22:52:00Z">
              <w:tcPr>
                <w:tcW w:w="5772" w:type="dxa"/>
                <w:gridSpan w:val="4"/>
                <w:noWrap/>
                <w:vAlign w:val="center"/>
                <w:hideMark/>
              </w:tcPr>
            </w:tcPrChange>
          </w:tcPr>
          <w:p w14:paraId="5D252C48" w14:textId="77777777" w:rsidR="00160B3D" w:rsidRPr="001F5DCA" w:rsidRDefault="00160B3D">
            <w:pPr>
              <w:rPr>
                <w:ins w:id="835" w:author="Salomina Malan" w:date="2026-10-08T09:51:00Z" w16du:dateUtc="2026-10-07T22:51:00Z"/>
                <w:rFonts w:ascii="Arial" w:eastAsia="Times New Roman" w:hAnsi="Arial" w:cs="Arial"/>
                <w:color w:val="000000"/>
                <w:sz w:val="20"/>
                <w:szCs w:val="20"/>
                <w:lang w:eastAsia="en-AU"/>
              </w:rPr>
            </w:pPr>
            <w:ins w:id="836" w:author="Salomina Malan" w:date="2026-10-08T09:51:00Z" w16du:dateUtc="2026-10-07T22:51:00Z">
              <w:r w:rsidRPr="001F5DCA">
                <w:rPr>
                  <w:rFonts w:ascii="Arial" w:eastAsia="Times New Roman" w:hAnsi="Arial" w:cs="Arial"/>
                  <w:b/>
                  <w:bCs/>
                  <w:color w:val="000000"/>
                  <w:sz w:val="20"/>
                  <w:szCs w:val="20"/>
                  <w:lang w:eastAsia="en-AU"/>
                </w:rPr>
                <w:t>Condition:</w:t>
              </w:r>
              <w:r w:rsidRPr="001F5DCA">
                <w:rPr>
                  <w:rFonts w:ascii="Arial" w:eastAsia="Times New Roman" w:hAnsi="Arial" w:cs="Arial"/>
                  <w:color w:val="000000"/>
                  <w:sz w:val="20"/>
                  <w:szCs w:val="20"/>
                  <w:lang w:eastAsia="en-AU"/>
                </w:rPr>
                <w:t xml:space="preserve"> Officer in Period 2 Benefits</w:t>
              </w:r>
              <w:r>
                <w:rPr>
                  <w:rFonts w:ascii="Arial" w:eastAsia="Times New Roman" w:hAnsi="Arial" w:cs="Arial"/>
                  <w:color w:val="000000"/>
                  <w:sz w:val="20"/>
                  <w:szCs w:val="20"/>
                  <w:lang w:eastAsia="en-AU"/>
                </w:rPr>
                <w:t xml:space="preserve"> </w:t>
              </w:r>
              <w:r w:rsidRPr="001F5DCA">
                <w:rPr>
                  <w:rFonts w:ascii="Arial" w:eastAsia="Times New Roman" w:hAnsi="Arial" w:cs="Arial"/>
                  <w:color w:val="000000"/>
                  <w:sz w:val="20"/>
                  <w:szCs w:val="20"/>
                  <w:lang w:eastAsia="en-AU"/>
                </w:rPr>
                <w:t>Monday Pay Week</w:t>
              </w:r>
            </w:ins>
          </w:p>
        </w:tc>
        <w:tc>
          <w:tcPr>
            <w:tcW w:w="1389" w:type="dxa"/>
            <w:noWrap/>
            <w:vAlign w:val="center"/>
            <w:hideMark/>
            <w:tcPrChange w:id="837" w:author="Salomina Malan" w:date="2026-10-08T09:52:00Z" w16du:dateUtc="2026-10-07T22:52:00Z">
              <w:tcPr>
                <w:tcW w:w="1984" w:type="dxa"/>
                <w:noWrap/>
                <w:vAlign w:val="center"/>
                <w:hideMark/>
              </w:tcPr>
            </w:tcPrChange>
          </w:tcPr>
          <w:p w14:paraId="7620BB44" w14:textId="77777777" w:rsidR="00160B3D" w:rsidRPr="001F5DCA" w:rsidRDefault="00160B3D">
            <w:pPr>
              <w:jc w:val="center"/>
              <w:rPr>
                <w:ins w:id="838" w:author="Salomina Malan" w:date="2026-10-08T09:51:00Z" w16du:dateUtc="2026-10-07T22:51:00Z"/>
                <w:rFonts w:ascii="Arial" w:eastAsia="Times New Roman" w:hAnsi="Arial" w:cs="Arial"/>
                <w:color w:val="000000"/>
                <w:sz w:val="20"/>
                <w:szCs w:val="20"/>
                <w:lang w:eastAsia="en-AU"/>
              </w:rPr>
            </w:pPr>
            <w:ins w:id="839"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840" w:author="Salomina Malan" w:date="2026-10-08T09:52:00Z" w16du:dateUtc="2026-10-07T22:52:00Z">
              <w:tcPr>
                <w:tcW w:w="4592" w:type="dxa"/>
                <w:vAlign w:val="center"/>
              </w:tcPr>
            </w:tcPrChange>
          </w:tcPr>
          <w:p w14:paraId="60BD1C3B" w14:textId="77777777" w:rsidR="00160B3D" w:rsidRPr="001F5DCA" w:rsidRDefault="00160B3D">
            <w:pPr>
              <w:rPr>
                <w:ins w:id="841" w:author="Salomina Malan" w:date="2026-10-08T09:51:00Z" w16du:dateUtc="2026-10-07T22:51:00Z"/>
                <w:rFonts w:ascii="Arial" w:eastAsia="Times New Roman" w:hAnsi="Arial" w:cs="Arial"/>
                <w:color w:val="000000"/>
                <w:sz w:val="20"/>
                <w:szCs w:val="20"/>
                <w:lang w:eastAsia="en-AU"/>
              </w:rPr>
            </w:pPr>
            <w:ins w:id="842" w:author="Salomina Malan" w:date="2026-10-08T09:51:00Z" w16du:dateUtc="2026-10-07T22:51:00Z">
              <w:r w:rsidRPr="001F5DCA">
                <w:rPr>
                  <w:rFonts w:ascii="Arial" w:eastAsia="Times New Roman" w:hAnsi="Arial" w:cs="Arial"/>
                  <w:color w:val="000000"/>
                  <w:sz w:val="20"/>
                  <w:szCs w:val="20"/>
                  <w:lang w:eastAsia="en-AU"/>
                </w:rPr>
                <w:t>Recurring task</w:t>
              </w:r>
            </w:ins>
          </w:p>
        </w:tc>
      </w:tr>
      <w:tr w:rsidR="00160B3D" w:rsidRPr="001F5DCA" w14:paraId="7E085141" w14:textId="77777777" w:rsidTr="002C644F">
        <w:trPr>
          <w:trHeight w:val="292"/>
          <w:ins w:id="843" w:author="Salomina Malan" w:date="2026-10-08T09:51:00Z" w16du:dateUtc="2026-10-07T22:51:00Z"/>
          <w:trPrChange w:id="844" w:author="Salomina Malan" w:date="2026-10-08T09:52:00Z" w16du:dateUtc="2026-10-07T22:52:00Z">
            <w:trPr>
              <w:trHeight w:val="296"/>
            </w:trPr>
          </w:trPrChange>
        </w:trPr>
        <w:tc>
          <w:tcPr>
            <w:tcW w:w="388" w:type="dxa"/>
            <w:noWrap/>
            <w:vAlign w:val="center"/>
            <w:hideMark/>
            <w:tcPrChange w:id="845" w:author="Salomina Malan" w:date="2026-10-08T09:52:00Z" w16du:dateUtc="2026-10-07T22:52:00Z">
              <w:tcPr>
                <w:tcW w:w="555" w:type="dxa"/>
                <w:gridSpan w:val="2"/>
                <w:noWrap/>
                <w:vAlign w:val="center"/>
                <w:hideMark/>
              </w:tcPr>
            </w:tcPrChange>
          </w:tcPr>
          <w:p w14:paraId="25845D22" w14:textId="77777777" w:rsidR="00160B3D" w:rsidRPr="001F5DCA" w:rsidRDefault="00160B3D">
            <w:pPr>
              <w:rPr>
                <w:ins w:id="846" w:author="Salomina Malan" w:date="2026-10-08T09:51:00Z" w16du:dateUtc="2026-10-07T22:51:00Z"/>
                <w:rFonts w:ascii="Arial" w:eastAsia="Times New Roman" w:hAnsi="Arial" w:cs="Arial"/>
                <w:color w:val="000000"/>
                <w:sz w:val="20"/>
                <w:szCs w:val="20"/>
                <w:lang w:eastAsia="en-AU"/>
              </w:rPr>
            </w:pPr>
            <w:ins w:id="847" w:author="Salomina Malan" w:date="2026-10-08T09:51:00Z" w16du:dateUtc="2026-10-07T22:51:00Z">
              <w:r w:rsidRPr="001F5DCA">
                <w:rPr>
                  <w:rFonts w:ascii="Arial" w:eastAsia="Times New Roman" w:hAnsi="Arial" w:cs="Arial"/>
                  <w:sz w:val="20"/>
                  <w:szCs w:val="20"/>
                  <w:lang w:eastAsia="en-AU"/>
                </w:rPr>
                <w:t>2</w:t>
              </w:r>
              <w:r>
                <w:rPr>
                  <w:rFonts w:ascii="Arial" w:eastAsia="Times New Roman" w:hAnsi="Arial" w:cs="Arial"/>
                  <w:sz w:val="20"/>
                  <w:szCs w:val="20"/>
                  <w:lang w:eastAsia="en-AU"/>
                </w:rPr>
                <w:t>7</w:t>
              </w:r>
            </w:ins>
          </w:p>
        </w:tc>
        <w:tc>
          <w:tcPr>
            <w:tcW w:w="3511" w:type="dxa"/>
            <w:noWrap/>
            <w:vAlign w:val="center"/>
            <w:hideMark/>
            <w:tcPrChange w:id="848" w:author="Salomina Malan" w:date="2026-10-08T09:52:00Z" w16du:dateUtc="2026-10-07T22:52:00Z">
              <w:tcPr>
                <w:tcW w:w="5014" w:type="dxa"/>
                <w:gridSpan w:val="3"/>
                <w:noWrap/>
                <w:vAlign w:val="center"/>
                <w:hideMark/>
              </w:tcPr>
            </w:tcPrChange>
          </w:tcPr>
          <w:p w14:paraId="61F594FA" w14:textId="77777777" w:rsidR="00160B3D" w:rsidRPr="001F5DCA" w:rsidRDefault="00160B3D">
            <w:pPr>
              <w:rPr>
                <w:ins w:id="849" w:author="Salomina Malan" w:date="2026-10-08T09:51:00Z" w16du:dateUtc="2026-10-07T22:51:00Z"/>
                <w:rFonts w:ascii="Arial" w:eastAsia="Times New Roman" w:hAnsi="Arial" w:cs="Arial"/>
                <w:color w:val="000000"/>
                <w:sz w:val="20"/>
                <w:szCs w:val="20"/>
                <w:lang w:eastAsia="en-AU"/>
              </w:rPr>
            </w:pPr>
            <w:ins w:id="850" w:author="Salomina Malan" w:date="2026-10-08T09:51:00Z" w16du:dateUtc="2026-10-07T22:51:00Z">
              <w:r w:rsidRPr="001F5DCA">
                <w:rPr>
                  <w:rFonts w:ascii="Arial" w:eastAsia="Times New Roman" w:hAnsi="Arial" w:cs="Arial"/>
                  <w:color w:val="000000"/>
                  <w:sz w:val="20"/>
                  <w:szCs w:val="20"/>
                  <w:lang w:eastAsia="en-AU"/>
                </w:rPr>
                <w:t>Period 2 – Claim Finalisation</w:t>
              </w:r>
            </w:ins>
          </w:p>
        </w:tc>
        <w:tc>
          <w:tcPr>
            <w:tcW w:w="1588" w:type="dxa"/>
            <w:noWrap/>
            <w:vAlign w:val="center"/>
            <w:hideMark/>
            <w:tcPrChange w:id="851" w:author="Salomina Malan" w:date="2026-10-08T09:52:00Z" w16du:dateUtc="2026-10-07T22:52:00Z">
              <w:tcPr>
                <w:tcW w:w="2268" w:type="dxa"/>
                <w:gridSpan w:val="2"/>
                <w:noWrap/>
                <w:vAlign w:val="center"/>
                <w:hideMark/>
              </w:tcPr>
            </w:tcPrChange>
          </w:tcPr>
          <w:p w14:paraId="25611A6E" w14:textId="77777777" w:rsidR="00160B3D" w:rsidRPr="001F5DCA" w:rsidRDefault="00160B3D">
            <w:pPr>
              <w:rPr>
                <w:ins w:id="852" w:author="Salomina Malan" w:date="2026-10-08T09:51:00Z" w16du:dateUtc="2026-10-07T22:51:00Z"/>
                <w:rFonts w:ascii="Arial" w:eastAsia="Times New Roman" w:hAnsi="Arial" w:cs="Arial"/>
                <w:color w:val="000000"/>
                <w:sz w:val="20"/>
                <w:szCs w:val="20"/>
                <w:lang w:eastAsia="en-AU"/>
              </w:rPr>
            </w:pPr>
            <w:ins w:id="853"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854" w:author="Salomina Malan" w:date="2026-10-08T09:52:00Z" w16du:dateUtc="2026-10-07T22:52:00Z">
              <w:tcPr>
                <w:tcW w:w="2268" w:type="dxa"/>
                <w:noWrap/>
                <w:vAlign w:val="center"/>
                <w:hideMark/>
              </w:tcPr>
            </w:tcPrChange>
          </w:tcPr>
          <w:p w14:paraId="193FBF1C" w14:textId="77777777" w:rsidR="00160B3D" w:rsidRPr="001F5DCA" w:rsidRDefault="00160B3D">
            <w:pPr>
              <w:jc w:val="center"/>
              <w:rPr>
                <w:ins w:id="855" w:author="Salomina Malan" w:date="2026-10-08T09:51:00Z" w16du:dateUtc="2026-10-07T22:51:00Z"/>
                <w:rFonts w:ascii="Arial" w:eastAsia="Times New Roman" w:hAnsi="Arial" w:cs="Arial"/>
                <w:sz w:val="20"/>
                <w:szCs w:val="20"/>
                <w:lang w:eastAsia="en-AU"/>
              </w:rPr>
            </w:pPr>
            <w:ins w:id="856" w:author="Salomina Malan" w:date="2026-10-08T09:51:00Z" w16du:dateUtc="2026-10-07T22:51:00Z">
              <w:r w:rsidRPr="001F5DCA">
                <w:rPr>
                  <w:rFonts w:ascii="Arial" w:eastAsia="Times New Roman" w:hAnsi="Arial" w:cs="Arial"/>
                  <w:color w:val="000000"/>
                  <w:sz w:val="20"/>
                  <w:szCs w:val="20"/>
                  <w:lang w:eastAsia="en-AU"/>
                </w:rPr>
                <w:t>5</w:t>
              </w:r>
            </w:ins>
          </w:p>
        </w:tc>
        <w:tc>
          <w:tcPr>
            <w:tcW w:w="4042" w:type="dxa"/>
            <w:noWrap/>
            <w:vAlign w:val="center"/>
            <w:hideMark/>
            <w:tcPrChange w:id="857" w:author="Salomina Malan" w:date="2026-10-08T09:52:00Z" w16du:dateUtc="2026-10-07T22:52:00Z">
              <w:tcPr>
                <w:tcW w:w="5772" w:type="dxa"/>
                <w:gridSpan w:val="4"/>
                <w:noWrap/>
                <w:vAlign w:val="center"/>
                <w:hideMark/>
              </w:tcPr>
            </w:tcPrChange>
          </w:tcPr>
          <w:p w14:paraId="3D936426" w14:textId="77777777" w:rsidR="00160B3D" w:rsidRPr="001F5DCA" w:rsidRDefault="00160B3D">
            <w:pPr>
              <w:rPr>
                <w:ins w:id="858" w:author="Salomina Malan" w:date="2026-10-08T09:51:00Z" w16du:dateUtc="2026-10-07T22:51:00Z"/>
                <w:rFonts w:ascii="Arial" w:eastAsia="Times New Roman" w:hAnsi="Arial" w:cs="Arial"/>
                <w:color w:val="000000"/>
                <w:sz w:val="20"/>
                <w:szCs w:val="20"/>
                <w:lang w:eastAsia="en-AU"/>
              </w:rPr>
            </w:pPr>
            <w:ins w:id="859" w:author="Salomina Malan" w:date="2026-10-08T09:51:00Z" w16du:dateUtc="2026-10-07T22:51:00Z">
              <w:r w:rsidRPr="001F5DCA">
                <w:rPr>
                  <w:rFonts w:ascii="Arial" w:eastAsia="Times New Roman" w:hAnsi="Arial" w:cs="Arial"/>
                  <w:color w:val="000000"/>
                  <w:sz w:val="20"/>
                  <w:szCs w:val="20"/>
                  <w:lang w:eastAsia="en-AU"/>
                </w:rPr>
                <w:t>Period 2 finalised</w:t>
              </w:r>
            </w:ins>
          </w:p>
        </w:tc>
        <w:tc>
          <w:tcPr>
            <w:tcW w:w="1389" w:type="dxa"/>
            <w:noWrap/>
            <w:vAlign w:val="center"/>
            <w:hideMark/>
            <w:tcPrChange w:id="860" w:author="Salomina Malan" w:date="2026-10-08T09:52:00Z" w16du:dateUtc="2026-10-07T22:52:00Z">
              <w:tcPr>
                <w:tcW w:w="1984" w:type="dxa"/>
                <w:noWrap/>
                <w:vAlign w:val="center"/>
                <w:hideMark/>
              </w:tcPr>
            </w:tcPrChange>
          </w:tcPr>
          <w:p w14:paraId="5A75CA83" w14:textId="77777777" w:rsidR="00160B3D" w:rsidRPr="001F5DCA" w:rsidRDefault="00160B3D">
            <w:pPr>
              <w:jc w:val="center"/>
              <w:rPr>
                <w:ins w:id="861" w:author="Salomina Malan" w:date="2026-10-08T09:51:00Z" w16du:dateUtc="2026-10-07T22:51:00Z"/>
                <w:rFonts w:ascii="Arial" w:eastAsia="Times New Roman" w:hAnsi="Arial" w:cs="Arial"/>
                <w:color w:val="000000"/>
                <w:sz w:val="20"/>
                <w:szCs w:val="20"/>
                <w:lang w:eastAsia="en-AU"/>
              </w:rPr>
            </w:pPr>
            <w:ins w:id="862"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863" w:author="Salomina Malan" w:date="2026-10-08T09:52:00Z" w16du:dateUtc="2026-10-07T22:52:00Z">
              <w:tcPr>
                <w:tcW w:w="4592" w:type="dxa"/>
                <w:vAlign w:val="center"/>
              </w:tcPr>
            </w:tcPrChange>
          </w:tcPr>
          <w:p w14:paraId="73E6F315" w14:textId="77777777" w:rsidR="00160B3D" w:rsidRPr="001F5DCA" w:rsidRDefault="00160B3D">
            <w:pPr>
              <w:rPr>
                <w:ins w:id="864" w:author="Salomina Malan" w:date="2026-10-08T09:51:00Z" w16du:dateUtc="2026-10-07T22:51:00Z"/>
                <w:rFonts w:ascii="Arial" w:eastAsia="Times New Roman" w:hAnsi="Arial" w:cs="Arial"/>
                <w:color w:val="000000"/>
                <w:sz w:val="20"/>
                <w:szCs w:val="20"/>
                <w:lang w:eastAsia="en-AU"/>
              </w:rPr>
            </w:pPr>
          </w:p>
        </w:tc>
      </w:tr>
      <w:tr w:rsidR="00160B3D" w:rsidRPr="001F5DCA" w14:paraId="2ED20602" w14:textId="77777777" w:rsidTr="002C644F">
        <w:trPr>
          <w:trHeight w:val="292"/>
          <w:ins w:id="865" w:author="Salomina Malan" w:date="2026-10-08T09:51:00Z" w16du:dateUtc="2026-10-07T22:51:00Z"/>
          <w:trPrChange w:id="866" w:author="Salomina Malan" w:date="2026-10-08T09:52:00Z" w16du:dateUtc="2026-10-07T22:52:00Z">
            <w:trPr>
              <w:trHeight w:val="296"/>
            </w:trPr>
          </w:trPrChange>
        </w:trPr>
        <w:tc>
          <w:tcPr>
            <w:tcW w:w="388" w:type="dxa"/>
            <w:noWrap/>
            <w:vAlign w:val="center"/>
            <w:hideMark/>
            <w:tcPrChange w:id="867" w:author="Salomina Malan" w:date="2026-10-08T09:52:00Z" w16du:dateUtc="2026-10-07T22:52:00Z">
              <w:tcPr>
                <w:tcW w:w="555" w:type="dxa"/>
                <w:gridSpan w:val="2"/>
                <w:noWrap/>
                <w:vAlign w:val="center"/>
                <w:hideMark/>
              </w:tcPr>
            </w:tcPrChange>
          </w:tcPr>
          <w:p w14:paraId="202228B8" w14:textId="77777777" w:rsidR="00160B3D" w:rsidRPr="001F5DCA" w:rsidRDefault="00160B3D">
            <w:pPr>
              <w:rPr>
                <w:ins w:id="868" w:author="Salomina Malan" w:date="2026-10-08T09:51:00Z" w16du:dateUtc="2026-10-07T22:51:00Z"/>
                <w:rFonts w:ascii="Arial" w:eastAsia="Times New Roman" w:hAnsi="Arial" w:cs="Arial"/>
                <w:color w:val="000000"/>
                <w:sz w:val="20"/>
                <w:szCs w:val="20"/>
                <w:lang w:eastAsia="en-AU"/>
              </w:rPr>
            </w:pPr>
            <w:ins w:id="869" w:author="Salomina Malan" w:date="2026-10-08T09:51:00Z" w16du:dateUtc="2026-10-07T22:51:00Z">
              <w:r w:rsidRPr="001F5DCA">
                <w:rPr>
                  <w:rFonts w:ascii="Arial" w:eastAsia="Times New Roman" w:hAnsi="Arial" w:cs="Arial"/>
                  <w:sz w:val="20"/>
                  <w:szCs w:val="20"/>
                  <w:lang w:eastAsia="en-AU"/>
                </w:rPr>
                <w:t>2</w:t>
              </w:r>
              <w:r>
                <w:rPr>
                  <w:rFonts w:ascii="Arial" w:eastAsia="Times New Roman" w:hAnsi="Arial" w:cs="Arial"/>
                  <w:sz w:val="20"/>
                  <w:szCs w:val="20"/>
                  <w:lang w:eastAsia="en-AU"/>
                </w:rPr>
                <w:t>8</w:t>
              </w:r>
            </w:ins>
          </w:p>
        </w:tc>
        <w:tc>
          <w:tcPr>
            <w:tcW w:w="3511" w:type="dxa"/>
            <w:noWrap/>
            <w:vAlign w:val="center"/>
            <w:hideMark/>
            <w:tcPrChange w:id="870" w:author="Salomina Malan" w:date="2026-10-08T09:52:00Z" w16du:dateUtc="2026-10-07T22:52:00Z">
              <w:tcPr>
                <w:tcW w:w="5014" w:type="dxa"/>
                <w:gridSpan w:val="3"/>
                <w:noWrap/>
                <w:vAlign w:val="center"/>
                <w:hideMark/>
              </w:tcPr>
            </w:tcPrChange>
          </w:tcPr>
          <w:p w14:paraId="5980E94B" w14:textId="77777777" w:rsidR="00160B3D" w:rsidRPr="001F5DCA" w:rsidRDefault="00160B3D">
            <w:pPr>
              <w:rPr>
                <w:ins w:id="871" w:author="Salomina Malan" w:date="2026-10-08T09:51:00Z" w16du:dateUtc="2026-10-07T22:51:00Z"/>
                <w:rFonts w:ascii="Arial" w:eastAsia="Times New Roman" w:hAnsi="Arial" w:cs="Arial"/>
                <w:color w:val="000000"/>
                <w:sz w:val="20"/>
                <w:szCs w:val="20"/>
                <w:lang w:eastAsia="en-AU"/>
              </w:rPr>
            </w:pPr>
            <w:ins w:id="872" w:author="Salomina Malan" w:date="2026-10-08T09:51:00Z" w16du:dateUtc="2026-10-07T22:51:00Z">
              <w:r w:rsidRPr="001F5DCA">
                <w:rPr>
                  <w:rFonts w:ascii="Arial" w:eastAsia="Times New Roman" w:hAnsi="Arial" w:cs="Arial"/>
                  <w:color w:val="000000"/>
                  <w:sz w:val="20"/>
                  <w:szCs w:val="20"/>
                  <w:lang w:eastAsia="en-AU"/>
                </w:rPr>
                <w:t>Financial Assessment Review</w:t>
              </w:r>
            </w:ins>
          </w:p>
        </w:tc>
        <w:tc>
          <w:tcPr>
            <w:tcW w:w="1588" w:type="dxa"/>
            <w:noWrap/>
            <w:vAlign w:val="center"/>
            <w:hideMark/>
            <w:tcPrChange w:id="873" w:author="Salomina Malan" w:date="2026-10-08T09:52:00Z" w16du:dateUtc="2026-10-07T22:52:00Z">
              <w:tcPr>
                <w:tcW w:w="2268" w:type="dxa"/>
                <w:gridSpan w:val="2"/>
                <w:noWrap/>
                <w:vAlign w:val="center"/>
                <w:hideMark/>
              </w:tcPr>
            </w:tcPrChange>
          </w:tcPr>
          <w:p w14:paraId="4182C2E7" w14:textId="77777777" w:rsidR="00160B3D" w:rsidRPr="001F5DCA" w:rsidRDefault="00160B3D">
            <w:pPr>
              <w:rPr>
                <w:ins w:id="874" w:author="Salomina Malan" w:date="2026-10-08T09:51:00Z" w16du:dateUtc="2026-10-07T22:51:00Z"/>
                <w:rFonts w:ascii="Arial" w:eastAsia="Times New Roman" w:hAnsi="Arial" w:cs="Arial"/>
                <w:color w:val="000000"/>
                <w:sz w:val="20"/>
                <w:szCs w:val="20"/>
                <w:lang w:eastAsia="en-AU"/>
              </w:rPr>
            </w:pPr>
            <w:ins w:id="875" w:author="Salomina Malan" w:date="2026-10-08T09:51:00Z" w16du:dateUtc="2026-10-07T22:51:00Z">
              <w:r w:rsidRPr="001F5DCA">
                <w:rPr>
                  <w:rFonts w:ascii="Arial" w:eastAsia="Times New Roman" w:hAnsi="Arial" w:cs="Arial"/>
                  <w:color w:val="000000"/>
                  <w:sz w:val="20"/>
                  <w:szCs w:val="20"/>
                  <w:lang w:eastAsia="en-AU"/>
                </w:rPr>
                <w:t>EPSS Supervisor</w:t>
              </w:r>
            </w:ins>
          </w:p>
        </w:tc>
        <w:tc>
          <w:tcPr>
            <w:tcW w:w="1588" w:type="dxa"/>
            <w:noWrap/>
            <w:vAlign w:val="center"/>
            <w:hideMark/>
            <w:tcPrChange w:id="876" w:author="Salomina Malan" w:date="2026-10-08T09:52:00Z" w16du:dateUtc="2026-10-07T22:52:00Z">
              <w:tcPr>
                <w:tcW w:w="2268" w:type="dxa"/>
                <w:noWrap/>
                <w:vAlign w:val="center"/>
                <w:hideMark/>
              </w:tcPr>
            </w:tcPrChange>
          </w:tcPr>
          <w:p w14:paraId="507BFDE5" w14:textId="77777777" w:rsidR="00160B3D" w:rsidRPr="001F5DCA" w:rsidRDefault="00160B3D">
            <w:pPr>
              <w:jc w:val="center"/>
              <w:rPr>
                <w:ins w:id="877" w:author="Salomina Malan" w:date="2026-10-08T09:51:00Z" w16du:dateUtc="2026-10-07T22:51:00Z"/>
                <w:rFonts w:ascii="Arial" w:eastAsia="Times New Roman" w:hAnsi="Arial" w:cs="Arial"/>
                <w:color w:val="000000"/>
                <w:sz w:val="20"/>
                <w:szCs w:val="20"/>
                <w:lang w:eastAsia="en-AU"/>
              </w:rPr>
            </w:pPr>
            <w:ins w:id="878" w:author="Salomina Malan" w:date="2026-10-08T09:51:00Z" w16du:dateUtc="2026-10-07T22:51:00Z">
              <w:r w:rsidRPr="001F5DCA">
                <w:rPr>
                  <w:rFonts w:ascii="Arial" w:eastAsia="Times New Roman" w:hAnsi="Arial" w:cs="Arial"/>
                  <w:color w:val="000000"/>
                  <w:sz w:val="20"/>
                  <w:szCs w:val="20"/>
                  <w:lang w:eastAsia="en-AU"/>
                </w:rPr>
                <w:t>2</w:t>
              </w:r>
            </w:ins>
          </w:p>
        </w:tc>
        <w:tc>
          <w:tcPr>
            <w:tcW w:w="4042" w:type="dxa"/>
            <w:noWrap/>
            <w:vAlign w:val="center"/>
            <w:hideMark/>
            <w:tcPrChange w:id="879" w:author="Salomina Malan" w:date="2026-10-08T09:52:00Z" w16du:dateUtc="2026-10-07T22:52:00Z">
              <w:tcPr>
                <w:tcW w:w="5772" w:type="dxa"/>
                <w:gridSpan w:val="4"/>
                <w:noWrap/>
                <w:vAlign w:val="center"/>
                <w:hideMark/>
              </w:tcPr>
            </w:tcPrChange>
          </w:tcPr>
          <w:p w14:paraId="3FC81C33" w14:textId="77777777" w:rsidR="00160B3D" w:rsidRPr="001F5DCA" w:rsidRDefault="00160B3D">
            <w:pPr>
              <w:rPr>
                <w:ins w:id="880" w:author="Salomina Malan" w:date="2026-10-08T09:51:00Z" w16du:dateUtc="2026-10-07T22:51:00Z"/>
                <w:rFonts w:ascii="Arial" w:eastAsia="Times New Roman" w:hAnsi="Arial" w:cs="Arial"/>
                <w:color w:val="000000"/>
                <w:sz w:val="20"/>
                <w:szCs w:val="20"/>
                <w:lang w:eastAsia="en-AU"/>
              </w:rPr>
            </w:pPr>
            <w:ins w:id="881" w:author="Salomina Malan" w:date="2026-10-08T09:51:00Z" w16du:dateUtc="2026-10-07T22:51:00Z">
              <w:r w:rsidRPr="001F5DCA">
                <w:rPr>
                  <w:rFonts w:ascii="Arial" w:eastAsia="Times New Roman" w:hAnsi="Arial" w:cs="Arial"/>
                  <w:color w:val="000000"/>
                  <w:sz w:val="20"/>
                  <w:szCs w:val="20"/>
                  <w:lang w:eastAsia="en-AU"/>
                </w:rPr>
                <w:t>OLIMS "external income" record created</w:t>
              </w:r>
            </w:ins>
          </w:p>
        </w:tc>
        <w:tc>
          <w:tcPr>
            <w:tcW w:w="1389" w:type="dxa"/>
            <w:vAlign w:val="center"/>
            <w:tcPrChange w:id="882" w:author="Salomina Malan" w:date="2026-10-08T09:52:00Z" w16du:dateUtc="2026-10-07T22:52:00Z">
              <w:tcPr>
                <w:tcW w:w="1984" w:type="dxa"/>
                <w:vAlign w:val="center"/>
              </w:tcPr>
            </w:tcPrChange>
          </w:tcPr>
          <w:p w14:paraId="7AEE9A7A" w14:textId="77777777" w:rsidR="00160B3D" w:rsidRPr="001F5DCA" w:rsidRDefault="00160B3D">
            <w:pPr>
              <w:jc w:val="center"/>
              <w:rPr>
                <w:ins w:id="883" w:author="Salomina Malan" w:date="2026-10-08T09:51:00Z" w16du:dateUtc="2026-10-07T22:51:00Z"/>
                <w:rFonts w:ascii="Arial" w:eastAsia="Times New Roman" w:hAnsi="Arial" w:cs="Arial"/>
                <w:color w:val="000000"/>
                <w:sz w:val="20"/>
                <w:szCs w:val="20"/>
                <w:lang w:eastAsia="en-AU"/>
              </w:rPr>
            </w:pPr>
            <w:ins w:id="884" w:author="Salomina Malan" w:date="2026-10-08T09:51:00Z" w16du:dateUtc="2026-10-07T22:51:00Z">
              <w:r w:rsidRPr="001F5DCA">
                <w:rPr>
                  <w:rFonts w:ascii="Arial" w:eastAsia="Times New Roman" w:hAnsi="Arial" w:cs="Arial"/>
                  <w:color w:val="000000"/>
                  <w:sz w:val="20"/>
                  <w:szCs w:val="20"/>
                  <w:lang w:eastAsia="en-AU"/>
                </w:rPr>
                <w:t>Yes</w:t>
              </w:r>
            </w:ins>
          </w:p>
        </w:tc>
        <w:tc>
          <w:tcPr>
            <w:tcW w:w="3215" w:type="dxa"/>
            <w:vAlign w:val="center"/>
            <w:tcPrChange w:id="885" w:author="Salomina Malan" w:date="2026-10-08T09:52:00Z" w16du:dateUtc="2026-10-07T22:52:00Z">
              <w:tcPr>
                <w:tcW w:w="4592" w:type="dxa"/>
                <w:vAlign w:val="center"/>
              </w:tcPr>
            </w:tcPrChange>
          </w:tcPr>
          <w:p w14:paraId="2EA9453D" w14:textId="77777777" w:rsidR="00160B3D" w:rsidRPr="001F5DCA" w:rsidRDefault="00160B3D">
            <w:pPr>
              <w:rPr>
                <w:ins w:id="886" w:author="Salomina Malan" w:date="2026-10-08T09:51:00Z" w16du:dateUtc="2026-10-07T22:51:00Z"/>
                <w:rFonts w:ascii="Arial" w:eastAsia="Times New Roman" w:hAnsi="Arial" w:cs="Arial"/>
                <w:color w:val="000000"/>
                <w:sz w:val="20"/>
                <w:szCs w:val="20"/>
                <w:lang w:eastAsia="en-AU"/>
              </w:rPr>
            </w:pPr>
          </w:p>
        </w:tc>
      </w:tr>
      <w:tr w:rsidR="00160B3D" w:rsidRPr="001F5DCA" w14:paraId="68427BAF" w14:textId="77777777" w:rsidTr="002C644F">
        <w:trPr>
          <w:trHeight w:val="292"/>
          <w:ins w:id="887" w:author="Salomina Malan" w:date="2026-10-08T09:51:00Z" w16du:dateUtc="2026-10-07T22:51:00Z"/>
          <w:trPrChange w:id="888" w:author="Salomina Malan" w:date="2026-10-08T09:52:00Z" w16du:dateUtc="2026-10-07T22:52:00Z">
            <w:trPr>
              <w:trHeight w:val="296"/>
            </w:trPr>
          </w:trPrChange>
        </w:trPr>
        <w:tc>
          <w:tcPr>
            <w:tcW w:w="388" w:type="dxa"/>
            <w:noWrap/>
            <w:vAlign w:val="center"/>
            <w:hideMark/>
            <w:tcPrChange w:id="889" w:author="Salomina Malan" w:date="2026-10-08T09:52:00Z" w16du:dateUtc="2026-10-07T22:52:00Z">
              <w:tcPr>
                <w:tcW w:w="555" w:type="dxa"/>
                <w:gridSpan w:val="2"/>
                <w:noWrap/>
                <w:vAlign w:val="center"/>
                <w:hideMark/>
              </w:tcPr>
            </w:tcPrChange>
          </w:tcPr>
          <w:p w14:paraId="4A3D5431" w14:textId="77777777" w:rsidR="00160B3D" w:rsidRPr="001F5DCA" w:rsidRDefault="00160B3D">
            <w:pPr>
              <w:rPr>
                <w:ins w:id="890" w:author="Salomina Malan" w:date="2026-10-08T09:51:00Z" w16du:dateUtc="2026-10-07T22:51:00Z"/>
                <w:rFonts w:ascii="Arial" w:eastAsia="Times New Roman" w:hAnsi="Arial" w:cs="Arial"/>
                <w:color w:val="000000"/>
                <w:sz w:val="20"/>
                <w:szCs w:val="20"/>
                <w:lang w:eastAsia="en-AU"/>
              </w:rPr>
            </w:pPr>
            <w:ins w:id="891" w:author="Salomina Malan" w:date="2026-10-08T09:51:00Z" w16du:dateUtc="2026-10-07T22:51:00Z">
              <w:r w:rsidRPr="001F5DCA">
                <w:rPr>
                  <w:rFonts w:ascii="Arial" w:eastAsia="Times New Roman" w:hAnsi="Arial" w:cs="Arial"/>
                  <w:sz w:val="20"/>
                  <w:szCs w:val="20"/>
                  <w:lang w:eastAsia="en-AU"/>
                </w:rPr>
                <w:t>2</w:t>
              </w:r>
              <w:r>
                <w:rPr>
                  <w:rFonts w:ascii="Arial" w:eastAsia="Times New Roman" w:hAnsi="Arial" w:cs="Arial"/>
                  <w:sz w:val="20"/>
                  <w:szCs w:val="20"/>
                  <w:lang w:eastAsia="en-AU"/>
                </w:rPr>
                <w:t>9</w:t>
              </w:r>
            </w:ins>
          </w:p>
        </w:tc>
        <w:tc>
          <w:tcPr>
            <w:tcW w:w="3511" w:type="dxa"/>
            <w:noWrap/>
            <w:vAlign w:val="center"/>
            <w:tcPrChange w:id="892" w:author="Salomina Malan" w:date="2026-10-08T09:52:00Z" w16du:dateUtc="2026-10-07T22:52:00Z">
              <w:tcPr>
                <w:tcW w:w="5014" w:type="dxa"/>
                <w:gridSpan w:val="3"/>
                <w:noWrap/>
                <w:vAlign w:val="center"/>
              </w:tcPr>
            </w:tcPrChange>
          </w:tcPr>
          <w:p w14:paraId="2DD3B0FF" w14:textId="77777777" w:rsidR="00160B3D" w:rsidRPr="001F5DCA" w:rsidRDefault="00160B3D">
            <w:pPr>
              <w:rPr>
                <w:ins w:id="893" w:author="Salomina Malan" w:date="2026-10-08T09:51:00Z" w16du:dateUtc="2026-10-07T22:51:00Z"/>
                <w:rFonts w:ascii="Arial" w:eastAsia="Times New Roman" w:hAnsi="Arial" w:cs="Arial"/>
                <w:color w:val="000000"/>
                <w:sz w:val="20"/>
                <w:szCs w:val="20"/>
                <w:lang w:eastAsia="en-AU"/>
              </w:rPr>
            </w:pPr>
            <w:ins w:id="894" w:author="Salomina Malan" w:date="2026-10-08T09:51:00Z" w16du:dateUtc="2026-10-07T22:51:00Z">
              <w:r w:rsidRPr="001F5DCA">
                <w:rPr>
                  <w:rFonts w:ascii="Arial" w:eastAsia="Times New Roman" w:hAnsi="Arial" w:cs="Arial"/>
                  <w:color w:val="000000"/>
                  <w:sz w:val="20"/>
                  <w:szCs w:val="20"/>
                  <w:lang w:eastAsia="en-AU"/>
                </w:rPr>
                <w:t>Claim Finalisation</w:t>
              </w:r>
            </w:ins>
          </w:p>
        </w:tc>
        <w:tc>
          <w:tcPr>
            <w:tcW w:w="1588" w:type="dxa"/>
            <w:noWrap/>
            <w:hideMark/>
            <w:tcPrChange w:id="895" w:author="Salomina Malan" w:date="2026-10-08T09:52:00Z" w16du:dateUtc="2026-10-07T22:52:00Z">
              <w:tcPr>
                <w:tcW w:w="2268" w:type="dxa"/>
                <w:gridSpan w:val="2"/>
                <w:noWrap/>
                <w:hideMark/>
              </w:tcPr>
            </w:tcPrChange>
          </w:tcPr>
          <w:p w14:paraId="2D39EE45" w14:textId="77777777" w:rsidR="00160B3D" w:rsidRPr="001F5DCA" w:rsidRDefault="00160B3D">
            <w:pPr>
              <w:rPr>
                <w:ins w:id="896" w:author="Salomina Malan" w:date="2026-10-08T09:51:00Z" w16du:dateUtc="2026-10-07T22:51:00Z"/>
                <w:rFonts w:ascii="Arial" w:eastAsia="Times New Roman" w:hAnsi="Arial" w:cs="Arial"/>
                <w:color w:val="000000"/>
                <w:sz w:val="20"/>
                <w:szCs w:val="20"/>
                <w:lang w:eastAsia="en-AU"/>
              </w:rPr>
            </w:pPr>
            <w:ins w:id="897"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898" w:author="Salomina Malan" w:date="2026-10-08T09:52:00Z" w16du:dateUtc="2026-10-07T22:52:00Z">
              <w:tcPr>
                <w:tcW w:w="2268" w:type="dxa"/>
                <w:noWrap/>
                <w:vAlign w:val="center"/>
                <w:hideMark/>
              </w:tcPr>
            </w:tcPrChange>
          </w:tcPr>
          <w:p w14:paraId="2276996C" w14:textId="77777777" w:rsidR="00160B3D" w:rsidRPr="001F5DCA" w:rsidRDefault="00160B3D">
            <w:pPr>
              <w:jc w:val="center"/>
              <w:rPr>
                <w:ins w:id="899" w:author="Salomina Malan" w:date="2026-10-08T09:51:00Z" w16du:dateUtc="2026-10-07T22:51:00Z"/>
                <w:rFonts w:ascii="Arial" w:eastAsia="Times New Roman" w:hAnsi="Arial" w:cs="Arial"/>
                <w:sz w:val="20"/>
                <w:szCs w:val="20"/>
                <w:lang w:eastAsia="en-AU"/>
              </w:rPr>
            </w:pPr>
            <w:ins w:id="900" w:author="Salomina Malan" w:date="2026-10-08T09:51:00Z" w16du:dateUtc="2026-10-07T22:51:00Z">
              <w:r w:rsidRPr="001F5DCA">
                <w:rPr>
                  <w:rFonts w:ascii="Arial" w:eastAsia="Times New Roman" w:hAnsi="Arial" w:cs="Arial"/>
                  <w:sz w:val="20"/>
                  <w:szCs w:val="20"/>
                  <w:lang w:eastAsia="en-AU"/>
                </w:rPr>
                <w:t>5</w:t>
              </w:r>
            </w:ins>
          </w:p>
        </w:tc>
        <w:tc>
          <w:tcPr>
            <w:tcW w:w="4042" w:type="dxa"/>
            <w:noWrap/>
            <w:vAlign w:val="center"/>
            <w:hideMark/>
            <w:tcPrChange w:id="901" w:author="Salomina Malan" w:date="2026-10-08T09:52:00Z" w16du:dateUtc="2026-10-07T22:52:00Z">
              <w:tcPr>
                <w:tcW w:w="5772" w:type="dxa"/>
                <w:gridSpan w:val="4"/>
                <w:noWrap/>
                <w:vAlign w:val="center"/>
                <w:hideMark/>
              </w:tcPr>
            </w:tcPrChange>
          </w:tcPr>
          <w:p w14:paraId="3AE87B3B" w14:textId="77777777" w:rsidR="00160B3D" w:rsidRPr="001F5DCA" w:rsidRDefault="00160B3D">
            <w:pPr>
              <w:rPr>
                <w:ins w:id="902" w:author="Salomina Malan" w:date="2026-10-08T09:51:00Z" w16du:dateUtc="2026-10-07T22:51:00Z"/>
                <w:rFonts w:ascii="Arial" w:eastAsia="Times New Roman" w:hAnsi="Arial" w:cs="Arial"/>
                <w:sz w:val="20"/>
                <w:szCs w:val="20"/>
                <w:lang w:eastAsia="en-AU"/>
              </w:rPr>
            </w:pPr>
            <w:ins w:id="903" w:author="Salomina Malan" w:date="2026-10-08T09:51:00Z" w16du:dateUtc="2026-10-07T22:51:00Z">
              <w:r w:rsidRPr="001F5DCA">
                <w:rPr>
                  <w:rFonts w:ascii="Arial" w:eastAsia="Times New Roman" w:hAnsi="Arial" w:cs="Arial"/>
                  <w:color w:val="000000"/>
                  <w:sz w:val="20"/>
                  <w:szCs w:val="20"/>
                  <w:lang w:eastAsia="en-AU"/>
                </w:rPr>
                <w:t>PID WC Certificate uploaded</w:t>
              </w:r>
            </w:ins>
          </w:p>
        </w:tc>
        <w:tc>
          <w:tcPr>
            <w:tcW w:w="1389" w:type="dxa"/>
            <w:noWrap/>
            <w:vAlign w:val="center"/>
            <w:hideMark/>
            <w:tcPrChange w:id="904" w:author="Salomina Malan" w:date="2026-10-08T09:52:00Z" w16du:dateUtc="2026-10-07T22:52:00Z">
              <w:tcPr>
                <w:tcW w:w="1984" w:type="dxa"/>
                <w:noWrap/>
                <w:vAlign w:val="center"/>
                <w:hideMark/>
              </w:tcPr>
            </w:tcPrChange>
          </w:tcPr>
          <w:p w14:paraId="03CC6CB7" w14:textId="77777777" w:rsidR="00160B3D" w:rsidRPr="001F5DCA" w:rsidRDefault="00160B3D">
            <w:pPr>
              <w:jc w:val="center"/>
              <w:rPr>
                <w:ins w:id="905" w:author="Salomina Malan" w:date="2026-10-08T09:51:00Z" w16du:dateUtc="2026-10-07T22:51:00Z"/>
                <w:rFonts w:ascii="Arial" w:eastAsia="Times New Roman" w:hAnsi="Arial" w:cs="Arial"/>
                <w:sz w:val="20"/>
                <w:szCs w:val="20"/>
                <w:lang w:eastAsia="en-AU"/>
              </w:rPr>
            </w:pPr>
            <w:ins w:id="906" w:author="Salomina Malan" w:date="2026-10-08T09:51:00Z" w16du:dateUtc="2026-10-07T22:51:00Z">
              <w:r w:rsidRPr="001F5DCA">
                <w:rPr>
                  <w:rFonts w:ascii="Arial" w:eastAsia="Times New Roman" w:hAnsi="Arial" w:cs="Arial"/>
                  <w:sz w:val="20"/>
                  <w:szCs w:val="20"/>
                  <w:lang w:eastAsia="en-AU"/>
                </w:rPr>
                <w:t>Yes</w:t>
              </w:r>
            </w:ins>
          </w:p>
        </w:tc>
        <w:tc>
          <w:tcPr>
            <w:tcW w:w="3215" w:type="dxa"/>
            <w:vAlign w:val="center"/>
            <w:tcPrChange w:id="907" w:author="Salomina Malan" w:date="2026-10-08T09:52:00Z" w16du:dateUtc="2026-10-07T22:52:00Z">
              <w:tcPr>
                <w:tcW w:w="4592" w:type="dxa"/>
                <w:vAlign w:val="center"/>
              </w:tcPr>
            </w:tcPrChange>
          </w:tcPr>
          <w:p w14:paraId="547359A2" w14:textId="77777777" w:rsidR="00160B3D" w:rsidRPr="001F5DCA" w:rsidRDefault="00160B3D">
            <w:pPr>
              <w:rPr>
                <w:ins w:id="908" w:author="Salomina Malan" w:date="2026-10-08T09:51:00Z" w16du:dateUtc="2026-10-07T22:51:00Z"/>
                <w:rFonts w:ascii="Arial" w:eastAsia="Times New Roman" w:hAnsi="Arial" w:cs="Arial"/>
                <w:sz w:val="20"/>
                <w:szCs w:val="20"/>
                <w:lang w:eastAsia="en-AU"/>
              </w:rPr>
            </w:pPr>
          </w:p>
        </w:tc>
      </w:tr>
      <w:tr w:rsidR="00160B3D" w:rsidRPr="001F5DCA" w14:paraId="09B4F092" w14:textId="77777777" w:rsidTr="002C644F">
        <w:trPr>
          <w:trHeight w:val="292"/>
          <w:ins w:id="909" w:author="Salomina Malan" w:date="2026-10-08T09:51:00Z" w16du:dateUtc="2026-10-07T22:51:00Z"/>
          <w:trPrChange w:id="910" w:author="Salomina Malan" w:date="2026-10-08T09:52:00Z" w16du:dateUtc="2026-10-07T22:52:00Z">
            <w:trPr>
              <w:trHeight w:val="296"/>
            </w:trPr>
          </w:trPrChange>
        </w:trPr>
        <w:tc>
          <w:tcPr>
            <w:tcW w:w="388" w:type="dxa"/>
            <w:noWrap/>
            <w:vAlign w:val="center"/>
            <w:hideMark/>
            <w:tcPrChange w:id="911" w:author="Salomina Malan" w:date="2026-10-08T09:52:00Z" w16du:dateUtc="2026-10-07T22:52:00Z">
              <w:tcPr>
                <w:tcW w:w="555" w:type="dxa"/>
                <w:gridSpan w:val="2"/>
                <w:noWrap/>
                <w:vAlign w:val="center"/>
                <w:hideMark/>
              </w:tcPr>
            </w:tcPrChange>
          </w:tcPr>
          <w:p w14:paraId="598FCEA0" w14:textId="77777777" w:rsidR="00160B3D" w:rsidRPr="001F5DCA" w:rsidRDefault="00160B3D">
            <w:pPr>
              <w:rPr>
                <w:ins w:id="912" w:author="Salomina Malan" w:date="2026-10-08T09:51:00Z" w16du:dateUtc="2026-10-07T22:51:00Z"/>
                <w:rFonts w:ascii="Arial" w:eastAsia="Times New Roman" w:hAnsi="Arial" w:cs="Arial"/>
                <w:sz w:val="20"/>
                <w:szCs w:val="20"/>
                <w:lang w:eastAsia="en-AU"/>
              </w:rPr>
            </w:pPr>
            <w:ins w:id="913" w:author="Salomina Malan" w:date="2026-10-08T09:51:00Z" w16du:dateUtc="2026-10-07T22:51:00Z">
              <w:r>
                <w:rPr>
                  <w:rFonts w:ascii="Arial" w:eastAsia="Times New Roman" w:hAnsi="Arial" w:cs="Arial"/>
                  <w:sz w:val="20"/>
                  <w:szCs w:val="20"/>
                  <w:lang w:eastAsia="en-AU"/>
                </w:rPr>
                <w:t>30</w:t>
              </w:r>
            </w:ins>
          </w:p>
        </w:tc>
        <w:tc>
          <w:tcPr>
            <w:tcW w:w="3511" w:type="dxa"/>
            <w:noWrap/>
            <w:vAlign w:val="center"/>
            <w:tcPrChange w:id="914" w:author="Salomina Malan" w:date="2026-10-08T09:52:00Z" w16du:dateUtc="2026-10-07T22:52:00Z">
              <w:tcPr>
                <w:tcW w:w="5014" w:type="dxa"/>
                <w:gridSpan w:val="3"/>
                <w:noWrap/>
                <w:vAlign w:val="center"/>
              </w:tcPr>
            </w:tcPrChange>
          </w:tcPr>
          <w:p w14:paraId="7CF6B919" w14:textId="77777777" w:rsidR="00160B3D" w:rsidRPr="001F5DCA" w:rsidRDefault="00160B3D">
            <w:pPr>
              <w:rPr>
                <w:ins w:id="915" w:author="Salomina Malan" w:date="2026-10-08T09:51:00Z" w16du:dateUtc="2026-10-07T22:51:00Z"/>
                <w:rFonts w:ascii="Arial" w:eastAsia="Times New Roman" w:hAnsi="Arial" w:cs="Arial"/>
                <w:color w:val="000000"/>
                <w:sz w:val="20"/>
                <w:szCs w:val="20"/>
                <w:lang w:eastAsia="en-AU"/>
              </w:rPr>
            </w:pPr>
            <w:ins w:id="916" w:author="Salomina Malan" w:date="2026-10-08T09:51:00Z" w16du:dateUtc="2026-10-07T22:51:00Z">
              <w:r w:rsidRPr="001F5DCA">
                <w:rPr>
                  <w:rFonts w:ascii="Arial" w:eastAsia="Times New Roman" w:hAnsi="Arial" w:cs="Arial"/>
                  <w:color w:val="000000"/>
                  <w:sz w:val="20"/>
                  <w:szCs w:val="20"/>
                  <w:lang w:eastAsia="en-AU"/>
                </w:rPr>
                <w:t>Claim Review – WC Status Change</w:t>
              </w:r>
            </w:ins>
          </w:p>
        </w:tc>
        <w:tc>
          <w:tcPr>
            <w:tcW w:w="1588" w:type="dxa"/>
            <w:noWrap/>
            <w:hideMark/>
            <w:tcPrChange w:id="917" w:author="Salomina Malan" w:date="2026-10-08T09:52:00Z" w16du:dateUtc="2026-10-07T22:52:00Z">
              <w:tcPr>
                <w:tcW w:w="2268" w:type="dxa"/>
                <w:gridSpan w:val="2"/>
                <w:noWrap/>
                <w:hideMark/>
              </w:tcPr>
            </w:tcPrChange>
          </w:tcPr>
          <w:p w14:paraId="2027E048" w14:textId="77777777" w:rsidR="00160B3D" w:rsidRPr="001F5DCA" w:rsidRDefault="00160B3D">
            <w:pPr>
              <w:rPr>
                <w:ins w:id="918" w:author="Salomina Malan" w:date="2026-10-08T09:51:00Z" w16du:dateUtc="2026-10-07T22:51:00Z"/>
                <w:rFonts w:ascii="Arial" w:eastAsia="Times New Roman" w:hAnsi="Arial" w:cs="Arial"/>
                <w:color w:val="000000"/>
                <w:sz w:val="20"/>
                <w:szCs w:val="20"/>
                <w:lang w:eastAsia="en-AU"/>
              </w:rPr>
            </w:pPr>
            <w:ins w:id="919"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920" w:author="Salomina Malan" w:date="2026-10-08T09:52:00Z" w16du:dateUtc="2026-10-07T22:52:00Z">
              <w:tcPr>
                <w:tcW w:w="2268" w:type="dxa"/>
                <w:noWrap/>
                <w:vAlign w:val="center"/>
                <w:hideMark/>
              </w:tcPr>
            </w:tcPrChange>
          </w:tcPr>
          <w:p w14:paraId="34D3E8B9" w14:textId="77777777" w:rsidR="00160B3D" w:rsidRPr="001F5DCA" w:rsidRDefault="00160B3D">
            <w:pPr>
              <w:jc w:val="center"/>
              <w:rPr>
                <w:ins w:id="921" w:author="Salomina Malan" w:date="2026-10-08T09:51:00Z" w16du:dateUtc="2026-10-07T22:51:00Z"/>
                <w:rFonts w:ascii="Arial" w:eastAsia="Times New Roman" w:hAnsi="Arial" w:cs="Arial"/>
                <w:sz w:val="20"/>
                <w:szCs w:val="20"/>
                <w:lang w:eastAsia="en-AU"/>
              </w:rPr>
            </w:pPr>
            <w:ins w:id="922" w:author="Salomina Malan" w:date="2026-10-08T09:51:00Z" w16du:dateUtc="2026-10-07T22:51:00Z">
              <w:r w:rsidRPr="001F5DCA">
                <w:rPr>
                  <w:rFonts w:ascii="Arial" w:eastAsia="Times New Roman" w:hAnsi="Arial" w:cs="Arial"/>
                  <w:sz w:val="20"/>
                  <w:szCs w:val="20"/>
                  <w:lang w:eastAsia="en-AU"/>
                </w:rPr>
                <w:t>2</w:t>
              </w:r>
            </w:ins>
          </w:p>
        </w:tc>
        <w:tc>
          <w:tcPr>
            <w:tcW w:w="4042" w:type="dxa"/>
            <w:noWrap/>
            <w:vAlign w:val="center"/>
            <w:hideMark/>
            <w:tcPrChange w:id="923" w:author="Salomina Malan" w:date="2026-10-08T09:52:00Z" w16du:dateUtc="2026-10-07T22:52:00Z">
              <w:tcPr>
                <w:tcW w:w="5772" w:type="dxa"/>
                <w:gridSpan w:val="4"/>
                <w:noWrap/>
                <w:vAlign w:val="center"/>
                <w:hideMark/>
              </w:tcPr>
            </w:tcPrChange>
          </w:tcPr>
          <w:p w14:paraId="4093CE62" w14:textId="77777777" w:rsidR="00160B3D" w:rsidRPr="001F5DCA" w:rsidRDefault="00160B3D">
            <w:pPr>
              <w:rPr>
                <w:ins w:id="924" w:author="Salomina Malan" w:date="2026-10-08T09:51:00Z" w16du:dateUtc="2026-10-07T22:51:00Z"/>
                <w:rFonts w:ascii="Arial" w:eastAsia="Times New Roman" w:hAnsi="Arial" w:cs="Arial"/>
                <w:sz w:val="20"/>
                <w:szCs w:val="20"/>
                <w:lang w:eastAsia="en-AU"/>
              </w:rPr>
            </w:pPr>
            <w:ins w:id="925" w:author="Salomina Malan" w:date="2026-10-08T09:51:00Z" w16du:dateUtc="2026-10-07T22:51:00Z">
              <w:r w:rsidRPr="001F5DCA">
                <w:rPr>
                  <w:rFonts w:ascii="Arial" w:eastAsia="Times New Roman" w:hAnsi="Arial" w:cs="Arial"/>
                  <w:sz w:val="20"/>
                  <w:szCs w:val="20"/>
                  <w:lang w:eastAsia="en-AU"/>
                </w:rPr>
                <w:t>Change in WC Status (Pending Case Closure, Closed, Reopened)</w:t>
              </w:r>
            </w:ins>
          </w:p>
        </w:tc>
        <w:tc>
          <w:tcPr>
            <w:tcW w:w="1389" w:type="dxa"/>
            <w:noWrap/>
            <w:vAlign w:val="center"/>
            <w:hideMark/>
            <w:tcPrChange w:id="926" w:author="Salomina Malan" w:date="2026-10-08T09:52:00Z" w16du:dateUtc="2026-10-07T22:52:00Z">
              <w:tcPr>
                <w:tcW w:w="1984" w:type="dxa"/>
                <w:noWrap/>
                <w:vAlign w:val="center"/>
                <w:hideMark/>
              </w:tcPr>
            </w:tcPrChange>
          </w:tcPr>
          <w:p w14:paraId="016162E4" w14:textId="77777777" w:rsidR="00160B3D" w:rsidRPr="001F5DCA" w:rsidRDefault="00160B3D">
            <w:pPr>
              <w:jc w:val="center"/>
              <w:rPr>
                <w:ins w:id="927" w:author="Salomina Malan" w:date="2026-10-08T09:51:00Z" w16du:dateUtc="2026-10-07T22:51:00Z"/>
                <w:rFonts w:ascii="Arial" w:eastAsia="Times New Roman" w:hAnsi="Arial" w:cs="Arial"/>
                <w:sz w:val="20"/>
                <w:szCs w:val="20"/>
                <w:lang w:eastAsia="en-AU"/>
              </w:rPr>
            </w:pPr>
            <w:ins w:id="928" w:author="Salomina Malan" w:date="2026-10-08T09:51:00Z" w16du:dateUtc="2026-10-07T22:51:00Z">
              <w:r w:rsidRPr="001F5DCA">
                <w:rPr>
                  <w:rFonts w:ascii="Arial" w:eastAsia="Times New Roman" w:hAnsi="Arial" w:cs="Arial"/>
                  <w:sz w:val="20"/>
                  <w:szCs w:val="20"/>
                  <w:lang w:eastAsia="en-AU"/>
                </w:rPr>
                <w:t>Yes</w:t>
              </w:r>
            </w:ins>
          </w:p>
        </w:tc>
        <w:tc>
          <w:tcPr>
            <w:tcW w:w="3215" w:type="dxa"/>
            <w:vAlign w:val="center"/>
            <w:tcPrChange w:id="929" w:author="Salomina Malan" w:date="2026-10-08T09:52:00Z" w16du:dateUtc="2026-10-07T22:52:00Z">
              <w:tcPr>
                <w:tcW w:w="4592" w:type="dxa"/>
                <w:vAlign w:val="center"/>
              </w:tcPr>
            </w:tcPrChange>
          </w:tcPr>
          <w:p w14:paraId="101B7DC7" w14:textId="77777777" w:rsidR="00160B3D" w:rsidRPr="001F5DCA" w:rsidRDefault="00160B3D">
            <w:pPr>
              <w:rPr>
                <w:ins w:id="930" w:author="Salomina Malan" w:date="2026-10-08T09:51:00Z" w16du:dateUtc="2026-10-07T22:51:00Z"/>
                <w:rFonts w:ascii="Arial" w:eastAsia="Times New Roman" w:hAnsi="Arial" w:cs="Arial"/>
                <w:sz w:val="20"/>
                <w:szCs w:val="20"/>
                <w:lang w:eastAsia="en-AU"/>
              </w:rPr>
            </w:pPr>
          </w:p>
        </w:tc>
      </w:tr>
      <w:tr w:rsidR="00160B3D" w:rsidRPr="001F5DCA" w14:paraId="06FD4587" w14:textId="77777777" w:rsidTr="002C644F">
        <w:trPr>
          <w:trHeight w:val="292"/>
          <w:ins w:id="931" w:author="Salomina Malan" w:date="2026-10-08T09:51:00Z" w16du:dateUtc="2026-10-07T22:51:00Z"/>
          <w:trPrChange w:id="932" w:author="Salomina Malan" w:date="2026-10-08T09:52:00Z" w16du:dateUtc="2026-10-07T22:52:00Z">
            <w:trPr>
              <w:trHeight w:val="296"/>
            </w:trPr>
          </w:trPrChange>
        </w:trPr>
        <w:tc>
          <w:tcPr>
            <w:tcW w:w="388" w:type="dxa"/>
            <w:noWrap/>
            <w:vAlign w:val="center"/>
            <w:hideMark/>
            <w:tcPrChange w:id="933" w:author="Salomina Malan" w:date="2026-10-08T09:52:00Z" w16du:dateUtc="2026-10-07T22:52:00Z">
              <w:tcPr>
                <w:tcW w:w="555" w:type="dxa"/>
                <w:gridSpan w:val="2"/>
                <w:noWrap/>
                <w:vAlign w:val="center"/>
                <w:hideMark/>
              </w:tcPr>
            </w:tcPrChange>
          </w:tcPr>
          <w:p w14:paraId="7D7DD5A2" w14:textId="77777777" w:rsidR="00160B3D" w:rsidRPr="001F5DCA" w:rsidRDefault="00160B3D">
            <w:pPr>
              <w:rPr>
                <w:ins w:id="934" w:author="Salomina Malan" w:date="2026-10-08T09:51:00Z" w16du:dateUtc="2026-10-07T22:51:00Z"/>
                <w:rFonts w:ascii="Arial" w:eastAsia="Times New Roman" w:hAnsi="Arial" w:cs="Arial"/>
                <w:sz w:val="20"/>
                <w:szCs w:val="20"/>
                <w:lang w:eastAsia="en-AU"/>
              </w:rPr>
            </w:pPr>
            <w:ins w:id="935" w:author="Salomina Malan" w:date="2026-10-08T09:51:00Z" w16du:dateUtc="2026-10-07T22:51:00Z">
              <w:r>
                <w:rPr>
                  <w:rFonts w:ascii="Arial" w:eastAsia="Times New Roman" w:hAnsi="Arial" w:cs="Arial"/>
                  <w:sz w:val="20"/>
                  <w:szCs w:val="20"/>
                  <w:lang w:eastAsia="en-AU"/>
                </w:rPr>
                <w:t>31</w:t>
              </w:r>
            </w:ins>
          </w:p>
        </w:tc>
        <w:tc>
          <w:tcPr>
            <w:tcW w:w="3511" w:type="dxa"/>
            <w:noWrap/>
            <w:vAlign w:val="center"/>
            <w:tcPrChange w:id="936" w:author="Salomina Malan" w:date="2026-10-08T09:52:00Z" w16du:dateUtc="2026-10-07T22:52:00Z">
              <w:tcPr>
                <w:tcW w:w="5014" w:type="dxa"/>
                <w:gridSpan w:val="3"/>
                <w:noWrap/>
                <w:vAlign w:val="center"/>
              </w:tcPr>
            </w:tcPrChange>
          </w:tcPr>
          <w:p w14:paraId="5F79A013" w14:textId="77777777" w:rsidR="00160B3D" w:rsidRPr="001F5DCA" w:rsidRDefault="00160B3D">
            <w:pPr>
              <w:rPr>
                <w:ins w:id="937" w:author="Salomina Malan" w:date="2026-10-08T09:51:00Z" w16du:dateUtc="2026-10-07T22:51:00Z"/>
                <w:rFonts w:ascii="Arial" w:eastAsia="Times New Roman" w:hAnsi="Arial" w:cs="Arial"/>
                <w:color w:val="000000"/>
                <w:sz w:val="20"/>
                <w:szCs w:val="20"/>
                <w:lang w:eastAsia="en-AU"/>
              </w:rPr>
            </w:pPr>
            <w:ins w:id="938" w:author="Salomina Malan" w:date="2026-10-08T09:51:00Z" w16du:dateUtc="2026-10-07T22:51:00Z">
              <w:r w:rsidRPr="001F5DCA">
                <w:rPr>
                  <w:rFonts w:ascii="Arial" w:eastAsia="Times New Roman" w:hAnsi="Arial" w:cs="Arial"/>
                  <w:color w:val="000000"/>
                  <w:sz w:val="20"/>
                  <w:szCs w:val="20"/>
                  <w:lang w:eastAsia="en-AU"/>
                </w:rPr>
                <w:t>Claim Review – WC Liability Status Change</w:t>
              </w:r>
            </w:ins>
          </w:p>
        </w:tc>
        <w:tc>
          <w:tcPr>
            <w:tcW w:w="1588" w:type="dxa"/>
            <w:noWrap/>
            <w:hideMark/>
            <w:tcPrChange w:id="939" w:author="Salomina Malan" w:date="2026-10-08T09:52:00Z" w16du:dateUtc="2026-10-07T22:52:00Z">
              <w:tcPr>
                <w:tcW w:w="2268" w:type="dxa"/>
                <w:gridSpan w:val="2"/>
                <w:noWrap/>
                <w:hideMark/>
              </w:tcPr>
            </w:tcPrChange>
          </w:tcPr>
          <w:p w14:paraId="57FED0A4" w14:textId="77777777" w:rsidR="00160B3D" w:rsidRPr="001F5DCA" w:rsidRDefault="00160B3D">
            <w:pPr>
              <w:rPr>
                <w:ins w:id="940" w:author="Salomina Malan" w:date="2026-10-08T09:51:00Z" w16du:dateUtc="2026-10-07T22:51:00Z"/>
                <w:rFonts w:ascii="Arial" w:eastAsia="Times New Roman" w:hAnsi="Arial" w:cs="Arial"/>
                <w:color w:val="000000"/>
                <w:sz w:val="20"/>
                <w:szCs w:val="20"/>
                <w:lang w:eastAsia="en-AU"/>
              </w:rPr>
            </w:pPr>
            <w:ins w:id="941"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942" w:author="Salomina Malan" w:date="2026-10-08T09:52:00Z" w16du:dateUtc="2026-10-07T22:52:00Z">
              <w:tcPr>
                <w:tcW w:w="2268" w:type="dxa"/>
                <w:noWrap/>
                <w:vAlign w:val="center"/>
                <w:hideMark/>
              </w:tcPr>
            </w:tcPrChange>
          </w:tcPr>
          <w:p w14:paraId="65971850" w14:textId="77777777" w:rsidR="00160B3D" w:rsidRPr="001F5DCA" w:rsidRDefault="00160B3D">
            <w:pPr>
              <w:jc w:val="center"/>
              <w:rPr>
                <w:ins w:id="943" w:author="Salomina Malan" w:date="2026-10-08T09:51:00Z" w16du:dateUtc="2026-10-07T22:51:00Z"/>
                <w:rFonts w:ascii="Arial" w:eastAsia="Times New Roman" w:hAnsi="Arial" w:cs="Arial"/>
                <w:sz w:val="20"/>
                <w:szCs w:val="20"/>
                <w:lang w:eastAsia="en-AU"/>
              </w:rPr>
            </w:pPr>
            <w:ins w:id="944" w:author="Salomina Malan" w:date="2026-10-08T09:51:00Z" w16du:dateUtc="2026-10-07T22:51:00Z">
              <w:r w:rsidRPr="001F5DCA">
                <w:rPr>
                  <w:rFonts w:ascii="Arial" w:eastAsia="Times New Roman" w:hAnsi="Arial" w:cs="Arial"/>
                  <w:sz w:val="20"/>
                  <w:szCs w:val="20"/>
                  <w:lang w:eastAsia="en-AU"/>
                </w:rPr>
                <w:t>2</w:t>
              </w:r>
            </w:ins>
          </w:p>
        </w:tc>
        <w:tc>
          <w:tcPr>
            <w:tcW w:w="4042" w:type="dxa"/>
            <w:noWrap/>
            <w:vAlign w:val="center"/>
            <w:hideMark/>
            <w:tcPrChange w:id="945" w:author="Salomina Malan" w:date="2026-10-08T09:52:00Z" w16du:dateUtc="2026-10-07T22:52:00Z">
              <w:tcPr>
                <w:tcW w:w="5772" w:type="dxa"/>
                <w:gridSpan w:val="4"/>
                <w:noWrap/>
                <w:vAlign w:val="center"/>
                <w:hideMark/>
              </w:tcPr>
            </w:tcPrChange>
          </w:tcPr>
          <w:p w14:paraId="708CB51D" w14:textId="77777777" w:rsidR="00160B3D" w:rsidRPr="001F5DCA" w:rsidRDefault="00160B3D">
            <w:pPr>
              <w:rPr>
                <w:ins w:id="946" w:author="Salomina Malan" w:date="2026-10-08T09:51:00Z" w16du:dateUtc="2026-10-07T22:51:00Z"/>
                <w:rFonts w:ascii="Arial" w:eastAsia="Times New Roman" w:hAnsi="Arial" w:cs="Arial"/>
                <w:sz w:val="20"/>
                <w:szCs w:val="20"/>
                <w:lang w:eastAsia="en-AU"/>
              </w:rPr>
            </w:pPr>
            <w:ins w:id="947" w:author="Salomina Malan" w:date="2026-10-08T09:51:00Z" w16du:dateUtc="2026-10-07T22:51:00Z">
              <w:r w:rsidRPr="001F5DCA">
                <w:rPr>
                  <w:rFonts w:ascii="Arial" w:eastAsia="Times New Roman" w:hAnsi="Arial" w:cs="Arial"/>
                  <w:sz w:val="20"/>
                  <w:szCs w:val="20"/>
                  <w:lang w:eastAsia="en-AU"/>
                </w:rPr>
                <w:t>Change in WC Liability Status</w:t>
              </w:r>
            </w:ins>
          </w:p>
        </w:tc>
        <w:tc>
          <w:tcPr>
            <w:tcW w:w="1389" w:type="dxa"/>
            <w:noWrap/>
            <w:vAlign w:val="center"/>
            <w:hideMark/>
            <w:tcPrChange w:id="948" w:author="Salomina Malan" w:date="2026-10-08T09:52:00Z" w16du:dateUtc="2026-10-07T22:52:00Z">
              <w:tcPr>
                <w:tcW w:w="1984" w:type="dxa"/>
                <w:noWrap/>
                <w:vAlign w:val="center"/>
                <w:hideMark/>
              </w:tcPr>
            </w:tcPrChange>
          </w:tcPr>
          <w:p w14:paraId="610D03A2" w14:textId="77777777" w:rsidR="00160B3D" w:rsidRPr="001F5DCA" w:rsidRDefault="00160B3D">
            <w:pPr>
              <w:jc w:val="center"/>
              <w:rPr>
                <w:ins w:id="949" w:author="Salomina Malan" w:date="2026-10-08T09:51:00Z" w16du:dateUtc="2026-10-07T22:51:00Z"/>
                <w:rFonts w:ascii="Arial" w:eastAsia="Times New Roman" w:hAnsi="Arial" w:cs="Arial"/>
                <w:sz w:val="20"/>
                <w:szCs w:val="20"/>
                <w:lang w:eastAsia="en-AU"/>
              </w:rPr>
            </w:pPr>
            <w:ins w:id="950" w:author="Salomina Malan" w:date="2026-10-08T09:51:00Z" w16du:dateUtc="2026-10-07T22:51:00Z">
              <w:r w:rsidRPr="001F5DCA">
                <w:rPr>
                  <w:rFonts w:ascii="Arial" w:eastAsia="Times New Roman" w:hAnsi="Arial" w:cs="Arial"/>
                  <w:sz w:val="20"/>
                  <w:szCs w:val="20"/>
                  <w:lang w:eastAsia="en-AU"/>
                </w:rPr>
                <w:t>Yes</w:t>
              </w:r>
            </w:ins>
          </w:p>
        </w:tc>
        <w:tc>
          <w:tcPr>
            <w:tcW w:w="3215" w:type="dxa"/>
            <w:vAlign w:val="center"/>
            <w:tcPrChange w:id="951" w:author="Salomina Malan" w:date="2026-10-08T09:52:00Z" w16du:dateUtc="2026-10-07T22:52:00Z">
              <w:tcPr>
                <w:tcW w:w="4592" w:type="dxa"/>
                <w:vAlign w:val="center"/>
              </w:tcPr>
            </w:tcPrChange>
          </w:tcPr>
          <w:p w14:paraId="4B513F7C" w14:textId="77777777" w:rsidR="00160B3D" w:rsidRPr="001F5DCA" w:rsidRDefault="00160B3D">
            <w:pPr>
              <w:rPr>
                <w:ins w:id="952" w:author="Salomina Malan" w:date="2026-10-08T09:51:00Z" w16du:dateUtc="2026-10-07T22:51:00Z"/>
                <w:rFonts w:ascii="Arial" w:eastAsia="Times New Roman" w:hAnsi="Arial" w:cs="Arial"/>
                <w:sz w:val="20"/>
                <w:szCs w:val="20"/>
                <w:lang w:eastAsia="en-AU"/>
              </w:rPr>
            </w:pPr>
          </w:p>
        </w:tc>
      </w:tr>
      <w:tr w:rsidR="00160B3D" w:rsidRPr="001F5DCA" w14:paraId="3FC6F94E" w14:textId="77777777" w:rsidTr="002C644F">
        <w:trPr>
          <w:trHeight w:val="292"/>
          <w:ins w:id="953" w:author="Salomina Malan" w:date="2026-10-08T09:51:00Z" w16du:dateUtc="2026-10-07T22:51:00Z"/>
          <w:trPrChange w:id="954" w:author="Salomina Malan" w:date="2026-10-08T09:52:00Z" w16du:dateUtc="2026-10-07T22:52:00Z">
            <w:trPr>
              <w:trHeight w:val="296"/>
            </w:trPr>
          </w:trPrChange>
        </w:trPr>
        <w:tc>
          <w:tcPr>
            <w:tcW w:w="388" w:type="dxa"/>
            <w:noWrap/>
            <w:vAlign w:val="center"/>
            <w:hideMark/>
            <w:tcPrChange w:id="955" w:author="Salomina Malan" w:date="2026-10-08T09:52:00Z" w16du:dateUtc="2026-10-07T22:52:00Z">
              <w:tcPr>
                <w:tcW w:w="555" w:type="dxa"/>
                <w:gridSpan w:val="2"/>
                <w:noWrap/>
                <w:vAlign w:val="center"/>
                <w:hideMark/>
              </w:tcPr>
            </w:tcPrChange>
          </w:tcPr>
          <w:p w14:paraId="3D60F87A" w14:textId="77777777" w:rsidR="00160B3D" w:rsidRPr="001F5DCA" w:rsidRDefault="00160B3D">
            <w:pPr>
              <w:rPr>
                <w:ins w:id="956" w:author="Salomina Malan" w:date="2026-10-08T09:51:00Z" w16du:dateUtc="2026-10-07T22:51:00Z"/>
                <w:rFonts w:ascii="Arial" w:eastAsia="Times New Roman" w:hAnsi="Arial" w:cs="Arial"/>
                <w:sz w:val="20"/>
                <w:szCs w:val="20"/>
                <w:lang w:eastAsia="en-AU"/>
              </w:rPr>
            </w:pPr>
            <w:ins w:id="957" w:author="Salomina Malan" w:date="2026-10-08T09:51:00Z" w16du:dateUtc="2026-10-07T22:51:00Z">
              <w:r>
                <w:rPr>
                  <w:rFonts w:ascii="Arial" w:eastAsia="Times New Roman" w:hAnsi="Arial" w:cs="Arial"/>
                  <w:sz w:val="20"/>
                  <w:szCs w:val="20"/>
                  <w:lang w:eastAsia="en-AU"/>
                </w:rPr>
                <w:t>32</w:t>
              </w:r>
            </w:ins>
          </w:p>
        </w:tc>
        <w:tc>
          <w:tcPr>
            <w:tcW w:w="3511" w:type="dxa"/>
            <w:noWrap/>
            <w:vAlign w:val="center"/>
            <w:hideMark/>
            <w:tcPrChange w:id="958" w:author="Salomina Malan" w:date="2026-10-08T09:52:00Z" w16du:dateUtc="2026-10-07T22:52:00Z">
              <w:tcPr>
                <w:tcW w:w="5014" w:type="dxa"/>
                <w:gridSpan w:val="3"/>
                <w:noWrap/>
                <w:vAlign w:val="center"/>
                <w:hideMark/>
              </w:tcPr>
            </w:tcPrChange>
          </w:tcPr>
          <w:p w14:paraId="4C292F25" w14:textId="77777777" w:rsidR="00160B3D" w:rsidRPr="001F5DCA" w:rsidRDefault="00160B3D">
            <w:pPr>
              <w:rPr>
                <w:ins w:id="959" w:author="Salomina Malan" w:date="2026-10-08T09:51:00Z" w16du:dateUtc="2026-10-07T22:51:00Z"/>
                <w:rFonts w:ascii="Arial" w:eastAsia="Times New Roman" w:hAnsi="Arial" w:cs="Arial"/>
                <w:color w:val="000000"/>
                <w:sz w:val="20"/>
                <w:szCs w:val="20"/>
                <w:lang w:eastAsia="en-AU"/>
              </w:rPr>
            </w:pPr>
            <w:ins w:id="960" w:author="Salomina Malan" w:date="2026-10-08T09:51:00Z" w16du:dateUtc="2026-10-07T22:51:00Z">
              <w:r w:rsidRPr="001F5DCA">
                <w:rPr>
                  <w:rFonts w:ascii="Arial" w:eastAsia="Times New Roman" w:hAnsi="Arial" w:cs="Arial"/>
                  <w:color w:val="000000"/>
                  <w:sz w:val="20"/>
                  <w:szCs w:val="20"/>
                  <w:lang w:eastAsia="en-AU"/>
                </w:rPr>
                <w:t>Claim Review – Change in WC Primary claim</w:t>
              </w:r>
            </w:ins>
          </w:p>
        </w:tc>
        <w:tc>
          <w:tcPr>
            <w:tcW w:w="1588" w:type="dxa"/>
            <w:noWrap/>
            <w:hideMark/>
            <w:tcPrChange w:id="961" w:author="Salomina Malan" w:date="2026-10-08T09:52:00Z" w16du:dateUtc="2026-10-07T22:52:00Z">
              <w:tcPr>
                <w:tcW w:w="2268" w:type="dxa"/>
                <w:gridSpan w:val="2"/>
                <w:noWrap/>
                <w:hideMark/>
              </w:tcPr>
            </w:tcPrChange>
          </w:tcPr>
          <w:p w14:paraId="63027B93" w14:textId="77777777" w:rsidR="00160B3D" w:rsidRPr="001F5DCA" w:rsidRDefault="00160B3D">
            <w:pPr>
              <w:rPr>
                <w:ins w:id="962" w:author="Salomina Malan" w:date="2026-10-08T09:51:00Z" w16du:dateUtc="2026-10-07T22:51:00Z"/>
                <w:rFonts w:ascii="Arial" w:eastAsia="Times New Roman" w:hAnsi="Arial" w:cs="Arial"/>
                <w:color w:val="000000"/>
                <w:sz w:val="20"/>
                <w:szCs w:val="20"/>
                <w:lang w:eastAsia="en-AU"/>
              </w:rPr>
            </w:pPr>
            <w:ins w:id="963"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964" w:author="Salomina Malan" w:date="2026-10-08T09:52:00Z" w16du:dateUtc="2026-10-07T22:52:00Z">
              <w:tcPr>
                <w:tcW w:w="2268" w:type="dxa"/>
                <w:noWrap/>
                <w:vAlign w:val="center"/>
                <w:hideMark/>
              </w:tcPr>
            </w:tcPrChange>
          </w:tcPr>
          <w:p w14:paraId="714BAE23" w14:textId="77777777" w:rsidR="00160B3D" w:rsidRPr="001F5DCA" w:rsidRDefault="00160B3D">
            <w:pPr>
              <w:jc w:val="center"/>
              <w:rPr>
                <w:ins w:id="965" w:author="Salomina Malan" w:date="2026-10-08T09:51:00Z" w16du:dateUtc="2026-10-07T22:51:00Z"/>
                <w:rFonts w:ascii="Arial" w:eastAsia="Times New Roman" w:hAnsi="Arial" w:cs="Arial"/>
                <w:sz w:val="20"/>
                <w:szCs w:val="20"/>
                <w:lang w:eastAsia="en-AU"/>
              </w:rPr>
            </w:pPr>
            <w:ins w:id="966" w:author="Salomina Malan" w:date="2026-10-08T09:51:00Z" w16du:dateUtc="2026-10-07T22:51:00Z">
              <w:r w:rsidRPr="001F5DCA">
                <w:rPr>
                  <w:rFonts w:ascii="Arial" w:eastAsia="Times New Roman" w:hAnsi="Arial" w:cs="Arial"/>
                  <w:sz w:val="20"/>
                  <w:szCs w:val="20"/>
                  <w:lang w:eastAsia="en-AU"/>
                </w:rPr>
                <w:t>2</w:t>
              </w:r>
            </w:ins>
          </w:p>
        </w:tc>
        <w:tc>
          <w:tcPr>
            <w:tcW w:w="4042" w:type="dxa"/>
            <w:noWrap/>
            <w:vAlign w:val="center"/>
            <w:hideMark/>
            <w:tcPrChange w:id="967" w:author="Salomina Malan" w:date="2026-10-08T09:52:00Z" w16du:dateUtc="2026-10-07T22:52:00Z">
              <w:tcPr>
                <w:tcW w:w="5772" w:type="dxa"/>
                <w:gridSpan w:val="4"/>
                <w:noWrap/>
                <w:vAlign w:val="center"/>
                <w:hideMark/>
              </w:tcPr>
            </w:tcPrChange>
          </w:tcPr>
          <w:p w14:paraId="7F645897" w14:textId="77777777" w:rsidR="00160B3D" w:rsidRPr="001F5DCA" w:rsidRDefault="00160B3D">
            <w:pPr>
              <w:rPr>
                <w:ins w:id="968" w:author="Salomina Malan" w:date="2026-10-08T09:51:00Z" w16du:dateUtc="2026-10-07T22:51:00Z"/>
                <w:rFonts w:ascii="Arial" w:eastAsia="Times New Roman" w:hAnsi="Arial" w:cs="Arial"/>
                <w:sz w:val="20"/>
                <w:szCs w:val="20"/>
                <w:lang w:eastAsia="en-AU"/>
              </w:rPr>
            </w:pPr>
            <w:ins w:id="969" w:author="Salomina Malan" w:date="2026-10-08T09:51:00Z" w16du:dateUtc="2026-10-07T22:51:00Z">
              <w:r w:rsidRPr="001F5DCA">
                <w:rPr>
                  <w:rFonts w:ascii="Arial" w:eastAsia="Times New Roman" w:hAnsi="Arial" w:cs="Arial"/>
                  <w:sz w:val="20"/>
                  <w:szCs w:val="20"/>
                  <w:lang w:eastAsia="en-AU"/>
                </w:rPr>
                <w:t>Change in WC primary flag (unflagged/ reflagged)</w:t>
              </w:r>
            </w:ins>
          </w:p>
        </w:tc>
        <w:tc>
          <w:tcPr>
            <w:tcW w:w="1389" w:type="dxa"/>
            <w:noWrap/>
            <w:vAlign w:val="center"/>
            <w:hideMark/>
            <w:tcPrChange w:id="970" w:author="Salomina Malan" w:date="2026-10-08T09:52:00Z" w16du:dateUtc="2026-10-07T22:52:00Z">
              <w:tcPr>
                <w:tcW w:w="1984" w:type="dxa"/>
                <w:noWrap/>
                <w:vAlign w:val="center"/>
                <w:hideMark/>
              </w:tcPr>
            </w:tcPrChange>
          </w:tcPr>
          <w:p w14:paraId="47A79E01" w14:textId="77777777" w:rsidR="00160B3D" w:rsidRPr="001F5DCA" w:rsidRDefault="00160B3D">
            <w:pPr>
              <w:jc w:val="center"/>
              <w:rPr>
                <w:ins w:id="971" w:author="Salomina Malan" w:date="2026-10-08T09:51:00Z" w16du:dateUtc="2026-10-07T22:51:00Z"/>
                <w:rFonts w:ascii="Arial" w:eastAsia="Times New Roman" w:hAnsi="Arial" w:cs="Arial"/>
                <w:sz w:val="20"/>
                <w:szCs w:val="20"/>
                <w:lang w:eastAsia="en-AU"/>
              </w:rPr>
            </w:pPr>
            <w:ins w:id="972" w:author="Salomina Malan" w:date="2026-10-08T09:51:00Z" w16du:dateUtc="2026-10-07T22:51:00Z">
              <w:r w:rsidRPr="001F5DCA">
                <w:rPr>
                  <w:rFonts w:ascii="Arial" w:eastAsia="Times New Roman" w:hAnsi="Arial" w:cs="Arial"/>
                  <w:sz w:val="20"/>
                  <w:szCs w:val="20"/>
                  <w:lang w:eastAsia="en-AU"/>
                </w:rPr>
                <w:t>Yes</w:t>
              </w:r>
            </w:ins>
          </w:p>
        </w:tc>
        <w:tc>
          <w:tcPr>
            <w:tcW w:w="3215" w:type="dxa"/>
            <w:vAlign w:val="center"/>
            <w:tcPrChange w:id="973" w:author="Salomina Malan" w:date="2026-10-08T09:52:00Z" w16du:dateUtc="2026-10-07T22:52:00Z">
              <w:tcPr>
                <w:tcW w:w="4592" w:type="dxa"/>
                <w:vAlign w:val="center"/>
              </w:tcPr>
            </w:tcPrChange>
          </w:tcPr>
          <w:p w14:paraId="04655DAA" w14:textId="77777777" w:rsidR="00160B3D" w:rsidRPr="001F5DCA" w:rsidRDefault="00160B3D">
            <w:pPr>
              <w:rPr>
                <w:ins w:id="974" w:author="Salomina Malan" w:date="2026-10-08T09:51:00Z" w16du:dateUtc="2026-10-07T22:51:00Z"/>
                <w:rFonts w:ascii="Arial" w:eastAsia="Times New Roman" w:hAnsi="Arial" w:cs="Arial"/>
                <w:sz w:val="20"/>
                <w:szCs w:val="20"/>
                <w:lang w:eastAsia="en-AU"/>
              </w:rPr>
            </w:pPr>
          </w:p>
        </w:tc>
      </w:tr>
      <w:tr w:rsidR="00160B3D" w:rsidRPr="001F5DCA" w14:paraId="2FAB0DE0" w14:textId="77777777" w:rsidTr="002C644F">
        <w:trPr>
          <w:trHeight w:val="69"/>
          <w:ins w:id="975" w:author="Salomina Malan" w:date="2026-10-08T09:51:00Z" w16du:dateUtc="2026-10-07T22:51:00Z"/>
          <w:trPrChange w:id="976" w:author="Salomina Malan" w:date="2026-10-08T09:52:00Z" w16du:dateUtc="2026-10-07T22:52:00Z">
            <w:trPr>
              <w:trHeight w:val="70"/>
            </w:trPr>
          </w:trPrChange>
        </w:trPr>
        <w:tc>
          <w:tcPr>
            <w:tcW w:w="388" w:type="dxa"/>
            <w:shd w:val="clear" w:color="auto" w:fill="A6A6A6" w:themeFill="background1" w:themeFillShade="A6"/>
            <w:noWrap/>
            <w:vAlign w:val="center"/>
            <w:hideMark/>
            <w:tcPrChange w:id="977" w:author="Salomina Malan" w:date="2026-10-08T09:52:00Z" w16du:dateUtc="2026-10-07T22:52:00Z">
              <w:tcPr>
                <w:tcW w:w="555" w:type="dxa"/>
                <w:gridSpan w:val="2"/>
                <w:shd w:val="clear" w:color="auto" w:fill="A6A6A6" w:themeFill="background1" w:themeFillShade="A6"/>
                <w:noWrap/>
                <w:vAlign w:val="center"/>
                <w:hideMark/>
              </w:tcPr>
            </w:tcPrChange>
          </w:tcPr>
          <w:p w14:paraId="4F57082A" w14:textId="77777777" w:rsidR="00160B3D" w:rsidRPr="00D91B73" w:rsidRDefault="00160B3D">
            <w:pPr>
              <w:rPr>
                <w:ins w:id="978" w:author="Salomina Malan" w:date="2026-10-08T09:51:00Z" w16du:dateUtc="2026-10-07T22:51:00Z"/>
                <w:rFonts w:ascii="Arial" w:eastAsia="Times New Roman" w:hAnsi="Arial" w:cs="Arial"/>
                <w:color w:val="000000"/>
                <w:sz w:val="10"/>
                <w:szCs w:val="10"/>
                <w:lang w:eastAsia="en-AU"/>
              </w:rPr>
            </w:pPr>
          </w:p>
        </w:tc>
        <w:tc>
          <w:tcPr>
            <w:tcW w:w="3511" w:type="dxa"/>
            <w:shd w:val="clear" w:color="auto" w:fill="A6A6A6" w:themeFill="background1" w:themeFillShade="A6"/>
            <w:noWrap/>
            <w:vAlign w:val="center"/>
            <w:hideMark/>
            <w:tcPrChange w:id="979" w:author="Salomina Malan" w:date="2026-10-08T09:52:00Z" w16du:dateUtc="2026-10-07T22:52:00Z">
              <w:tcPr>
                <w:tcW w:w="5014" w:type="dxa"/>
                <w:gridSpan w:val="3"/>
                <w:shd w:val="clear" w:color="auto" w:fill="A6A6A6" w:themeFill="background1" w:themeFillShade="A6"/>
                <w:noWrap/>
                <w:vAlign w:val="center"/>
                <w:hideMark/>
              </w:tcPr>
            </w:tcPrChange>
          </w:tcPr>
          <w:p w14:paraId="58E12380" w14:textId="77777777" w:rsidR="00160B3D" w:rsidRPr="00D91B73" w:rsidRDefault="00160B3D">
            <w:pPr>
              <w:rPr>
                <w:ins w:id="980" w:author="Salomina Malan" w:date="2026-10-08T09:51:00Z" w16du:dateUtc="2026-10-07T22:51:00Z"/>
                <w:rFonts w:ascii="Arial" w:eastAsia="Times New Roman" w:hAnsi="Arial" w:cs="Arial"/>
                <w:color w:val="000000"/>
                <w:sz w:val="10"/>
                <w:szCs w:val="10"/>
                <w:lang w:eastAsia="en-AU"/>
              </w:rPr>
            </w:pPr>
          </w:p>
        </w:tc>
        <w:tc>
          <w:tcPr>
            <w:tcW w:w="1588" w:type="dxa"/>
            <w:shd w:val="clear" w:color="auto" w:fill="A6A6A6" w:themeFill="background1" w:themeFillShade="A6"/>
            <w:noWrap/>
            <w:vAlign w:val="center"/>
            <w:hideMark/>
            <w:tcPrChange w:id="981" w:author="Salomina Malan" w:date="2026-10-08T09:52:00Z" w16du:dateUtc="2026-10-07T22:52:00Z">
              <w:tcPr>
                <w:tcW w:w="2268" w:type="dxa"/>
                <w:gridSpan w:val="2"/>
                <w:shd w:val="clear" w:color="auto" w:fill="A6A6A6" w:themeFill="background1" w:themeFillShade="A6"/>
                <w:noWrap/>
                <w:vAlign w:val="center"/>
                <w:hideMark/>
              </w:tcPr>
            </w:tcPrChange>
          </w:tcPr>
          <w:p w14:paraId="501BC316" w14:textId="77777777" w:rsidR="00160B3D" w:rsidRPr="00D91B73" w:rsidRDefault="00160B3D">
            <w:pPr>
              <w:rPr>
                <w:ins w:id="982" w:author="Salomina Malan" w:date="2026-10-08T09:51:00Z" w16du:dateUtc="2026-10-07T22:51:00Z"/>
                <w:rFonts w:ascii="Arial" w:eastAsia="Times New Roman" w:hAnsi="Arial" w:cs="Arial"/>
                <w:color w:val="000000"/>
                <w:sz w:val="10"/>
                <w:szCs w:val="10"/>
                <w:lang w:eastAsia="en-AU"/>
              </w:rPr>
            </w:pPr>
          </w:p>
        </w:tc>
        <w:tc>
          <w:tcPr>
            <w:tcW w:w="1588" w:type="dxa"/>
            <w:shd w:val="clear" w:color="auto" w:fill="A6A6A6" w:themeFill="background1" w:themeFillShade="A6"/>
            <w:noWrap/>
            <w:vAlign w:val="center"/>
            <w:hideMark/>
            <w:tcPrChange w:id="983" w:author="Salomina Malan" w:date="2026-10-08T09:52:00Z" w16du:dateUtc="2026-10-07T22:52:00Z">
              <w:tcPr>
                <w:tcW w:w="2268" w:type="dxa"/>
                <w:shd w:val="clear" w:color="auto" w:fill="A6A6A6" w:themeFill="background1" w:themeFillShade="A6"/>
                <w:noWrap/>
                <w:vAlign w:val="center"/>
                <w:hideMark/>
              </w:tcPr>
            </w:tcPrChange>
          </w:tcPr>
          <w:p w14:paraId="5417F7CF" w14:textId="77777777" w:rsidR="00160B3D" w:rsidRPr="00D91B73" w:rsidRDefault="00160B3D">
            <w:pPr>
              <w:jc w:val="center"/>
              <w:rPr>
                <w:ins w:id="984" w:author="Salomina Malan" w:date="2026-10-08T09:51:00Z" w16du:dateUtc="2026-10-07T22:51:00Z"/>
                <w:rFonts w:ascii="Arial" w:eastAsia="Times New Roman" w:hAnsi="Arial" w:cs="Arial"/>
                <w:sz w:val="10"/>
                <w:szCs w:val="10"/>
                <w:lang w:eastAsia="en-AU"/>
              </w:rPr>
            </w:pPr>
          </w:p>
        </w:tc>
        <w:tc>
          <w:tcPr>
            <w:tcW w:w="4042" w:type="dxa"/>
            <w:shd w:val="clear" w:color="auto" w:fill="A6A6A6" w:themeFill="background1" w:themeFillShade="A6"/>
            <w:noWrap/>
            <w:vAlign w:val="center"/>
            <w:hideMark/>
            <w:tcPrChange w:id="985" w:author="Salomina Malan" w:date="2026-10-08T09:52:00Z" w16du:dateUtc="2026-10-07T22:52:00Z">
              <w:tcPr>
                <w:tcW w:w="5772" w:type="dxa"/>
                <w:gridSpan w:val="4"/>
                <w:shd w:val="clear" w:color="auto" w:fill="A6A6A6" w:themeFill="background1" w:themeFillShade="A6"/>
                <w:noWrap/>
                <w:vAlign w:val="center"/>
                <w:hideMark/>
              </w:tcPr>
            </w:tcPrChange>
          </w:tcPr>
          <w:p w14:paraId="368AB1B7" w14:textId="77777777" w:rsidR="00160B3D" w:rsidRPr="00D91B73" w:rsidRDefault="00160B3D">
            <w:pPr>
              <w:rPr>
                <w:ins w:id="986" w:author="Salomina Malan" w:date="2026-10-08T09:51:00Z" w16du:dateUtc="2026-10-07T22:51:00Z"/>
                <w:rFonts w:ascii="Arial" w:eastAsia="Times New Roman" w:hAnsi="Arial" w:cs="Arial"/>
                <w:color w:val="000000"/>
                <w:sz w:val="10"/>
                <w:szCs w:val="10"/>
                <w:lang w:eastAsia="en-AU"/>
              </w:rPr>
            </w:pPr>
          </w:p>
        </w:tc>
        <w:tc>
          <w:tcPr>
            <w:tcW w:w="1389" w:type="dxa"/>
            <w:shd w:val="clear" w:color="auto" w:fill="A6A6A6" w:themeFill="background1" w:themeFillShade="A6"/>
            <w:noWrap/>
            <w:vAlign w:val="center"/>
            <w:hideMark/>
            <w:tcPrChange w:id="987" w:author="Salomina Malan" w:date="2026-10-08T09:52:00Z" w16du:dateUtc="2026-10-07T22:52:00Z">
              <w:tcPr>
                <w:tcW w:w="1984" w:type="dxa"/>
                <w:shd w:val="clear" w:color="auto" w:fill="A6A6A6" w:themeFill="background1" w:themeFillShade="A6"/>
                <w:noWrap/>
                <w:vAlign w:val="center"/>
                <w:hideMark/>
              </w:tcPr>
            </w:tcPrChange>
          </w:tcPr>
          <w:p w14:paraId="01D09A71" w14:textId="77777777" w:rsidR="00160B3D" w:rsidRPr="00D91B73" w:rsidRDefault="00160B3D">
            <w:pPr>
              <w:jc w:val="center"/>
              <w:rPr>
                <w:ins w:id="988" w:author="Salomina Malan" w:date="2026-10-08T09:51:00Z" w16du:dateUtc="2026-10-07T22:51:00Z"/>
                <w:rFonts w:ascii="Arial" w:eastAsia="Times New Roman" w:hAnsi="Arial" w:cs="Arial"/>
                <w:color w:val="000000"/>
                <w:sz w:val="10"/>
                <w:szCs w:val="10"/>
                <w:lang w:eastAsia="en-AU"/>
              </w:rPr>
            </w:pPr>
          </w:p>
        </w:tc>
        <w:tc>
          <w:tcPr>
            <w:tcW w:w="3215" w:type="dxa"/>
            <w:shd w:val="clear" w:color="auto" w:fill="A6A6A6" w:themeFill="background1" w:themeFillShade="A6"/>
            <w:vAlign w:val="center"/>
            <w:tcPrChange w:id="989" w:author="Salomina Malan" w:date="2026-10-08T09:52:00Z" w16du:dateUtc="2026-10-07T22:52:00Z">
              <w:tcPr>
                <w:tcW w:w="4592" w:type="dxa"/>
                <w:shd w:val="clear" w:color="auto" w:fill="A6A6A6" w:themeFill="background1" w:themeFillShade="A6"/>
                <w:vAlign w:val="center"/>
              </w:tcPr>
            </w:tcPrChange>
          </w:tcPr>
          <w:p w14:paraId="3AC1962D" w14:textId="77777777" w:rsidR="00160B3D" w:rsidRPr="00D91B73" w:rsidRDefault="00160B3D">
            <w:pPr>
              <w:rPr>
                <w:ins w:id="990" w:author="Salomina Malan" w:date="2026-10-08T09:51:00Z" w16du:dateUtc="2026-10-07T22:51:00Z"/>
                <w:rFonts w:ascii="Arial" w:eastAsia="Times New Roman" w:hAnsi="Arial" w:cs="Arial"/>
                <w:color w:val="000000"/>
                <w:sz w:val="10"/>
                <w:szCs w:val="10"/>
                <w:lang w:eastAsia="en-AU"/>
              </w:rPr>
            </w:pPr>
          </w:p>
        </w:tc>
      </w:tr>
      <w:tr w:rsidR="00160B3D" w:rsidRPr="001F5DCA" w14:paraId="3D93D451" w14:textId="77777777" w:rsidTr="002C644F">
        <w:trPr>
          <w:trHeight w:val="292"/>
          <w:ins w:id="991" w:author="Salomina Malan" w:date="2026-10-08T09:51:00Z" w16du:dateUtc="2026-10-07T22:51:00Z"/>
          <w:trPrChange w:id="992" w:author="Salomina Malan" w:date="2026-10-08T09:52:00Z" w16du:dateUtc="2026-10-07T22:52:00Z">
            <w:trPr>
              <w:trHeight w:val="296"/>
            </w:trPr>
          </w:trPrChange>
        </w:trPr>
        <w:tc>
          <w:tcPr>
            <w:tcW w:w="388" w:type="dxa"/>
            <w:noWrap/>
            <w:vAlign w:val="center"/>
            <w:hideMark/>
            <w:tcPrChange w:id="993" w:author="Salomina Malan" w:date="2026-10-08T09:52:00Z" w16du:dateUtc="2026-10-07T22:52:00Z">
              <w:tcPr>
                <w:tcW w:w="555" w:type="dxa"/>
                <w:gridSpan w:val="2"/>
                <w:noWrap/>
                <w:vAlign w:val="center"/>
                <w:hideMark/>
              </w:tcPr>
            </w:tcPrChange>
          </w:tcPr>
          <w:p w14:paraId="50400678" w14:textId="77777777" w:rsidR="00160B3D" w:rsidRPr="001F5DCA" w:rsidRDefault="00160B3D">
            <w:pPr>
              <w:rPr>
                <w:ins w:id="994" w:author="Salomina Malan" w:date="2026-10-08T09:51:00Z" w16du:dateUtc="2026-10-07T22:51:00Z"/>
                <w:rFonts w:ascii="Arial" w:eastAsia="Times New Roman" w:hAnsi="Arial" w:cs="Arial"/>
                <w:sz w:val="20"/>
                <w:szCs w:val="20"/>
                <w:lang w:eastAsia="en-AU"/>
              </w:rPr>
            </w:pPr>
            <w:ins w:id="995"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996" w:author="Salomina Malan" w:date="2026-10-08T09:52:00Z" w16du:dateUtc="2026-10-07T22:52:00Z">
              <w:tcPr>
                <w:tcW w:w="5014" w:type="dxa"/>
                <w:gridSpan w:val="3"/>
                <w:noWrap/>
                <w:vAlign w:val="center"/>
              </w:tcPr>
            </w:tcPrChange>
          </w:tcPr>
          <w:p w14:paraId="4344F6FF" w14:textId="77777777" w:rsidR="00160B3D" w:rsidRPr="001F5DCA" w:rsidRDefault="00160B3D">
            <w:pPr>
              <w:rPr>
                <w:ins w:id="997" w:author="Salomina Malan" w:date="2026-10-08T09:51:00Z" w16du:dateUtc="2026-10-07T22:51:00Z"/>
                <w:rFonts w:ascii="Arial" w:eastAsia="Times New Roman" w:hAnsi="Arial" w:cs="Arial"/>
                <w:b/>
                <w:color w:val="000000"/>
                <w:sz w:val="20"/>
                <w:szCs w:val="20"/>
                <w:lang w:eastAsia="en-AU"/>
              </w:rPr>
            </w:pPr>
            <w:ins w:id="998" w:author="Salomina Malan" w:date="2026-10-08T09:51:00Z" w16du:dateUtc="2026-10-07T22:51:00Z">
              <w:r w:rsidRPr="001F5DCA">
                <w:rPr>
                  <w:rFonts w:ascii="Arial" w:eastAsia="Times New Roman" w:hAnsi="Arial" w:cs="Arial"/>
                  <w:color w:val="000000"/>
                  <w:sz w:val="20"/>
                  <w:szCs w:val="20"/>
                  <w:lang w:eastAsia="en-AU"/>
                </w:rPr>
                <w:t>Create terminated employee for EPSS</w:t>
              </w:r>
            </w:ins>
          </w:p>
        </w:tc>
        <w:tc>
          <w:tcPr>
            <w:tcW w:w="1588" w:type="dxa"/>
            <w:noWrap/>
            <w:vAlign w:val="center"/>
            <w:hideMark/>
            <w:tcPrChange w:id="999" w:author="Salomina Malan" w:date="2026-10-08T09:52:00Z" w16du:dateUtc="2026-10-07T22:52:00Z">
              <w:tcPr>
                <w:tcW w:w="2268" w:type="dxa"/>
                <w:gridSpan w:val="2"/>
                <w:noWrap/>
                <w:vAlign w:val="center"/>
                <w:hideMark/>
              </w:tcPr>
            </w:tcPrChange>
          </w:tcPr>
          <w:p w14:paraId="47C46077" w14:textId="77777777" w:rsidR="00160B3D" w:rsidRPr="001F5DCA" w:rsidRDefault="00160B3D">
            <w:pPr>
              <w:rPr>
                <w:ins w:id="1000" w:author="Salomina Malan" w:date="2026-10-08T09:51:00Z" w16du:dateUtc="2026-10-07T22:51:00Z"/>
                <w:rFonts w:ascii="Arial" w:eastAsia="Times New Roman" w:hAnsi="Arial" w:cs="Arial"/>
                <w:color w:val="000000"/>
                <w:sz w:val="20"/>
                <w:szCs w:val="20"/>
                <w:lang w:eastAsia="en-AU"/>
              </w:rPr>
            </w:pPr>
            <w:ins w:id="1001" w:author="Salomina Malan" w:date="2026-10-08T09:51:00Z" w16du:dateUtc="2026-10-07T22:51:00Z">
              <w:r w:rsidRPr="001F5DCA">
                <w:rPr>
                  <w:rFonts w:ascii="Arial" w:eastAsia="Times New Roman" w:hAnsi="Arial" w:cs="Arial"/>
                  <w:color w:val="000000"/>
                  <w:sz w:val="20"/>
                  <w:szCs w:val="20"/>
                  <w:lang w:eastAsia="en-AU"/>
                </w:rPr>
                <w:t>Governance Officer</w:t>
              </w:r>
            </w:ins>
          </w:p>
        </w:tc>
        <w:tc>
          <w:tcPr>
            <w:tcW w:w="1588" w:type="dxa"/>
            <w:noWrap/>
            <w:vAlign w:val="center"/>
            <w:hideMark/>
            <w:tcPrChange w:id="1002" w:author="Salomina Malan" w:date="2026-10-08T09:52:00Z" w16du:dateUtc="2026-10-07T22:52:00Z">
              <w:tcPr>
                <w:tcW w:w="2268" w:type="dxa"/>
                <w:noWrap/>
                <w:vAlign w:val="center"/>
                <w:hideMark/>
              </w:tcPr>
            </w:tcPrChange>
          </w:tcPr>
          <w:p w14:paraId="53B5882D" w14:textId="77777777" w:rsidR="00160B3D" w:rsidRPr="001F5DCA" w:rsidRDefault="00160B3D">
            <w:pPr>
              <w:jc w:val="center"/>
              <w:rPr>
                <w:ins w:id="1003" w:author="Salomina Malan" w:date="2026-10-08T09:51:00Z" w16du:dateUtc="2026-10-07T22:51:00Z"/>
                <w:rFonts w:ascii="Arial" w:eastAsia="Times New Roman" w:hAnsi="Arial" w:cs="Arial"/>
                <w:sz w:val="20"/>
                <w:szCs w:val="20"/>
                <w:lang w:eastAsia="en-AU"/>
              </w:rPr>
            </w:pPr>
            <w:ins w:id="1004" w:author="Salomina Malan" w:date="2026-10-08T09:51:00Z" w16du:dateUtc="2026-10-07T22:51:00Z">
              <w:r w:rsidRPr="001F5DCA">
                <w:rPr>
                  <w:rFonts w:ascii="Arial" w:eastAsia="Times New Roman" w:hAnsi="Arial" w:cs="Arial"/>
                  <w:sz w:val="20"/>
                  <w:szCs w:val="20"/>
                  <w:lang w:eastAsia="en-AU"/>
                </w:rPr>
                <w:t>5</w:t>
              </w:r>
            </w:ins>
          </w:p>
        </w:tc>
        <w:tc>
          <w:tcPr>
            <w:tcW w:w="4042" w:type="dxa"/>
            <w:noWrap/>
            <w:vAlign w:val="center"/>
            <w:hideMark/>
            <w:tcPrChange w:id="1005" w:author="Salomina Malan" w:date="2026-10-08T09:52:00Z" w16du:dateUtc="2026-10-07T22:52:00Z">
              <w:tcPr>
                <w:tcW w:w="5772" w:type="dxa"/>
                <w:gridSpan w:val="4"/>
                <w:noWrap/>
                <w:vAlign w:val="center"/>
                <w:hideMark/>
              </w:tcPr>
            </w:tcPrChange>
          </w:tcPr>
          <w:p w14:paraId="7636031B" w14:textId="77777777" w:rsidR="00160B3D" w:rsidRPr="001F5DCA" w:rsidRDefault="00160B3D">
            <w:pPr>
              <w:rPr>
                <w:ins w:id="1006" w:author="Salomina Malan" w:date="2026-10-08T09:51:00Z" w16du:dateUtc="2026-10-07T22:51:00Z"/>
                <w:rFonts w:ascii="Arial" w:eastAsia="Times New Roman" w:hAnsi="Arial" w:cs="Arial"/>
                <w:sz w:val="20"/>
                <w:szCs w:val="20"/>
                <w:lang w:eastAsia="en-AU"/>
              </w:rPr>
            </w:pPr>
          </w:p>
        </w:tc>
        <w:tc>
          <w:tcPr>
            <w:tcW w:w="1389" w:type="dxa"/>
            <w:noWrap/>
            <w:vAlign w:val="center"/>
            <w:hideMark/>
            <w:tcPrChange w:id="1007" w:author="Salomina Malan" w:date="2026-10-08T09:52:00Z" w16du:dateUtc="2026-10-07T22:52:00Z">
              <w:tcPr>
                <w:tcW w:w="1984" w:type="dxa"/>
                <w:noWrap/>
                <w:vAlign w:val="center"/>
                <w:hideMark/>
              </w:tcPr>
            </w:tcPrChange>
          </w:tcPr>
          <w:p w14:paraId="11221E12" w14:textId="77777777" w:rsidR="00160B3D" w:rsidRPr="001F5DCA" w:rsidRDefault="00160B3D">
            <w:pPr>
              <w:jc w:val="center"/>
              <w:rPr>
                <w:ins w:id="1008" w:author="Salomina Malan" w:date="2026-10-08T09:51:00Z" w16du:dateUtc="2026-10-07T22:51:00Z"/>
                <w:rFonts w:ascii="Arial" w:eastAsia="Times New Roman" w:hAnsi="Arial" w:cs="Arial"/>
                <w:sz w:val="20"/>
                <w:szCs w:val="20"/>
                <w:lang w:eastAsia="en-AU"/>
              </w:rPr>
            </w:pPr>
            <w:ins w:id="1009"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010" w:author="Salomina Malan" w:date="2026-10-08T09:52:00Z" w16du:dateUtc="2026-10-07T22:52:00Z">
              <w:tcPr>
                <w:tcW w:w="4592" w:type="dxa"/>
                <w:vAlign w:val="center"/>
              </w:tcPr>
            </w:tcPrChange>
          </w:tcPr>
          <w:p w14:paraId="64E8445F" w14:textId="77777777" w:rsidR="00160B3D" w:rsidRPr="001F5DCA" w:rsidRDefault="00160B3D">
            <w:pPr>
              <w:rPr>
                <w:ins w:id="1011" w:author="Salomina Malan" w:date="2026-10-08T09:51:00Z" w16du:dateUtc="2026-10-07T22:51:00Z"/>
                <w:rFonts w:ascii="Arial" w:eastAsia="Times New Roman" w:hAnsi="Arial" w:cs="Arial"/>
                <w:sz w:val="20"/>
                <w:szCs w:val="20"/>
                <w:lang w:eastAsia="en-AU"/>
              </w:rPr>
            </w:pPr>
          </w:p>
        </w:tc>
      </w:tr>
      <w:tr w:rsidR="00160B3D" w:rsidRPr="001F5DCA" w14:paraId="5312DFF3" w14:textId="77777777" w:rsidTr="002C644F">
        <w:trPr>
          <w:trHeight w:val="292"/>
          <w:ins w:id="1012" w:author="Salomina Malan" w:date="2026-10-08T09:51:00Z" w16du:dateUtc="2026-10-07T22:51:00Z"/>
          <w:trPrChange w:id="1013" w:author="Salomina Malan" w:date="2026-10-08T09:52:00Z" w16du:dateUtc="2026-10-07T22:52:00Z">
            <w:trPr>
              <w:trHeight w:val="296"/>
            </w:trPr>
          </w:trPrChange>
        </w:trPr>
        <w:tc>
          <w:tcPr>
            <w:tcW w:w="388" w:type="dxa"/>
            <w:noWrap/>
            <w:vAlign w:val="center"/>
            <w:hideMark/>
            <w:tcPrChange w:id="1014" w:author="Salomina Malan" w:date="2026-10-08T09:52:00Z" w16du:dateUtc="2026-10-07T22:52:00Z">
              <w:tcPr>
                <w:tcW w:w="555" w:type="dxa"/>
                <w:gridSpan w:val="2"/>
                <w:noWrap/>
                <w:vAlign w:val="center"/>
                <w:hideMark/>
              </w:tcPr>
            </w:tcPrChange>
          </w:tcPr>
          <w:p w14:paraId="6B44FF2A" w14:textId="77777777" w:rsidR="00160B3D" w:rsidRPr="001F5DCA" w:rsidRDefault="00160B3D">
            <w:pPr>
              <w:rPr>
                <w:ins w:id="1015" w:author="Salomina Malan" w:date="2026-10-08T09:51:00Z" w16du:dateUtc="2026-10-07T22:51:00Z"/>
                <w:rFonts w:ascii="Arial" w:eastAsia="Times New Roman" w:hAnsi="Arial" w:cs="Arial"/>
                <w:sz w:val="20"/>
                <w:szCs w:val="20"/>
                <w:lang w:eastAsia="en-AU"/>
              </w:rPr>
            </w:pPr>
            <w:ins w:id="1016"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1017" w:author="Salomina Malan" w:date="2026-10-08T09:52:00Z" w16du:dateUtc="2026-10-07T22:52:00Z">
              <w:tcPr>
                <w:tcW w:w="5014" w:type="dxa"/>
                <w:gridSpan w:val="3"/>
                <w:noWrap/>
                <w:vAlign w:val="center"/>
              </w:tcPr>
            </w:tcPrChange>
          </w:tcPr>
          <w:p w14:paraId="50FDE2FF" w14:textId="77777777" w:rsidR="00160B3D" w:rsidRPr="001F5DCA" w:rsidRDefault="00160B3D">
            <w:pPr>
              <w:rPr>
                <w:ins w:id="1018" w:author="Salomina Malan" w:date="2026-10-08T09:51:00Z" w16du:dateUtc="2026-10-07T22:51:00Z"/>
                <w:rFonts w:ascii="Arial" w:eastAsia="Times New Roman" w:hAnsi="Arial" w:cs="Arial"/>
                <w:color w:val="000000"/>
                <w:sz w:val="20"/>
                <w:szCs w:val="20"/>
                <w:lang w:eastAsia="en-AU"/>
              </w:rPr>
            </w:pPr>
            <w:ins w:id="1019" w:author="Salomina Malan" w:date="2026-10-08T09:51:00Z" w16du:dateUtc="2026-10-07T22:51:00Z">
              <w:r w:rsidRPr="001F5DCA">
                <w:rPr>
                  <w:rFonts w:ascii="Arial" w:eastAsia="Times New Roman" w:hAnsi="Arial" w:cs="Arial"/>
                  <w:color w:val="000000"/>
                  <w:sz w:val="20"/>
                  <w:szCs w:val="20"/>
                  <w:lang w:eastAsia="en-AU"/>
                </w:rPr>
                <w:t>Request for Review</w:t>
              </w:r>
            </w:ins>
          </w:p>
        </w:tc>
        <w:tc>
          <w:tcPr>
            <w:tcW w:w="1588" w:type="dxa"/>
            <w:noWrap/>
            <w:hideMark/>
            <w:tcPrChange w:id="1020" w:author="Salomina Malan" w:date="2026-10-08T09:52:00Z" w16du:dateUtc="2026-10-07T22:52:00Z">
              <w:tcPr>
                <w:tcW w:w="2268" w:type="dxa"/>
                <w:gridSpan w:val="2"/>
                <w:noWrap/>
                <w:hideMark/>
              </w:tcPr>
            </w:tcPrChange>
          </w:tcPr>
          <w:p w14:paraId="36FA2A7A" w14:textId="77777777" w:rsidR="00160B3D" w:rsidRPr="001F5DCA" w:rsidRDefault="00160B3D">
            <w:pPr>
              <w:rPr>
                <w:ins w:id="1021" w:author="Salomina Malan" w:date="2026-10-08T09:51:00Z" w16du:dateUtc="2026-10-07T22:51:00Z"/>
                <w:rFonts w:ascii="Arial" w:eastAsia="Times New Roman" w:hAnsi="Arial" w:cs="Arial"/>
                <w:color w:val="000000"/>
                <w:sz w:val="20"/>
                <w:szCs w:val="20"/>
                <w:lang w:eastAsia="en-AU"/>
              </w:rPr>
            </w:pPr>
            <w:ins w:id="1022"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1023" w:author="Salomina Malan" w:date="2026-10-08T09:52:00Z" w16du:dateUtc="2026-10-07T22:52:00Z">
              <w:tcPr>
                <w:tcW w:w="2268" w:type="dxa"/>
                <w:noWrap/>
                <w:vAlign w:val="center"/>
                <w:hideMark/>
              </w:tcPr>
            </w:tcPrChange>
          </w:tcPr>
          <w:p w14:paraId="363C5BFE" w14:textId="77777777" w:rsidR="00160B3D" w:rsidRPr="001F5DCA" w:rsidRDefault="00160B3D">
            <w:pPr>
              <w:jc w:val="center"/>
              <w:rPr>
                <w:ins w:id="1024" w:author="Salomina Malan" w:date="2026-10-08T09:51:00Z" w16du:dateUtc="2026-10-07T22:51:00Z"/>
                <w:rFonts w:ascii="Arial" w:eastAsia="Times New Roman" w:hAnsi="Arial" w:cs="Arial"/>
                <w:sz w:val="20"/>
                <w:szCs w:val="20"/>
                <w:lang w:eastAsia="en-AU"/>
              </w:rPr>
            </w:pPr>
            <w:ins w:id="1025" w:author="Salomina Malan" w:date="2026-10-08T09:51:00Z" w16du:dateUtc="2026-10-07T22:51:00Z">
              <w:r w:rsidRPr="001F5DCA">
                <w:rPr>
                  <w:rFonts w:ascii="Arial" w:eastAsia="Times New Roman" w:hAnsi="Arial" w:cs="Arial"/>
                  <w:sz w:val="20"/>
                  <w:szCs w:val="20"/>
                  <w:lang w:eastAsia="en-AU"/>
                </w:rPr>
                <w:t>5</w:t>
              </w:r>
            </w:ins>
          </w:p>
        </w:tc>
        <w:tc>
          <w:tcPr>
            <w:tcW w:w="4042" w:type="dxa"/>
            <w:noWrap/>
            <w:vAlign w:val="center"/>
            <w:hideMark/>
            <w:tcPrChange w:id="1026" w:author="Salomina Malan" w:date="2026-10-08T09:52:00Z" w16du:dateUtc="2026-10-07T22:52:00Z">
              <w:tcPr>
                <w:tcW w:w="5772" w:type="dxa"/>
                <w:gridSpan w:val="4"/>
                <w:noWrap/>
                <w:vAlign w:val="center"/>
                <w:hideMark/>
              </w:tcPr>
            </w:tcPrChange>
          </w:tcPr>
          <w:p w14:paraId="44A1F8AA" w14:textId="77777777" w:rsidR="00160B3D" w:rsidRPr="001F5DCA" w:rsidRDefault="00160B3D">
            <w:pPr>
              <w:rPr>
                <w:ins w:id="1027" w:author="Salomina Malan" w:date="2026-10-08T09:51:00Z" w16du:dateUtc="2026-10-07T22:51:00Z"/>
                <w:rFonts w:ascii="Arial" w:eastAsia="Times New Roman" w:hAnsi="Arial" w:cs="Arial"/>
                <w:sz w:val="20"/>
                <w:szCs w:val="20"/>
                <w:lang w:eastAsia="en-AU"/>
              </w:rPr>
            </w:pPr>
          </w:p>
        </w:tc>
        <w:tc>
          <w:tcPr>
            <w:tcW w:w="1389" w:type="dxa"/>
            <w:noWrap/>
            <w:vAlign w:val="center"/>
            <w:hideMark/>
            <w:tcPrChange w:id="1028" w:author="Salomina Malan" w:date="2026-10-08T09:52:00Z" w16du:dateUtc="2026-10-07T22:52:00Z">
              <w:tcPr>
                <w:tcW w:w="1984" w:type="dxa"/>
                <w:noWrap/>
                <w:vAlign w:val="center"/>
                <w:hideMark/>
              </w:tcPr>
            </w:tcPrChange>
          </w:tcPr>
          <w:p w14:paraId="14CD5FFC" w14:textId="77777777" w:rsidR="00160B3D" w:rsidRPr="001F5DCA" w:rsidRDefault="00160B3D">
            <w:pPr>
              <w:jc w:val="center"/>
              <w:rPr>
                <w:ins w:id="1029" w:author="Salomina Malan" w:date="2026-10-08T09:51:00Z" w16du:dateUtc="2026-10-07T22:51:00Z"/>
                <w:rFonts w:ascii="Arial" w:eastAsia="Times New Roman" w:hAnsi="Arial" w:cs="Arial"/>
                <w:sz w:val="20"/>
                <w:szCs w:val="20"/>
                <w:lang w:eastAsia="en-AU"/>
              </w:rPr>
            </w:pPr>
            <w:ins w:id="1030"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031" w:author="Salomina Malan" w:date="2026-10-08T09:52:00Z" w16du:dateUtc="2026-10-07T22:52:00Z">
              <w:tcPr>
                <w:tcW w:w="4592" w:type="dxa"/>
                <w:vAlign w:val="center"/>
              </w:tcPr>
            </w:tcPrChange>
          </w:tcPr>
          <w:p w14:paraId="25E8124D" w14:textId="77777777" w:rsidR="00160B3D" w:rsidRPr="001F5DCA" w:rsidRDefault="00160B3D">
            <w:pPr>
              <w:rPr>
                <w:ins w:id="1032" w:author="Salomina Malan" w:date="2026-10-08T09:51:00Z" w16du:dateUtc="2026-10-07T22:51:00Z"/>
                <w:rFonts w:ascii="Arial" w:eastAsia="Times New Roman" w:hAnsi="Arial" w:cs="Arial"/>
                <w:sz w:val="20"/>
                <w:szCs w:val="20"/>
                <w:lang w:eastAsia="en-AU"/>
              </w:rPr>
            </w:pPr>
          </w:p>
        </w:tc>
      </w:tr>
      <w:tr w:rsidR="00160B3D" w:rsidRPr="001F5DCA" w14:paraId="67C7C3A3" w14:textId="77777777" w:rsidTr="002C644F">
        <w:trPr>
          <w:trHeight w:val="292"/>
          <w:ins w:id="1033" w:author="Salomina Malan" w:date="2026-10-08T09:51:00Z" w16du:dateUtc="2026-10-07T22:51:00Z"/>
          <w:trPrChange w:id="1034" w:author="Salomina Malan" w:date="2026-10-08T09:52:00Z" w16du:dateUtc="2026-10-07T22:52:00Z">
            <w:trPr>
              <w:trHeight w:val="296"/>
            </w:trPr>
          </w:trPrChange>
        </w:trPr>
        <w:tc>
          <w:tcPr>
            <w:tcW w:w="388" w:type="dxa"/>
            <w:noWrap/>
            <w:vAlign w:val="center"/>
            <w:hideMark/>
            <w:tcPrChange w:id="1035" w:author="Salomina Malan" w:date="2026-10-08T09:52:00Z" w16du:dateUtc="2026-10-07T22:52:00Z">
              <w:tcPr>
                <w:tcW w:w="555" w:type="dxa"/>
                <w:gridSpan w:val="2"/>
                <w:noWrap/>
                <w:vAlign w:val="center"/>
                <w:hideMark/>
              </w:tcPr>
            </w:tcPrChange>
          </w:tcPr>
          <w:p w14:paraId="16264E2A" w14:textId="77777777" w:rsidR="00160B3D" w:rsidRPr="001F5DCA" w:rsidRDefault="00160B3D">
            <w:pPr>
              <w:rPr>
                <w:ins w:id="1036" w:author="Salomina Malan" w:date="2026-10-08T09:51:00Z" w16du:dateUtc="2026-10-07T22:51:00Z"/>
                <w:rFonts w:ascii="Arial" w:eastAsia="Times New Roman" w:hAnsi="Arial" w:cs="Arial"/>
                <w:sz w:val="20"/>
                <w:szCs w:val="20"/>
                <w:lang w:eastAsia="en-AU"/>
              </w:rPr>
            </w:pPr>
            <w:ins w:id="1037"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1038" w:author="Salomina Malan" w:date="2026-10-08T09:52:00Z" w16du:dateUtc="2026-10-07T22:52:00Z">
              <w:tcPr>
                <w:tcW w:w="5014" w:type="dxa"/>
                <w:gridSpan w:val="3"/>
                <w:noWrap/>
                <w:vAlign w:val="center"/>
              </w:tcPr>
            </w:tcPrChange>
          </w:tcPr>
          <w:p w14:paraId="56914F6A" w14:textId="77777777" w:rsidR="00160B3D" w:rsidRPr="001F5DCA" w:rsidRDefault="00160B3D">
            <w:pPr>
              <w:rPr>
                <w:ins w:id="1039" w:author="Salomina Malan" w:date="2026-10-08T09:51:00Z" w16du:dateUtc="2026-10-07T22:51:00Z"/>
                <w:rFonts w:ascii="Arial" w:eastAsia="Times New Roman" w:hAnsi="Arial" w:cs="Arial"/>
                <w:color w:val="000000"/>
                <w:sz w:val="20"/>
                <w:szCs w:val="20"/>
                <w:lang w:eastAsia="en-AU"/>
              </w:rPr>
            </w:pPr>
            <w:ins w:id="1040" w:author="Salomina Malan" w:date="2026-10-08T09:51:00Z" w16du:dateUtc="2026-10-07T22:51:00Z">
              <w:r w:rsidRPr="001F5DCA">
                <w:rPr>
                  <w:rFonts w:ascii="Arial" w:eastAsia="Times New Roman" w:hAnsi="Arial" w:cs="Arial"/>
                  <w:color w:val="000000"/>
                  <w:sz w:val="20"/>
                  <w:szCs w:val="20"/>
                  <w:lang w:eastAsia="en-AU"/>
                </w:rPr>
                <w:t>WID settlement recoveries</w:t>
              </w:r>
            </w:ins>
          </w:p>
        </w:tc>
        <w:tc>
          <w:tcPr>
            <w:tcW w:w="1588" w:type="dxa"/>
            <w:noWrap/>
            <w:hideMark/>
            <w:tcPrChange w:id="1041" w:author="Salomina Malan" w:date="2026-10-08T09:52:00Z" w16du:dateUtc="2026-10-07T22:52:00Z">
              <w:tcPr>
                <w:tcW w:w="2268" w:type="dxa"/>
                <w:gridSpan w:val="2"/>
                <w:noWrap/>
                <w:hideMark/>
              </w:tcPr>
            </w:tcPrChange>
          </w:tcPr>
          <w:p w14:paraId="1FA06B27" w14:textId="77777777" w:rsidR="00160B3D" w:rsidRPr="001F5DCA" w:rsidRDefault="00160B3D">
            <w:pPr>
              <w:rPr>
                <w:ins w:id="1042" w:author="Salomina Malan" w:date="2026-10-08T09:51:00Z" w16du:dateUtc="2026-10-07T22:51:00Z"/>
                <w:rFonts w:ascii="Arial" w:eastAsia="Times New Roman" w:hAnsi="Arial" w:cs="Arial"/>
                <w:color w:val="000000"/>
                <w:sz w:val="20"/>
                <w:szCs w:val="20"/>
                <w:lang w:eastAsia="en-AU"/>
              </w:rPr>
            </w:pPr>
            <w:ins w:id="1043"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1044" w:author="Salomina Malan" w:date="2026-10-08T09:52:00Z" w16du:dateUtc="2026-10-07T22:52:00Z">
              <w:tcPr>
                <w:tcW w:w="2268" w:type="dxa"/>
                <w:noWrap/>
                <w:vAlign w:val="center"/>
                <w:hideMark/>
              </w:tcPr>
            </w:tcPrChange>
          </w:tcPr>
          <w:p w14:paraId="683B823E" w14:textId="77777777" w:rsidR="00160B3D" w:rsidRPr="001F5DCA" w:rsidRDefault="00160B3D">
            <w:pPr>
              <w:jc w:val="center"/>
              <w:rPr>
                <w:ins w:id="1045" w:author="Salomina Malan" w:date="2026-10-08T09:51:00Z" w16du:dateUtc="2026-10-07T22:51:00Z"/>
                <w:rFonts w:ascii="Arial" w:eastAsia="Times New Roman" w:hAnsi="Arial" w:cs="Arial"/>
                <w:sz w:val="20"/>
                <w:szCs w:val="20"/>
                <w:lang w:eastAsia="en-AU"/>
              </w:rPr>
            </w:pPr>
            <w:ins w:id="1046" w:author="Salomina Malan" w:date="2026-10-08T09:51:00Z" w16du:dateUtc="2026-10-07T22:51:00Z">
              <w:r w:rsidRPr="001F5DCA">
                <w:rPr>
                  <w:rFonts w:ascii="Arial" w:eastAsia="Times New Roman" w:hAnsi="Arial" w:cs="Arial"/>
                  <w:sz w:val="20"/>
                  <w:szCs w:val="20"/>
                  <w:lang w:eastAsia="en-AU"/>
                </w:rPr>
                <w:t>5</w:t>
              </w:r>
            </w:ins>
          </w:p>
        </w:tc>
        <w:tc>
          <w:tcPr>
            <w:tcW w:w="4042" w:type="dxa"/>
            <w:noWrap/>
            <w:vAlign w:val="center"/>
            <w:hideMark/>
            <w:tcPrChange w:id="1047" w:author="Salomina Malan" w:date="2026-10-08T09:52:00Z" w16du:dateUtc="2026-10-07T22:52:00Z">
              <w:tcPr>
                <w:tcW w:w="5772" w:type="dxa"/>
                <w:gridSpan w:val="4"/>
                <w:noWrap/>
                <w:vAlign w:val="center"/>
                <w:hideMark/>
              </w:tcPr>
            </w:tcPrChange>
          </w:tcPr>
          <w:p w14:paraId="4E0084E0" w14:textId="77777777" w:rsidR="00160B3D" w:rsidRPr="001F5DCA" w:rsidRDefault="00160B3D">
            <w:pPr>
              <w:rPr>
                <w:ins w:id="1048" w:author="Salomina Malan" w:date="2026-10-08T09:51:00Z" w16du:dateUtc="2026-10-07T22:51:00Z"/>
                <w:rFonts w:ascii="Arial" w:eastAsia="Times New Roman" w:hAnsi="Arial" w:cs="Arial"/>
                <w:sz w:val="20"/>
                <w:szCs w:val="20"/>
                <w:lang w:eastAsia="en-AU"/>
              </w:rPr>
            </w:pPr>
          </w:p>
        </w:tc>
        <w:tc>
          <w:tcPr>
            <w:tcW w:w="1389" w:type="dxa"/>
            <w:noWrap/>
            <w:vAlign w:val="center"/>
            <w:hideMark/>
            <w:tcPrChange w:id="1049" w:author="Salomina Malan" w:date="2026-10-08T09:52:00Z" w16du:dateUtc="2026-10-07T22:52:00Z">
              <w:tcPr>
                <w:tcW w:w="1984" w:type="dxa"/>
                <w:noWrap/>
                <w:vAlign w:val="center"/>
                <w:hideMark/>
              </w:tcPr>
            </w:tcPrChange>
          </w:tcPr>
          <w:p w14:paraId="04F664FD" w14:textId="77777777" w:rsidR="00160B3D" w:rsidRPr="001F5DCA" w:rsidRDefault="00160B3D">
            <w:pPr>
              <w:jc w:val="center"/>
              <w:rPr>
                <w:ins w:id="1050" w:author="Salomina Malan" w:date="2026-10-08T09:51:00Z" w16du:dateUtc="2026-10-07T22:51:00Z"/>
                <w:rFonts w:ascii="Arial" w:eastAsia="Times New Roman" w:hAnsi="Arial" w:cs="Arial"/>
                <w:sz w:val="20"/>
                <w:szCs w:val="20"/>
                <w:lang w:eastAsia="en-AU"/>
              </w:rPr>
            </w:pPr>
            <w:ins w:id="1051"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052" w:author="Salomina Malan" w:date="2026-10-08T09:52:00Z" w16du:dateUtc="2026-10-07T22:52:00Z">
              <w:tcPr>
                <w:tcW w:w="4592" w:type="dxa"/>
                <w:vAlign w:val="center"/>
              </w:tcPr>
            </w:tcPrChange>
          </w:tcPr>
          <w:p w14:paraId="7B8CE8B1" w14:textId="77777777" w:rsidR="00160B3D" w:rsidRPr="001F5DCA" w:rsidRDefault="00160B3D">
            <w:pPr>
              <w:rPr>
                <w:ins w:id="1053" w:author="Salomina Malan" w:date="2026-10-08T09:51:00Z" w16du:dateUtc="2026-10-07T22:51:00Z"/>
                <w:rFonts w:ascii="Arial" w:eastAsia="Times New Roman" w:hAnsi="Arial" w:cs="Arial"/>
                <w:sz w:val="20"/>
                <w:szCs w:val="20"/>
                <w:lang w:eastAsia="en-AU"/>
              </w:rPr>
            </w:pPr>
          </w:p>
        </w:tc>
      </w:tr>
      <w:tr w:rsidR="00160B3D" w:rsidRPr="001F5DCA" w14:paraId="13B809E6" w14:textId="77777777" w:rsidTr="002C644F">
        <w:trPr>
          <w:trHeight w:val="292"/>
          <w:ins w:id="1054" w:author="Salomina Malan" w:date="2026-10-08T09:51:00Z" w16du:dateUtc="2026-10-07T22:51:00Z"/>
          <w:trPrChange w:id="1055" w:author="Salomina Malan" w:date="2026-10-08T09:52:00Z" w16du:dateUtc="2026-10-07T22:52:00Z">
            <w:trPr>
              <w:trHeight w:val="296"/>
            </w:trPr>
          </w:trPrChange>
        </w:trPr>
        <w:tc>
          <w:tcPr>
            <w:tcW w:w="388" w:type="dxa"/>
            <w:noWrap/>
            <w:vAlign w:val="center"/>
            <w:hideMark/>
            <w:tcPrChange w:id="1056" w:author="Salomina Malan" w:date="2026-10-08T09:52:00Z" w16du:dateUtc="2026-10-07T22:52:00Z">
              <w:tcPr>
                <w:tcW w:w="555" w:type="dxa"/>
                <w:gridSpan w:val="2"/>
                <w:noWrap/>
                <w:vAlign w:val="center"/>
                <w:hideMark/>
              </w:tcPr>
            </w:tcPrChange>
          </w:tcPr>
          <w:p w14:paraId="75A92F6F" w14:textId="77777777" w:rsidR="00160B3D" w:rsidRPr="001F5DCA" w:rsidRDefault="00160B3D">
            <w:pPr>
              <w:rPr>
                <w:ins w:id="1057" w:author="Salomina Malan" w:date="2026-10-08T09:51:00Z" w16du:dateUtc="2026-10-07T22:51:00Z"/>
                <w:rFonts w:ascii="Arial" w:eastAsia="Times New Roman" w:hAnsi="Arial" w:cs="Arial"/>
                <w:sz w:val="20"/>
                <w:szCs w:val="20"/>
                <w:lang w:eastAsia="en-AU"/>
              </w:rPr>
            </w:pPr>
            <w:ins w:id="1058"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1059" w:author="Salomina Malan" w:date="2026-10-08T09:52:00Z" w16du:dateUtc="2026-10-07T22:52:00Z">
              <w:tcPr>
                <w:tcW w:w="5014" w:type="dxa"/>
                <w:gridSpan w:val="3"/>
                <w:noWrap/>
                <w:vAlign w:val="center"/>
              </w:tcPr>
            </w:tcPrChange>
          </w:tcPr>
          <w:p w14:paraId="768DB2C0" w14:textId="77777777" w:rsidR="00160B3D" w:rsidRPr="001F5DCA" w:rsidRDefault="00160B3D">
            <w:pPr>
              <w:rPr>
                <w:ins w:id="1060" w:author="Salomina Malan" w:date="2026-10-08T09:51:00Z" w16du:dateUtc="2026-10-07T22:51:00Z"/>
                <w:rFonts w:ascii="Arial" w:eastAsia="Times New Roman" w:hAnsi="Arial" w:cs="Arial"/>
                <w:color w:val="000000"/>
                <w:sz w:val="20"/>
                <w:szCs w:val="20"/>
                <w:lang w:eastAsia="en-AU"/>
              </w:rPr>
            </w:pPr>
            <w:ins w:id="1061" w:author="Salomina Malan" w:date="2026-10-08T09:51:00Z" w16du:dateUtc="2026-10-07T22:51:00Z">
              <w:r w:rsidRPr="001F5DCA">
                <w:rPr>
                  <w:rFonts w:ascii="Arial" w:eastAsia="Times New Roman" w:hAnsi="Arial" w:cs="Arial"/>
                  <w:color w:val="000000"/>
                  <w:sz w:val="20"/>
                  <w:szCs w:val="20"/>
                  <w:lang w:eastAsia="en-AU"/>
                </w:rPr>
                <w:t>TPD Offset</w:t>
              </w:r>
            </w:ins>
          </w:p>
        </w:tc>
        <w:tc>
          <w:tcPr>
            <w:tcW w:w="1588" w:type="dxa"/>
            <w:noWrap/>
            <w:hideMark/>
            <w:tcPrChange w:id="1062" w:author="Salomina Malan" w:date="2026-10-08T09:52:00Z" w16du:dateUtc="2026-10-07T22:52:00Z">
              <w:tcPr>
                <w:tcW w:w="2268" w:type="dxa"/>
                <w:gridSpan w:val="2"/>
                <w:noWrap/>
                <w:hideMark/>
              </w:tcPr>
            </w:tcPrChange>
          </w:tcPr>
          <w:p w14:paraId="350F72A7" w14:textId="77777777" w:rsidR="00160B3D" w:rsidRPr="001F5DCA" w:rsidRDefault="00160B3D">
            <w:pPr>
              <w:rPr>
                <w:ins w:id="1063" w:author="Salomina Malan" w:date="2026-10-08T09:51:00Z" w16du:dateUtc="2026-10-07T22:51:00Z"/>
                <w:rFonts w:ascii="Arial" w:eastAsia="Times New Roman" w:hAnsi="Arial" w:cs="Arial"/>
                <w:color w:val="000000"/>
                <w:sz w:val="20"/>
                <w:szCs w:val="20"/>
                <w:lang w:eastAsia="en-AU"/>
              </w:rPr>
            </w:pPr>
            <w:ins w:id="1064"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1065" w:author="Salomina Malan" w:date="2026-10-08T09:52:00Z" w16du:dateUtc="2026-10-07T22:52:00Z">
              <w:tcPr>
                <w:tcW w:w="2268" w:type="dxa"/>
                <w:noWrap/>
                <w:vAlign w:val="center"/>
                <w:hideMark/>
              </w:tcPr>
            </w:tcPrChange>
          </w:tcPr>
          <w:p w14:paraId="2CAE30BC" w14:textId="77777777" w:rsidR="00160B3D" w:rsidRPr="001F5DCA" w:rsidRDefault="00160B3D">
            <w:pPr>
              <w:jc w:val="center"/>
              <w:rPr>
                <w:ins w:id="1066" w:author="Salomina Malan" w:date="2026-10-08T09:51:00Z" w16du:dateUtc="2026-10-07T22:51:00Z"/>
                <w:rFonts w:ascii="Arial" w:eastAsia="Times New Roman" w:hAnsi="Arial" w:cs="Arial"/>
                <w:sz w:val="20"/>
                <w:szCs w:val="20"/>
                <w:lang w:eastAsia="en-AU"/>
              </w:rPr>
            </w:pPr>
            <w:ins w:id="1067" w:author="Salomina Malan" w:date="2026-10-08T09:51:00Z" w16du:dateUtc="2026-10-07T22:51:00Z">
              <w:r w:rsidRPr="001F5DCA">
                <w:rPr>
                  <w:rFonts w:ascii="Arial" w:eastAsia="Times New Roman" w:hAnsi="Arial" w:cs="Arial"/>
                  <w:sz w:val="20"/>
                  <w:szCs w:val="20"/>
                  <w:lang w:eastAsia="en-AU"/>
                </w:rPr>
                <w:t>2</w:t>
              </w:r>
            </w:ins>
          </w:p>
        </w:tc>
        <w:tc>
          <w:tcPr>
            <w:tcW w:w="4042" w:type="dxa"/>
            <w:noWrap/>
            <w:vAlign w:val="center"/>
            <w:hideMark/>
            <w:tcPrChange w:id="1068" w:author="Salomina Malan" w:date="2026-10-08T09:52:00Z" w16du:dateUtc="2026-10-07T22:52:00Z">
              <w:tcPr>
                <w:tcW w:w="5772" w:type="dxa"/>
                <w:gridSpan w:val="4"/>
                <w:noWrap/>
                <w:vAlign w:val="center"/>
                <w:hideMark/>
              </w:tcPr>
            </w:tcPrChange>
          </w:tcPr>
          <w:p w14:paraId="31905B63" w14:textId="77777777" w:rsidR="00160B3D" w:rsidRPr="001F5DCA" w:rsidRDefault="00160B3D">
            <w:pPr>
              <w:rPr>
                <w:ins w:id="1069" w:author="Salomina Malan" w:date="2026-10-08T09:51:00Z" w16du:dateUtc="2026-10-07T22:51:00Z"/>
                <w:rFonts w:ascii="Arial" w:eastAsia="Times New Roman" w:hAnsi="Arial" w:cs="Arial"/>
                <w:sz w:val="20"/>
                <w:szCs w:val="20"/>
                <w:lang w:eastAsia="en-AU"/>
              </w:rPr>
            </w:pPr>
          </w:p>
        </w:tc>
        <w:tc>
          <w:tcPr>
            <w:tcW w:w="1389" w:type="dxa"/>
            <w:noWrap/>
            <w:vAlign w:val="center"/>
            <w:hideMark/>
            <w:tcPrChange w:id="1070" w:author="Salomina Malan" w:date="2026-10-08T09:52:00Z" w16du:dateUtc="2026-10-07T22:52:00Z">
              <w:tcPr>
                <w:tcW w:w="1984" w:type="dxa"/>
                <w:noWrap/>
                <w:vAlign w:val="center"/>
                <w:hideMark/>
              </w:tcPr>
            </w:tcPrChange>
          </w:tcPr>
          <w:p w14:paraId="0A0EBC8F" w14:textId="77777777" w:rsidR="00160B3D" w:rsidRPr="001F5DCA" w:rsidRDefault="00160B3D">
            <w:pPr>
              <w:jc w:val="center"/>
              <w:rPr>
                <w:ins w:id="1071" w:author="Salomina Malan" w:date="2026-10-08T09:51:00Z" w16du:dateUtc="2026-10-07T22:51:00Z"/>
                <w:rFonts w:ascii="Arial" w:eastAsia="Times New Roman" w:hAnsi="Arial" w:cs="Arial"/>
                <w:sz w:val="20"/>
                <w:szCs w:val="20"/>
                <w:lang w:eastAsia="en-AU"/>
              </w:rPr>
            </w:pPr>
            <w:ins w:id="1072"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073" w:author="Salomina Malan" w:date="2026-10-08T09:52:00Z" w16du:dateUtc="2026-10-07T22:52:00Z">
              <w:tcPr>
                <w:tcW w:w="4592" w:type="dxa"/>
                <w:vAlign w:val="center"/>
              </w:tcPr>
            </w:tcPrChange>
          </w:tcPr>
          <w:p w14:paraId="72647A63" w14:textId="77777777" w:rsidR="00160B3D" w:rsidRPr="001F5DCA" w:rsidRDefault="00160B3D">
            <w:pPr>
              <w:rPr>
                <w:ins w:id="1074" w:author="Salomina Malan" w:date="2026-10-08T09:51:00Z" w16du:dateUtc="2026-10-07T22:51:00Z"/>
                <w:rFonts w:ascii="Arial" w:eastAsia="Times New Roman" w:hAnsi="Arial" w:cs="Arial"/>
                <w:sz w:val="20"/>
                <w:szCs w:val="20"/>
                <w:lang w:eastAsia="en-AU"/>
              </w:rPr>
            </w:pPr>
          </w:p>
        </w:tc>
      </w:tr>
      <w:tr w:rsidR="00160B3D" w:rsidRPr="001F5DCA" w14:paraId="3E9ACE5D" w14:textId="77777777" w:rsidTr="002C644F">
        <w:trPr>
          <w:trHeight w:val="292"/>
          <w:ins w:id="1075" w:author="Salomina Malan" w:date="2026-10-08T09:51:00Z" w16du:dateUtc="2026-10-07T22:51:00Z"/>
          <w:trPrChange w:id="1076" w:author="Salomina Malan" w:date="2026-10-08T09:52:00Z" w16du:dateUtc="2026-10-07T22:52:00Z">
            <w:trPr>
              <w:trHeight w:val="296"/>
            </w:trPr>
          </w:trPrChange>
        </w:trPr>
        <w:tc>
          <w:tcPr>
            <w:tcW w:w="388" w:type="dxa"/>
            <w:noWrap/>
            <w:vAlign w:val="center"/>
            <w:hideMark/>
            <w:tcPrChange w:id="1077" w:author="Salomina Malan" w:date="2026-10-08T09:52:00Z" w16du:dateUtc="2026-10-07T22:52:00Z">
              <w:tcPr>
                <w:tcW w:w="555" w:type="dxa"/>
                <w:gridSpan w:val="2"/>
                <w:noWrap/>
                <w:vAlign w:val="center"/>
                <w:hideMark/>
              </w:tcPr>
            </w:tcPrChange>
          </w:tcPr>
          <w:p w14:paraId="16607F9E" w14:textId="77777777" w:rsidR="00160B3D" w:rsidRPr="001F5DCA" w:rsidRDefault="00160B3D">
            <w:pPr>
              <w:rPr>
                <w:ins w:id="1078" w:author="Salomina Malan" w:date="2026-10-08T09:51:00Z" w16du:dateUtc="2026-10-07T22:51:00Z"/>
                <w:rFonts w:ascii="Arial" w:eastAsia="Times New Roman" w:hAnsi="Arial" w:cs="Arial"/>
                <w:sz w:val="20"/>
                <w:szCs w:val="20"/>
                <w:lang w:eastAsia="en-AU"/>
              </w:rPr>
            </w:pPr>
            <w:ins w:id="1079"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1080" w:author="Salomina Malan" w:date="2026-10-08T09:52:00Z" w16du:dateUtc="2026-10-07T22:52:00Z">
              <w:tcPr>
                <w:tcW w:w="5014" w:type="dxa"/>
                <w:gridSpan w:val="3"/>
                <w:noWrap/>
                <w:vAlign w:val="center"/>
              </w:tcPr>
            </w:tcPrChange>
          </w:tcPr>
          <w:p w14:paraId="0F0C99AE" w14:textId="77777777" w:rsidR="00160B3D" w:rsidRPr="001F5DCA" w:rsidRDefault="00160B3D">
            <w:pPr>
              <w:rPr>
                <w:ins w:id="1081" w:author="Salomina Malan" w:date="2026-10-08T09:51:00Z" w16du:dateUtc="2026-10-07T22:51:00Z"/>
                <w:rFonts w:ascii="Arial" w:eastAsia="Times New Roman" w:hAnsi="Arial" w:cs="Arial"/>
                <w:color w:val="000000"/>
                <w:sz w:val="20"/>
                <w:szCs w:val="20"/>
                <w:lang w:eastAsia="en-AU"/>
              </w:rPr>
            </w:pPr>
            <w:ins w:id="1082" w:author="Salomina Malan" w:date="2026-10-08T09:51:00Z" w16du:dateUtc="2026-10-07T22:51:00Z">
              <w:r w:rsidRPr="001F5DCA">
                <w:rPr>
                  <w:rFonts w:ascii="Arial" w:eastAsia="Times New Roman" w:hAnsi="Arial" w:cs="Arial"/>
                  <w:color w:val="000000"/>
                  <w:sz w:val="20"/>
                  <w:szCs w:val="20"/>
                  <w:lang w:eastAsia="en-AU"/>
                </w:rPr>
                <w:t>PBRI IP Offsets</w:t>
              </w:r>
            </w:ins>
          </w:p>
        </w:tc>
        <w:tc>
          <w:tcPr>
            <w:tcW w:w="1588" w:type="dxa"/>
            <w:noWrap/>
            <w:hideMark/>
            <w:tcPrChange w:id="1083" w:author="Salomina Malan" w:date="2026-10-08T09:52:00Z" w16du:dateUtc="2026-10-07T22:52:00Z">
              <w:tcPr>
                <w:tcW w:w="2268" w:type="dxa"/>
                <w:gridSpan w:val="2"/>
                <w:noWrap/>
                <w:hideMark/>
              </w:tcPr>
            </w:tcPrChange>
          </w:tcPr>
          <w:p w14:paraId="71707469" w14:textId="77777777" w:rsidR="00160B3D" w:rsidRPr="001F5DCA" w:rsidRDefault="00160B3D">
            <w:pPr>
              <w:rPr>
                <w:ins w:id="1084" w:author="Salomina Malan" w:date="2026-10-08T09:51:00Z" w16du:dateUtc="2026-10-07T22:51:00Z"/>
                <w:rFonts w:ascii="Arial" w:eastAsia="Times New Roman" w:hAnsi="Arial" w:cs="Arial"/>
                <w:color w:val="000000"/>
                <w:sz w:val="20"/>
                <w:szCs w:val="20"/>
                <w:lang w:eastAsia="en-AU"/>
              </w:rPr>
            </w:pPr>
            <w:ins w:id="1085"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1086" w:author="Salomina Malan" w:date="2026-10-08T09:52:00Z" w16du:dateUtc="2026-10-07T22:52:00Z">
              <w:tcPr>
                <w:tcW w:w="2268" w:type="dxa"/>
                <w:noWrap/>
                <w:vAlign w:val="center"/>
                <w:hideMark/>
              </w:tcPr>
            </w:tcPrChange>
          </w:tcPr>
          <w:p w14:paraId="022ED5F0" w14:textId="77777777" w:rsidR="00160B3D" w:rsidRPr="001F5DCA" w:rsidRDefault="00160B3D">
            <w:pPr>
              <w:jc w:val="center"/>
              <w:rPr>
                <w:ins w:id="1087" w:author="Salomina Malan" w:date="2026-10-08T09:51:00Z" w16du:dateUtc="2026-10-07T22:51:00Z"/>
                <w:rFonts w:ascii="Arial" w:eastAsia="Times New Roman" w:hAnsi="Arial" w:cs="Arial"/>
                <w:sz w:val="20"/>
                <w:szCs w:val="20"/>
                <w:lang w:eastAsia="en-AU"/>
              </w:rPr>
            </w:pPr>
            <w:ins w:id="1088" w:author="Salomina Malan" w:date="2026-10-08T09:51:00Z" w16du:dateUtc="2026-10-07T22:51:00Z">
              <w:r w:rsidRPr="001F5DCA">
                <w:rPr>
                  <w:rFonts w:ascii="Arial" w:eastAsia="Times New Roman" w:hAnsi="Arial" w:cs="Arial"/>
                  <w:sz w:val="20"/>
                  <w:szCs w:val="20"/>
                  <w:lang w:eastAsia="en-AU"/>
                </w:rPr>
                <w:t>2</w:t>
              </w:r>
            </w:ins>
          </w:p>
        </w:tc>
        <w:tc>
          <w:tcPr>
            <w:tcW w:w="4042" w:type="dxa"/>
            <w:noWrap/>
            <w:vAlign w:val="center"/>
            <w:hideMark/>
            <w:tcPrChange w:id="1089" w:author="Salomina Malan" w:date="2026-10-08T09:52:00Z" w16du:dateUtc="2026-10-07T22:52:00Z">
              <w:tcPr>
                <w:tcW w:w="5772" w:type="dxa"/>
                <w:gridSpan w:val="4"/>
                <w:noWrap/>
                <w:vAlign w:val="center"/>
                <w:hideMark/>
              </w:tcPr>
            </w:tcPrChange>
          </w:tcPr>
          <w:p w14:paraId="59D1F9FB" w14:textId="77777777" w:rsidR="00160B3D" w:rsidRPr="001F5DCA" w:rsidRDefault="00160B3D">
            <w:pPr>
              <w:rPr>
                <w:ins w:id="1090" w:author="Salomina Malan" w:date="2026-10-08T09:51:00Z" w16du:dateUtc="2026-10-07T22:51:00Z"/>
                <w:rFonts w:ascii="Arial" w:eastAsia="Times New Roman" w:hAnsi="Arial" w:cs="Arial"/>
                <w:sz w:val="20"/>
                <w:szCs w:val="20"/>
                <w:lang w:eastAsia="en-AU"/>
              </w:rPr>
            </w:pPr>
          </w:p>
        </w:tc>
        <w:tc>
          <w:tcPr>
            <w:tcW w:w="1389" w:type="dxa"/>
            <w:noWrap/>
            <w:vAlign w:val="center"/>
            <w:hideMark/>
            <w:tcPrChange w:id="1091" w:author="Salomina Malan" w:date="2026-10-08T09:52:00Z" w16du:dateUtc="2026-10-07T22:52:00Z">
              <w:tcPr>
                <w:tcW w:w="1984" w:type="dxa"/>
                <w:noWrap/>
                <w:vAlign w:val="center"/>
                <w:hideMark/>
              </w:tcPr>
            </w:tcPrChange>
          </w:tcPr>
          <w:p w14:paraId="676FE8F3" w14:textId="77777777" w:rsidR="00160B3D" w:rsidRPr="001F5DCA" w:rsidRDefault="00160B3D">
            <w:pPr>
              <w:jc w:val="center"/>
              <w:rPr>
                <w:ins w:id="1092" w:author="Salomina Malan" w:date="2026-10-08T09:51:00Z" w16du:dateUtc="2026-10-07T22:51:00Z"/>
                <w:rFonts w:ascii="Arial" w:eastAsia="Times New Roman" w:hAnsi="Arial" w:cs="Arial"/>
                <w:sz w:val="20"/>
                <w:szCs w:val="20"/>
                <w:lang w:eastAsia="en-AU"/>
              </w:rPr>
            </w:pPr>
            <w:ins w:id="1093"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094" w:author="Salomina Malan" w:date="2026-10-08T09:52:00Z" w16du:dateUtc="2026-10-07T22:52:00Z">
              <w:tcPr>
                <w:tcW w:w="4592" w:type="dxa"/>
                <w:vAlign w:val="center"/>
              </w:tcPr>
            </w:tcPrChange>
          </w:tcPr>
          <w:p w14:paraId="4B48B028" w14:textId="77777777" w:rsidR="00160B3D" w:rsidRPr="001F5DCA" w:rsidRDefault="00160B3D">
            <w:pPr>
              <w:rPr>
                <w:ins w:id="1095" w:author="Salomina Malan" w:date="2026-10-08T09:51:00Z" w16du:dateUtc="2026-10-07T22:51:00Z"/>
                <w:rFonts w:ascii="Arial" w:eastAsia="Times New Roman" w:hAnsi="Arial" w:cs="Arial"/>
                <w:sz w:val="20"/>
                <w:szCs w:val="20"/>
                <w:lang w:eastAsia="en-AU"/>
              </w:rPr>
            </w:pPr>
          </w:p>
        </w:tc>
      </w:tr>
      <w:tr w:rsidR="00160B3D" w:rsidRPr="001F5DCA" w14:paraId="2D849FDE" w14:textId="77777777" w:rsidTr="002C644F">
        <w:trPr>
          <w:trHeight w:val="292"/>
          <w:ins w:id="1096" w:author="Salomina Malan" w:date="2026-10-08T09:51:00Z" w16du:dateUtc="2026-10-07T22:51:00Z"/>
          <w:trPrChange w:id="1097" w:author="Salomina Malan" w:date="2026-10-08T09:52:00Z" w16du:dateUtc="2026-10-07T22:52:00Z">
            <w:trPr>
              <w:trHeight w:val="296"/>
            </w:trPr>
          </w:trPrChange>
        </w:trPr>
        <w:tc>
          <w:tcPr>
            <w:tcW w:w="388" w:type="dxa"/>
            <w:noWrap/>
            <w:vAlign w:val="center"/>
            <w:hideMark/>
            <w:tcPrChange w:id="1098" w:author="Salomina Malan" w:date="2026-10-08T09:52:00Z" w16du:dateUtc="2026-10-07T22:52:00Z">
              <w:tcPr>
                <w:tcW w:w="555" w:type="dxa"/>
                <w:gridSpan w:val="2"/>
                <w:noWrap/>
                <w:vAlign w:val="center"/>
                <w:hideMark/>
              </w:tcPr>
            </w:tcPrChange>
          </w:tcPr>
          <w:p w14:paraId="53EBABD6" w14:textId="77777777" w:rsidR="00160B3D" w:rsidRPr="001F5DCA" w:rsidRDefault="00160B3D">
            <w:pPr>
              <w:rPr>
                <w:ins w:id="1099" w:author="Salomina Malan" w:date="2026-10-08T09:51:00Z" w16du:dateUtc="2026-10-07T22:51:00Z"/>
                <w:rFonts w:ascii="Arial" w:eastAsia="Times New Roman" w:hAnsi="Arial" w:cs="Arial"/>
                <w:sz w:val="20"/>
                <w:szCs w:val="20"/>
                <w:lang w:eastAsia="en-AU"/>
              </w:rPr>
            </w:pPr>
            <w:ins w:id="1100"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1101" w:author="Salomina Malan" w:date="2026-10-08T09:52:00Z" w16du:dateUtc="2026-10-07T22:52:00Z">
              <w:tcPr>
                <w:tcW w:w="5014" w:type="dxa"/>
                <w:gridSpan w:val="3"/>
                <w:noWrap/>
                <w:vAlign w:val="center"/>
              </w:tcPr>
            </w:tcPrChange>
          </w:tcPr>
          <w:p w14:paraId="132C19B8" w14:textId="77777777" w:rsidR="00160B3D" w:rsidRPr="001F5DCA" w:rsidRDefault="00160B3D">
            <w:pPr>
              <w:rPr>
                <w:ins w:id="1102" w:author="Salomina Malan" w:date="2026-10-08T09:51:00Z" w16du:dateUtc="2026-10-07T22:51:00Z"/>
                <w:rFonts w:ascii="Arial" w:eastAsia="Times New Roman" w:hAnsi="Arial" w:cs="Arial"/>
                <w:color w:val="000000"/>
                <w:sz w:val="20"/>
                <w:szCs w:val="20"/>
                <w:lang w:eastAsia="en-AU"/>
              </w:rPr>
            </w:pPr>
            <w:ins w:id="1103" w:author="Salomina Malan" w:date="2026-10-08T09:51:00Z" w16du:dateUtc="2026-10-07T22:51:00Z">
              <w:r w:rsidRPr="001F5DCA">
                <w:rPr>
                  <w:rFonts w:ascii="Arial" w:eastAsia="Times New Roman" w:hAnsi="Arial" w:cs="Arial"/>
                  <w:color w:val="000000"/>
                  <w:sz w:val="20"/>
                  <w:szCs w:val="20"/>
                  <w:lang w:eastAsia="en-AU"/>
                </w:rPr>
                <w:t>Death Claim – send information</w:t>
              </w:r>
            </w:ins>
          </w:p>
        </w:tc>
        <w:tc>
          <w:tcPr>
            <w:tcW w:w="1588" w:type="dxa"/>
            <w:noWrap/>
            <w:hideMark/>
            <w:tcPrChange w:id="1104" w:author="Salomina Malan" w:date="2026-10-08T09:52:00Z" w16du:dateUtc="2026-10-07T22:52:00Z">
              <w:tcPr>
                <w:tcW w:w="2268" w:type="dxa"/>
                <w:gridSpan w:val="2"/>
                <w:noWrap/>
                <w:hideMark/>
              </w:tcPr>
            </w:tcPrChange>
          </w:tcPr>
          <w:p w14:paraId="1DE36DAE" w14:textId="77777777" w:rsidR="00160B3D" w:rsidRPr="001F5DCA" w:rsidRDefault="00160B3D">
            <w:pPr>
              <w:rPr>
                <w:ins w:id="1105" w:author="Salomina Malan" w:date="2026-10-08T09:51:00Z" w16du:dateUtc="2026-10-07T22:51:00Z"/>
                <w:rFonts w:ascii="Arial" w:eastAsia="Times New Roman" w:hAnsi="Arial" w:cs="Arial"/>
                <w:color w:val="000000"/>
                <w:sz w:val="20"/>
                <w:szCs w:val="20"/>
                <w:lang w:eastAsia="en-AU"/>
              </w:rPr>
            </w:pPr>
            <w:ins w:id="1106" w:author="Salomina Malan" w:date="2026-10-08T09:51:00Z" w16du:dateUtc="2026-10-07T22:51:00Z">
              <w:r w:rsidRPr="001F5DCA">
                <w:rPr>
                  <w:rFonts w:ascii="Arial" w:eastAsia="Times New Roman" w:hAnsi="Arial" w:cs="Arial"/>
                  <w:color w:val="000000"/>
                  <w:sz w:val="20"/>
                  <w:szCs w:val="20"/>
                  <w:lang w:eastAsia="en-AU"/>
                </w:rPr>
                <w:t>EPSS Claims Advisor</w:t>
              </w:r>
            </w:ins>
          </w:p>
        </w:tc>
        <w:tc>
          <w:tcPr>
            <w:tcW w:w="1588" w:type="dxa"/>
            <w:noWrap/>
            <w:vAlign w:val="center"/>
            <w:hideMark/>
            <w:tcPrChange w:id="1107" w:author="Salomina Malan" w:date="2026-10-08T09:52:00Z" w16du:dateUtc="2026-10-07T22:52:00Z">
              <w:tcPr>
                <w:tcW w:w="2268" w:type="dxa"/>
                <w:noWrap/>
                <w:vAlign w:val="center"/>
                <w:hideMark/>
              </w:tcPr>
            </w:tcPrChange>
          </w:tcPr>
          <w:p w14:paraId="38F36AC7" w14:textId="77777777" w:rsidR="00160B3D" w:rsidRPr="001F5DCA" w:rsidRDefault="00160B3D">
            <w:pPr>
              <w:jc w:val="center"/>
              <w:rPr>
                <w:ins w:id="1108" w:author="Salomina Malan" w:date="2026-10-08T09:51:00Z" w16du:dateUtc="2026-10-07T22:51:00Z"/>
                <w:rFonts w:ascii="Arial" w:eastAsia="Times New Roman" w:hAnsi="Arial" w:cs="Arial"/>
                <w:sz w:val="20"/>
                <w:szCs w:val="20"/>
                <w:lang w:eastAsia="en-AU"/>
              </w:rPr>
            </w:pPr>
            <w:ins w:id="1109" w:author="Salomina Malan" w:date="2026-10-08T09:51:00Z" w16du:dateUtc="2026-10-07T22:51:00Z">
              <w:r w:rsidRPr="001F5DCA">
                <w:rPr>
                  <w:rFonts w:ascii="Arial" w:eastAsia="Times New Roman" w:hAnsi="Arial" w:cs="Arial"/>
                  <w:sz w:val="20"/>
                  <w:szCs w:val="20"/>
                  <w:lang w:eastAsia="en-AU"/>
                </w:rPr>
                <w:t>2</w:t>
              </w:r>
            </w:ins>
          </w:p>
        </w:tc>
        <w:tc>
          <w:tcPr>
            <w:tcW w:w="4042" w:type="dxa"/>
            <w:noWrap/>
            <w:vAlign w:val="center"/>
            <w:hideMark/>
            <w:tcPrChange w:id="1110" w:author="Salomina Malan" w:date="2026-10-08T09:52:00Z" w16du:dateUtc="2026-10-07T22:52:00Z">
              <w:tcPr>
                <w:tcW w:w="5772" w:type="dxa"/>
                <w:gridSpan w:val="4"/>
                <w:noWrap/>
                <w:vAlign w:val="center"/>
                <w:hideMark/>
              </w:tcPr>
            </w:tcPrChange>
          </w:tcPr>
          <w:p w14:paraId="6D542177" w14:textId="77777777" w:rsidR="00160B3D" w:rsidRPr="001F5DCA" w:rsidRDefault="00160B3D">
            <w:pPr>
              <w:rPr>
                <w:ins w:id="1111" w:author="Salomina Malan" w:date="2026-10-08T09:51:00Z" w16du:dateUtc="2026-10-07T22:51:00Z"/>
                <w:rFonts w:ascii="Arial" w:eastAsia="Times New Roman" w:hAnsi="Arial" w:cs="Arial"/>
                <w:sz w:val="20"/>
                <w:szCs w:val="20"/>
                <w:lang w:eastAsia="en-AU"/>
              </w:rPr>
            </w:pPr>
          </w:p>
        </w:tc>
        <w:tc>
          <w:tcPr>
            <w:tcW w:w="1389" w:type="dxa"/>
            <w:noWrap/>
            <w:vAlign w:val="center"/>
            <w:hideMark/>
            <w:tcPrChange w:id="1112" w:author="Salomina Malan" w:date="2026-10-08T09:52:00Z" w16du:dateUtc="2026-10-07T22:52:00Z">
              <w:tcPr>
                <w:tcW w:w="1984" w:type="dxa"/>
                <w:noWrap/>
                <w:vAlign w:val="center"/>
                <w:hideMark/>
              </w:tcPr>
            </w:tcPrChange>
          </w:tcPr>
          <w:p w14:paraId="4F94D5E1" w14:textId="77777777" w:rsidR="00160B3D" w:rsidRPr="001F5DCA" w:rsidRDefault="00160B3D">
            <w:pPr>
              <w:jc w:val="center"/>
              <w:rPr>
                <w:ins w:id="1113" w:author="Salomina Malan" w:date="2026-10-08T09:51:00Z" w16du:dateUtc="2026-10-07T22:51:00Z"/>
                <w:rFonts w:ascii="Arial" w:eastAsia="Times New Roman" w:hAnsi="Arial" w:cs="Arial"/>
                <w:sz w:val="20"/>
                <w:szCs w:val="20"/>
                <w:lang w:eastAsia="en-AU"/>
              </w:rPr>
            </w:pPr>
            <w:ins w:id="1114"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115" w:author="Salomina Malan" w:date="2026-10-08T09:52:00Z" w16du:dateUtc="2026-10-07T22:52:00Z">
              <w:tcPr>
                <w:tcW w:w="4592" w:type="dxa"/>
                <w:vAlign w:val="center"/>
              </w:tcPr>
            </w:tcPrChange>
          </w:tcPr>
          <w:p w14:paraId="1BDDF820" w14:textId="77777777" w:rsidR="00160B3D" w:rsidRPr="001F5DCA" w:rsidRDefault="00160B3D">
            <w:pPr>
              <w:rPr>
                <w:ins w:id="1116" w:author="Salomina Malan" w:date="2026-10-08T09:51:00Z" w16du:dateUtc="2026-10-07T22:51:00Z"/>
                <w:rFonts w:ascii="Arial" w:eastAsia="Times New Roman" w:hAnsi="Arial" w:cs="Arial"/>
                <w:sz w:val="20"/>
                <w:szCs w:val="20"/>
                <w:lang w:eastAsia="en-AU"/>
              </w:rPr>
            </w:pPr>
          </w:p>
        </w:tc>
      </w:tr>
      <w:tr w:rsidR="00160B3D" w:rsidRPr="001F5DCA" w14:paraId="3E6AC21F" w14:textId="77777777" w:rsidTr="002C644F">
        <w:trPr>
          <w:trHeight w:val="292"/>
          <w:ins w:id="1117" w:author="Salomina Malan" w:date="2026-10-08T09:51:00Z" w16du:dateUtc="2026-10-07T22:51:00Z"/>
          <w:trPrChange w:id="1118" w:author="Salomina Malan" w:date="2026-10-08T09:52:00Z" w16du:dateUtc="2026-10-07T22:52:00Z">
            <w:trPr>
              <w:trHeight w:val="296"/>
            </w:trPr>
          </w:trPrChange>
        </w:trPr>
        <w:tc>
          <w:tcPr>
            <w:tcW w:w="388" w:type="dxa"/>
            <w:noWrap/>
            <w:vAlign w:val="center"/>
            <w:tcPrChange w:id="1119" w:author="Salomina Malan" w:date="2026-10-08T09:52:00Z" w16du:dateUtc="2026-10-07T22:52:00Z">
              <w:tcPr>
                <w:tcW w:w="555" w:type="dxa"/>
                <w:gridSpan w:val="2"/>
                <w:noWrap/>
                <w:vAlign w:val="center"/>
              </w:tcPr>
            </w:tcPrChange>
          </w:tcPr>
          <w:p w14:paraId="53F5E2FC" w14:textId="77777777" w:rsidR="00160B3D" w:rsidRPr="001F5DCA" w:rsidRDefault="00160B3D">
            <w:pPr>
              <w:rPr>
                <w:ins w:id="1120" w:author="Salomina Malan" w:date="2026-10-08T09:51:00Z" w16du:dateUtc="2026-10-07T22:51:00Z"/>
                <w:rFonts w:ascii="Arial" w:eastAsia="Times New Roman" w:hAnsi="Arial" w:cs="Arial"/>
                <w:sz w:val="20"/>
                <w:szCs w:val="20"/>
                <w:lang w:eastAsia="en-AU"/>
              </w:rPr>
            </w:pPr>
            <w:ins w:id="1121"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1122" w:author="Salomina Malan" w:date="2026-10-08T09:52:00Z" w16du:dateUtc="2026-10-07T22:52:00Z">
              <w:tcPr>
                <w:tcW w:w="5014" w:type="dxa"/>
                <w:gridSpan w:val="3"/>
                <w:noWrap/>
                <w:vAlign w:val="center"/>
              </w:tcPr>
            </w:tcPrChange>
          </w:tcPr>
          <w:p w14:paraId="1B11C780" w14:textId="77777777" w:rsidR="00160B3D" w:rsidRPr="001F5DCA" w:rsidRDefault="00160B3D">
            <w:pPr>
              <w:rPr>
                <w:ins w:id="1123" w:author="Salomina Malan" w:date="2026-10-08T09:51:00Z" w16du:dateUtc="2026-10-07T22:51:00Z"/>
                <w:rFonts w:ascii="Arial" w:eastAsia="Times New Roman" w:hAnsi="Arial" w:cs="Arial"/>
                <w:color w:val="000000"/>
                <w:sz w:val="20"/>
                <w:szCs w:val="20"/>
                <w:lang w:eastAsia="en-AU"/>
              </w:rPr>
            </w:pPr>
            <w:ins w:id="1124" w:author="Salomina Malan" w:date="2026-10-08T09:51:00Z" w16du:dateUtc="2026-10-07T22:51:00Z">
              <w:r w:rsidRPr="001F5DCA">
                <w:rPr>
                  <w:rFonts w:ascii="Arial" w:eastAsia="Times New Roman" w:hAnsi="Arial" w:cs="Arial"/>
                  <w:color w:val="000000"/>
                  <w:sz w:val="20"/>
                  <w:szCs w:val="20"/>
                  <w:lang w:eastAsia="en-AU"/>
                </w:rPr>
                <w:t>Period 1 - Claim Declinature</w:t>
              </w:r>
            </w:ins>
          </w:p>
        </w:tc>
        <w:tc>
          <w:tcPr>
            <w:tcW w:w="1588" w:type="dxa"/>
            <w:noWrap/>
            <w:tcPrChange w:id="1125" w:author="Salomina Malan" w:date="2026-10-08T09:52:00Z" w16du:dateUtc="2026-10-07T22:52:00Z">
              <w:tcPr>
                <w:tcW w:w="2268" w:type="dxa"/>
                <w:gridSpan w:val="2"/>
                <w:noWrap/>
              </w:tcPr>
            </w:tcPrChange>
          </w:tcPr>
          <w:p w14:paraId="141F26D6" w14:textId="77777777" w:rsidR="00160B3D" w:rsidRPr="001F5DCA" w:rsidRDefault="00160B3D">
            <w:pPr>
              <w:rPr>
                <w:ins w:id="1126" w:author="Salomina Malan" w:date="2026-10-08T09:51:00Z" w16du:dateUtc="2026-10-07T22:51:00Z"/>
                <w:rFonts w:ascii="Arial" w:eastAsia="Times New Roman" w:hAnsi="Arial" w:cs="Arial"/>
                <w:color w:val="000000"/>
                <w:sz w:val="20"/>
                <w:szCs w:val="20"/>
                <w:lang w:eastAsia="en-AU"/>
              </w:rPr>
            </w:pPr>
            <w:ins w:id="1127" w:author="Salomina Malan" w:date="2026-10-08T09:51:00Z" w16du:dateUtc="2026-10-07T22:51:00Z">
              <w:r w:rsidRPr="001F5DCA">
                <w:rPr>
                  <w:rFonts w:ascii="Arial" w:eastAsia="Times New Roman" w:hAnsi="Arial" w:cs="Arial"/>
                  <w:color w:val="000000"/>
                  <w:sz w:val="20"/>
                  <w:szCs w:val="20"/>
                  <w:lang w:eastAsia="en-AU"/>
                </w:rPr>
                <w:t>EPSS Claim Advisor</w:t>
              </w:r>
            </w:ins>
          </w:p>
        </w:tc>
        <w:tc>
          <w:tcPr>
            <w:tcW w:w="1588" w:type="dxa"/>
            <w:noWrap/>
            <w:vAlign w:val="center"/>
            <w:tcPrChange w:id="1128" w:author="Salomina Malan" w:date="2026-10-08T09:52:00Z" w16du:dateUtc="2026-10-07T22:52:00Z">
              <w:tcPr>
                <w:tcW w:w="2268" w:type="dxa"/>
                <w:noWrap/>
                <w:vAlign w:val="center"/>
              </w:tcPr>
            </w:tcPrChange>
          </w:tcPr>
          <w:p w14:paraId="0A218F1A" w14:textId="77777777" w:rsidR="00160B3D" w:rsidRPr="001F5DCA" w:rsidRDefault="00160B3D">
            <w:pPr>
              <w:jc w:val="center"/>
              <w:rPr>
                <w:ins w:id="1129" w:author="Salomina Malan" w:date="2026-10-08T09:51:00Z" w16du:dateUtc="2026-10-07T22:51:00Z"/>
                <w:rFonts w:ascii="Arial" w:eastAsia="Times New Roman" w:hAnsi="Arial" w:cs="Arial"/>
                <w:sz w:val="20"/>
                <w:szCs w:val="20"/>
                <w:lang w:eastAsia="en-AU"/>
              </w:rPr>
            </w:pPr>
            <w:ins w:id="1130" w:author="Salomina Malan" w:date="2026-10-08T09:51:00Z" w16du:dateUtc="2026-10-07T22:51:00Z">
              <w:r w:rsidRPr="001F5DCA">
                <w:rPr>
                  <w:rFonts w:ascii="Arial" w:eastAsia="Times New Roman" w:hAnsi="Arial" w:cs="Arial"/>
                  <w:sz w:val="20"/>
                  <w:szCs w:val="20"/>
                  <w:lang w:eastAsia="en-AU"/>
                </w:rPr>
                <w:t>5</w:t>
              </w:r>
            </w:ins>
          </w:p>
        </w:tc>
        <w:tc>
          <w:tcPr>
            <w:tcW w:w="4042" w:type="dxa"/>
            <w:noWrap/>
            <w:vAlign w:val="center"/>
            <w:tcPrChange w:id="1131" w:author="Salomina Malan" w:date="2026-10-08T09:52:00Z" w16du:dateUtc="2026-10-07T22:52:00Z">
              <w:tcPr>
                <w:tcW w:w="5772" w:type="dxa"/>
                <w:gridSpan w:val="4"/>
                <w:noWrap/>
                <w:vAlign w:val="center"/>
              </w:tcPr>
            </w:tcPrChange>
          </w:tcPr>
          <w:p w14:paraId="447B8421" w14:textId="77777777" w:rsidR="00160B3D" w:rsidRPr="001F5DCA" w:rsidRDefault="00160B3D">
            <w:pPr>
              <w:rPr>
                <w:ins w:id="1132" w:author="Salomina Malan" w:date="2026-10-08T09:51:00Z" w16du:dateUtc="2026-10-07T22:51:00Z"/>
                <w:rFonts w:ascii="Arial" w:eastAsia="Times New Roman" w:hAnsi="Arial" w:cs="Arial"/>
                <w:sz w:val="20"/>
                <w:szCs w:val="20"/>
                <w:lang w:eastAsia="en-AU"/>
              </w:rPr>
            </w:pPr>
          </w:p>
        </w:tc>
        <w:tc>
          <w:tcPr>
            <w:tcW w:w="1389" w:type="dxa"/>
            <w:noWrap/>
            <w:vAlign w:val="center"/>
            <w:tcPrChange w:id="1133" w:author="Salomina Malan" w:date="2026-10-08T09:52:00Z" w16du:dateUtc="2026-10-07T22:52:00Z">
              <w:tcPr>
                <w:tcW w:w="1984" w:type="dxa"/>
                <w:noWrap/>
                <w:vAlign w:val="center"/>
              </w:tcPr>
            </w:tcPrChange>
          </w:tcPr>
          <w:p w14:paraId="5188BBDB" w14:textId="77777777" w:rsidR="00160B3D" w:rsidRPr="001F5DCA" w:rsidRDefault="00160B3D">
            <w:pPr>
              <w:jc w:val="center"/>
              <w:rPr>
                <w:ins w:id="1134" w:author="Salomina Malan" w:date="2026-10-08T09:51:00Z" w16du:dateUtc="2026-10-07T22:51:00Z"/>
                <w:rFonts w:ascii="Arial" w:eastAsia="Times New Roman" w:hAnsi="Arial" w:cs="Arial"/>
                <w:sz w:val="20"/>
                <w:szCs w:val="20"/>
                <w:lang w:eastAsia="en-AU"/>
              </w:rPr>
            </w:pPr>
            <w:ins w:id="1135"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136" w:author="Salomina Malan" w:date="2026-10-08T09:52:00Z" w16du:dateUtc="2026-10-07T22:52:00Z">
              <w:tcPr>
                <w:tcW w:w="4592" w:type="dxa"/>
                <w:vAlign w:val="center"/>
              </w:tcPr>
            </w:tcPrChange>
          </w:tcPr>
          <w:p w14:paraId="059BA08C" w14:textId="77777777" w:rsidR="00160B3D" w:rsidRPr="001F5DCA" w:rsidRDefault="00160B3D">
            <w:pPr>
              <w:rPr>
                <w:ins w:id="1137" w:author="Salomina Malan" w:date="2026-10-08T09:51:00Z" w16du:dateUtc="2026-10-07T22:51:00Z"/>
                <w:rFonts w:ascii="Arial" w:eastAsia="Times New Roman" w:hAnsi="Arial" w:cs="Arial"/>
                <w:sz w:val="20"/>
                <w:szCs w:val="20"/>
                <w:lang w:eastAsia="en-AU"/>
              </w:rPr>
            </w:pPr>
          </w:p>
        </w:tc>
      </w:tr>
      <w:tr w:rsidR="00160B3D" w:rsidRPr="001F5DCA" w14:paraId="700EC776" w14:textId="77777777" w:rsidTr="002C644F">
        <w:trPr>
          <w:trHeight w:val="292"/>
          <w:ins w:id="1138" w:author="Salomina Malan" w:date="2026-10-08T09:51:00Z" w16du:dateUtc="2026-10-07T22:51:00Z"/>
          <w:trPrChange w:id="1139" w:author="Salomina Malan" w:date="2026-10-08T09:52:00Z" w16du:dateUtc="2026-10-07T22:52:00Z">
            <w:trPr>
              <w:trHeight w:val="296"/>
            </w:trPr>
          </w:trPrChange>
        </w:trPr>
        <w:tc>
          <w:tcPr>
            <w:tcW w:w="388" w:type="dxa"/>
            <w:noWrap/>
            <w:vAlign w:val="center"/>
            <w:tcPrChange w:id="1140" w:author="Salomina Malan" w:date="2026-10-08T09:52:00Z" w16du:dateUtc="2026-10-07T22:52:00Z">
              <w:tcPr>
                <w:tcW w:w="555" w:type="dxa"/>
                <w:gridSpan w:val="2"/>
                <w:noWrap/>
                <w:vAlign w:val="center"/>
              </w:tcPr>
            </w:tcPrChange>
          </w:tcPr>
          <w:p w14:paraId="20A5FFFF" w14:textId="77777777" w:rsidR="00160B3D" w:rsidRPr="001F5DCA" w:rsidRDefault="00160B3D">
            <w:pPr>
              <w:rPr>
                <w:ins w:id="1141" w:author="Salomina Malan" w:date="2026-10-08T09:51:00Z" w16du:dateUtc="2026-10-07T22:51:00Z"/>
                <w:rFonts w:ascii="Arial" w:eastAsia="Times New Roman" w:hAnsi="Arial" w:cs="Arial"/>
                <w:sz w:val="20"/>
                <w:szCs w:val="20"/>
                <w:lang w:eastAsia="en-AU"/>
              </w:rPr>
            </w:pPr>
            <w:ins w:id="1142" w:author="Salomina Malan" w:date="2026-10-08T09:51:00Z" w16du:dateUtc="2026-10-07T22:51:00Z">
              <w:r w:rsidRPr="001F5DCA">
                <w:rPr>
                  <w:rFonts w:ascii="Arial" w:eastAsia="Times New Roman" w:hAnsi="Arial" w:cs="Arial"/>
                  <w:sz w:val="20"/>
                  <w:szCs w:val="20"/>
                  <w:lang w:eastAsia="en-AU"/>
                </w:rPr>
                <w:t>M</w:t>
              </w:r>
            </w:ins>
          </w:p>
        </w:tc>
        <w:tc>
          <w:tcPr>
            <w:tcW w:w="3511" w:type="dxa"/>
            <w:noWrap/>
            <w:vAlign w:val="center"/>
            <w:tcPrChange w:id="1143" w:author="Salomina Malan" w:date="2026-10-08T09:52:00Z" w16du:dateUtc="2026-10-07T22:52:00Z">
              <w:tcPr>
                <w:tcW w:w="5014" w:type="dxa"/>
                <w:gridSpan w:val="3"/>
                <w:noWrap/>
                <w:vAlign w:val="center"/>
              </w:tcPr>
            </w:tcPrChange>
          </w:tcPr>
          <w:p w14:paraId="1B5AA039" w14:textId="77777777" w:rsidR="00160B3D" w:rsidRPr="001F5DCA" w:rsidRDefault="00160B3D">
            <w:pPr>
              <w:rPr>
                <w:ins w:id="1144" w:author="Salomina Malan" w:date="2026-10-08T09:51:00Z" w16du:dateUtc="2026-10-07T22:51:00Z"/>
                <w:rFonts w:ascii="Arial" w:eastAsia="Times New Roman" w:hAnsi="Arial" w:cs="Arial"/>
                <w:color w:val="000000"/>
                <w:sz w:val="20"/>
                <w:szCs w:val="20"/>
                <w:lang w:eastAsia="en-AU"/>
              </w:rPr>
            </w:pPr>
            <w:ins w:id="1145" w:author="Salomina Malan" w:date="2026-10-08T09:51:00Z" w16du:dateUtc="2026-10-07T22:51:00Z">
              <w:r w:rsidRPr="001F5DCA">
                <w:rPr>
                  <w:rFonts w:ascii="Arial" w:eastAsia="Times New Roman" w:hAnsi="Arial" w:cs="Arial"/>
                  <w:color w:val="000000"/>
                  <w:sz w:val="20"/>
                  <w:szCs w:val="20"/>
                  <w:lang w:eastAsia="en-AU"/>
                </w:rPr>
                <w:t>Period 2 – Claim Declinature</w:t>
              </w:r>
            </w:ins>
          </w:p>
        </w:tc>
        <w:tc>
          <w:tcPr>
            <w:tcW w:w="1588" w:type="dxa"/>
            <w:noWrap/>
            <w:tcPrChange w:id="1146" w:author="Salomina Malan" w:date="2026-10-08T09:52:00Z" w16du:dateUtc="2026-10-07T22:52:00Z">
              <w:tcPr>
                <w:tcW w:w="2268" w:type="dxa"/>
                <w:gridSpan w:val="2"/>
                <w:noWrap/>
              </w:tcPr>
            </w:tcPrChange>
          </w:tcPr>
          <w:p w14:paraId="7EC1623A" w14:textId="77777777" w:rsidR="00160B3D" w:rsidRPr="001F5DCA" w:rsidRDefault="00160B3D">
            <w:pPr>
              <w:rPr>
                <w:ins w:id="1147" w:author="Salomina Malan" w:date="2026-10-08T09:51:00Z" w16du:dateUtc="2026-10-07T22:51:00Z"/>
                <w:rFonts w:ascii="Arial" w:eastAsia="Times New Roman" w:hAnsi="Arial" w:cs="Arial"/>
                <w:color w:val="000000"/>
                <w:sz w:val="20"/>
                <w:szCs w:val="20"/>
                <w:lang w:eastAsia="en-AU"/>
              </w:rPr>
            </w:pPr>
            <w:ins w:id="1148" w:author="Salomina Malan" w:date="2026-10-08T09:51:00Z" w16du:dateUtc="2026-10-07T22:51:00Z">
              <w:r w:rsidRPr="001F5DCA">
                <w:rPr>
                  <w:rFonts w:ascii="Arial" w:eastAsia="Times New Roman" w:hAnsi="Arial" w:cs="Arial"/>
                  <w:color w:val="000000"/>
                  <w:sz w:val="20"/>
                  <w:szCs w:val="20"/>
                  <w:lang w:eastAsia="en-AU"/>
                </w:rPr>
                <w:t>EPSS Claim Advisor</w:t>
              </w:r>
            </w:ins>
          </w:p>
        </w:tc>
        <w:tc>
          <w:tcPr>
            <w:tcW w:w="1588" w:type="dxa"/>
            <w:noWrap/>
            <w:vAlign w:val="center"/>
            <w:tcPrChange w:id="1149" w:author="Salomina Malan" w:date="2026-10-08T09:52:00Z" w16du:dateUtc="2026-10-07T22:52:00Z">
              <w:tcPr>
                <w:tcW w:w="2268" w:type="dxa"/>
                <w:noWrap/>
                <w:vAlign w:val="center"/>
              </w:tcPr>
            </w:tcPrChange>
          </w:tcPr>
          <w:p w14:paraId="5BE23BC3" w14:textId="77777777" w:rsidR="00160B3D" w:rsidRPr="001F5DCA" w:rsidRDefault="00160B3D">
            <w:pPr>
              <w:jc w:val="center"/>
              <w:rPr>
                <w:ins w:id="1150" w:author="Salomina Malan" w:date="2026-10-08T09:51:00Z" w16du:dateUtc="2026-10-07T22:51:00Z"/>
                <w:rFonts w:ascii="Arial" w:eastAsia="Times New Roman" w:hAnsi="Arial" w:cs="Arial"/>
                <w:sz w:val="20"/>
                <w:szCs w:val="20"/>
                <w:lang w:eastAsia="en-AU"/>
              </w:rPr>
            </w:pPr>
            <w:ins w:id="1151" w:author="Salomina Malan" w:date="2026-10-08T09:51:00Z" w16du:dateUtc="2026-10-07T22:51:00Z">
              <w:r w:rsidRPr="001F5DCA">
                <w:rPr>
                  <w:rFonts w:ascii="Arial" w:eastAsia="Times New Roman" w:hAnsi="Arial" w:cs="Arial"/>
                  <w:sz w:val="20"/>
                  <w:szCs w:val="20"/>
                  <w:lang w:eastAsia="en-AU"/>
                </w:rPr>
                <w:t>5</w:t>
              </w:r>
            </w:ins>
          </w:p>
        </w:tc>
        <w:tc>
          <w:tcPr>
            <w:tcW w:w="4042" w:type="dxa"/>
            <w:noWrap/>
            <w:vAlign w:val="center"/>
            <w:tcPrChange w:id="1152" w:author="Salomina Malan" w:date="2026-10-08T09:52:00Z" w16du:dateUtc="2026-10-07T22:52:00Z">
              <w:tcPr>
                <w:tcW w:w="5772" w:type="dxa"/>
                <w:gridSpan w:val="4"/>
                <w:noWrap/>
                <w:vAlign w:val="center"/>
              </w:tcPr>
            </w:tcPrChange>
          </w:tcPr>
          <w:p w14:paraId="111B88E0" w14:textId="77777777" w:rsidR="00160B3D" w:rsidRPr="001F5DCA" w:rsidRDefault="00160B3D">
            <w:pPr>
              <w:rPr>
                <w:ins w:id="1153" w:author="Salomina Malan" w:date="2026-10-08T09:51:00Z" w16du:dateUtc="2026-10-07T22:51:00Z"/>
                <w:rFonts w:ascii="Arial" w:eastAsia="Times New Roman" w:hAnsi="Arial" w:cs="Arial"/>
                <w:sz w:val="20"/>
                <w:szCs w:val="20"/>
                <w:lang w:eastAsia="en-AU"/>
              </w:rPr>
            </w:pPr>
          </w:p>
        </w:tc>
        <w:tc>
          <w:tcPr>
            <w:tcW w:w="1389" w:type="dxa"/>
            <w:noWrap/>
            <w:vAlign w:val="center"/>
            <w:tcPrChange w:id="1154" w:author="Salomina Malan" w:date="2026-10-08T09:52:00Z" w16du:dateUtc="2026-10-07T22:52:00Z">
              <w:tcPr>
                <w:tcW w:w="1984" w:type="dxa"/>
                <w:noWrap/>
                <w:vAlign w:val="center"/>
              </w:tcPr>
            </w:tcPrChange>
          </w:tcPr>
          <w:p w14:paraId="685EB577" w14:textId="77777777" w:rsidR="00160B3D" w:rsidRPr="001F5DCA" w:rsidRDefault="00160B3D">
            <w:pPr>
              <w:jc w:val="center"/>
              <w:rPr>
                <w:ins w:id="1155" w:author="Salomina Malan" w:date="2026-10-08T09:51:00Z" w16du:dateUtc="2026-10-07T22:51:00Z"/>
                <w:rFonts w:ascii="Arial" w:eastAsia="Times New Roman" w:hAnsi="Arial" w:cs="Arial"/>
                <w:sz w:val="20"/>
                <w:szCs w:val="20"/>
                <w:lang w:eastAsia="en-AU"/>
              </w:rPr>
            </w:pPr>
            <w:ins w:id="1156" w:author="Salomina Malan" w:date="2026-10-08T09:51:00Z" w16du:dateUtc="2026-10-07T22:51:00Z">
              <w:r w:rsidRPr="001F5DCA">
                <w:rPr>
                  <w:rFonts w:ascii="Arial" w:eastAsia="Times New Roman" w:hAnsi="Arial" w:cs="Arial"/>
                  <w:sz w:val="20"/>
                  <w:szCs w:val="20"/>
                  <w:lang w:eastAsia="en-AU"/>
                </w:rPr>
                <w:t>Manual</w:t>
              </w:r>
            </w:ins>
          </w:p>
        </w:tc>
        <w:tc>
          <w:tcPr>
            <w:tcW w:w="3215" w:type="dxa"/>
            <w:vAlign w:val="center"/>
            <w:tcPrChange w:id="1157" w:author="Salomina Malan" w:date="2026-10-08T09:52:00Z" w16du:dateUtc="2026-10-07T22:52:00Z">
              <w:tcPr>
                <w:tcW w:w="4592" w:type="dxa"/>
                <w:vAlign w:val="center"/>
              </w:tcPr>
            </w:tcPrChange>
          </w:tcPr>
          <w:p w14:paraId="146489FF" w14:textId="77777777" w:rsidR="00160B3D" w:rsidRPr="001F5DCA" w:rsidRDefault="00160B3D">
            <w:pPr>
              <w:rPr>
                <w:ins w:id="1158" w:author="Salomina Malan" w:date="2026-10-08T09:51:00Z" w16du:dateUtc="2026-10-07T22:51:00Z"/>
                <w:rFonts w:ascii="Arial" w:eastAsia="Times New Roman" w:hAnsi="Arial" w:cs="Arial"/>
                <w:sz w:val="20"/>
                <w:szCs w:val="20"/>
                <w:lang w:eastAsia="en-AU"/>
              </w:rPr>
            </w:pPr>
          </w:p>
        </w:tc>
      </w:tr>
    </w:tbl>
    <w:p w14:paraId="21C91B26" w14:textId="77777777" w:rsidR="009A0587" w:rsidRDefault="009A0587" w:rsidP="00E55AE0">
      <w:pPr>
        <w:rPr>
          <w:ins w:id="1159" w:author="Salomina Malan" w:date="2026-10-08T09:52:00Z" w16du:dateUtc="2026-10-07T22:52:00Z"/>
          <w:b/>
          <w:bCs/>
          <w:i/>
          <w:iCs/>
        </w:rPr>
        <w:sectPr w:rsidR="009A0587" w:rsidSect="009A0587">
          <w:pgSz w:w="16838" w:h="11906" w:orient="landscape"/>
          <w:pgMar w:top="1440" w:right="1440" w:bottom="1440" w:left="1440" w:header="709" w:footer="709" w:gutter="0"/>
          <w:cols w:space="708"/>
          <w:docGrid w:linePitch="360"/>
          <w:sectPrChange w:id="1160" w:author="Salomina Malan" w:date="2026-10-08T09:52:00Z" w16du:dateUtc="2026-10-07T22:52:00Z">
            <w:sectPr w:rsidR="009A0587" w:rsidSect="009A0587">
              <w:pgSz w:w="11906" w:h="16838" w:orient="portrait"/>
              <w:pgMar w:top="1440" w:right="1440" w:bottom="1440" w:left="1440" w:header="708" w:footer="708" w:gutter="0"/>
            </w:sectPr>
          </w:sectPrChange>
        </w:sectPr>
      </w:pPr>
    </w:p>
    <w:p w14:paraId="5AF0FB97" w14:textId="77777777" w:rsidR="00160B3D" w:rsidRPr="00E55AE0" w:rsidRDefault="00160B3D" w:rsidP="00E55AE0">
      <w:pPr>
        <w:rPr>
          <w:b/>
          <w:bCs/>
          <w:i/>
          <w:iCs/>
        </w:rPr>
      </w:pPr>
    </w:p>
    <w:tbl>
      <w:tblPr>
        <w:tblW w:w="82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1161" w:author="Salomina Malan" w:date="2026-10-08T09:51:00Z" w16du:dateUtc="2026-10-07T22:51: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450"/>
        <w:gridCol w:w="1965"/>
        <w:gridCol w:w="1320"/>
        <w:gridCol w:w="1110"/>
        <w:gridCol w:w="2295"/>
        <w:gridCol w:w="1155"/>
        <w:tblGridChange w:id="1162">
          <w:tblGrid>
            <w:gridCol w:w="450"/>
            <w:gridCol w:w="1965"/>
            <w:gridCol w:w="1320"/>
            <w:gridCol w:w="1110"/>
            <w:gridCol w:w="2295"/>
            <w:gridCol w:w="1155"/>
          </w:tblGrid>
        </w:tblGridChange>
      </w:tblGrid>
      <w:tr w:rsidR="00E55AE0" w:rsidRPr="00E55AE0" w:rsidDel="00160B3D" w14:paraId="5EB280B1" w14:textId="20109899" w:rsidTr="00160B3D">
        <w:trPr>
          <w:trHeight w:val="300"/>
          <w:tblHeader/>
          <w:del w:id="1163" w:author="Salomina Malan" w:date="2026-10-08T09:51:00Z" w16du:dateUtc="2026-10-07T22:51:00Z"/>
          <w:trPrChange w:id="1164" w:author="Salomina Malan" w:date="2026-10-08T09:51:00Z" w16du:dateUtc="2026-10-07T22:51:00Z">
            <w:trPr>
              <w:trHeight w:val="300"/>
              <w:tblHeader/>
            </w:trPr>
          </w:trPrChange>
        </w:trPr>
        <w:tc>
          <w:tcPr>
            <w:tcW w:w="450" w:type="dxa"/>
            <w:tcBorders>
              <w:top w:val="single" w:sz="6" w:space="0" w:color="auto"/>
              <w:left w:val="single" w:sz="6" w:space="0" w:color="auto"/>
              <w:bottom w:val="single" w:sz="6" w:space="0" w:color="auto"/>
              <w:right w:val="single" w:sz="6" w:space="0" w:color="auto"/>
            </w:tcBorders>
            <w:hideMark/>
            <w:tcPrChange w:id="116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0FBC18F9" w14:textId="4448E94F" w:rsidR="00E55AE0" w:rsidRPr="00E55AE0" w:rsidDel="00160B3D" w:rsidRDefault="00E55AE0" w:rsidP="00E55AE0">
            <w:pPr>
              <w:rPr>
                <w:del w:id="1166" w:author="Salomina Malan" w:date="2026-10-08T09:51:00Z" w16du:dateUtc="2026-10-07T22:51:00Z"/>
              </w:rPr>
            </w:pPr>
            <w:del w:id="1167" w:author="Salomina Malan" w:date="2026-10-08T09:51:00Z" w16du:dateUtc="2026-10-07T22:51:00Z">
              <w:r w:rsidRPr="00E55AE0" w:rsidDel="00160B3D">
                <w:rPr>
                  <w:lang w:val="en-US"/>
                </w:rPr>
                <w:delText>#</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16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3E16BA96" w14:textId="57677EAF" w:rsidR="00E55AE0" w:rsidRPr="00E55AE0" w:rsidDel="00160B3D" w:rsidRDefault="00E55AE0" w:rsidP="00E55AE0">
            <w:pPr>
              <w:rPr>
                <w:del w:id="1169" w:author="Salomina Malan" w:date="2026-10-08T09:51:00Z" w16du:dateUtc="2026-10-07T22:51:00Z"/>
              </w:rPr>
            </w:pPr>
            <w:del w:id="1170" w:author="Salomina Malan" w:date="2026-10-08T09:51:00Z" w16du:dateUtc="2026-10-07T22:51:00Z">
              <w:r w:rsidRPr="00E55AE0" w:rsidDel="00160B3D">
                <w:rPr>
                  <w:lang w:val="en-US"/>
                </w:rPr>
                <w:delText>Task</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17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0900D3D4" w14:textId="216C3E68" w:rsidR="00E55AE0" w:rsidRPr="00E55AE0" w:rsidDel="00160B3D" w:rsidRDefault="00E55AE0" w:rsidP="00E55AE0">
            <w:pPr>
              <w:rPr>
                <w:del w:id="1172" w:author="Salomina Malan" w:date="2026-10-08T09:51:00Z" w16du:dateUtc="2026-10-07T22:51:00Z"/>
              </w:rPr>
            </w:pPr>
            <w:del w:id="1173" w:author="Salomina Malan" w:date="2026-10-08T09:51:00Z" w16du:dateUtc="2026-10-07T22:51:00Z">
              <w:r w:rsidRPr="00E55AE0" w:rsidDel="00160B3D">
                <w:rPr>
                  <w:lang w:val="en-US"/>
                </w:rPr>
                <w:delText>Assigned To</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17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7FCB1C7E" w14:textId="40A0C524" w:rsidR="00E55AE0" w:rsidRPr="00E55AE0" w:rsidDel="00160B3D" w:rsidRDefault="00E55AE0" w:rsidP="00E55AE0">
            <w:pPr>
              <w:rPr>
                <w:del w:id="1175" w:author="Salomina Malan" w:date="2026-10-08T09:51:00Z" w16du:dateUtc="2026-10-07T22:51:00Z"/>
              </w:rPr>
            </w:pPr>
            <w:del w:id="1176" w:author="Salomina Malan" w:date="2026-10-08T09:51:00Z" w16du:dateUtc="2026-10-07T22:51:00Z">
              <w:r w:rsidRPr="00E55AE0" w:rsidDel="00160B3D">
                <w:rPr>
                  <w:lang w:val="en-US"/>
                </w:rPr>
                <w:delText>SLA (business days)</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17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2E10FB9F" w14:textId="603F6F97" w:rsidR="00E55AE0" w:rsidRPr="00E55AE0" w:rsidDel="00160B3D" w:rsidRDefault="00E55AE0" w:rsidP="00E55AE0">
            <w:pPr>
              <w:rPr>
                <w:del w:id="1178" w:author="Salomina Malan" w:date="2026-10-08T09:51:00Z" w16du:dateUtc="2026-10-07T22:51:00Z"/>
              </w:rPr>
            </w:pPr>
            <w:del w:id="1179" w:author="Salomina Malan" w:date="2026-10-08T09:51:00Z" w16du:dateUtc="2026-10-07T22:51:00Z">
              <w:r w:rsidRPr="00E55AE0" w:rsidDel="00160B3D">
                <w:rPr>
                  <w:lang w:val="en-US"/>
                </w:rPr>
                <w:delText>Trigger</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18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5C91C153" w14:textId="76C5DF33" w:rsidR="00E55AE0" w:rsidRPr="00E55AE0" w:rsidDel="00160B3D" w:rsidRDefault="00E55AE0" w:rsidP="00E55AE0">
            <w:pPr>
              <w:rPr>
                <w:del w:id="1181" w:author="Salomina Malan" w:date="2026-10-08T09:51:00Z" w16du:dateUtc="2026-10-07T22:51:00Z"/>
              </w:rPr>
            </w:pPr>
            <w:del w:id="1182" w:author="Salomina Malan" w:date="2026-10-08T09:51:00Z" w16du:dateUtc="2026-10-07T22:51:00Z">
              <w:r w:rsidRPr="00E55AE0" w:rsidDel="00160B3D">
                <w:rPr>
                  <w:lang w:val="en-US"/>
                </w:rPr>
                <w:delText>System generated</w:delText>
              </w:r>
              <w:r w:rsidRPr="00E55AE0" w:rsidDel="00160B3D">
                <w:delText> </w:delText>
              </w:r>
            </w:del>
          </w:p>
        </w:tc>
      </w:tr>
      <w:tr w:rsidR="00E55AE0" w:rsidRPr="00E55AE0" w:rsidDel="00160B3D" w14:paraId="6A90424B" w14:textId="5D3A9A16" w:rsidTr="00160B3D">
        <w:trPr>
          <w:trHeight w:val="300"/>
          <w:del w:id="1183" w:author="Salomina Malan" w:date="2026-10-08T09:51:00Z" w16du:dateUtc="2026-10-07T22:51:00Z"/>
          <w:trPrChange w:id="118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18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00FFE397" w14:textId="50BABB2F" w:rsidR="00E55AE0" w:rsidRPr="00E55AE0" w:rsidDel="00160B3D" w:rsidRDefault="00E55AE0" w:rsidP="00E55AE0">
            <w:pPr>
              <w:rPr>
                <w:del w:id="1186" w:author="Salomina Malan" w:date="2026-10-08T09:51:00Z" w16du:dateUtc="2026-10-07T22:51:00Z"/>
              </w:rPr>
            </w:pPr>
            <w:del w:id="1187" w:author="Salomina Malan" w:date="2026-10-08T09:51:00Z" w16du:dateUtc="2026-10-07T22:51:00Z">
              <w:r w:rsidRPr="00E55AE0" w:rsidDel="00160B3D">
                <w:rPr>
                  <w:lang w:val="en-US"/>
                </w:rPr>
                <w:delText>1</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18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73CAD0CC" w14:textId="27E8FD37" w:rsidR="00E55AE0" w:rsidRPr="00E55AE0" w:rsidDel="00160B3D" w:rsidRDefault="00E55AE0" w:rsidP="00E55AE0">
            <w:pPr>
              <w:rPr>
                <w:del w:id="1189" w:author="Salomina Malan" w:date="2026-10-08T09:51:00Z" w16du:dateUtc="2026-10-07T22:51:00Z"/>
              </w:rPr>
            </w:pPr>
            <w:del w:id="1190" w:author="Salomina Malan" w:date="2026-10-08T09:51:00Z" w16du:dateUtc="2026-10-07T22:51:00Z">
              <w:r w:rsidRPr="00E55AE0" w:rsidDel="00160B3D">
                <w:rPr>
                  <w:lang w:val="en-US"/>
                </w:rPr>
                <w:delText>Triage and allocate claim</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19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46B9241C" w14:textId="2B0DD0C0" w:rsidR="00E55AE0" w:rsidRPr="00E55AE0" w:rsidDel="00160B3D" w:rsidRDefault="00E55AE0" w:rsidP="00E55AE0">
            <w:pPr>
              <w:rPr>
                <w:del w:id="1192" w:author="Salomina Malan" w:date="2026-10-08T09:51:00Z" w16du:dateUtc="2026-10-07T22:51:00Z"/>
              </w:rPr>
            </w:pPr>
            <w:del w:id="1193" w:author="Salomina Malan" w:date="2026-10-08T09:51:00Z" w16du:dateUtc="2026-10-07T22:51:00Z">
              <w:r w:rsidRPr="00E55AE0" w:rsidDel="00160B3D">
                <w:rPr>
                  <w:lang w:val="en-US"/>
                </w:rPr>
                <w:delText>EPSS Supervisor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19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47AB313F" w14:textId="47BBC162" w:rsidR="00E55AE0" w:rsidRPr="00E55AE0" w:rsidDel="00160B3D" w:rsidRDefault="00E55AE0" w:rsidP="00E55AE0">
            <w:pPr>
              <w:rPr>
                <w:del w:id="1195" w:author="Salomina Malan" w:date="2026-10-08T09:51:00Z" w16du:dateUtc="2026-10-07T22:51:00Z"/>
              </w:rPr>
            </w:pPr>
            <w:del w:id="1196" w:author="Salomina Malan" w:date="2026-10-08T09:51:00Z" w16du:dateUtc="2026-10-07T22:51:00Z">
              <w:r w:rsidRPr="00E55AE0" w:rsidDel="00160B3D">
                <w:rPr>
                  <w:lang w:val="en-US"/>
                </w:rPr>
                <w:delText>1</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19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0D8D0705" w14:textId="24B91F50" w:rsidR="00E55AE0" w:rsidRPr="00E55AE0" w:rsidDel="00160B3D" w:rsidRDefault="00E55AE0" w:rsidP="00E55AE0">
            <w:pPr>
              <w:rPr>
                <w:del w:id="1198" w:author="Salomina Malan" w:date="2026-10-08T09:51:00Z" w16du:dateUtc="2026-10-07T22:51:00Z"/>
              </w:rPr>
            </w:pPr>
            <w:del w:id="1199" w:author="Salomina Malan" w:date="2026-10-08T09:51:00Z" w16du:dateUtc="2026-10-07T22:51:00Z">
              <w:r w:rsidRPr="00E55AE0" w:rsidDel="00160B3D">
                <w:rPr>
                  <w:lang w:val="en-US"/>
                </w:rPr>
                <w:delText>WC Claim flagged as primary</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20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76530914" w14:textId="54DDD4D4" w:rsidR="00E55AE0" w:rsidRPr="00E55AE0" w:rsidDel="00160B3D" w:rsidRDefault="00E55AE0" w:rsidP="00E55AE0">
            <w:pPr>
              <w:rPr>
                <w:del w:id="1201" w:author="Salomina Malan" w:date="2026-10-08T09:51:00Z" w16du:dateUtc="2026-10-07T22:51:00Z"/>
              </w:rPr>
            </w:pPr>
            <w:del w:id="120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09960CFF" w14:textId="4401D39E" w:rsidTr="00160B3D">
        <w:trPr>
          <w:trHeight w:val="300"/>
          <w:del w:id="1203" w:author="Salomina Malan" w:date="2026-10-08T09:51:00Z" w16du:dateUtc="2026-10-07T22:51:00Z"/>
          <w:trPrChange w:id="120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20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3B4C252B" w14:textId="742DDA27" w:rsidR="00E55AE0" w:rsidRPr="00E55AE0" w:rsidDel="00160B3D" w:rsidRDefault="00E55AE0" w:rsidP="00E55AE0">
            <w:pPr>
              <w:rPr>
                <w:del w:id="1206" w:author="Salomina Malan" w:date="2026-10-08T09:51:00Z" w16du:dateUtc="2026-10-07T22:51:00Z"/>
              </w:rPr>
            </w:pPr>
            <w:del w:id="1207" w:author="Salomina Malan" w:date="2026-10-08T09:51:00Z" w16du:dateUtc="2026-10-07T22:51:00Z">
              <w:r w:rsidRPr="00E55AE0" w:rsidDel="00160B3D">
                <w:rPr>
                  <w:lang w:val="en-US"/>
                </w:rPr>
                <w:delText>2</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20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733AA800" w14:textId="4A2FCD4D" w:rsidR="00E55AE0" w:rsidRPr="00E55AE0" w:rsidDel="00160B3D" w:rsidRDefault="00E55AE0" w:rsidP="00E55AE0">
            <w:pPr>
              <w:rPr>
                <w:del w:id="1209" w:author="Salomina Malan" w:date="2026-10-08T09:51:00Z" w16du:dateUtc="2026-10-07T22:51:00Z"/>
              </w:rPr>
            </w:pPr>
            <w:del w:id="1210" w:author="Salomina Malan" w:date="2026-10-08T09:51:00Z" w16du:dateUtc="2026-10-07T22:51:00Z">
              <w:r w:rsidRPr="00E55AE0" w:rsidDel="00160B3D">
                <w:rPr>
                  <w:lang w:val="en-US"/>
                </w:rPr>
                <w:delText>Acknowledgement and initial contact</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21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2C4C0FD9" w14:textId="7174F081" w:rsidR="00E55AE0" w:rsidRPr="00E55AE0" w:rsidDel="00160B3D" w:rsidRDefault="00E55AE0" w:rsidP="00E55AE0">
            <w:pPr>
              <w:rPr>
                <w:del w:id="1212" w:author="Salomina Malan" w:date="2026-10-08T09:51:00Z" w16du:dateUtc="2026-10-07T22:51:00Z"/>
              </w:rPr>
            </w:pPr>
            <w:del w:id="121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21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7D08B771" w14:textId="01BF2CBB" w:rsidR="00E55AE0" w:rsidRPr="00E55AE0" w:rsidDel="00160B3D" w:rsidRDefault="00E55AE0" w:rsidP="00E55AE0">
            <w:pPr>
              <w:rPr>
                <w:del w:id="1215" w:author="Salomina Malan" w:date="2026-10-08T09:51:00Z" w16du:dateUtc="2026-10-07T22:51:00Z"/>
              </w:rPr>
            </w:pPr>
            <w:del w:id="1216" w:author="Salomina Malan" w:date="2026-10-08T09:51:00Z" w16du:dateUtc="2026-10-07T22:51:00Z">
              <w:r w:rsidRPr="00E55AE0" w:rsidDel="00160B3D">
                <w:rPr>
                  <w:lang w:val="en-US"/>
                </w:rPr>
                <w:delText> </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21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5272726B" w14:textId="3B49CDD9" w:rsidR="00E55AE0" w:rsidRPr="00E55AE0" w:rsidDel="00160B3D" w:rsidRDefault="00E55AE0" w:rsidP="00E55AE0">
            <w:pPr>
              <w:rPr>
                <w:del w:id="1218" w:author="Salomina Malan" w:date="2026-10-08T09:51:00Z" w16du:dateUtc="2026-10-07T22:51:00Z"/>
              </w:rPr>
            </w:pPr>
            <w:del w:id="1219" w:author="Salomina Malan" w:date="2026-10-08T09:51:00Z" w16du:dateUtc="2026-10-07T22:51:00Z">
              <w:r w:rsidRPr="00E55AE0" w:rsidDel="00160B3D">
                <w:rPr>
                  <w:lang w:val="en-US"/>
                </w:rPr>
                <w:delText>Above task completed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22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0B9C6331" w14:textId="72EE88C5" w:rsidR="00E55AE0" w:rsidRPr="00E55AE0" w:rsidDel="00160B3D" w:rsidRDefault="00E55AE0" w:rsidP="00E55AE0">
            <w:pPr>
              <w:rPr>
                <w:del w:id="1221" w:author="Salomina Malan" w:date="2026-10-08T09:51:00Z" w16du:dateUtc="2026-10-07T22:51:00Z"/>
              </w:rPr>
            </w:pPr>
            <w:del w:id="122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5E33DE3B" w14:textId="20DAD6B7" w:rsidTr="00160B3D">
        <w:trPr>
          <w:trHeight w:val="300"/>
          <w:del w:id="1223" w:author="Salomina Malan" w:date="2026-10-08T09:51:00Z" w16du:dateUtc="2026-10-07T22:51:00Z"/>
          <w:trPrChange w:id="122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22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5C7D3CF8" w14:textId="3EDB4577" w:rsidR="00E55AE0" w:rsidRPr="00E55AE0" w:rsidDel="00160B3D" w:rsidRDefault="00E55AE0" w:rsidP="00E55AE0">
            <w:pPr>
              <w:rPr>
                <w:del w:id="1226" w:author="Salomina Malan" w:date="2026-10-08T09:51:00Z" w16du:dateUtc="2026-10-07T22:51:00Z"/>
              </w:rPr>
            </w:pPr>
            <w:del w:id="1227" w:author="Salomina Malan" w:date="2026-10-08T09:51:00Z" w16du:dateUtc="2026-10-07T22:51:00Z">
              <w:r w:rsidRPr="00E55AE0" w:rsidDel="00160B3D">
                <w:rPr>
                  <w:lang w:val="en-US"/>
                </w:rPr>
                <w:delText>3</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22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4B98E7FC" w14:textId="2A0EE078" w:rsidR="00E55AE0" w:rsidRPr="00E55AE0" w:rsidDel="00160B3D" w:rsidRDefault="00E55AE0" w:rsidP="00E55AE0">
            <w:pPr>
              <w:rPr>
                <w:del w:id="1229" w:author="Salomina Malan" w:date="2026-10-08T09:51:00Z" w16du:dateUtc="2026-10-07T22:51:00Z"/>
              </w:rPr>
            </w:pPr>
            <w:del w:id="1230" w:author="Salomina Malan" w:date="2026-10-08T09:51:00Z" w16du:dateUtc="2026-10-07T22:51:00Z">
              <w:r w:rsidRPr="00E55AE0" w:rsidDel="00160B3D">
                <w:rPr>
                  <w:lang w:val="en-US"/>
                </w:rPr>
                <w:delText>Period 1   Initial Assessment</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23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44088BFC" w14:textId="41D3BFBF" w:rsidR="00E55AE0" w:rsidRPr="00E55AE0" w:rsidDel="00160B3D" w:rsidRDefault="00E55AE0" w:rsidP="00E55AE0">
            <w:pPr>
              <w:rPr>
                <w:del w:id="1232" w:author="Salomina Malan" w:date="2026-10-08T09:51:00Z" w16du:dateUtc="2026-10-07T22:51:00Z"/>
              </w:rPr>
            </w:pPr>
            <w:del w:id="123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23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16EF096F" w14:textId="5DBAC631" w:rsidR="00E55AE0" w:rsidRPr="00E55AE0" w:rsidDel="00160B3D" w:rsidRDefault="00E55AE0" w:rsidP="00E55AE0">
            <w:pPr>
              <w:rPr>
                <w:del w:id="1235" w:author="Salomina Malan" w:date="2026-10-08T09:51:00Z" w16du:dateUtc="2026-10-07T22:51:00Z"/>
              </w:rPr>
            </w:pPr>
            <w:del w:id="123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23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6B49945B" w14:textId="54C5F763" w:rsidR="00E55AE0" w:rsidRPr="00E55AE0" w:rsidDel="00160B3D" w:rsidRDefault="00E55AE0" w:rsidP="00E55AE0">
            <w:pPr>
              <w:rPr>
                <w:del w:id="1238" w:author="Salomina Malan" w:date="2026-10-08T09:51:00Z" w16du:dateUtc="2026-10-07T22:51:00Z"/>
              </w:rPr>
            </w:pPr>
            <w:del w:id="1239" w:author="Salomina Malan" w:date="2026-10-08T09:51:00Z" w16du:dateUtc="2026-10-07T22:51:00Z">
              <w:r w:rsidRPr="00E55AE0" w:rsidDel="00160B3D">
                <w:rPr>
                  <w:lang w:val="en-US"/>
                </w:rPr>
                <w:delText>Creation of Task #2</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24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00CD4745" w14:textId="727F833E" w:rsidR="00E55AE0" w:rsidRPr="00E55AE0" w:rsidDel="00160B3D" w:rsidRDefault="00E55AE0" w:rsidP="00E55AE0">
            <w:pPr>
              <w:rPr>
                <w:del w:id="1241" w:author="Salomina Malan" w:date="2026-10-08T09:51:00Z" w16du:dateUtc="2026-10-07T22:51:00Z"/>
              </w:rPr>
            </w:pPr>
            <w:del w:id="124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63CEEE92" w14:textId="2039C928" w:rsidTr="00160B3D">
        <w:trPr>
          <w:trHeight w:val="300"/>
          <w:del w:id="1243" w:author="Salomina Malan" w:date="2026-10-08T09:51:00Z" w16du:dateUtc="2026-10-07T22:51:00Z"/>
          <w:trPrChange w:id="124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24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06E1782C" w14:textId="5A48E66D" w:rsidR="00E55AE0" w:rsidRPr="00E55AE0" w:rsidDel="00160B3D" w:rsidRDefault="00E55AE0" w:rsidP="00E55AE0">
            <w:pPr>
              <w:rPr>
                <w:del w:id="1246" w:author="Salomina Malan" w:date="2026-10-08T09:51:00Z" w16du:dateUtc="2026-10-07T22:51:00Z"/>
              </w:rPr>
            </w:pPr>
            <w:del w:id="1247" w:author="Salomina Malan" w:date="2026-10-08T09:51:00Z" w16du:dateUtc="2026-10-07T22:51:00Z">
              <w:r w:rsidRPr="00E55AE0" w:rsidDel="00160B3D">
                <w:rPr>
                  <w:lang w:val="en-US"/>
                </w:rPr>
                <w:delText>4</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24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12CBDCCB" w14:textId="77984698" w:rsidR="00E55AE0" w:rsidRPr="00E55AE0" w:rsidDel="00160B3D" w:rsidRDefault="00E55AE0" w:rsidP="00E55AE0">
            <w:pPr>
              <w:rPr>
                <w:del w:id="1249" w:author="Salomina Malan" w:date="2026-10-08T09:51:00Z" w16du:dateUtc="2026-10-07T22:51:00Z"/>
              </w:rPr>
            </w:pPr>
            <w:del w:id="1250" w:author="Salomina Malan" w:date="2026-10-08T09:51:00Z" w16du:dateUtc="2026-10-07T22:51:00Z">
              <w:r w:rsidRPr="00E55AE0" w:rsidDel="00160B3D">
                <w:rPr>
                  <w:lang w:val="en-US"/>
                </w:rPr>
                <w:delText>Period 1   Phone Contact with officer</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25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31E2230D" w14:textId="48B89542" w:rsidR="00E55AE0" w:rsidRPr="00E55AE0" w:rsidDel="00160B3D" w:rsidRDefault="00E55AE0" w:rsidP="00E55AE0">
            <w:pPr>
              <w:rPr>
                <w:del w:id="1252" w:author="Salomina Malan" w:date="2026-10-08T09:51:00Z" w16du:dateUtc="2026-10-07T22:51:00Z"/>
              </w:rPr>
            </w:pPr>
            <w:del w:id="125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25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4B677241" w14:textId="3EB95542" w:rsidR="00E55AE0" w:rsidRPr="00E55AE0" w:rsidDel="00160B3D" w:rsidRDefault="00E55AE0" w:rsidP="00E55AE0">
            <w:pPr>
              <w:rPr>
                <w:del w:id="1255" w:author="Salomina Malan" w:date="2026-10-08T09:51:00Z" w16du:dateUtc="2026-10-07T22:51:00Z"/>
              </w:rPr>
            </w:pPr>
            <w:del w:id="125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25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5A96FADB" w14:textId="6D195552" w:rsidR="00E55AE0" w:rsidRPr="00E55AE0" w:rsidDel="00160B3D" w:rsidRDefault="00E55AE0" w:rsidP="00E55AE0">
            <w:pPr>
              <w:rPr>
                <w:del w:id="1258" w:author="Salomina Malan" w:date="2026-10-08T09:51:00Z" w16du:dateUtc="2026-10-07T22:51:00Z"/>
              </w:rPr>
            </w:pPr>
            <w:del w:id="1259" w:author="Salomina Malan" w:date="2026-10-08T09:51:00Z" w16du:dateUtc="2026-10-07T22:51:00Z">
              <w:r w:rsidRPr="00E55AE0" w:rsidDel="00160B3D">
                <w:rPr>
                  <w:lang w:val="en-US"/>
                </w:rPr>
                <w:delText>Creation of Task #2</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26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6D229C31" w14:textId="09551601" w:rsidR="00E55AE0" w:rsidRPr="00E55AE0" w:rsidDel="00160B3D" w:rsidRDefault="00E55AE0" w:rsidP="00E55AE0">
            <w:pPr>
              <w:rPr>
                <w:del w:id="1261" w:author="Salomina Malan" w:date="2026-10-08T09:51:00Z" w16du:dateUtc="2026-10-07T22:51:00Z"/>
              </w:rPr>
            </w:pPr>
            <w:del w:id="126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353960A3" w14:textId="1A6015DD" w:rsidTr="00160B3D">
        <w:trPr>
          <w:trHeight w:val="300"/>
          <w:del w:id="1263" w:author="Salomina Malan" w:date="2026-10-08T09:51:00Z" w16du:dateUtc="2026-10-07T22:51:00Z"/>
          <w:trPrChange w:id="126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26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14A3511A" w14:textId="1BB6030F" w:rsidR="00E55AE0" w:rsidRPr="00E55AE0" w:rsidDel="00160B3D" w:rsidRDefault="00E55AE0" w:rsidP="00E55AE0">
            <w:pPr>
              <w:rPr>
                <w:del w:id="1266" w:author="Salomina Malan" w:date="2026-10-08T09:51:00Z" w16du:dateUtc="2026-10-07T22:51:00Z"/>
              </w:rPr>
            </w:pPr>
            <w:del w:id="1267" w:author="Salomina Malan" w:date="2026-10-08T09:51:00Z" w16du:dateUtc="2026-10-07T22:51:00Z">
              <w:r w:rsidRPr="00E55AE0" w:rsidDel="00160B3D">
                <w:rPr>
                  <w:lang w:val="en-US"/>
                </w:rPr>
                <w:delText>5</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26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586B01CD" w14:textId="0BA7ADF9" w:rsidR="00E55AE0" w:rsidRPr="00E55AE0" w:rsidDel="00160B3D" w:rsidRDefault="00E55AE0" w:rsidP="00E55AE0">
            <w:pPr>
              <w:rPr>
                <w:del w:id="1269" w:author="Salomina Malan" w:date="2026-10-08T09:51:00Z" w16du:dateUtc="2026-10-07T22:51:00Z"/>
              </w:rPr>
            </w:pPr>
            <w:del w:id="1270" w:author="Salomina Malan" w:date="2026-10-08T09:51:00Z" w16du:dateUtc="2026-10-07T22:51:00Z">
              <w:r w:rsidRPr="00E55AE0" w:rsidDel="00160B3D">
                <w:rPr>
                  <w:lang w:val="en-US"/>
                </w:rPr>
                <w:delText>Send Period 1 Commencement Letter</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27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1C30E786" w14:textId="54B8D37A" w:rsidR="00E55AE0" w:rsidRPr="00E55AE0" w:rsidDel="00160B3D" w:rsidRDefault="00E55AE0" w:rsidP="00E55AE0">
            <w:pPr>
              <w:rPr>
                <w:del w:id="1272" w:author="Salomina Malan" w:date="2026-10-08T09:51:00Z" w16du:dateUtc="2026-10-07T22:51:00Z"/>
              </w:rPr>
            </w:pPr>
            <w:del w:id="127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27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1B2EAF30" w14:textId="02220D91" w:rsidR="00E55AE0" w:rsidRPr="00E55AE0" w:rsidDel="00160B3D" w:rsidRDefault="00E55AE0" w:rsidP="00E55AE0">
            <w:pPr>
              <w:rPr>
                <w:del w:id="1275" w:author="Salomina Malan" w:date="2026-10-08T09:51:00Z" w16du:dateUtc="2026-10-07T22:51:00Z"/>
              </w:rPr>
            </w:pPr>
            <w:del w:id="127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27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69037E0E" w14:textId="4F8CB5E9" w:rsidR="00E55AE0" w:rsidRPr="00E55AE0" w:rsidDel="00160B3D" w:rsidRDefault="00E55AE0" w:rsidP="00E55AE0">
            <w:pPr>
              <w:rPr>
                <w:del w:id="1278" w:author="Salomina Malan" w:date="2026-10-08T09:51:00Z" w16du:dateUtc="2026-10-07T22:51:00Z"/>
              </w:rPr>
            </w:pPr>
            <w:del w:id="1279" w:author="Salomina Malan" w:date="2026-10-08T09:51:00Z" w16du:dateUtc="2026-10-07T22:51:00Z">
              <w:r w:rsidRPr="00E55AE0" w:rsidDel="00160B3D">
                <w:rPr>
                  <w:lang w:val="en-US"/>
                </w:rPr>
                <w:delText>Creation of Task #2</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28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4607D313" w14:textId="229A73FA" w:rsidR="00E55AE0" w:rsidRPr="00E55AE0" w:rsidDel="00160B3D" w:rsidRDefault="00E55AE0" w:rsidP="00E55AE0">
            <w:pPr>
              <w:rPr>
                <w:del w:id="1281" w:author="Salomina Malan" w:date="2026-10-08T09:51:00Z" w16du:dateUtc="2026-10-07T22:51:00Z"/>
              </w:rPr>
            </w:pPr>
            <w:del w:id="128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379C083C" w14:textId="4C618889" w:rsidTr="00160B3D">
        <w:trPr>
          <w:trHeight w:val="300"/>
          <w:del w:id="1283" w:author="Salomina Malan" w:date="2026-10-08T09:51:00Z" w16du:dateUtc="2026-10-07T22:51:00Z"/>
          <w:trPrChange w:id="128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28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753D13CB" w14:textId="09AD351D" w:rsidR="00E55AE0" w:rsidRPr="00E55AE0" w:rsidDel="00160B3D" w:rsidRDefault="00E55AE0" w:rsidP="00E55AE0">
            <w:pPr>
              <w:rPr>
                <w:del w:id="1286" w:author="Salomina Malan" w:date="2026-10-08T09:51:00Z" w16du:dateUtc="2026-10-07T22:51:00Z"/>
              </w:rPr>
            </w:pPr>
            <w:del w:id="1287" w:author="Salomina Malan" w:date="2026-10-08T09:51:00Z" w16du:dateUtc="2026-10-07T22:51:00Z">
              <w:r w:rsidRPr="00E55AE0" w:rsidDel="00160B3D">
                <w:rPr>
                  <w:lang w:val="en-US"/>
                </w:rPr>
                <w:delText>6</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28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432D56FF" w14:textId="4295F43F" w:rsidR="00E55AE0" w:rsidRPr="00E55AE0" w:rsidDel="00160B3D" w:rsidRDefault="00E55AE0" w:rsidP="00E55AE0">
            <w:pPr>
              <w:rPr>
                <w:del w:id="1289" w:author="Salomina Malan" w:date="2026-10-08T09:51:00Z" w16du:dateUtc="2026-10-07T22:51:00Z"/>
              </w:rPr>
            </w:pPr>
            <w:del w:id="1290" w:author="Salomina Malan" w:date="2026-10-08T09:51:00Z" w16du:dateUtc="2026-10-07T22:51:00Z">
              <w:r w:rsidRPr="00E55AE0" w:rsidDel="00160B3D">
                <w:rPr>
                  <w:lang w:val="en-US"/>
                </w:rPr>
                <w:delText>Send Income Statement</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29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3D6F3F0A" w14:textId="7C1FA2B8" w:rsidR="00E55AE0" w:rsidRPr="00E55AE0" w:rsidDel="00160B3D" w:rsidRDefault="00E55AE0" w:rsidP="00E55AE0">
            <w:pPr>
              <w:rPr>
                <w:del w:id="1292" w:author="Salomina Malan" w:date="2026-10-08T09:51:00Z" w16du:dateUtc="2026-10-07T22:51:00Z"/>
              </w:rPr>
            </w:pPr>
            <w:del w:id="129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29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6FD24AA1" w14:textId="640C554D" w:rsidR="00E55AE0" w:rsidRPr="00E55AE0" w:rsidDel="00160B3D" w:rsidRDefault="00E55AE0" w:rsidP="00E55AE0">
            <w:pPr>
              <w:rPr>
                <w:del w:id="1295" w:author="Salomina Malan" w:date="2026-10-08T09:51:00Z" w16du:dateUtc="2026-10-07T22:51:00Z"/>
              </w:rPr>
            </w:pPr>
            <w:del w:id="129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29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7186072F" w14:textId="07ADE53D" w:rsidR="00E55AE0" w:rsidRPr="00E55AE0" w:rsidDel="00160B3D" w:rsidRDefault="00E55AE0" w:rsidP="00E55AE0">
            <w:pPr>
              <w:rPr>
                <w:del w:id="1298" w:author="Salomina Malan" w:date="2026-10-08T09:51:00Z" w16du:dateUtc="2026-10-07T22:51:00Z"/>
              </w:rPr>
            </w:pPr>
            <w:del w:id="1299" w:author="Salomina Malan" w:date="2026-10-08T09:51:00Z" w16du:dateUtc="2026-10-07T22:51:00Z">
              <w:r w:rsidRPr="00E55AE0" w:rsidDel="00160B3D">
                <w:rPr>
                  <w:lang w:val="en-US"/>
                </w:rPr>
                <w:delText>Creation of Task #2</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30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3DCE8A4A" w14:textId="410733F8" w:rsidR="00E55AE0" w:rsidRPr="00E55AE0" w:rsidDel="00160B3D" w:rsidRDefault="00E55AE0" w:rsidP="00E55AE0">
            <w:pPr>
              <w:rPr>
                <w:del w:id="1301" w:author="Salomina Malan" w:date="2026-10-08T09:51:00Z" w16du:dateUtc="2026-10-07T22:51:00Z"/>
              </w:rPr>
            </w:pPr>
            <w:del w:id="130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0E5F63FF" w14:textId="0E8496DF" w:rsidTr="00160B3D">
        <w:trPr>
          <w:trHeight w:val="300"/>
          <w:del w:id="1303" w:author="Salomina Malan" w:date="2026-10-08T09:51:00Z" w16du:dateUtc="2026-10-07T22:51:00Z"/>
          <w:trPrChange w:id="130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30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77F4A6FB" w14:textId="5612A3C7" w:rsidR="00E55AE0" w:rsidRPr="00E55AE0" w:rsidDel="00160B3D" w:rsidRDefault="00E55AE0" w:rsidP="00E55AE0">
            <w:pPr>
              <w:rPr>
                <w:del w:id="1306" w:author="Salomina Malan" w:date="2026-10-08T09:51:00Z" w16du:dateUtc="2026-10-07T22:51:00Z"/>
              </w:rPr>
            </w:pPr>
            <w:del w:id="1307" w:author="Salomina Malan" w:date="2026-10-08T09:51:00Z" w16du:dateUtc="2026-10-07T22:51:00Z">
              <w:r w:rsidRPr="00E55AE0" w:rsidDel="00160B3D">
                <w:rPr>
                  <w:lang w:val="en-US"/>
                </w:rPr>
                <w:delText>7</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30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7FB6EC6E" w14:textId="21CEC4A5" w:rsidR="00E55AE0" w:rsidRPr="00E55AE0" w:rsidDel="00160B3D" w:rsidRDefault="00E55AE0" w:rsidP="00E55AE0">
            <w:pPr>
              <w:rPr>
                <w:del w:id="1309" w:author="Salomina Malan" w:date="2026-10-08T09:51:00Z" w16du:dateUtc="2026-10-07T22:51:00Z"/>
              </w:rPr>
            </w:pPr>
            <w:del w:id="1310" w:author="Salomina Malan" w:date="2026-10-08T09:51:00Z" w16du:dateUtc="2026-10-07T22:51:00Z">
              <w:r w:rsidRPr="00E55AE0" w:rsidDel="00160B3D">
                <w:rPr>
                  <w:lang w:val="en-US"/>
                </w:rPr>
                <w:delText>Income Statement   Follow up</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31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279944E7" w14:textId="4B488429" w:rsidR="00E55AE0" w:rsidRPr="00E55AE0" w:rsidDel="00160B3D" w:rsidRDefault="00E55AE0" w:rsidP="00E55AE0">
            <w:pPr>
              <w:rPr>
                <w:del w:id="1312" w:author="Salomina Malan" w:date="2026-10-08T09:51:00Z" w16du:dateUtc="2026-10-07T22:51:00Z"/>
              </w:rPr>
            </w:pPr>
            <w:del w:id="131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31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3DF51F05" w14:textId="7A543D8D" w:rsidR="00E55AE0" w:rsidRPr="00E55AE0" w:rsidDel="00160B3D" w:rsidRDefault="00E55AE0" w:rsidP="00E55AE0">
            <w:pPr>
              <w:rPr>
                <w:del w:id="1315" w:author="Salomina Malan" w:date="2026-10-08T09:51:00Z" w16du:dateUtc="2026-10-07T22:51:00Z"/>
              </w:rPr>
            </w:pPr>
            <w:del w:id="1316" w:author="Salomina Malan" w:date="2026-10-08T09:51:00Z" w16du:dateUtc="2026-10-07T22:51:00Z">
              <w:r w:rsidRPr="00E55AE0" w:rsidDel="00160B3D">
                <w:rPr>
                  <w:lang w:val="en-US"/>
                </w:rPr>
                <w:delText>10</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31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7FB3D921" w14:textId="153453B9" w:rsidR="00E55AE0" w:rsidRPr="00E55AE0" w:rsidDel="00160B3D" w:rsidRDefault="00E55AE0" w:rsidP="00E55AE0">
            <w:pPr>
              <w:rPr>
                <w:del w:id="1318" w:author="Salomina Malan" w:date="2026-10-08T09:51:00Z" w16du:dateUtc="2026-10-07T22:51:00Z"/>
              </w:rPr>
            </w:pPr>
            <w:del w:id="1319" w:author="Salomina Malan" w:date="2026-10-08T09:51:00Z" w16du:dateUtc="2026-10-07T22:51:00Z">
              <w:r w:rsidRPr="00E55AE0" w:rsidDel="00160B3D">
                <w:rPr>
                  <w:lang w:val="en-US"/>
                </w:rPr>
                <w:delText>Task 6 is completed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32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319DD0C8" w14:textId="7ECCB68F" w:rsidR="00E55AE0" w:rsidRPr="00E55AE0" w:rsidDel="00160B3D" w:rsidRDefault="00E55AE0" w:rsidP="00E55AE0">
            <w:pPr>
              <w:rPr>
                <w:del w:id="1321" w:author="Salomina Malan" w:date="2026-10-08T09:51:00Z" w16du:dateUtc="2026-10-07T22:51:00Z"/>
              </w:rPr>
            </w:pPr>
            <w:del w:id="132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7182CCCD" w14:textId="618CB60D" w:rsidTr="00160B3D">
        <w:trPr>
          <w:trHeight w:val="300"/>
          <w:del w:id="1323" w:author="Salomina Malan" w:date="2026-10-08T09:51:00Z" w16du:dateUtc="2026-10-07T22:51:00Z"/>
          <w:trPrChange w:id="132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32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7C8BF138" w14:textId="38951124" w:rsidR="00E55AE0" w:rsidRPr="00E55AE0" w:rsidDel="00160B3D" w:rsidRDefault="00E55AE0" w:rsidP="00E55AE0">
            <w:pPr>
              <w:rPr>
                <w:del w:id="1326" w:author="Salomina Malan" w:date="2026-10-08T09:51:00Z" w16du:dateUtc="2026-10-07T22:51:00Z"/>
              </w:rPr>
            </w:pPr>
            <w:del w:id="1327" w:author="Salomina Malan" w:date="2026-10-08T09:51:00Z" w16du:dateUtc="2026-10-07T22:51:00Z">
              <w:r w:rsidRPr="00E55AE0" w:rsidDel="00160B3D">
                <w:rPr>
                  <w:lang w:val="en-US"/>
                </w:rPr>
                <w:delText>8</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32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1FB1EB67" w14:textId="7E4B43F3" w:rsidR="00E55AE0" w:rsidRPr="00E55AE0" w:rsidDel="00160B3D" w:rsidRDefault="00E55AE0" w:rsidP="00E55AE0">
            <w:pPr>
              <w:rPr>
                <w:del w:id="1329" w:author="Salomina Malan" w:date="2026-10-08T09:51:00Z" w16du:dateUtc="2026-10-07T22:51:00Z"/>
              </w:rPr>
            </w:pPr>
            <w:del w:id="1330" w:author="Salomina Malan" w:date="2026-10-08T09:51:00Z" w16du:dateUtc="2026-10-07T22:51:00Z">
              <w:r w:rsidRPr="00E55AE0" w:rsidDel="00160B3D">
                <w:rPr>
                  <w:lang w:val="en-US"/>
                </w:rPr>
                <w:delText>Income Statement Outstanding   Draft Dispute Notice</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33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07A0A437" w14:textId="027ECF2C" w:rsidR="00E55AE0" w:rsidRPr="00E55AE0" w:rsidDel="00160B3D" w:rsidRDefault="00E55AE0" w:rsidP="00E55AE0">
            <w:pPr>
              <w:rPr>
                <w:del w:id="1332" w:author="Salomina Malan" w:date="2026-10-08T09:51:00Z" w16du:dateUtc="2026-10-07T22:51:00Z"/>
              </w:rPr>
            </w:pPr>
            <w:del w:id="133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33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38C884A2" w14:textId="32A1B8B8" w:rsidR="00E55AE0" w:rsidRPr="00E55AE0" w:rsidDel="00160B3D" w:rsidRDefault="00E55AE0" w:rsidP="00E55AE0">
            <w:pPr>
              <w:rPr>
                <w:del w:id="1335" w:author="Salomina Malan" w:date="2026-10-08T09:51:00Z" w16du:dateUtc="2026-10-07T22:51:00Z"/>
              </w:rPr>
            </w:pPr>
            <w:del w:id="1336" w:author="Salomina Malan" w:date="2026-10-08T09:51:00Z" w16du:dateUtc="2026-10-07T22:51:00Z">
              <w:r w:rsidRPr="00E55AE0" w:rsidDel="00160B3D">
                <w:rPr>
                  <w:lang w:val="en-US"/>
                </w:rPr>
                <w:delText>25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33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7F950C98" w14:textId="2B121865" w:rsidR="00E55AE0" w:rsidRPr="00E55AE0" w:rsidDel="00160B3D" w:rsidRDefault="00E55AE0" w:rsidP="00E55AE0">
            <w:pPr>
              <w:rPr>
                <w:del w:id="1338" w:author="Salomina Malan" w:date="2026-10-08T09:51:00Z" w16du:dateUtc="2026-10-07T22:51:00Z"/>
              </w:rPr>
            </w:pPr>
            <w:del w:id="1339" w:author="Salomina Malan" w:date="2026-10-08T09:51:00Z" w16du:dateUtc="2026-10-07T22:51:00Z">
              <w:r w:rsidRPr="00E55AE0" w:rsidDel="00160B3D">
                <w:rPr>
                  <w:lang w:val="en-US"/>
                </w:rPr>
                <w:delText>Task 6 is completed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34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141129F1" w14:textId="33DA877E" w:rsidR="00E55AE0" w:rsidRPr="00E55AE0" w:rsidDel="00160B3D" w:rsidRDefault="00E55AE0" w:rsidP="00E55AE0">
            <w:pPr>
              <w:rPr>
                <w:del w:id="1341" w:author="Salomina Malan" w:date="2026-10-08T09:51:00Z" w16du:dateUtc="2026-10-07T22:51:00Z"/>
              </w:rPr>
            </w:pPr>
            <w:del w:id="134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44058D4F" w14:textId="2C1A9439" w:rsidTr="00160B3D">
        <w:trPr>
          <w:trHeight w:val="300"/>
          <w:del w:id="1343" w:author="Salomina Malan" w:date="2026-10-08T09:51:00Z" w16du:dateUtc="2026-10-07T22:51:00Z"/>
          <w:trPrChange w:id="134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34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41F7D4E6" w14:textId="6F9D87DA" w:rsidR="00E55AE0" w:rsidRPr="00E55AE0" w:rsidDel="00160B3D" w:rsidRDefault="00E55AE0" w:rsidP="00E55AE0">
            <w:pPr>
              <w:rPr>
                <w:del w:id="1346" w:author="Salomina Malan" w:date="2026-10-08T09:51:00Z" w16du:dateUtc="2026-10-07T22:51:00Z"/>
              </w:rPr>
            </w:pPr>
            <w:del w:id="1347" w:author="Salomina Malan" w:date="2026-10-08T09:51:00Z" w16du:dateUtc="2026-10-07T22:51:00Z">
              <w:r w:rsidRPr="00E55AE0" w:rsidDel="00160B3D">
                <w:rPr>
                  <w:lang w:val="en-US"/>
                </w:rPr>
                <w:delText>9</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34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5BAF6248" w14:textId="1E9EDB30" w:rsidR="00E55AE0" w:rsidRPr="00E55AE0" w:rsidDel="00160B3D" w:rsidRDefault="00E55AE0" w:rsidP="00E55AE0">
            <w:pPr>
              <w:rPr>
                <w:del w:id="1349" w:author="Salomina Malan" w:date="2026-10-08T09:51:00Z" w16du:dateUtc="2026-10-07T22:51:00Z"/>
              </w:rPr>
            </w:pPr>
            <w:del w:id="1350" w:author="Salomina Malan" w:date="2026-10-08T09:51:00Z" w16du:dateUtc="2026-10-07T22:51:00Z">
              <w:r w:rsidRPr="00E55AE0" w:rsidDel="00160B3D">
                <w:rPr>
                  <w:lang w:val="en-US"/>
                </w:rPr>
                <w:delText>Income Statement Outstanding   Raise Dispute Notice</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35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725A3F1E" w14:textId="71C9B101" w:rsidR="00E55AE0" w:rsidRPr="00E55AE0" w:rsidDel="00160B3D" w:rsidRDefault="00E55AE0" w:rsidP="00E55AE0">
            <w:pPr>
              <w:rPr>
                <w:del w:id="1352" w:author="Salomina Malan" w:date="2026-10-08T09:51:00Z" w16du:dateUtc="2026-10-07T22:51:00Z"/>
              </w:rPr>
            </w:pPr>
            <w:del w:id="135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35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0B344F5F" w14:textId="432ED673" w:rsidR="00E55AE0" w:rsidRPr="00E55AE0" w:rsidDel="00160B3D" w:rsidRDefault="00E55AE0" w:rsidP="00E55AE0">
            <w:pPr>
              <w:rPr>
                <w:del w:id="1355" w:author="Salomina Malan" w:date="2026-10-08T09:51:00Z" w16du:dateUtc="2026-10-07T22:51:00Z"/>
              </w:rPr>
            </w:pPr>
            <w:del w:id="1356" w:author="Salomina Malan" w:date="2026-10-08T09:51:00Z" w16du:dateUtc="2026-10-07T22:51:00Z">
              <w:r w:rsidRPr="00E55AE0" w:rsidDel="00160B3D">
                <w:rPr>
                  <w:lang w:val="en-US"/>
                </w:rPr>
                <w:delText>28</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35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70D5B185" w14:textId="25257CD6" w:rsidR="00E55AE0" w:rsidRPr="00E55AE0" w:rsidDel="00160B3D" w:rsidRDefault="00E55AE0" w:rsidP="00E55AE0">
            <w:pPr>
              <w:rPr>
                <w:del w:id="1358" w:author="Salomina Malan" w:date="2026-10-08T09:51:00Z" w16du:dateUtc="2026-10-07T22:51:00Z"/>
              </w:rPr>
            </w:pPr>
            <w:del w:id="1359" w:author="Salomina Malan" w:date="2026-10-08T09:51:00Z" w16du:dateUtc="2026-10-07T22:51:00Z">
              <w:r w:rsidRPr="00E55AE0" w:rsidDel="00160B3D">
                <w:rPr>
                  <w:lang w:val="en-US"/>
                </w:rPr>
                <w:delText>Task 6 is completed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36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51083C7E" w14:textId="7EEB8357" w:rsidR="00E55AE0" w:rsidRPr="00E55AE0" w:rsidDel="00160B3D" w:rsidRDefault="00E55AE0" w:rsidP="00E55AE0">
            <w:pPr>
              <w:rPr>
                <w:del w:id="1361" w:author="Salomina Malan" w:date="2026-10-08T09:51:00Z" w16du:dateUtc="2026-10-07T22:51:00Z"/>
              </w:rPr>
            </w:pPr>
            <w:del w:id="136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5F651684" w14:textId="58F732F2" w:rsidTr="00160B3D">
        <w:trPr>
          <w:trHeight w:val="300"/>
          <w:del w:id="1363" w:author="Salomina Malan" w:date="2026-10-08T09:51:00Z" w16du:dateUtc="2026-10-07T22:51:00Z"/>
          <w:trPrChange w:id="136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36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240AD9E1" w14:textId="0322DF79" w:rsidR="00E55AE0" w:rsidRPr="00E55AE0" w:rsidDel="00160B3D" w:rsidRDefault="00E55AE0" w:rsidP="00E55AE0">
            <w:pPr>
              <w:rPr>
                <w:del w:id="1366" w:author="Salomina Malan" w:date="2026-10-08T09:51:00Z" w16du:dateUtc="2026-10-07T22:51:00Z"/>
              </w:rPr>
            </w:pPr>
            <w:del w:id="1367" w:author="Salomina Malan" w:date="2026-10-08T09:51:00Z" w16du:dateUtc="2026-10-07T22:51:00Z">
              <w:r w:rsidRPr="00E55AE0" w:rsidDel="00160B3D">
                <w:rPr>
                  <w:lang w:val="en-US"/>
                </w:rPr>
                <w:delText>10</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36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4F555FD5" w14:textId="1F682C6C" w:rsidR="00E55AE0" w:rsidRPr="00E55AE0" w:rsidDel="00160B3D" w:rsidRDefault="00E55AE0" w:rsidP="00E55AE0">
            <w:pPr>
              <w:rPr>
                <w:del w:id="1369" w:author="Salomina Malan" w:date="2026-10-08T09:51:00Z" w16du:dateUtc="2026-10-07T22:51:00Z"/>
              </w:rPr>
            </w:pPr>
            <w:del w:id="1370" w:author="Salomina Malan" w:date="2026-10-08T09:51:00Z" w16du:dateUtc="2026-10-07T22:51:00Z">
              <w:r w:rsidRPr="00E55AE0" w:rsidDel="00160B3D">
                <w:rPr>
                  <w:lang w:val="en-US"/>
                </w:rPr>
                <w:delText>Income Statement Assessment completed</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37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194A5914" w14:textId="2661A601" w:rsidR="00E55AE0" w:rsidRPr="00E55AE0" w:rsidDel="00160B3D" w:rsidRDefault="00E55AE0" w:rsidP="00E55AE0">
            <w:pPr>
              <w:rPr>
                <w:del w:id="1372" w:author="Salomina Malan" w:date="2026-10-08T09:51:00Z" w16du:dateUtc="2026-10-07T22:51:00Z"/>
              </w:rPr>
            </w:pPr>
            <w:del w:id="137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37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544820EB" w14:textId="77B2E92E" w:rsidR="00E55AE0" w:rsidRPr="00E55AE0" w:rsidDel="00160B3D" w:rsidRDefault="00E55AE0" w:rsidP="00E55AE0">
            <w:pPr>
              <w:rPr>
                <w:del w:id="1375" w:author="Salomina Malan" w:date="2026-10-08T09:51:00Z" w16du:dateUtc="2026-10-07T22:51:00Z"/>
              </w:rPr>
            </w:pPr>
            <w:del w:id="1376" w:author="Salomina Malan" w:date="2026-10-08T09:51:00Z" w16du:dateUtc="2026-10-07T22:51:00Z">
              <w:r w:rsidRPr="00E55AE0" w:rsidDel="00160B3D">
                <w:rPr>
                  <w:lang w:val="en-US"/>
                </w:rPr>
                <w:delText>20</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37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6E23AA3D" w14:textId="6E5DF9D6" w:rsidR="00E55AE0" w:rsidRPr="00E55AE0" w:rsidDel="00160B3D" w:rsidRDefault="00E55AE0" w:rsidP="00E55AE0">
            <w:pPr>
              <w:rPr>
                <w:del w:id="1378" w:author="Salomina Malan" w:date="2026-10-08T09:51:00Z" w16du:dateUtc="2026-10-07T22:51:00Z"/>
              </w:rPr>
            </w:pPr>
            <w:del w:id="1379" w:author="Salomina Malan" w:date="2026-10-08T09:51:00Z" w16du:dateUtc="2026-10-07T22:51:00Z">
              <w:r w:rsidRPr="00E55AE0" w:rsidDel="00160B3D">
                <w:rPr>
                  <w:lang w:val="en-US"/>
                </w:rPr>
                <w:delText>Task 6 is completed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38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6946E250" w14:textId="2A3F4999" w:rsidR="00E55AE0" w:rsidRPr="00E55AE0" w:rsidDel="00160B3D" w:rsidRDefault="00E55AE0" w:rsidP="00E55AE0">
            <w:pPr>
              <w:rPr>
                <w:del w:id="1381" w:author="Salomina Malan" w:date="2026-10-08T09:51:00Z" w16du:dateUtc="2026-10-07T22:51:00Z"/>
              </w:rPr>
            </w:pPr>
            <w:del w:id="138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76CC50C0" w14:textId="34FCA052" w:rsidTr="00160B3D">
        <w:trPr>
          <w:trHeight w:val="300"/>
          <w:del w:id="1383" w:author="Salomina Malan" w:date="2026-10-08T09:51:00Z" w16du:dateUtc="2026-10-07T22:51:00Z"/>
          <w:trPrChange w:id="138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38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441D9EAB" w14:textId="725F94C4" w:rsidR="00E55AE0" w:rsidRPr="00E55AE0" w:rsidDel="00160B3D" w:rsidRDefault="00E55AE0" w:rsidP="00E55AE0">
            <w:pPr>
              <w:rPr>
                <w:del w:id="1386" w:author="Salomina Malan" w:date="2026-10-08T09:51:00Z" w16du:dateUtc="2026-10-07T22:51:00Z"/>
              </w:rPr>
            </w:pPr>
            <w:del w:id="1387" w:author="Salomina Malan" w:date="2026-10-08T09:51:00Z" w16du:dateUtc="2026-10-07T22:51:00Z">
              <w:r w:rsidRPr="00E55AE0" w:rsidDel="00160B3D">
                <w:rPr>
                  <w:lang w:val="en-US"/>
                </w:rPr>
                <w:delText>11</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38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3F5CE25C" w14:textId="16A0EA27" w:rsidR="00E55AE0" w:rsidRPr="00E55AE0" w:rsidDel="00160B3D" w:rsidRDefault="00E55AE0" w:rsidP="00E55AE0">
            <w:pPr>
              <w:rPr>
                <w:del w:id="1389" w:author="Salomina Malan" w:date="2026-10-08T09:51:00Z" w16du:dateUtc="2026-10-07T22:51:00Z"/>
              </w:rPr>
            </w:pPr>
            <w:del w:id="1390" w:author="Salomina Malan" w:date="2026-10-08T09:51:00Z" w16du:dateUtc="2026-10-07T22:51:00Z">
              <w:r w:rsidRPr="00E55AE0" w:rsidDel="00160B3D">
                <w:rPr>
                  <w:lang w:val="en-US"/>
                </w:rPr>
                <w:delText>Period 1   Pay Increase / Rank</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39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6964ADE6" w14:textId="00980B25" w:rsidR="00E55AE0" w:rsidRPr="00E55AE0" w:rsidDel="00160B3D" w:rsidRDefault="00E55AE0" w:rsidP="00E55AE0">
            <w:pPr>
              <w:rPr>
                <w:del w:id="1392" w:author="Salomina Malan" w:date="2026-10-08T09:51:00Z" w16du:dateUtc="2026-10-07T22:51:00Z"/>
              </w:rPr>
            </w:pPr>
            <w:del w:id="139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39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56703F86" w14:textId="29EBB165" w:rsidR="00E55AE0" w:rsidRPr="00E55AE0" w:rsidDel="00160B3D" w:rsidRDefault="00E55AE0" w:rsidP="00E55AE0">
            <w:pPr>
              <w:rPr>
                <w:del w:id="1395" w:author="Salomina Malan" w:date="2026-10-08T09:51:00Z" w16du:dateUtc="2026-10-07T22:51:00Z"/>
              </w:rPr>
            </w:pPr>
            <w:del w:id="139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39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2B41D1E5" w14:textId="6C730807" w:rsidR="00E55AE0" w:rsidRPr="00E55AE0" w:rsidDel="00160B3D" w:rsidRDefault="00E55AE0" w:rsidP="00E55AE0">
            <w:pPr>
              <w:rPr>
                <w:del w:id="1398" w:author="Salomina Malan" w:date="2026-10-08T09:51:00Z" w16du:dateUtc="2026-10-07T22:51:00Z"/>
              </w:rPr>
            </w:pPr>
            <w:del w:id="1399" w:author="Salomina Malan" w:date="2026-10-08T09:51:00Z" w16du:dateUtc="2026-10-07T22:51:00Z">
              <w:r w:rsidRPr="00E55AE0" w:rsidDel="00160B3D">
                <w:rPr>
                  <w:lang w:val="en-US"/>
                </w:rPr>
                <w:delText>Increase/Decrease in Period 1 ORP</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40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171E0C58" w14:textId="5F39519B" w:rsidR="00E55AE0" w:rsidRPr="00E55AE0" w:rsidDel="00160B3D" w:rsidRDefault="00E55AE0" w:rsidP="00E55AE0">
            <w:pPr>
              <w:rPr>
                <w:del w:id="1401" w:author="Salomina Malan" w:date="2026-10-08T09:51:00Z" w16du:dateUtc="2026-10-07T22:51:00Z"/>
              </w:rPr>
            </w:pPr>
            <w:del w:id="140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1ED0DBE7" w14:textId="635C6290" w:rsidTr="00160B3D">
        <w:trPr>
          <w:trHeight w:val="300"/>
          <w:del w:id="1403" w:author="Salomina Malan" w:date="2026-10-08T09:51:00Z" w16du:dateUtc="2026-10-07T22:51:00Z"/>
          <w:trPrChange w:id="140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40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1742CC37" w14:textId="3A55C5B2" w:rsidR="00E55AE0" w:rsidRPr="00E55AE0" w:rsidDel="00160B3D" w:rsidRDefault="00E55AE0" w:rsidP="00E55AE0">
            <w:pPr>
              <w:rPr>
                <w:del w:id="1406" w:author="Salomina Malan" w:date="2026-10-08T09:51:00Z" w16du:dateUtc="2026-10-07T22:51:00Z"/>
              </w:rPr>
            </w:pPr>
            <w:del w:id="1407" w:author="Salomina Malan" w:date="2026-10-08T09:51:00Z" w16du:dateUtc="2026-10-07T22:51:00Z">
              <w:r w:rsidRPr="00E55AE0" w:rsidDel="00160B3D">
                <w:rPr>
                  <w:lang w:val="en-US"/>
                </w:rPr>
                <w:delText>12</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40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78A11432" w14:textId="63E0C535" w:rsidR="00E55AE0" w:rsidRPr="00E55AE0" w:rsidDel="00160B3D" w:rsidRDefault="00E55AE0" w:rsidP="00E55AE0">
            <w:pPr>
              <w:rPr>
                <w:del w:id="1409" w:author="Salomina Malan" w:date="2026-10-08T09:51:00Z" w16du:dateUtc="2026-10-07T22:51:00Z"/>
              </w:rPr>
            </w:pPr>
            <w:del w:id="1410" w:author="Salomina Malan" w:date="2026-10-08T09:51:00Z" w16du:dateUtc="2026-10-07T22:51:00Z">
              <w:r w:rsidRPr="00E55AE0" w:rsidDel="00160B3D">
                <w:rPr>
                  <w:lang w:val="en-US"/>
                </w:rPr>
                <w:delText>Monitor EPSS benefit &amp; eligibility</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41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5690C789" w14:textId="0CACA3E5" w:rsidR="00E55AE0" w:rsidRPr="00E55AE0" w:rsidDel="00160B3D" w:rsidRDefault="00E55AE0" w:rsidP="00E55AE0">
            <w:pPr>
              <w:rPr>
                <w:del w:id="1412" w:author="Salomina Malan" w:date="2026-10-08T09:51:00Z" w16du:dateUtc="2026-10-07T22:51:00Z"/>
              </w:rPr>
            </w:pPr>
            <w:del w:id="141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41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0B43B8E6" w14:textId="1E6CB8E1" w:rsidR="00E55AE0" w:rsidRPr="00E55AE0" w:rsidDel="00160B3D" w:rsidRDefault="00E55AE0" w:rsidP="00E55AE0">
            <w:pPr>
              <w:rPr>
                <w:del w:id="1415" w:author="Salomina Malan" w:date="2026-10-08T09:51:00Z" w16du:dateUtc="2026-10-07T22:51:00Z"/>
              </w:rPr>
            </w:pPr>
            <w:del w:id="1416" w:author="Salomina Malan" w:date="2026-10-08T09:51:00Z" w16du:dateUtc="2026-10-07T22:51:00Z">
              <w:r w:rsidRPr="00E55AE0" w:rsidDel="00160B3D">
                <w:rPr>
                  <w:lang w:val="en-US"/>
                </w:rPr>
                <w:delText>9</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41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40191922" w14:textId="118C6BB1" w:rsidR="00E55AE0" w:rsidRPr="00E55AE0" w:rsidDel="00160B3D" w:rsidRDefault="00E55AE0" w:rsidP="00E55AE0">
            <w:pPr>
              <w:rPr>
                <w:del w:id="1418" w:author="Salomina Malan" w:date="2026-10-08T09:51:00Z" w16du:dateUtc="2026-10-07T22:51:00Z"/>
              </w:rPr>
            </w:pPr>
            <w:del w:id="1419" w:author="Salomina Malan" w:date="2026-10-08T09:51:00Z" w16du:dateUtc="2026-10-07T22:51:00Z">
              <w:r w:rsidRPr="00E55AE0" w:rsidDel="00160B3D">
                <w:rPr>
                  <w:lang w:val="en-US"/>
                </w:rPr>
                <w:delText>Creates Friday Off Pay Week</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42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1DE6156E" w14:textId="5DAD7B34" w:rsidR="00E55AE0" w:rsidRPr="00E55AE0" w:rsidDel="00160B3D" w:rsidRDefault="00E55AE0" w:rsidP="00E55AE0">
            <w:pPr>
              <w:rPr>
                <w:del w:id="1421" w:author="Salomina Malan" w:date="2026-10-08T09:51:00Z" w16du:dateUtc="2026-10-07T22:51:00Z"/>
              </w:rPr>
            </w:pPr>
            <w:del w:id="142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55C22FD4" w14:textId="188A0E63" w:rsidTr="00160B3D">
        <w:trPr>
          <w:trHeight w:val="300"/>
          <w:del w:id="1423" w:author="Salomina Malan" w:date="2026-10-08T09:51:00Z" w16du:dateUtc="2026-10-07T22:51:00Z"/>
          <w:trPrChange w:id="142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42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4D90F692" w14:textId="3C8BFE67" w:rsidR="00E55AE0" w:rsidRPr="00E55AE0" w:rsidDel="00160B3D" w:rsidRDefault="00E55AE0" w:rsidP="00E55AE0">
            <w:pPr>
              <w:rPr>
                <w:del w:id="1426" w:author="Salomina Malan" w:date="2026-10-08T09:51:00Z" w16du:dateUtc="2026-10-07T22:51:00Z"/>
              </w:rPr>
            </w:pPr>
            <w:del w:id="1427" w:author="Salomina Malan" w:date="2026-10-08T09:51:00Z" w16du:dateUtc="2026-10-07T22:51:00Z">
              <w:r w:rsidRPr="00E55AE0" w:rsidDel="00160B3D">
                <w:rPr>
                  <w:lang w:val="en-US"/>
                </w:rPr>
                <w:delText>13</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42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4D502E15" w14:textId="769F97DE" w:rsidR="00E55AE0" w:rsidRPr="00E55AE0" w:rsidDel="00160B3D" w:rsidRDefault="00E55AE0" w:rsidP="00E55AE0">
            <w:pPr>
              <w:rPr>
                <w:del w:id="1429" w:author="Salomina Malan" w:date="2026-10-08T09:51:00Z" w16du:dateUtc="2026-10-07T22:51:00Z"/>
              </w:rPr>
            </w:pPr>
            <w:del w:id="1430" w:author="Salomina Malan" w:date="2026-10-08T09:51:00Z" w16du:dateUtc="2026-10-07T22:51:00Z">
              <w:r w:rsidRPr="00E55AE0" w:rsidDel="00160B3D">
                <w:rPr>
                  <w:lang w:val="en-US"/>
                </w:rPr>
                <w:delText>External Income Review   Quarterly</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43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1804BCD0" w14:textId="58FFEAED" w:rsidR="00E55AE0" w:rsidRPr="00E55AE0" w:rsidDel="00160B3D" w:rsidRDefault="00E55AE0" w:rsidP="00E55AE0">
            <w:pPr>
              <w:rPr>
                <w:del w:id="1432" w:author="Salomina Malan" w:date="2026-10-08T09:51:00Z" w16du:dateUtc="2026-10-07T22:51:00Z"/>
              </w:rPr>
            </w:pPr>
            <w:del w:id="143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43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08CC4198" w14:textId="14579CCA" w:rsidR="00E55AE0" w:rsidRPr="00E55AE0" w:rsidDel="00160B3D" w:rsidRDefault="00E55AE0" w:rsidP="00E55AE0">
            <w:pPr>
              <w:rPr>
                <w:del w:id="1435" w:author="Salomina Malan" w:date="2026-10-08T09:51:00Z" w16du:dateUtc="2026-10-07T22:51:00Z"/>
              </w:rPr>
            </w:pPr>
            <w:del w:id="1436" w:author="Salomina Malan" w:date="2026-10-08T09:51:00Z" w16du:dateUtc="2026-10-07T22:51:00Z">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43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1EFD2961" w14:textId="289F3FBC" w:rsidR="00E55AE0" w:rsidRPr="00E55AE0" w:rsidDel="00160B3D" w:rsidRDefault="00E55AE0" w:rsidP="00E55AE0">
            <w:pPr>
              <w:rPr>
                <w:del w:id="1438" w:author="Salomina Malan" w:date="2026-10-08T09:51:00Z" w16du:dateUtc="2026-10-07T22:51:00Z"/>
              </w:rPr>
            </w:pPr>
            <w:del w:id="1439" w:author="Salomina Malan" w:date="2026-10-08T09:51:00Z" w16du:dateUtc="2026-10-07T22:51:00Z">
              <w:r w:rsidRPr="00E55AE0" w:rsidDel="00160B3D">
                <w:rPr>
                  <w:lang w:val="en-US"/>
                </w:rPr>
                <w:delText>Every 3 months from DOD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44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71293AD0" w14:textId="2A2CECED" w:rsidR="00E55AE0" w:rsidRPr="00E55AE0" w:rsidDel="00160B3D" w:rsidRDefault="00E55AE0" w:rsidP="00E55AE0">
            <w:pPr>
              <w:rPr>
                <w:del w:id="1441" w:author="Salomina Malan" w:date="2026-10-08T09:51:00Z" w16du:dateUtc="2026-10-07T22:51:00Z"/>
              </w:rPr>
            </w:pPr>
            <w:del w:id="144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0BA2B6D1" w14:textId="5A81001A" w:rsidTr="00160B3D">
        <w:trPr>
          <w:trHeight w:val="300"/>
          <w:del w:id="1443" w:author="Salomina Malan" w:date="2026-10-08T09:51:00Z" w16du:dateUtc="2026-10-07T22:51:00Z"/>
          <w:trPrChange w:id="144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44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15B1B202" w14:textId="1A884868" w:rsidR="00E55AE0" w:rsidRPr="00E55AE0" w:rsidDel="00160B3D" w:rsidRDefault="00E55AE0" w:rsidP="00E55AE0">
            <w:pPr>
              <w:rPr>
                <w:del w:id="1446" w:author="Salomina Malan" w:date="2026-10-08T09:51:00Z" w16du:dateUtc="2026-10-07T22:51:00Z"/>
              </w:rPr>
            </w:pPr>
            <w:del w:id="1447" w:author="Salomina Malan" w:date="2026-10-08T09:51:00Z" w16du:dateUtc="2026-10-07T22:51:00Z">
              <w:r w:rsidRPr="00E55AE0" w:rsidDel="00160B3D">
                <w:rPr>
                  <w:lang w:val="en-US"/>
                </w:rPr>
                <w:delText>14</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44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5D06AFF8" w14:textId="29FCB0CD" w:rsidR="00E55AE0" w:rsidRPr="00E55AE0" w:rsidDel="00160B3D" w:rsidRDefault="00E55AE0" w:rsidP="00E55AE0">
            <w:pPr>
              <w:rPr>
                <w:del w:id="1449" w:author="Salomina Malan" w:date="2026-10-08T09:51:00Z" w16du:dateUtc="2026-10-07T22:51:00Z"/>
              </w:rPr>
            </w:pPr>
            <w:del w:id="1450" w:author="Salomina Malan" w:date="2026-10-08T09:51:00Z" w16du:dateUtc="2026-10-07T22:51:00Z">
              <w:r w:rsidRPr="00E55AE0" w:rsidDel="00160B3D">
                <w:rPr>
                  <w:lang w:val="en-US"/>
                </w:rPr>
                <w:delText>Period 2   Initial Assessment</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45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6499B49A" w14:textId="1CBDF141" w:rsidR="00E55AE0" w:rsidRPr="00E55AE0" w:rsidDel="00160B3D" w:rsidRDefault="00E55AE0" w:rsidP="00E55AE0">
            <w:pPr>
              <w:rPr>
                <w:del w:id="1452" w:author="Salomina Malan" w:date="2026-10-08T09:51:00Z" w16du:dateUtc="2026-10-07T22:51:00Z"/>
              </w:rPr>
            </w:pPr>
            <w:del w:id="145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45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77B26D48" w14:textId="4C901CCA" w:rsidR="00E55AE0" w:rsidRPr="00E55AE0" w:rsidDel="00160B3D" w:rsidRDefault="00E55AE0" w:rsidP="00E55AE0">
            <w:pPr>
              <w:rPr>
                <w:del w:id="1455" w:author="Salomina Malan" w:date="2026-10-08T09:51:00Z" w16du:dateUtc="2026-10-07T22:51:00Z"/>
              </w:rPr>
            </w:pPr>
            <w:del w:id="145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45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13174E3B" w14:textId="372FA4CE" w:rsidR="00E55AE0" w:rsidRPr="00E55AE0" w:rsidDel="00160B3D" w:rsidRDefault="00E55AE0" w:rsidP="00E55AE0">
            <w:pPr>
              <w:rPr>
                <w:del w:id="1458" w:author="Salomina Malan" w:date="2026-10-08T09:51:00Z" w16du:dateUtc="2026-10-07T22:51:00Z"/>
              </w:rPr>
            </w:pPr>
            <w:del w:id="1459" w:author="Salomina Malan" w:date="2026-10-08T09:51:00Z" w16du:dateUtc="2026-10-07T22:51:00Z">
              <w:r w:rsidRPr="00E55AE0" w:rsidDel="00160B3D">
                <w:rPr>
                  <w:lang w:val="en-US"/>
                </w:rPr>
                <w:delText>P1 week count = 34</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46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0020F6A5" w14:textId="7D525482" w:rsidR="00E55AE0" w:rsidRPr="00E55AE0" w:rsidDel="00160B3D" w:rsidRDefault="00E55AE0" w:rsidP="00E55AE0">
            <w:pPr>
              <w:rPr>
                <w:del w:id="1461" w:author="Salomina Malan" w:date="2026-10-08T09:51:00Z" w16du:dateUtc="2026-10-07T22:51:00Z"/>
              </w:rPr>
            </w:pPr>
            <w:del w:id="146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5024E3FA" w14:textId="0EB73B28" w:rsidTr="00160B3D">
        <w:trPr>
          <w:trHeight w:val="300"/>
          <w:del w:id="1463" w:author="Salomina Malan" w:date="2026-10-08T09:51:00Z" w16du:dateUtc="2026-10-07T22:51:00Z"/>
          <w:trPrChange w:id="146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46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7C4C1D1B" w14:textId="2F98FA93" w:rsidR="00E55AE0" w:rsidRPr="00E55AE0" w:rsidDel="00160B3D" w:rsidRDefault="00E55AE0" w:rsidP="00E55AE0">
            <w:pPr>
              <w:rPr>
                <w:del w:id="1466" w:author="Salomina Malan" w:date="2026-10-08T09:51:00Z" w16du:dateUtc="2026-10-07T22:51:00Z"/>
              </w:rPr>
            </w:pPr>
            <w:del w:id="1467" w:author="Salomina Malan" w:date="2026-10-08T09:51:00Z" w16du:dateUtc="2026-10-07T22:51:00Z">
              <w:r w:rsidRPr="00E55AE0" w:rsidDel="00160B3D">
                <w:rPr>
                  <w:lang w:val="en-US"/>
                </w:rPr>
                <w:delText>15</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46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0F059155" w14:textId="01D61B62" w:rsidR="00E55AE0" w:rsidRPr="00E55AE0" w:rsidDel="00160B3D" w:rsidRDefault="00E55AE0" w:rsidP="00E55AE0">
            <w:pPr>
              <w:rPr>
                <w:del w:id="1469" w:author="Salomina Malan" w:date="2026-10-08T09:51:00Z" w16du:dateUtc="2026-10-07T22:51:00Z"/>
              </w:rPr>
            </w:pPr>
            <w:del w:id="1470" w:author="Salomina Malan" w:date="2026-10-08T09:51:00Z" w16du:dateUtc="2026-10-07T22:51:00Z">
              <w:r w:rsidRPr="00E55AE0" w:rsidDel="00160B3D">
                <w:rPr>
                  <w:lang w:val="en-US"/>
                </w:rPr>
                <w:delText>Period 2   Phone contact with officer</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47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63A5303C" w14:textId="20457874" w:rsidR="00E55AE0" w:rsidRPr="00E55AE0" w:rsidDel="00160B3D" w:rsidRDefault="00E55AE0" w:rsidP="00E55AE0">
            <w:pPr>
              <w:rPr>
                <w:del w:id="1472" w:author="Salomina Malan" w:date="2026-10-08T09:51:00Z" w16du:dateUtc="2026-10-07T22:51:00Z"/>
              </w:rPr>
            </w:pPr>
            <w:del w:id="147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47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53385D24" w14:textId="271AA47F" w:rsidR="00E55AE0" w:rsidRPr="00E55AE0" w:rsidDel="00160B3D" w:rsidRDefault="00E55AE0" w:rsidP="00E55AE0">
            <w:pPr>
              <w:rPr>
                <w:del w:id="1475" w:author="Salomina Malan" w:date="2026-10-08T09:51:00Z" w16du:dateUtc="2026-10-07T22:51:00Z"/>
              </w:rPr>
            </w:pPr>
            <w:del w:id="147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47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345A04C5" w14:textId="0AEC7DEB" w:rsidR="00E55AE0" w:rsidRPr="00E55AE0" w:rsidDel="00160B3D" w:rsidRDefault="00E55AE0" w:rsidP="00E55AE0">
            <w:pPr>
              <w:rPr>
                <w:del w:id="1478" w:author="Salomina Malan" w:date="2026-10-08T09:51:00Z" w16du:dateUtc="2026-10-07T22:51:00Z"/>
              </w:rPr>
            </w:pPr>
            <w:del w:id="1479" w:author="Salomina Malan" w:date="2026-10-08T09:51:00Z" w16du:dateUtc="2026-10-07T22:51:00Z">
              <w:r w:rsidRPr="00E55AE0" w:rsidDel="00160B3D">
                <w:rPr>
                  <w:lang w:val="en-US"/>
                </w:rPr>
                <w:delText>P1 week count = 34</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48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7C75D979" w14:textId="25FA4F0C" w:rsidR="00E55AE0" w:rsidRPr="00E55AE0" w:rsidDel="00160B3D" w:rsidRDefault="00E55AE0" w:rsidP="00E55AE0">
            <w:pPr>
              <w:rPr>
                <w:del w:id="1481" w:author="Salomina Malan" w:date="2026-10-08T09:51:00Z" w16du:dateUtc="2026-10-07T22:51:00Z"/>
              </w:rPr>
            </w:pPr>
            <w:del w:id="148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69723ECF" w14:textId="34161E26" w:rsidTr="00160B3D">
        <w:trPr>
          <w:trHeight w:val="300"/>
          <w:del w:id="1483" w:author="Salomina Malan" w:date="2026-10-08T09:51:00Z" w16du:dateUtc="2026-10-07T22:51:00Z"/>
          <w:trPrChange w:id="148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48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324AD2C0" w14:textId="1BF1304A" w:rsidR="00E55AE0" w:rsidRPr="00E55AE0" w:rsidDel="00160B3D" w:rsidRDefault="00E55AE0" w:rsidP="00E55AE0">
            <w:pPr>
              <w:rPr>
                <w:del w:id="1486" w:author="Salomina Malan" w:date="2026-10-08T09:51:00Z" w16du:dateUtc="2026-10-07T22:51:00Z"/>
              </w:rPr>
            </w:pPr>
            <w:del w:id="1487" w:author="Salomina Malan" w:date="2026-10-08T09:51:00Z" w16du:dateUtc="2026-10-07T22:51:00Z">
              <w:r w:rsidRPr="00E55AE0" w:rsidDel="00160B3D">
                <w:rPr>
                  <w:lang w:val="en-US"/>
                </w:rPr>
                <w:delText>16</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48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7B83DCEC" w14:textId="4432304A" w:rsidR="00E55AE0" w:rsidRPr="00E55AE0" w:rsidDel="00160B3D" w:rsidRDefault="00E55AE0" w:rsidP="00E55AE0">
            <w:pPr>
              <w:rPr>
                <w:del w:id="1489" w:author="Salomina Malan" w:date="2026-10-08T09:51:00Z" w16du:dateUtc="2026-10-07T22:51:00Z"/>
              </w:rPr>
            </w:pPr>
            <w:del w:id="1490" w:author="Salomina Malan" w:date="2026-10-08T09:51:00Z" w16du:dateUtc="2026-10-07T22:51:00Z">
              <w:r w:rsidRPr="00E55AE0" w:rsidDel="00160B3D">
                <w:rPr>
                  <w:lang w:val="en-US"/>
                </w:rPr>
                <w:delText>Period 2   Send Transition to Period 2 Letter</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49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0CBF4D63" w14:textId="25C0DFF1" w:rsidR="00E55AE0" w:rsidRPr="00E55AE0" w:rsidDel="00160B3D" w:rsidRDefault="00E55AE0" w:rsidP="00E55AE0">
            <w:pPr>
              <w:rPr>
                <w:del w:id="1492" w:author="Salomina Malan" w:date="2026-10-08T09:51:00Z" w16du:dateUtc="2026-10-07T22:51:00Z"/>
              </w:rPr>
            </w:pPr>
            <w:del w:id="149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49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220887FD" w14:textId="0C5EDC78" w:rsidR="00E55AE0" w:rsidRPr="00E55AE0" w:rsidDel="00160B3D" w:rsidRDefault="00E55AE0" w:rsidP="00E55AE0">
            <w:pPr>
              <w:rPr>
                <w:del w:id="1495" w:author="Salomina Malan" w:date="2026-10-08T09:51:00Z" w16du:dateUtc="2026-10-07T22:51:00Z"/>
              </w:rPr>
            </w:pPr>
            <w:del w:id="149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49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3C55B127" w14:textId="3EDC81DF" w:rsidR="00E55AE0" w:rsidRPr="00E55AE0" w:rsidDel="00160B3D" w:rsidRDefault="00E55AE0" w:rsidP="00E55AE0">
            <w:pPr>
              <w:rPr>
                <w:del w:id="1498" w:author="Salomina Malan" w:date="2026-10-08T09:51:00Z" w16du:dateUtc="2026-10-07T22:51:00Z"/>
              </w:rPr>
            </w:pPr>
            <w:del w:id="1499" w:author="Salomina Malan" w:date="2026-10-08T09:51:00Z" w16du:dateUtc="2026-10-07T22:51:00Z">
              <w:r w:rsidRPr="00E55AE0" w:rsidDel="00160B3D">
                <w:rPr>
                  <w:lang w:val="en-US"/>
                </w:rPr>
                <w:delText>P1 week count = 34</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50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3E7A0082" w14:textId="09EBBF4A" w:rsidR="00E55AE0" w:rsidRPr="00E55AE0" w:rsidDel="00160B3D" w:rsidRDefault="00E55AE0" w:rsidP="00E55AE0">
            <w:pPr>
              <w:rPr>
                <w:del w:id="1501" w:author="Salomina Malan" w:date="2026-10-08T09:51:00Z" w16du:dateUtc="2026-10-07T22:51:00Z"/>
              </w:rPr>
            </w:pPr>
            <w:del w:id="150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74E1C8A3" w14:textId="121C00AB" w:rsidTr="00160B3D">
        <w:trPr>
          <w:trHeight w:val="300"/>
          <w:del w:id="1503" w:author="Salomina Malan" w:date="2026-10-08T09:51:00Z" w16du:dateUtc="2026-10-07T22:51:00Z"/>
          <w:trPrChange w:id="150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50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5EE08541" w14:textId="435C653C" w:rsidR="00E55AE0" w:rsidRPr="00E55AE0" w:rsidDel="00160B3D" w:rsidRDefault="00E55AE0" w:rsidP="00E55AE0">
            <w:pPr>
              <w:rPr>
                <w:del w:id="1506" w:author="Salomina Malan" w:date="2026-10-08T09:51:00Z" w16du:dateUtc="2026-10-07T22:51:00Z"/>
              </w:rPr>
            </w:pPr>
            <w:del w:id="1507" w:author="Salomina Malan" w:date="2026-10-08T09:51:00Z" w16du:dateUtc="2026-10-07T22:51:00Z">
              <w:r w:rsidRPr="00E55AE0" w:rsidDel="00160B3D">
                <w:rPr>
                  <w:lang w:val="en-US"/>
                </w:rPr>
                <w:delText>17</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50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66650AB1" w14:textId="0E2FD6E1" w:rsidR="00E55AE0" w:rsidRPr="00E55AE0" w:rsidDel="00160B3D" w:rsidRDefault="00E55AE0" w:rsidP="00E55AE0">
            <w:pPr>
              <w:rPr>
                <w:del w:id="1509" w:author="Salomina Malan" w:date="2026-10-08T09:51:00Z" w16du:dateUtc="2026-10-07T22:51:00Z"/>
              </w:rPr>
            </w:pPr>
            <w:del w:id="1510" w:author="Salomina Malan" w:date="2026-10-08T09:51:00Z" w16du:dateUtc="2026-10-07T22:51:00Z">
              <w:r w:rsidRPr="00E55AE0" w:rsidDel="00160B3D">
                <w:rPr>
                  <w:lang w:val="en-US"/>
                </w:rPr>
                <w:delText>Period 2   Indexation Letter</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51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4D5820B6" w14:textId="4C89F617" w:rsidR="00E55AE0" w:rsidRPr="00E55AE0" w:rsidDel="00160B3D" w:rsidRDefault="00E55AE0" w:rsidP="00E55AE0">
            <w:pPr>
              <w:rPr>
                <w:del w:id="1512" w:author="Salomina Malan" w:date="2026-10-08T09:51:00Z" w16du:dateUtc="2026-10-07T22:51:00Z"/>
              </w:rPr>
            </w:pPr>
            <w:del w:id="151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51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48EBBBFC" w14:textId="68769F21" w:rsidR="00E55AE0" w:rsidRPr="00E55AE0" w:rsidDel="00160B3D" w:rsidRDefault="00E55AE0" w:rsidP="00E55AE0">
            <w:pPr>
              <w:rPr>
                <w:del w:id="1515" w:author="Salomina Malan" w:date="2026-10-08T09:51:00Z" w16du:dateUtc="2026-10-07T22:51:00Z"/>
              </w:rPr>
            </w:pPr>
            <w:del w:id="151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51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16979288" w14:textId="252B8349" w:rsidR="00E55AE0" w:rsidRPr="00E55AE0" w:rsidDel="00160B3D" w:rsidRDefault="00E55AE0" w:rsidP="00E55AE0">
            <w:pPr>
              <w:rPr>
                <w:del w:id="1518" w:author="Salomina Malan" w:date="2026-10-08T09:51:00Z" w16du:dateUtc="2026-10-07T22:51:00Z"/>
              </w:rPr>
            </w:pPr>
            <w:del w:id="1519" w:author="Salomina Malan" w:date="2026-10-08T09:51:00Z" w16du:dateUtc="2026-10-07T22:51:00Z">
              <w:r w:rsidRPr="00E55AE0" w:rsidDel="00160B3D">
                <w:rPr>
                  <w:lang w:val="en-US"/>
                </w:rPr>
                <w:delText>01 Oct (every calendar year)</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52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4FDD3908" w14:textId="032A8AD0" w:rsidR="00E55AE0" w:rsidRPr="00E55AE0" w:rsidDel="00160B3D" w:rsidRDefault="00E55AE0" w:rsidP="00E55AE0">
            <w:pPr>
              <w:rPr>
                <w:del w:id="1521" w:author="Salomina Malan" w:date="2026-10-08T09:51:00Z" w16du:dateUtc="2026-10-07T22:51:00Z"/>
              </w:rPr>
            </w:pPr>
            <w:del w:id="152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1C2DADD1" w14:textId="70B24CE2" w:rsidTr="00160B3D">
        <w:trPr>
          <w:trHeight w:val="300"/>
          <w:del w:id="1523" w:author="Salomina Malan" w:date="2026-10-08T09:51:00Z" w16du:dateUtc="2026-10-07T22:51:00Z"/>
          <w:trPrChange w:id="152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52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14DB022A" w14:textId="700F85BC" w:rsidR="00E55AE0" w:rsidRPr="00E55AE0" w:rsidDel="00160B3D" w:rsidRDefault="00E55AE0" w:rsidP="00E55AE0">
            <w:pPr>
              <w:rPr>
                <w:del w:id="1526" w:author="Salomina Malan" w:date="2026-10-08T09:51:00Z" w16du:dateUtc="2026-10-07T22:51:00Z"/>
              </w:rPr>
            </w:pPr>
            <w:del w:id="1527" w:author="Salomina Malan" w:date="2026-10-08T09:51:00Z" w16du:dateUtc="2026-10-07T22:51:00Z">
              <w:r w:rsidRPr="00E55AE0" w:rsidDel="00160B3D">
                <w:rPr>
                  <w:lang w:val="en-US"/>
                </w:rPr>
                <w:delText>18</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52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30EEBCEE" w14:textId="04496148" w:rsidR="00E55AE0" w:rsidRPr="00E55AE0" w:rsidDel="00160B3D" w:rsidRDefault="00E55AE0" w:rsidP="00E55AE0">
            <w:pPr>
              <w:rPr>
                <w:del w:id="1529" w:author="Salomina Malan" w:date="2026-10-08T09:51:00Z" w16du:dateUtc="2026-10-07T22:51:00Z"/>
              </w:rPr>
            </w:pPr>
            <w:del w:id="1530" w:author="Salomina Malan" w:date="2026-10-08T09:51:00Z" w16du:dateUtc="2026-10-07T22:51:00Z">
              <w:r w:rsidRPr="00E55AE0" w:rsidDel="00160B3D">
                <w:rPr>
                  <w:lang w:val="en-US"/>
                </w:rPr>
                <w:delText>External Income Review   Annual</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53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51D2CEBA" w14:textId="5C1E6A33" w:rsidR="00E55AE0" w:rsidRPr="00E55AE0" w:rsidDel="00160B3D" w:rsidRDefault="00E55AE0" w:rsidP="00E55AE0">
            <w:pPr>
              <w:rPr>
                <w:del w:id="1532" w:author="Salomina Malan" w:date="2026-10-08T09:51:00Z" w16du:dateUtc="2026-10-07T22:51:00Z"/>
              </w:rPr>
            </w:pPr>
            <w:del w:id="153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53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1F518E5D" w14:textId="3758FA45" w:rsidR="00E55AE0" w:rsidRPr="00E55AE0" w:rsidDel="00160B3D" w:rsidRDefault="00E55AE0" w:rsidP="00E55AE0">
            <w:pPr>
              <w:rPr>
                <w:del w:id="1535" w:author="Salomina Malan" w:date="2026-10-08T09:51:00Z" w16du:dateUtc="2026-10-07T22:51:00Z"/>
              </w:rPr>
            </w:pPr>
            <w:del w:id="153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53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16CF42A1" w14:textId="32235BE0" w:rsidR="00E55AE0" w:rsidRPr="00E55AE0" w:rsidDel="00160B3D" w:rsidRDefault="00E55AE0" w:rsidP="00E55AE0">
            <w:pPr>
              <w:rPr>
                <w:del w:id="1538" w:author="Salomina Malan" w:date="2026-10-08T09:51:00Z" w16du:dateUtc="2026-10-07T22:51:00Z"/>
              </w:rPr>
            </w:pPr>
            <w:del w:id="1539" w:author="Salomina Malan" w:date="2026-10-08T09:51:00Z" w16du:dateUtc="2026-10-07T22:51:00Z">
              <w:r w:rsidRPr="00E55AE0" w:rsidDel="00160B3D">
                <w:rPr>
                  <w:lang w:val="en-US"/>
                </w:rPr>
                <w:delText>01 Dec (every calendar year)</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54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283BE0D9" w14:textId="59DC3A38" w:rsidR="00E55AE0" w:rsidRPr="00E55AE0" w:rsidDel="00160B3D" w:rsidRDefault="00E55AE0" w:rsidP="00E55AE0">
            <w:pPr>
              <w:rPr>
                <w:del w:id="1541" w:author="Salomina Malan" w:date="2026-10-08T09:51:00Z" w16du:dateUtc="2026-10-07T22:51:00Z"/>
              </w:rPr>
            </w:pPr>
            <w:del w:id="154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2253AF6A" w14:textId="3EE7BFEE" w:rsidTr="00160B3D">
        <w:trPr>
          <w:trHeight w:val="300"/>
          <w:del w:id="1543" w:author="Salomina Malan" w:date="2026-10-08T09:51:00Z" w16du:dateUtc="2026-10-07T22:51:00Z"/>
          <w:trPrChange w:id="154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54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1F71DB42" w14:textId="11F27B58" w:rsidR="00E55AE0" w:rsidRPr="00E55AE0" w:rsidDel="00160B3D" w:rsidRDefault="00E55AE0" w:rsidP="00E55AE0">
            <w:pPr>
              <w:rPr>
                <w:del w:id="1546" w:author="Salomina Malan" w:date="2026-10-08T09:51:00Z" w16du:dateUtc="2026-10-07T22:51:00Z"/>
              </w:rPr>
            </w:pPr>
            <w:del w:id="1547" w:author="Salomina Malan" w:date="2026-10-08T09:51:00Z" w16du:dateUtc="2026-10-07T22:51:00Z">
              <w:r w:rsidRPr="00E55AE0" w:rsidDel="00160B3D">
                <w:rPr>
                  <w:lang w:val="en-US"/>
                </w:rPr>
                <w:delText>19</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54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6DF52C85" w14:textId="4EEFB136" w:rsidR="00E55AE0" w:rsidRPr="00E55AE0" w:rsidDel="00160B3D" w:rsidRDefault="00E55AE0" w:rsidP="00E55AE0">
            <w:pPr>
              <w:rPr>
                <w:del w:id="1549" w:author="Salomina Malan" w:date="2026-10-08T09:51:00Z" w16du:dateUtc="2026-10-07T22:51:00Z"/>
              </w:rPr>
            </w:pPr>
            <w:del w:id="1550" w:author="Salomina Malan" w:date="2026-10-08T09:51:00Z" w16du:dateUtc="2026-10-07T22:51:00Z">
              <w:r w:rsidRPr="00E55AE0" w:rsidDel="00160B3D">
                <w:rPr>
                  <w:lang w:val="en-US"/>
                </w:rPr>
                <w:delText>IP Make Up Leave</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55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71B9D756" w14:textId="600AD4D4" w:rsidR="00E55AE0" w:rsidRPr="00E55AE0" w:rsidDel="00160B3D" w:rsidRDefault="00E55AE0" w:rsidP="00E55AE0">
            <w:pPr>
              <w:rPr>
                <w:del w:id="1552" w:author="Salomina Malan" w:date="2026-10-08T09:51:00Z" w16du:dateUtc="2026-10-07T22:51:00Z"/>
              </w:rPr>
            </w:pPr>
            <w:del w:id="1553" w:author="Salomina Malan" w:date="2026-10-08T09:51:00Z" w16du:dateUtc="2026-10-07T22:51:00Z">
              <w:r w:rsidRPr="00E55AE0" w:rsidDel="00160B3D">
                <w:rPr>
                  <w:lang w:val="en-US"/>
                </w:rPr>
                <w:delText>Governance Officer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55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0186E32D" w14:textId="39D11642" w:rsidR="00E55AE0" w:rsidRPr="00E55AE0" w:rsidDel="00160B3D" w:rsidRDefault="00E55AE0" w:rsidP="00E55AE0">
            <w:pPr>
              <w:rPr>
                <w:del w:id="1555" w:author="Salomina Malan" w:date="2026-10-08T09:51:00Z" w16du:dateUtc="2026-10-07T22:51:00Z"/>
              </w:rPr>
            </w:pPr>
            <w:del w:id="1556" w:author="Salomina Malan" w:date="2026-10-08T09:51:00Z" w16du:dateUtc="2026-10-07T22:51:00Z">
              <w:r w:rsidRPr="00E55AE0" w:rsidDel="00160B3D">
                <w:rPr>
                  <w:lang w:val="en-US"/>
                </w:rPr>
                <w:delText>9</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55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2EC5DC3D" w14:textId="021ECA08" w:rsidR="00E55AE0" w:rsidRPr="00E55AE0" w:rsidDel="00160B3D" w:rsidRDefault="00E55AE0" w:rsidP="00E55AE0">
            <w:pPr>
              <w:rPr>
                <w:del w:id="1558" w:author="Salomina Malan" w:date="2026-10-08T09:51:00Z" w16du:dateUtc="2026-10-07T22:51:00Z"/>
              </w:rPr>
            </w:pPr>
            <w:del w:id="1559" w:author="Salomina Malan" w:date="2026-10-08T09:51:00Z" w16du:dateUtc="2026-10-07T22:51:00Z">
              <w:r w:rsidRPr="00E55AE0" w:rsidDel="00160B3D">
                <w:rPr>
                  <w:lang w:val="en-US"/>
                </w:rPr>
                <w:delText>Condition: Officer in Period 2 Benefits</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56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779ECE0D" w14:textId="7F1E0D0E" w:rsidR="00E55AE0" w:rsidRPr="00E55AE0" w:rsidDel="00160B3D" w:rsidRDefault="00E55AE0" w:rsidP="00E55AE0">
            <w:pPr>
              <w:rPr>
                <w:del w:id="1561" w:author="Salomina Malan" w:date="2026-10-08T09:51:00Z" w16du:dateUtc="2026-10-07T22:51:00Z"/>
              </w:rPr>
            </w:pPr>
            <w:del w:id="156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52076832" w14:textId="19577E94" w:rsidTr="00160B3D">
        <w:trPr>
          <w:trHeight w:val="300"/>
          <w:del w:id="1563" w:author="Salomina Malan" w:date="2026-10-08T09:51:00Z" w16du:dateUtc="2026-10-07T22:51:00Z"/>
          <w:trPrChange w:id="156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56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7F7D39EA" w14:textId="2C803927" w:rsidR="00E55AE0" w:rsidRPr="00E55AE0" w:rsidDel="00160B3D" w:rsidRDefault="00E55AE0" w:rsidP="00E55AE0">
            <w:pPr>
              <w:rPr>
                <w:del w:id="1566" w:author="Salomina Malan" w:date="2026-10-08T09:51:00Z" w16du:dateUtc="2026-10-07T22:51:00Z"/>
              </w:rPr>
            </w:pPr>
            <w:del w:id="1567" w:author="Salomina Malan" w:date="2026-10-08T09:51:00Z" w16du:dateUtc="2026-10-07T22:51:00Z">
              <w:r w:rsidRPr="00E55AE0" w:rsidDel="00160B3D">
                <w:rPr>
                  <w:lang w:val="en-US"/>
                </w:rPr>
                <w:delText>20</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56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0223BFFF" w14:textId="29B55172" w:rsidR="00E55AE0" w:rsidRPr="00E55AE0" w:rsidDel="00160B3D" w:rsidRDefault="00E55AE0" w:rsidP="00E55AE0">
            <w:pPr>
              <w:rPr>
                <w:del w:id="1569" w:author="Salomina Malan" w:date="2026-10-08T09:51:00Z" w16du:dateUtc="2026-10-07T22:51:00Z"/>
              </w:rPr>
            </w:pPr>
            <w:del w:id="1570" w:author="Salomina Malan" w:date="2026-10-08T09:51:00Z" w16du:dateUtc="2026-10-07T22:51:00Z">
              <w:r w:rsidRPr="00E55AE0" w:rsidDel="00160B3D">
                <w:rPr>
                  <w:lang w:val="en-US"/>
                </w:rPr>
                <w:delText>Period 2   end of benefit</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57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30894206" w14:textId="24390DEE" w:rsidR="00E55AE0" w:rsidRPr="00E55AE0" w:rsidDel="00160B3D" w:rsidRDefault="00E55AE0" w:rsidP="00E55AE0">
            <w:pPr>
              <w:rPr>
                <w:del w:id="1572" w:author="Salomina Malan" w:date="2026-10-08T09:51:00Z" w16du:dateUtc="2026-10-07T22:51:00Z"/>
              </w:rPr>
            </w:pPr>
            <w:del w:id="157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57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1CB6B65A" w14:textId="121C9554" w:rsidR="00E55AE0" w:rsidRPr="00E55AE0" w:rsidDel="00160B3D" w:rsidRDefault="00E55AE0" w:rsidP="00E55AE0">
            <w:pPr>
              <w:rPr>
                <w:del w:id="1575" w:author="Salomina Malan" w:date="2026-10-08T09:51:00Z" w16du:dateUtc="2026-10-07T22:51:00Z"/>
              </w:rPr>
            </w:pPr>
            <w:del w:id="157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57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287E60D4" w14:textId="040C3729" w:rsidR="00E55AE0" w:rsidRPr="00E55AE0" w:rsidDel="00160B3D" w:rsidRDefault="00E55AE0" w:rsidP="00E55AE0">
            <w:pPr>
              <w:rPr>
                <w:del w:id="1578" w:author="Salomina Malan" w:date="2026-10-08T09:51:00Z" w16du:dateUtc="2026-10-07T22:51:00Z"/>
              </w:rPr>
            </w:pPr>
            <w:del w:id="1579" w:author="Salomina Malan" w:date="2026-10-08T09:51:00Z" w16du:dateUtc="2026-10-07T22:51:00Z">
              <w:r w:rsidRPr="00E55AE0" w:rsidDel="00160B3D">
                <w:rPr>
                  <w:lang w:val="en-US"/>
                </w:rPr>
                <w:delText>Period 2 finalised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58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13557F75" w14:textId="417AA6A2" w:rsidR="00E55AE0" w:rsidRPr="00E55AE0" w:rsidDel="00160B3D" w:rsidRDefault="00E55AE0" w:rsidP="00E55AE0">
            <w:pPr>
              <w:rPr>
                <w:del w:id="1581" w:author="Salomina Malan" w:date="2026-10-08T09:51:00Z" w16du:dateUtc="2026-10-07T22:51:00Z"/>
              </w:rPr>
            </w:pPr>
            <w:del w:id="158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1B1711F8" w14:textId="0D288288" w:rsidTr="00160B3D">
        <w:trPr>
          <w:trHeight w:val="300"/>
          <w:del w:id="1583" w:author="Salomina Malan" w:date="2026-10-08T09:51:00Z" w16du:dateUtc="2026-10-07T22:51:00Z"/>
          <w:trPrChange w:id="158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58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013524F4" w14:textId="6672180B" w:rsidR="00E55AE0" w:rsidRPr="00E55AE0" w:rsidDel="00160B3D" w:rsidRDefault="00E55AE0" w:rsidP="00E55AE0">
            <w:pPr>
              <w:rPr>
                <w:del w:id="1586" w:author="Salomina Malan" w:date="2026-10-08T09:51:00Z" w16du:dateUtc="2026-10-07T22:51:00Z"/>
              </w:rPr>
            </w:pPr>
            <w:del w:id="1587" w:author="Salomina Malan" w:date="2026-10-08T09:51:00Z" w16du:dateUtc="2026-10-07T22:51:00Z">
              <w:r w:rsidRPr="00E55AE0" w:rsidDel="00160B3D">
                <w:rPr>
                  <w:lang w:val="en-US"/>
                </w:rPr>
                <w:delText>21</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58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6ED74F7F" w14:textId="2A70C847" w:rsidR="00E55AE0" w:rsidRPr="00E55AE0" w:rsidDel="00160B3D" w:rsidRDefault="00E55AE0" w:rsidP="00E55AE0">
            <w:pPr>
              <w:rPr>
                <w:del w:id="1589" w:author="Salomina Malan" w:date="2026-10-08T09:51:00Z" w16du:dateUtc="2026-10-07T22:51:00Z"/>
              </w:rPr>
            </w:pPr>
            <w:del w:id="1590" w:author="Salomina Malan" w:date="2026-10-08T09:51:00Z" w16du:dateUtc="2026-10-07T22:51:00Z">
              <w:r w:rsidRPr="00E55AE0" w:rsidDel="00160B3D">
                <w:rPr>
                  <w:lang w:val="en-US"/>
                </w:rPr>
                <w:delText>Financial Assessment Review</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59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5511B771" w14:textId="58E8CDE3" w:rsidR="00E55AE0" w:rsidRPr="00E55AE0" w:rsidDel="00160B3D" w:rsidRDefault="00E55AE0" w:rsidP="00E55AE0">
            <w:pPr>
              <w:rPr>
                <w:del w:id="1592" w:author="Salomina Malan" w:date="2026-10-08T09:51:00Z" w16du:dateUtc="2026-10-07T22:51:00Z"/>
              </w:rPr>
            </w:pPr>
            <w:del w:id="1593" w:author="Salomina Malan" w:date="2026-10-08T09:51:00Z" w16du:dateUtc="2026-10-07T22:51:00Z">
              <w:r w:rsidRPr="00E55AE0" w:rsidDel="00160B3D">
                <w:rPr>
                  <w:lang w:val="en-US"/>
                </w:rPr>
                <w:delText>EPSS Supervisor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59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23B75C9E" w14:textId="35507038" w:rsidR="00E55AE0" w:rsidRPr="00E55AE0" w:rsidDel="00160B3D" w:rsidRDefault="00E55AE0" w:rsidP="00E55AE0">
            <w:pPr>
              <w:rPr>
                <w:del w:id="1595" w:author="Salomina Malan" w:date="2026-10-08T09:51:00Z" w16du:dateUtc="2026-10-07T22:51:00Z"/>
              </w:rPr>
            </w:pPr>
            <w:del w:id="1596" w:author="Salomina Malan" w:date="2026-10-08T09:51:00Z" w16du:dateUtc="2026-10-07T22:51:00Z">
              <w:r w:rsidRPr="00E55AE0" w:rsidDel="00160B3D">
                <w:rPr>
                  <w:lang w:val="en-US"/>
                </w:rPr>
                <w:delText>2</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59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4C68E8D2" w14:textId="42955B33" w:rsidR="00E55AE0" w:rsidRPr="00E55AE0" w:rsidDel="00160B3D" w:rsidRDefault="00E55AE0" w:rsidP="00E55AE0">
            <w:pPr>
              <w:rPr>
                <w:del w:id="1598" w:author="Salomina Malan" w:date="2026-10-08T09:51:00Z" w16du:dateUtc="2026-10-07T22:51:00Z"/>
              </w:rPr>
            </w:pPr>
            <w:del w:id="1599" w:author="Salomina Malan" w:date="2026-10-08T09:51:00Z" w16du:dateUtc="2026-10-07T22:51:00Z">
              <w:r w:rsidRPr="00E55AE0" w:rsidDel="00160B3D">
                <w:rPr>
                  <w:lang w:val="en-US"/>
                </w:rPr>
                <w:delText>OLIMS external income record created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60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6FB8AECE" w14:textId="68DD4EE4" w:rsidR="00E55AE0" w:rsidRPr="00E55AE0" w:rsidDel="00160B3D" w:rsidRDefault="00E55AE0" w:rsidP="00E55AE0">
            <w:pPr>
              <w:rPr>
                <w:del w:id="1601" w:author="Salomina Malan" w:date="2026-10-08T09:51:00Z" w16du:dateUtc="2026-10-07T22:51:00Z"/>
              </w:rPr>
            </w:pPr>
            <w:del w:id="160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41F9CBB0" w14:textId="19134182" w:rsidTr="00160B3D">
        <w:trPr>
          <w:trHeight w:val="300"/>
          <w:del w:id="1603" w:author="Salomina Malan" w:date="2026-10-08T09:51:00Z" w16du:dateUtc="2026-10-07T22:51:00Z"/>
          <w:trPrChange w:id="160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60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5F1917C1" w14:textId="385444D0" w:rsidR="00E55AE0" w:rsidRPr="00E55AE0" w:rsidDel="00160B3D" w:rsidRDefault="00E55AE0" w:rsidP="00E55AE0">
            <w:pPr>
              <w:rPr>
                <w:del w:id="1606" w:author="Salomina Malan" w:date="2026-10-08T09:51:00Z" w16du:dateUtc="2026-10-07T22:51:00Z"/>
              </w:rPr>
            </w:pPr>
            <w:del w:id="1607" w:author="Salomina Malan" w:date="2026-10-08T09:51:00Z" w16du:dateUtc="2026-10-07T22:51:00Z">
              <w:r w:rsidRPr="00E55AE0" w:rsidDel="00160B3D">
                <w:rPr>
                  <w:lang w:val="en-US"/>
                </w:rPr>
                <w:delText>22</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60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60B13DF3" w14:textId="6465251D" w:rsidR="00E55AE0" w:rsidRPr="00E55AE0" w:rsidDel="00160B3D" w:rsidRDefault="00E55AE0" w:rsidP="00E55AE0">
            <w:pPr>
              <w:rPr>
                <w:del w:id="1609" w:author="Salomina Malan" w:date="2026-10-08T09:51:00Z" w16du:dateUtc="2026-10-07T22:51:00Z"/>
              </w:rPr>
            </w:pPr>
            <w:del w:id="1610" w:author="Salomina Malan" w:date="2026-10-08T09:51:00Z" w16du:dateUtc="2026-10-07T22:51:00Z">
              <w:r w:rsidRPr="00E55AE0" w:rsidDel="00160B3D">
                <w:rPr>
                  <w:lang w:val="en-US"/>
                </w:rPr>
                <w:delText>Claim Finalisation</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61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0AA27044" w14:textId="0E060F18" w:rsidR="00E55AE0" w:rsidRPr="00E55AE0" w:rsidDel="00160B3D" w:rsidRDefault="00E55AE0" w:rsidP="00E55AE0">
            <w:pPr>
              <w:rPr>
                <w:del w:id="1612" w:author="Salomina Malan" w:date="2026-10-08T09:51:00Z" w16du:dateUtc="2026-10-07T22:51:00Z"/>
              </w:rPr>
            </w:pPr>
            <w:del w:id="161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61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14B9A424" w14:textId="12DFEB3B" w:rsidR="00E55AE0" w:rsidRPr="00E55AE0" w:rsidDel="00160B3D" w:rsidRDefault="00E55AE0" w:rsidP="00E55AE0">
            <w:pPr>
              <w:rPr>
                <w:del w:id="1615" w:author="Salomina Malan" w:date="2026-10-08T09:51:00Z" w16du:dateUtc="2026-10-07T22:51:00Z"/>
              </w:rPr>
            </w:pPr>
            <w:del w:id="1616" w:author="Salomina Malan" w:date="2026-10-08T09:51:00Z" w16du:dateUtc="2026-10-07T22:51:00Z">
              <w:r w:rsidRPr="00E55AE0" w:rsidDel="00160B3D">
                <w:rPr>
                  <w:lang w:val="en-US"/>
                </w:rPr>
                <w:delText>5</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61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30DABED6" w14:textId="3ABCCB3E" w:rsidR="00E55AE0" w:rsidRPr="00E55AE0" w:rsidDel="00160B3D" w:rsidRDefault="00E55AE0" w:rsidP="00E55AE0">
            <w:pPr>
              <w:rPr>
                <w:del w:id="1618" w:author="Salomina Malan" w:date="2026-10-08T09:51:00Z" w16du:dateUtc="2026-10-07T22:51:00Z"/>
              </w:rPr>
            </w:pPr>
            <w:del w:id="1619" w:author="Salomina Malan" w:date="2026-10-08T09:51:00Z" w16du:dateUtc="2026-10-07T22:51:00Z">
              <w:r w:rsidRPr="00E55AE0" w:rsidDel="00160B3D">
                <w:rPr>
                  <w:lang w:val="en-US"/>
                </w:rPr>
                <w:delText>PID WC Certificate uploaded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62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52D7F5B4" w14:textId="396CAC1A" w:rsidR="00E55AE0" w:rsidRPr="00E55AE0" w:rsidDel="00160B3D" w:rsidRDefault="00E55AE0" w:rsidP="00E55AE0">
            <w:pPr>
              <w:rPr>
                <w:del w:id="1621" w:author="Salomina Malan" w:date="2026-10-08T09:51:00Z" w16du:dateUtc="2026-10-07T22:51:00Z"/>
              </w:rPr>
            </w:pPr>
            <w:del w:id="162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060A6A6C" w14:textId="077A3FCF" w:rsidTr="00160B3D">
        <w:trPr>
          <w:trHeight w:val="300"/>
          <w:del w:id="1623" w:author="Salomina Malan" w:date="2026-10-08T09:51:00Z" w16du:dateUtc="2026-10-07T22:51:00Z"/>
          <w:trPrChange w:id="162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62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2707FBDA" w14:textId="34C76CDB" w:rsidR="00E55AE0" w:rsidRPr="00E55AE0" w:rsidDel="00160B3D" w:rsidRDefault="00E55AE0" w:rsidP="00E55AE0">
            <w:pPr>
              <w:rPr>
                <w:del w:id="1626" w:author="Salomina Malan" w:date="2026-10-08T09:51:00Z" w16du:dateUtc="2026-10-07T22:51:00Z"/>
              </w:rPr>
            </w:pPr>
            <w:del w:id="1627" w:author="Salomina Malan" w:date="2026-10-08T09:51:00Z" w16du:dateUtc="2026-10-07T22:51:00Z">
              <w:r w:rsidRPr="00E55AE0" w:rsidDel="00160B3D">
                <w:rPr>
                  <w:lang w:val="en-US"/>
                </w:rPr>
                <w:delText>23</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62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785596A9" w14:textId="1F866F32" w:rsidR="00E55AE0" w:rsidRPr="00E55AE0" w:rsidDel="00160B3D" w:rsidRDefault="00E55AE0" w:rsidP="00E55AE0">
            <w:pPr>
              <w:rPr>
                <w:del w:id="1629" w:author="Salomina Malan" w:date="2026-10-08T09:51:00Z" w16du:dateUtc="2026-10-07T22:51:00Z"/>
              </w:rPr>
            </w:pPr>
            <w:del w:id="1630" w:author="Salomina Malan" w:date="2026-10-08T09:51:00Z" w16du:dateUtc="2026-10-07T22:51:00Z">
              <w:r w:rsidRPr="00E55AE0" w:rsidDel="00160B3D">
                <w:rPr>
                  <w:lang w:val="en-US"/>
                </w:rPr>
                <w:delText>Claim Review   WC Status Change</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63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0681C1A4" w14:textId="3D9526EE" w:rsidR="00E55AE0" w:rsidRPr="00E55AE0" w:rsidDel="00160B3D" w:rsidRDefault="00E55AE0" w:rsidP="00E55AE0">
            <w:pPr>
              <w:rPr>
                <w:del w:id="1632" w:author="Salomina Malan" w:date="2026-10-08T09:51:00Z" w16du:dateUtc="2026-10-07T22:51:00Z"/>
              </w:rPr>
            </w:pPr>
            <w:del w:id="163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63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3AEE67F3" w14:textId="2B75FC3F" w:rsidR="00E55AE0" w:rsidRPr="00E55AE0" w:rsidDel="00160B3D" w:rsidRDefault="00E55AE0" w:rsidP="00E55AE0">
            <w:pPr>
              <w:rPr>
                <w:del w:id="1635" w:author="Salomina Malan" w:date="2026-10-08T09:51:00Z" w16du:dateUtc="2026-10-07T22:51:00Z"/>
              </w:rPr>
            </w:pPr>
            <w:del w:id="1636" w:author="Salomina Malan" w:date="2026-10-08T09:51:00Z" w16du:dateUtc="2026-10-07T22:51:00Z">
              <w:r w:rsidRPr="00E55AE0" w:rsidDel="00160B3D">
                <w:rPr>
                  <w:lang w:val="en-US"/>
                </w:rPr>
                <w:delText>2</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63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6716B808" w14:textId="0D89C177" w:rsidR="00E55AE0" w:rsidRPr="00E55AE0" w:rsidDel="00160B3D" w:rsidRDefault="00E55AE0" w:rsidP="00E55AE0">
            <w:pPr>
              <w:rPr>
                <w:del w:id="1638" w:author="Salomina Malan" w:date="2026-10-08T09:51:00Z" w16du:dateUtc="2026-10-07T22:51:00Z"/>
              </w:rPr>
            </w:pPr>
            <w:del w:id="1639" w:author="Salomina Malan" w:date="2026-10-08T09:51:00Z" w16du:dateUtc="2026-10-07T22:51:00Z">
              <w:r w:rsidRPr="00E55AE0" w:rsidDel="00160B3D">
                <w:rPr>
                  <w:lang w:val="en-US"/>
                </w:rPr>
                <w:delText>Change in WC Status (Pending Case Closure, Closed, Reopened)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64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6D9EF42E" w14:textId="6B9D2AA7" w:rsidR="00E55AE0" w:rsidRPr="00E55AE0" w:rsidDel="00160B3D" w:rsidRDefault="00E55AE0" w:rsidP="00E55AE0">
            <w:pPr>
              <w:rPr>
                <w:del w:id="1641" w:author="Salomina Malan" w:date="2026-10-08T09:51:00Z" w16du:dateUtc="2026-10-07T22:51:00Z"/>
              </w:rPr>
            </w:pPr>
            <w:del w:id="164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3221B2E6" w14:textId="389ADE84" w:rsidTr="00160B3D">
        <w:trPr>
          <w:trHeight w:val="300"/>
          <w:del w:id="1643" w:author="Salomina Malan" w:date="2026-10-08T09:51:00Z" w16du:dateUtc="2026-10-07T22:51:00Z"/>
          <w:trPrChange w:id="164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64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58A15F50" w14:textId="55C6CB5A" w:rsidR="00E55AE0" w:rsidRPr="00E55AE0" w:rsidDel="00160B3D" w:rsidRDefault="00E55AE0" w:rsidP="00E55AE0">
            <w:pPr>
              <w:rPr>
                <w:del w:id="1646" w:author="Salomina Malan" w:date="2026-10-08T09:51:00Z" w16du:dateUtc="2026-10-07T22:51:00Z"/>
              </w:rPr>
            </w:pPr>
            <w:del w:id="1647" w:author="Salomina Malan" w:date="2026-10-08T09:51:00Z" w16du:dateUtc="2026-10-07T22:51:00Z">
              <w:r w:rsidRPr="00E55AE0" w:rsidDel="00160B3D">
                <w:rPr>
                  <w:lang w:val="en-US"/>
                </w:rPr>
                <w:delText>24</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64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41D2751A" w14:textId="3C6AA98D" w:rsidR="00E55AE0" w:rsidRPr="00E55AE0" w:rsidDel="00160B3D" w:rsidRDefault="00E55AE0" w:rsidP="00E55AE0">
            <w:pPr>
              <w:rPr>
                <w:del w:id="1649" w:author="Salomina Malan" w:date="2026-10-08T09:51:00Z" w16du:dateUtc="2026-10-07T22:51:00Z"/>
              </w:rPr>
            </w:pPr>
            <w:del w:id="1650" w:author="Salomina Malan" w:date="2026-10-08T09:51:00Z" w16du:dateUtc="2026-10-07T22:51:00Z">
              <w:r w:rsidRPr="00E55AE0" w:rsidDel="00160B3D">
                <w:rPr>
                  <w:lang w:val="en-US"/>
                </w:rPr>
                <w:delText>Claim Review   WC Liability Status Change</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65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41E335A5" w14:textId="13ECF7F2" w:rsidR="00E55AE0" w:rsidRPr="00E55AE0" w:rsidDel="00160B3D" w:rsidRDefault="00E55AE0" w:rsidP="00E55AE0">
            <w:pPr>
              <w:rPr>
                <w:del w:id="1652" w:author="Salomina Malan" w:date="2026-10-08T09:51:00Z" w16du:dateUtc="2026-10-07T22:51:00Z"/>
              </w:rPr>
            </w:pPr>
            <w:del w:id="165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65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448DD48E" w14:textId="41B574D9" w:rsidR="00E55AE0" w:rsidRPr="00E55AE0" w:rsidDel="00160B3D" w:rsidRDefault="00E55AE0" w:rsidP="00E55AE0">
            <w:pPr>
              <w:rPr>
                <w:del w:id="1655" w:author="Salomina Malan" w:date="2026-10-08T09:51:00Z" w16du:dateUtc="2026-10-07T22:51:00Z"/>
              </w:rPr>
            </w:pPr>
            <w:del w:id="1656" w:author="Salomina Malan" w:date="2026-10-08T09:51:00Z" w16du:dateUtc="2026-10-07T22:51:00Z">
              <w:r w:rsidRPr="00E55AE0" w:rsidDel="00160B3D">
                <w:rPr>
                  <w:lang w:val="en-US"/>
                </w:rPr>
                <w:delText>2</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65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10202EB8" w14:textId="744B4E23" w:rsidR="00E55AE0" w:rsidRPr="00E55AE0" w:rsidDel="00160B3D" w:rsidRDefault="00E55AE0" w:rsidP="00E55AE0">
            <w:pPr>
              <w:rPr>
                <w:del w:id="1658" w:author="Salomina Malan" w:date="2026-10-08T09:51:00Z" w16du:dateUtc="2026-10-07T22:51:00Z"/>
              </w:rPr>
            </w:pPr>
            <w:del w:id="1659" w:author="Salomina Malan" w:date="2026-10-08T09:51:00Z" w16du:dateUtc="2026-10-07T22:51:00Z">
              <w:r w:rsidRPr="00E55AE0" w:rsidDel="00160B3D">
                <w:rPr>
                  <w:lang w:val="en-US"/>
                </w:rPr>
                <w:delText>Change in WC Liability Status</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66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3DAD083C" w14:textId="68FC782A" w:rsidR="00E55AE0" w:rsidRPr="00E55AE0" w:rsidDel="00160B3D" w:rsidRDefault="00E55AE0" w:rsidP="00E55AE0">
            <w:pPr>
              <w:rPr>
                <w:del w:id="1661" w:author="Salomina Malan" w:date="2026-10-08T09:51:00Z" w16du:dateUtc="2026-10-07T22:51:00Z"/>
              </w:rPr>
            </w:pPr>
            <w:del w:id="1662" w:author="Salomina Malan" w:date="2026-10-08T09:51:00Z" w16du:dateUtc="2026-10-07T22:51:00Z">
              <w:r w:rsidRPr="00E55AE0" w:rsidDel="00160B3D">
                <w:rPr>
                  <w:lang w:val="en-US"/>
                </w:rPr>
                <w:delText>Yes</w:delText>
              </w:r>
              <w:r w:rsidRPr="00E55AE0" w:rsidDel="00160B3D">
                <w:delText> </w:delText>
              </w:r>
            </w:del>
          </w:p>
        </w:tc>
      </w:tr>
      <w:tr w:rsidR="00E55AE0" w:rsidRPr="00E55AE0" w:rsidDel="00160B3D" w14:paraId="74EF5DD9" w14:textId="6EE6799F" w:rsidTr="00160B3D">
        <w:trPr>
          <w:trHeight w:val="300"/>
          <w:del w:id="1663" w:author="Salomina Malan" w:date="2026-10-08T09:51:00Z" w16du:dateUtc="2026-10-07T22:51:00Z"/>
          <w:trPrChange w:id="1664" w:author="Salomina Malan" w:date="2026-10-08T09:51:00Z" w16du:dateUtc="2026-10-07T22:51:00Z">
            <w:trPr>
              <w:trHeight w:val="300"/>
            </w:trPr>
          </w:trPrChange>
        </w:trPr>
        <w:tc>
          <w:tcPr>
            <w:tcW w:w="450" w:type="dxa"/>
            <w:tcBorders>
              <w:top w:val="single" w:sz="6" w:space="0" w:color="auto"/>
              <w:left w:val="single" w:sz="6" w:space="0" w:color="auto"/>
              <w:bottom w:val="single" w:sz="6" w:space="0" w:color="auto"/>
              <w:right w:val="single" w:sz="6" w:space="0" w:color="auto"/>
            </w:tcBorders>
            <w:hideMark/>
            <w:tcPrChange w:id="1665" w:author="Salomina Malan" w:date="2026-10-08T09:51:00Z" w16du:dateUtc="2026-10-07T22:51:00Z">
              <w:tcPr>
                <w:tcW w:w="450" w:type="dxa"/>
                <w:tcBorders>
                  <w:top w:val="single" w:sz="6" w:space="0" w:color="auto"/>
                  <w:left w:val="single" w:sz="6" w:space="0" w:color="auto"/>
                  <w:bottom w:val="single" w:sz="6" w:space="0" w:color="auto"/>
                  <w:right w:val="single" w:sz="6" w:space="0" w:color="auto"/>
                </w:tcBorders>
                <w:hideMark/>
              </w:tcPr>
            </w:tcPrChange>
          </w:tcPr>
          <w:p w14:paraId="51D8F7DF" w14:textId="1B7D2F86" w:rsidR="00E55AE0" w:rsidRPr="00E55AE0" w:rsidDel="00160B3D" w:rsidRDefault="00E55AE0" w:rsidP="00E55AE0">
            <w:pPr>
              <w:rPr>
                <w:del w:id="1666" w:author="Salomina Malan" w:date="2026-10-08T09:51:00Z" w16du:dateUtc="2026-10-07T22:51:00Z"/>
              </w:rPr>
            </w:pPr>
            <w:del w:id="1667" w:author="Salomina Malan" w:date="2026-10-08T09:51:00Z" w16du:dateUtc="2026-10-07T22:51:00Z">
              <w:r w:rsidRPr="00E55AE0" w:rsidDel="00160B3D">
                <w:rPr>
                  <w:lang w:val="en-US"/>
                </w:rPr>
                <w:delText>25</w:delText>
              </w:r>
              <w:r w:rsidRPr="00E55AE0" w:rsidDel="00160B3D">
                <w:delText> </w:delText>
              </w:r>
            </w:del>
          </w:p>
        </w:tc>
        <w:tc>
          <w:tcPr>
            <w:tcW w:w="1965" w:type="dxa"/>
            <w:tcBorders>
              <w:top w:val="single" w:sz="6" w:space="0" w:color="auto"/>
              <w:left w:val="single" w:sz="6" w:space="0" w:color="auto"/>
              <w:bottom w:val="single" w:sz="6" w:space="0" w:color="auto"/>
              <w:right w:val="single" w:sz="6" w:space="0" w:color="auto"/>
            </w:tcBorders>
            <w:hideMark/>
            <w:tcPrChange w:id="1668" w:author="Salomina Malan" w:date="2026-10-08T09:51:00Z" w16du:dateUtc="2026-10-07T22:51:00Z">
              <w:tcPr>
                <w:tcW w:w="1965" w:type="dxa"/>
                <w:tcBorders>
                  <w:top w:val="single" w:sz="6" w:space="0" w:color="auto"/>
                  <w:left w:val="single" w:sz="6" w:space="0" w:color="auto"/>
                  <w:bottom w:val="single" w:sz="6" w:space="0" w:color="auto"/>
                  <w:right w:val="single" w:sz="6" w:space="0" w:color="auto"/>
                </w:tcBorders>
                <w:hideMark/>
              </w:tcPr>
            </w:tcPrChange>
          </w:tcPr>
          <w:p w14:paraId="0BAA0972" w14:textId="04B79494" w:rsidR="00E55AE0" w:rsidRPr="00E55AE0" w:rsidDel="00160B3D" w:rsidRDefault="00E55AE0" w:rsidP="00E55AE0">
            <w:pPr>
              <w:rPr>
                <w:del w:id="1669" w:author="Salomina Malan" w:date="2026-10-08T09:51:00Z" w16du:dateUtc="2026-10-07T22:51:00Z"/>
              </w:rPr>
            </w:pPr>
            <w:del w:id="1670" w:author="Salomina Malan" w:date="2026-10-08T09:51:00Z" w16du:dateUtc="2026-10-07T22:51:00Z">
              <w:r w:rsidRPr="00E55AE0" w:rsidDel="00160B3D">
                <w:rPr>
                  <w:lang w:val="en-US"/>
                </w:rPr>
                <w:delText>Claim Review   Change in WC Primary claim</w:delText>
              </w:r>
              <w:r w:rsidRPr="00E55AE0" w:rsidDel="00160B3D">
                <w:delText> </w:delText>
              </w:r>
            </w:del>
          </w:p>
        </w:tc>
        <w:tc>
          <w:tcPr>
            <w:tcW w:w="1320" w:type="dxa"/>
            <w:tcBorders>
              <w:top w:val="single" w:sz="6" w:space="0" w:color="auto"/>
              <w:left w:val="single" w:sz="6" w:space="0" w:color="auto"/>
              <w:bottom w:val="single" w:sz="6" w:space="0" w:color="auto"/>
              <w:right w:val="single" w:sz="6" w:space="0" w:color="auto"/>
            </w:tcBorders>
            <w:hideMark/>
            <w:tcPrChange w:id="1671" w:author="Salomina Malan" w:date="2026-10-08T09:51:00Z" w16du:dateUtc="2026-10-07T22:51:00Z">
              <w:tcPr>
                <w:tcW w:w="1320" w:type="dxa"/>
                <w:tcBorders>
                  <w:top w:val="single" w:sz="6" w:space="0" w:color="auto"/>
                  <w:left w:val="single" w:sz="6" w:space="0" w:color="auto"/>
                  <w:bottom w:val="single" w:sz="6" w:space="0" w:color="auto"/>
                  <w:right w:val="single" w:sz="6" w:space="0" w:color="auto"/>
                </w:tcBorders>
                <w:hideMark/>
              </w:tcPr>
            </w:tcPrChange>
          </w:tcPr>
          <w:p w14:paraId="15390F51" w14:textId="2EB4BDEB" w:rsidR="00E55AE0" w:rsidRPr="00E55AE0" w:rsidDel="00160B3D" w:rsidRDefault="00E55AE0" w:rsidP="00E55AE0">
            <w:pPr>
              <w:rPr>
                <w:del w:id="1672" w:author="Salomina Malan" w:date="2026-10-08T09:51:00Z" w16du:dateUtc="2026-10-07T22:51:00Z"/>
              </w:rPr>
            </w:pPr>
            <w:del w:id="1673" w:author="Salomina Malan" w:date="2026-10-08T09:51:00Z" w16du:dateUtc="2026-10-07T22:51:00Z">
              <w:r w:rsidRPr="00E55AE0" w:rsidDel="00160B3D">
                <w:rPr>
                  <w:lang w:val="en-US"/>
                </w:rPr>
                <w:delText>EPSS Claims Advisor</w:delText>
              </w:r>
              <w:r w:rsidRPr="00E55AE0" w:rsidDel="00160B3D">
                <w:delText> </w:delText>
              </w:r>
            </w:del>
          </w:p>
        </w:tc>
        <w:tc>
          <w:tcPr>
            <w:tcW w:w="1110" w:type="dxa"/>
            <w:tcBorders>
              <w:top w:val="single" w:sz="6" w:space="0" w:color="auto"/>
              <w:left w:val="single" w:sz="6" w:space="0" w:color="auto"/>
              <w:bottom w:val="single" w:sz="6" w:space="0" w:color="auto"/>
              <w:right w:val="single" w:sz="6" w:space="0" w:color="auto"/>
            </w:tcBorders>
            <w:hideMark/>
            <w:tcPrChange w:id="1674" w:author="Salomina Malan" w:date="2026-10-08T09:51:00Z" w16du:dateUtc="2026-10-07T22:51:00Z">
              <w:tcPr>
                <w:tcW w:w="1110" w:type="dxa"/>
                <w:tcBorders>
                  <w:top w:val="single" w:sz="6" w:space="0" w:color="auto"/>
                  <w:left w:val="single" w:sz="6" w:space="0" w:color="auto"/>
                  <w:bottom w:val="single" w:sz="6" w:space="0" w:color="auto"/>
                  <w:right w:val="single" w:sz="6" w:space="0" w:color="auto"/>
                </w:tcBorders>
                <w:hideMark/>
              </w:tcPr>
            </w:tcPrChange>
          </w:tcPr>
          <w:p w14:paraId="490D530B" w14:textId="49F01D03" w:rsidR="00E55AE0" w:rsidRPr="00E55AE0" w:rsidDel="00160B3D" w:rsidRDefault="00E55AE0" w:rsidP="00E55AE0">
            <w:pPr>
              <w:rPr>
                <w:del w:id="1675" w:author="Salomina Malan" w:date="2026-10-08T09:51:00Z" w16du:dateUtc="2026-10-07T22:51:00Z"/>
              </w:rPr>
            </w:pPr>
            <w:del w:id="1676" w:author="Salomina Malan" w:date="2026-10-08T09:51:00Z" w16du:dateUtc="2026-10-07T22:51:00Z">
              <w:r w:rsidRPr="00E55AE0" w:rsidDel="00160B3D">
                <w:rPr>
                  <w:lang w:val="en-US"/>
                </w:rPr>
                <w:delText>2</w:delText>
              </w:r>
              <w:r w:rsidRPr="00E55AE0" w:rsidDel="00160B3D">
                <w:delText> </w:delText>
              </w:r>
            </w:del>
          </w:p>
        </w:tc>
        <w:tc>
          <w:tcPr>
            <w:tcW w:w="2295" w:type="dxa"/>
            <w:tcBorders>
              <w:top w:val="single" w:sz="6" w:space="0" w:color="auto"/>
              <w:left w:val="single" w:sz="6" w:space="0" w:color="auto"/>
              <w:bottom w:val="single" w:sz="6" w:space="0" w:color="auto"/>
              <w:right w:val="single" w:sz="6" w:space="0" w:color="auto"/>
            </w:tcBorders>
            <w:hideMark/>
            <w:tcPrChange w:id="1677" w:author="Salomina Malan" w:date="2026-10-08T09:51:00Z" w16du:dateUtc="2026-10-07T22:51:00Z">
              <w:tcPr>
                <w:tcW w:w="2295" w:type="dxa"/>
                <w:tcBorders>
                  <w:top w:val="single" w:sz="6" w:space="0" w:color="auto"/>
                  <w:left w:val="single" w:sz="6" w:space="0" w:color="auto"/>
                  <w:bottom w:val="single" w:sz="6" w:space="0" w:color="auto"/>
                  <w:right w:val="single" w:sz="6" w:space="0" w:color="auto"/>
                </w:tcBorders>
                <w:hideMark/>
              </w:tcPr>
            </w:tcPrChange>
          </w:tcPr>
          <w:p w14:paraId="1F37A4D0" w14:textId="6BC2EA71" w:rsidR="00E55AE0" w:rsidRPr="00E55AE0" w:rsidDel="00160B3D" w:rsidRDefault="00E55AE0" w:rsidP="00E55AE0">
            <w:pPr>
              <w:rPr>
                <w:del w:id="1678" w:author="Salomina Malan" w:date="2026-10-08T09:51:00Z" w16du:dateUtc="2026-10-07T22:51:00Z"/>
              </w:rPr>
            </w:pPr>
            <w:del w:id="1679" w:author="Salomina Malan" w:date="2026-10-08T09:51:00Z" w16du:dateUtc="2026-10-07T22:51:00Z">
              <w:r w:rsidRPr="00E55AE0" w:rsidDel="00160B3D">
                <w:rPr>
                  <w:lang w:val="en-US"/>
                </w:rPr>
                <w:delText>Change in WC primary flag (unflagged/reflagged)</w:delText>
              </w:r>
              <w:r w:rsidRPr="00E55AE0" w:rsidDel="00160B3D">
                <w:delText> </w:delText>
              </w:r>
            </w:del>
          </w:p>
        </w:tc>
        <w:tc>
          <w:tcPr>
            <w:tcW w:w="1155" w:type="dxa"/>
            <w:tcBorders>
              <w:top w:val="single" w:sz="6" w:space="0" w:color="auto"/>
              <w:left w:val="single" w:sz="6" w:space="0" w:color="auto"/>
              <w:bottom w:val="single" w:sz="6" w:space="0" w:color="auto"/>
              <w:right w:val="single" w:sz="6" w:space="0" w:color="auto"/>
            </w:tcBorders>
            <w:hideMark/>
            <w:tcPrChange w:id="1680" w:author="Salomina Malan" w:date="2026-10-08T09:51:00Z" w16du:dateUtc="2026-10-07T22:51:00Z">
              <w:tcPr>
                <w:tcW w:w="1155" w:type="dxa"/>
                <w:tcBorders>
                  <w:top w:val="single" w:sz="6" w:space="0" w:color="auto"/>
                  <w:left w:val="single" w:sz="6" w:space="0" w:color="auto"/>
                  <w:bottom w:val="single" w:sz="6" w:space="0" w:color="auto"/>
                  <w:right w:val="single" w:sz="6" w:space="0" w:color="auto"/>
                </w:tcBorders>
                <w:hideMark/>
              </w:tcPr>
            </w:tcPrChange>
          </w:tcPr>
          <w:p w14:paraId="34BA94E8" w14:textId="3658273F" w:rsidR="00E55AE0" w:rsidRPr="00E55AE0" w:rsidDel="00160B3D" w:rsidRDefault="00E55AE0" w:rsidP="00E55AE0">
            <w:pPr>
              <w:rPr>
                <w:del w:id="1681" w:author="Salomina Malan" w:date="2026-10-08T09:51:00Z" w16du:dateUtc="2026-10-07T22:51:00Z"/>
              </w:rPr>
            </w:pPr>
            <w:del w:id="1682" w:author="Salomina Malan" w:date="2026-10-08T09:51:00Z" w16du:dateUtc="2026-10-07T22:51:00Z">
              <w:r w:rsidRPr="00E55AE0" w:rsidDel="00160B3D">
                <w:rPr>
                  <w:lang w:val="en-US"/>
                </w:rPr>
                <w:delText>Yes</w:delText>
              </w:r>
              <w:r w:rsidRPr="00E55AE0" w:rsidDel="00160B3D">
                <w:delText> </w:delText>
              </w:r>
            </w:del>
          </w:p>
        </w:tc>
      </w:tr>
    </w:tbl>
    <w:p w14:paraId="1DF0384F" w14:textId="77777777" w:rsidR="00E55AE0" w:rsidRPr="00E55AE0" w:rsidRDefault="00E55AE0" w:rsidP="00E55AE0">
      <w:r w:rsidRPr="00E55AE0">
        <w:rPr>
          <w:lang w:val="en-US"/>
        </w:rPr>
        <w:t>Scheduling note: Creates Friday Off Pay Week is interpreted as Friday of the off pay week for recurring task generation.</w:t>
      </w:r>
      <w:r w:rsidRPr="00E55AE0">
        <w:t> </w:t>
      </w:r>
    </w:p>
    <w:p w14:paraId="23ACE686" w14:textId="77777777" w:rsidR="00E55AE0" w:rsidRPr="00E55AE0" w:rsidRDefault="00E55AE0" w:rsidP="00E55AE0">
      <w:pPr>
        <w:rPr>
          <w:b/>
          <w:bCs/>
          <w:i/>
          <w:iCs/>
        </w:rPr>
      </w:pPr>
      <w:r w:rsidRPr="00E55AE0">
        <w:rPr>
          <w:b/>
          <w:bCs/>
          <w:i/>
          <w:iCs/>
          <w:lang w:val="en-US"/>
        </w:rPr>
        <w:t>Manual task list</w:t>
      </w:r>
      <w:r w:rsidRPr="00E55AE0">
        <w:rPr>
          <w:b/>
          <w:bCs/>
          <w:i/>
          <w:i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0"/>
        <w:gridCol w:w="1335"/>
        <w:gridCol w:w="1320"/>
        <w:gridCol w:w="1110"/>
        <w:gridCol w:w="900"/>
        <w:gridCol w:w="1155"/>
      </w:tblGrid>
      <w:tr w:rsidR="00E55AE0" w:rsidRPr="00E55AE0" w14:paraId="6DF7CBA2"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3B146285" w14:textId="77777777" w:rsidR="00E55AE0" w:rsidRPr="00E55AE0" w:rsidRDefault="00E55AE0" w:rsidP="00E55AE0">
            <w:r w:rsidRPr="00E55AE0">
              <w:rPr>
                <w:lang w:val="en-US"/>
              </w:rPr>
              <w:t>#</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181458DE" w14:textId="77777777" w:rsidR="00E55AE0" w:rsidRPr="00E55AE0" w:rsidRDefault="00E55AE0" w:rsidP="00E55AE0">
            <w:r w:rsidRPr="00E55AE0">
              <w:rPr>
                <w:lang w:val="en-US"/>
              </w:rPr>
              <w:t>Task</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5FA1FA3D" w14:textId="77777777" w:rsidR="00E55AE0" w:rsidRPr="00E55AE0" w:rsidRDefault="00E55AE0" w:rsidP="00E55AE0">
            <w:r w:rsidRPr="00E55AE0">
              <w:rPr>
                <w:lang w:val="en-US"/>
              </w:rPr>
              <w:t>Assigned To</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6409DBD6" w14:textId="77777777" w:rsidR="00E55AE0" w:rsidRPr="00E55AE0" w:rsidRDefault="00E55AE0" w:rsidP="00E55AE0">
            <w:r w:rsidRPr="00E55AE0">
              <w:rPr>
                <w:lang w:val="en-US"/>
              </w:rPr>
              <w:t>SLA (business days)</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69438D3C" w14:textId="77777777" w:rsidR="00E55AE0" w:rsidRPr="00E55AE0" w:rsidRDefault="00E55AE0" w:rsidP="00E55AE0">
            <w:r w:rsidRPr="00E55AE0">
              <w:rPr>
                <w:lang w:val="en-US"/>
              </w:rPr>
              <w:t>Trigger</w:t>
            </w:r>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5F8E3799" w14:textId="77777777" w:rsidR="00E55AE0" w:rsidRPr="00E55AE0" w:rsidRDefault="00E55AE0" w:rsidP="00E55AE0">
            <w:r w:rsidRPr="00E55AE0">
              <w:rPr>
                <w:lang w:val="en-US"/>
              </w:rPr>
              <w:t>System generated</w:t>
            </w:r>
            <w:r w:rsidRPr="00E55AE0">
              <w:t> </w:t>
            </w:r>
          </w:p>
        </w:tc>
      </w:tr>
      <w:tr w:rsidR="00E55AE0" w:rsidRPr="00E55AE0" w14:paraId="1D7736C2"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564C0B00"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3E4ED04C" w14:textId="77777777" w:rsidR="00E55AE0" w:rsidRPr="00E55AE0" w:rsidRDefault="00E55AE0" w:rsidP="00E55AE0">
            <w:r w:rsidRPr="00E55AE0">
              <w:rPr>
                <w:lang w:val="en-US"/>
              </w:rPr>
              <w:t>Create terminated employee for EPSS</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7099D085" w14:textId="77777777" w:rsidR="00E55AE0" w:rsidRPr="00E55AE0" w:rsidRDefault="00E55AE0" w:rsidP="00E55AE0">
            <w:r w:rsidRPr="00E55AE0">
              <w:rPr>
                <w:lang w:val="en-US"/>
              </w:rPr>
              <w:t>Governance Officer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57E16125" w14:textId="77777777" w:rsidR="00E55AE0" w:rsidRPr="00E55AE0" w:rsidRDefault="00E55AE0" w:rsidP="00E55AE0">
            <w:r w:rsidRPr="00E55AE0">
              <w:rPr>
                <w:lang w:val="en-US"/>
              </w:rPr>
              <w:t>5</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7C58B8C1"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72B4CF07" w14:textId="77777777" w:rsidR="00E55AE0" w:rsidRPr="00E55AE0" w:rsidRDefault="00E55AE0" w:rsidP="00E55AE0">
            <w:r w:rsidRPr="00E55AE0">
              <w:rPr>
                <w:lang w:val="en-US"/>
              </w:rPr>
              <w:t>Manual</w:t>
            </w:r>
            <w:r w:rsidRPr="00E55AE0">
              <w:t> </w:t>
            </w:r>
          </w:p>
        </w:tc>
      </w:tr>
      <w:tr w:rsidR="00E55AE0" w:rsidRPr="00E55AE0" w14:paraId="45055687"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017C63A8"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1C07D9D5" w14:textId="77777777" w:rsidR="00E55AE0" w:rsidRPr="00E55AE0" w:rsidRDefault="00E55AE0" w:rsidP="00E55AE0">
            <w:r w:rsidRPr="00E55AE0">
              <w:rPr>
                <w:lang w:val="en-US"/>
              </w:rPr>
              <w:t>Request for Review</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743C83E3" w14:textId="77777777" w:rsidR="00E55AE0" w:rsidRPr="00E55AE0" w:rsidRDefault="00E55AE0" w:rsidP="00E55AE0">
            <w:r w:rsidRPr="00E55AE0">
              <w:rPr>
                <w:lang w:val="en-US"/>
              </w:rPr>
              <w:t>EPSS Claims Advisor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509C9A0E" w14:textId="77777777" w:rsidR="00E55AE0" w:rsidRPr="00E55AE0" w:rsidRDefault="00E55AE0" w:rsidP="00E55AE0">
            <w:r w:rsidRPr="00E55AE0">
              <w:rPr>
                <w:lang w:val="en-US"/>
              </w:rPr>
              <w:t>5</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22CEF39D"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7864906B" w14:textId="77777777" w:rsidR="00E55AE0" w:rsidRPr="00E55AE0" w:rsidRDefault="00E55AE0" w:rsidP="00E55AE0">
            <w:r w:rsidRPr="00E55AE0">
              <w:rPr>
                <w:lang w:val="en-US"/>
              </w:rPr>
              <w:t>Manual</w:t>
            </w:r>
            <w:r w:rsidRPr="00E55AE0">
              <w:t> </w:t>
            </w:r>
          </w:p>
        </w:tc>
      </w:tr>
      <w:tr w:rsidR="00E55AE0" w:rsidRPr="00E55AE0" w14:paraId="415D21BC"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78D5440B"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28A05362" w14:textId="77777777" w:rsidR="00E55AE0" w:rsidRPr="00E55AE0" w:rsidRDefault="00E55AE0" w:rsidP="00E55AE0">
            <w:r w:rsidRPr="00E55AE0">
              <w:rPr>
                <w:lang w:val="en-US"/>
              </w:rPr>
              <w:t>WID settlement recoveries</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29AB93F8" w14:textId="77777777" w:rsidR="00E55AE0" w:rsidRPr="00E55AE0" w:rsidRDefault="00E55AE0" w:rsidP="00E55AE0">
            <w:r w:rsidRPr="00E55AE0">
              <w:rPr>
                <w:lang w:val="en-US"/>
              </w:rPr>
              <w:t>EPSS Claims Advisor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365861DE" w14:textId="77777777" w:rsidR="00E55AE0" w:rsidRPr="00E55AE0" w:rsidRDefault="00E55AE0" w:rsidP="00E55AE0">
            <w:r w:rsidRPr="00E55AE0">
              <w:rPr>
                <w:lang w:val="en-US"/>
              </w:rPr>
              <w:t>5</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77AF5424"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1C3BE8C2" w14:textId="77777777" w:rsidR="00E55AE0" w:rsidRPr="00E55AE0" w:rsidRDefault="00E55AE0" w:rsidP="00E55AE0">
            <w:r w:rsidRPr="00E55AE0">
              <w:rPr>
                <w:lang w:val="en-US"/>
              </w:rPr>
              <w:t>Manual</w:t>
            </w:r>
            <w:r w:rsidRPr="00E55AE0">
              <w:t> </w:t>
            </w:r>
          </w:p>
        </w:tc>
      </w:tr>
      <w:tr w:rsidR="00E55AE0" w:rsidRPr="00E55AE0" w14:paraId="640AF21E"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2CE3F92C"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40DAD896" w14:textId="77777777" w:rsidR="00E55AE0" w:rsidRPr="00E55AE0" w:rsidRDefault="00E55AE0" w:rsidP="00E55AE0">
            <w:r w:rsidRPr="00E55AE0">
              <w:rPr>
                <w:lang w:val="en-US"/>
              </w:rPr>
              <w:t>TPD Offset</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26B3D6E6" w14:textId="77777777" w:rsidR="00E55AE0" w:rsidRPr="00E55AE0" w:rsidRDefault="00E55AE0" w:rsidP="00E55AE0">
            <w:r w:rsidRPr="00E55AE0">
              <w:rPr>
                <w:lang w:val="en-US"/>
              </w:rPr>
              <w:t>EPSS Claims Advisor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5C47F850" w14:textId="77777777" w:rsidR="00E55AE0" w:rsidRPr="00E55AE0" w:rsidRDefault="00E55AE0" w:rsidP="00E55AE0">
            <w:r w:rsidRPr="00E55AE0">
              <w:rPr>
                <w:lang w:val="en-US"/>
              </w:rPr>
              <w:t>2</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500E0F32"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4669CDDA" w14:textId="77777777" w:rsidR="00E55AE0" w:rsidRPr="00E55AE0" w:rsidRDefault="00E55AE0" w:rsidP="00E55AE0">
            <w:r w:rsidRPr="00E55AE0">
              <w:rPr>
                <w:lang w:val="en-US"/>
              </w:rPr>
              <w:t>Manual</w:t>
            </w:r>
            <w:r w:rsidRPr="00E55AE0">
              <w:t> </w:t>
            </w:r>
          </w:p>
        </w:tc>
      </w:tr>
      <w:tr w:rsidR="00E55AE0" w:rsidRPr="00E55AE0" w14:paraId="49FF645F"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12F76582"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37FDE253" w14:textId="77777777" w:rsidR="00E55AE0" w:rsidRPr="00E55AE0" w:rsidRDefault="00E55AE0" w:rsidP="00E55AE0">
            <w:r w:rsidRPr="00E55AE0">
              <w:rPr>
                <w:lang w:val="en-US"/>
              </w:rPr>
              <w:t>PBRI IP Offsets</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21E0698A" w14:textId="77777777" w:rsidR="00E55AE0" w:rsidRPr="00E55AE0" w:rsidRDefault="00E55AE0" w:rsidP="00E55AE0">
            <w:r w:rsidRPr="00E55AE0">
              <w:rPr>
                <w:lang w:val="en-US"/>
              </w:rPr>
              <w:t>EPSS Claims Advisor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393D8F60" w14:textId="77777777" w:rsidR="00E55AE0" w:rsidRPr="00E55AE0" w:rsidRDefault="00E55AE0" w:rsidP="00E55AE0">
            <w:r w:rsidRPr="00E55AE0">
              <w:rPr>
                <w:lang w:val="en-US"/>
              </w:rPr>
              <w:t>2</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09B23137"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1416CE92" w14:textId="77777777" w:rsidR="00E55AE0" w:rsidRPr="00E55AE0" w:rsidRDefault="00E55AE0" w:rsidP="00E55AE0">
            <w:r w:rsidRPr="00E55AE0">
              <w:rPr>
                <w:lang w:val="en-US"/>
              </w:rPr>
              <w:t>Manual</w:t>
            </w:r>
            <w:r w:rsidRPr="00E55AE0">
              <w:t> </w:t>
            </w:r>
          </w:p>
        </w:tc>
      </w:tr>
      <w:tr w:rsidR="00E55AE0" w:rsidRPr="00E55AE0" w14:paraId="18BD428B"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65BA663A"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3AF0B77B" w14:textId="77777777" w:rsidR="00E55AE0" w:rsidRPr="00E55AE0" w:rsidRDefault="00E55AE0" w:rsidP="00E55AE0">
            <w:r w:rsidRPr="00E55AE0">
              <w:rPr>
                <w:lang w:val="en-US"/>
              </w:rPr>
              <w:t>Death Claim   send information</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3FBBBF8D" w14:textId="77777777" w:rsidR="00E55AE0" w:rsidRPr="00E55AE0" w:rsidRDefault="00E55AE0" w:rsidP="00E55AE0">
            <w:r w:rsidRPr="00E55AE0">
              <w:rPr>
                <w:lang w:val="en-US"/>
              </w:rPr>
              <w:t>EPSS Claims Advisor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20B06435" w14:textId="77777777" w:rsidR="00E55AE0" w:rsidRPr="00E55AE0" w:rsidRDefault="00E55AE0" w:rsidP="00E55AE0">
            <w:r w:rsidRPr="00E55AE0">
              <w:rPr>
                <w:lang w:val="en-US"/>
              </w:rPr>
              <w:t>2</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2A0112E2"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063E2279" w14:textId="77777777" w:rsidR="00E55AE0" w:rsidRPr="00E55AE0" w:rsidRDefault="00E55AE0" w:rsidP="00E55AE0">
            <w:r w:rsidRPr="00E55AE0">
              <w:rPr>
                <w:lang w:val="en-US"/>
              </w:rPr>
              <w:t>Manual</w:t>
            </w:r>
            <w:r w:rsidRPr="00E55AE0">
              <w:t> </w:t>
            </w:r>
          </w:p>
        </w:tc>
      </w:tr>
      <w:tr w:rsidR="00E55AE0" w:rsidRPr="00E55AE0" w14:paraId="063591E8"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2FAE8605"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55583825" w14:textId="77777777" w:rsidR="00E55AE0" w:rsidRPr="00E55AE0" w:rsidRDefault="00E55AE0" w:rsidP="00E55AE0">
            <w:r w:rsidRPr="00E55AE0">
              <w:rPr>
                <w:lang w:val="en-US"/>
              </w:rPr>
              <w:t>Period 1   Claim Declinature</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346EC479" w14:textId="77777777" w:rsidR="00E55AE0" w:rsidRPr="00E55AE0" w:rsidRDefault="00E55AE0" w:rsidP="00E55AE0">
            <w:r w:rsidRPr="00E55AE0">
              <w:rPr>
                <w:lang w:val="en-US"/>
              </w:rPr>
              <w:t>EPSS Claim Advisor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1874386A" w14:textId="77777777" w:rsidR="00E55AE0" w:rsidRPr="00E55AE0" w:rsidRDefault="00E55AE0" w:rsidP="00E55AE0">
            <w:r w:rsidRPr="00E55AE0">
              <w:rPr>
                <w:lang w:val="en-US"/>
              </w:rPr>
              <w:t>5</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3DA507E9"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7F2D4178" w14:textId="77777777" w:rsidR="00E55AE0" w:rsidRPr="00E55AE0" w:rsidRDefault="00E55AE0" w:rsidP="00E55AE0">
            <w:r w:rsidRPr="00E55AE0">
              <w:rPr>
                <w:lang w:val="en-US"/>
              </w:rPr>
              <w:t>Manual</w:t>
            </w:r>
            <w:r w:rsidRPr="00E55AE0">
              <w:t> </w:t>
            </w:r>
          </w:p>
        </w:tc>
      </w:tr>
      <w:tr w:rsidR="00E55AE0" w:rsidRPr="00E55AE0" w14:paraId="79EF455E" w14:textId="77777777" w:rsidTr="00E55AE0">
        <w:trPr>
          <w:trHeight w:val="300"/>
        </w:trPr>
        <w:tc>
          <w:tcPr>
            <w:tcW w:w="390" w:type="dxa"/>
            <w:tcBorders>
              <w:top w:val="single" w:sz="6" w:space="0" w:color="auto"/>
              <w:left w:val="single" w:sz="6" w:space="0" w:color="auto"/>
              <w:bottom w:val="single" w:sz="6" w:space="0" w:color="auto"/>
              <w:right w:val="single" w:sz="6" w:space="0" w:color="auto"/>
            </w:tcBorders>
            <w:hideMark/>
          </w:tcPr>
          <w:p w14:paraId="502B27C1" w14:textId="77777777" w:rsidR="00E55AE0" w:rsidRPr="00E55AE0" w:rsidRDefault="00E55AE0" w:rsidP="00E55AE0">
            <w:r w:rsidRPr="00E55AE0">
              <w:rPr>
                <w:lang w:val="en-US"/>
              </w:rPr>
              <w:t>M</w:t>
            </w:r>
            <w:r w:rsidRPr="00E55AE0">
              <w:t> </w:t>
            </w:r>
          </w:p>
        </w:tc>
        <w:tc>
          <w:tcPr>
            <w:tcW w:w="1335" w:type="dxa"/>
            <w:tcBorders>
              <w:top w:val="single" w:sz="6" w:space="0" w:color="auto"/>
              <w:left w:val="single" w:sz="6" w:space="0" w:color="auto"/>
              <w:bottom w:val="single" w:sz="6" w:space="0" w:color="auto"/>
              <w:right w:val="single" w:sz="6" w:space="0" w:color="auto"/>
            </w:tcBorders>
            <w:hideMark/>
          </w:tcPr>
          <w:p w14:paraId="22A0F2FA" w14:textId="77777777" w:rsidR="00E55AE0" w:rsidRPr="00E55AE0" w:rsidRDefault="00E55AE0" w:rsidP="00E55AE0">
            <w:r w:rsidRPr="00E55AE0">
              <w:rPr>
                <w:lang w:val="en-US"/>
              </w:rPr>
              <w:t>Period 2   Claim Declinature</w:t>
            </w:r>
            <w:r w:rsidRPr="00E55AE0">
              <w:t> </w:t>
            </w:r>
          </w:p>
        </w:tc>
        <w:tc>
          <w:tcPr>
            <w:tcW w:w="1320" w:type="dxa"/>
            <w:tcBorders>
              <w:top w:val="single" w:sz="6" w:space="0" w:color="auto"/>
              <w:left w:val="single" w:sz="6" w:space="0" w:color="auto"/>
              <w:bottom w:val="single" w:sz="6" w:space="0" w:color="auto"/>
              <w:right w:val="single" w:sz="6" w:space="0" w:color="auto"/>
            </w:tcBorders>
            <w:hideMark/>
          </w:tcPr>
          <w:p w14:paraId="13962ED3" w14:textId="77777777" w:rsidR="00E55AE0" w:rsidRPr="00E55AE0" w:rsidRDefault="00E55AE0" w:rsidP="00E55AE0">
            <w:r w:rsidRPr="00E55AE0">
              <w:rPr>
                <w:lang w:val="en-US"/>
              </w:rPr>
              <w:t>EPSS Claim Advisor</w:t>
            </w:r>
            <w:r w:rsidRPr="00E55AE0">
              <w:t> </w:t>
            </w:r>
          </w:p>
        </w:tc>
        <w:tc>
          <w:tcPr>
            <w:tcW w:w="1110" w:type="dxa"/>
            <w:tcBorders>
              <w:top w:val="single" w:sz="6" w:space="0" w:color="auto"/>
              <w:left w:val="single" w:sz="6" w:space="0" w:color="auto"/>
              <w:bottom w:val="single" w:sz="6" w:space="0" w:color="auto"/>
              <w:right w:val="single" w:sz="6" w:space="0" w:color="auto"/>
            </w:tcBorders>
            <w:hideMark/>
          </w:tcPr>
          <w:p w14:paraId="038F0B81" w14:textId="77777777" w:rsidR="00E55AE0" w:rsidRPr="00E55AE0" w:rsidRDefault="00E55AE0" w:rsidP="00E55AE0">
            <w:r w:rsidRPr="00E55AE0">
              <w:rPr>
                <w:lang w:val="en-US"/>
              </w:rPr>
              <w:t>5</w:t>
            </w:r>
            <w:r w:rsidRPr="00E55AE0">
              <w:t> </w:t>
            </w:r>
          </w:p>
        </w:tc>
        <w:tc>
          <w:tcPr>
            <w:tcW w:w="900" w:type="dxa"/>
            <w:tcBorders>
              <w:top w:val="single" w:sz="6" w:space="0" w:color="auto"/>
              <w:left w:val="single" w:sz="6" w:space="0" w:color="auto"/>
              <w:bottom w:val="single" w:sz="6" w:space="0" w:color="auto"/>
              <w:right w:val="single" w:sz="6" w:space="0" w:color="auto"/>
            </w:tcBorders>
            <w:hideMark/>
          </w:tcPr>
          <w:p w14:paraId="21B905D8" w14:textId="77777777" w:rsidR="00E55AE0" w:rsidRPr="00E55AE0" w:rsidRDefault="00E55AE0" w:rsidP="00E55AE0">
            <w:r w:rsidRPr="00E55AE0">
              <w:t> </w:t>
            </w:r>
          </w:p>
        </w:tc>
        <w:tc>
          <w:tcPr>
            <w:tcW w:w="1155" w:type="dxa"/>
            <w:tcBorders>
              <w:top w:val="single" w:sz="6" w:space="0" w:color="auto"/>
              <w:left w:val="single" w:sz="6" w:space="0" w:color="auto"/>
              <w:bottom w:val="single" w:sz="6" w:space="0" w:color="auto"/>
              <w:right w:val="single" w:sz="6" w:space="0" w:color="auto"/>
            </w:tcBorders>
            <w:hideMark/>
          </w:tcPr>
          <w:p w14:paraId="5221E8DD" w14:textId="77777777" w:rsidR="00E55AE0" w:rsidRPr="00E55AE0" w:rsidRDefault="00E55AE0" w:rsidP="00E55AE0">
            <w:r w:rsidRPr="00E55AE0">
              <w:rPr>
                <w:lang w:val="en-US"/>
              </w:rPr>
              <w:t>Manual</w:t>
            </w:r>
            <w:r w:rsidRPr="00E55AE0">
              <w:t> </w:t>
            </w:r>
          </w:p>
        </w:tc>
      </w:tr>
    </w:tbl>
    <w:p w14:paraId="6B45143E" w14:textId="3CA0C7A7" w:rsidR="00E55AE0" w:rsidRPr="00E55AE0" w:rsidRDefault="00E55AE0" w:rsidP="00E55AE0">
      <w:pPr>
        <w:rPr>
          <w:b/>
          <w:bCs/>
        </w:rPr>
      </w:pPr>
      <w:r w:rsidRPr="00E55AE0">
        <w:rPr>
          <w:b/>
          <w:bCs/>
          <w:lang w:val="en-US"/>
        </w:rPr>
        <w:t>Out of scope</w:t>
      </w:r>
    </w:p>
    <w:p w14:paraId="54267A58" w14:textId="77777777" w:rsidR="00E55AE0" w:rsidRPr="00E55AE0" w:rsidRDefault="00E55AE0" w:rsidP="00E55AE0">
      <w:pPr>
        <w:numPr>
          <w:ilvl w:val="0"/>
          <w:numId w:val="198"/>
        </w:numPr>
      </w:pPr>
      <w:r w:rsidRPr="00E55AE0">
        <w:rPr>
          <w:lang w:val="en-US"/>
        </w:rPr>
        <w:t>Changes to core OLIMS manual reminder behavior beyond EPSS configuration.</w:t>
      </w:r>
      <w:r w:rsidRPr="00E55AE0">
        <w:t> </w:t>
      </w:r>
    </w:p>
    <w:p w14:paraId="63306A7E" w14:textId="77777777" w:rsidR="00E55AE0" w:rsidRPr="00E55AE0" w:rsidRDefault="00E55AE0" w:rsidP="00E55AE0">
      <w:pPr>
        <w:numPr>
          <w:ilvl w:val="0"/>
          <w:numId w:val="199"/>
        </w:numPr>
      </w:pPr>
      <w:r w:rsidRPr="00E55AE0">
        <w:rPr>
          <w:lang w:val="en-US"/>
        </w:rPr>
        <w:t>Edit/delete actions from reminder display screen (display remains read only).</w:t>
      </w:r>
      <w:r w:rsidRPr="00E55AE0">
        <w:t> </w:t>
      </w:r>
    </w:p>
    <w:p w14:paraId="53724C86" w14:textId="77777777" w:rsidR="00E55AE0" w:rsidRPr="00E55AE0" w:rsidRDefault="00E55AE0" w:rsidP="00E55AE0">
      <w:pPr>
        <w:numPr>
          <w:ilvl w:val="0"/>
          <w:numId w:val="200"/>
        </w:numPr>
      </w:pPr>
      <w:r w:rsidRPr="00E55AE0">
        <w:rPr>
          <w:lang w:val="en-US"/>
        </w:rPr>
        <w:t>Retroactive application of updated template definitions to active tasks.</w:t>
      </w:r>
      <w:r w:rsidRPr="00E55AE0">
        <w:t> </w:t>
      </w:r>
    </w:p>
    <w:p w14:paraId="62EE87F8" w14:textId="77777777" w:rsidR="00E55AE0" w:rsidRPr="00E55AE0" w:rsidRDefault="00E55AE0" w:rsidP="00E55AE0">
      <w:pPr>
        <w:numPr>
          <w:ilvl w:val="0"/>
          <w:numId w:val="201"/>
        </w:numPr>
      </w:pPr>
      <w:r w:rsidRPr="00E55AE0">
        <w:rPr>
          <w:lang w:val="en-US"/>
        </w:rPr>
        <w:t>Payroll calculation logic changes as part of task suspend/resume.</w:t>
      </w:r>
      <w:r w:rsidRPr="00E55AE0">
        <w:t> </w:t>
      </w:r>
    </w:p>
    <w:p w14:paraId="73E32662" w14:textId="77777777" w:rsidR="00E55AE0" w:rsidRPr="00E55AE0" w:rsidRDefault="00E55AE0" w:rsidP="00E55AE0">
      <w:pPr>
        <w:numPr>
          <w:ilvl w:val="0"/>
          <w:numId w:val="202"/>
        </w:numPr>
      </w:pPr>
      <w:r w:rsidRPr="00E55AE0">
        <w:rPr>
          <w:lang w:val="en-US"/>
        </w:rPr>
        <w:t>Non EPSS category redesign outside introducing category EPSS.</w:t>
      </w:r>
      <w:r w:rsidRPr="00E55AE0">
        <w:t> </w:t>
      </w:r>
    </w:p>
    <w:p w14:paraId="6C447004" w14:textId="77777777" w:rsidR="00E55AE0" w:rsidRPr="00E55AE0" w:rsidRDefault="00E55AE0" w:rsidP="00E55AE0">
      <w:pPr>
        <w:numPr>
          <w:ilvl w:val="0"/>
          <w:numId w:val="203"/>
        </w:numPr>
      </w:pPr>
      <w:r w:rsidRPr="00E55AE0">
        <w:rPr>
          <w:lang w:val="en-US"/>
        </w:rPr>
        <w:t>Reporting requirements beyond OLD010 fields, filters, export/audit, and access controls.</w:t>
      </w:r>
      <w:r w:rsidRPr="00E55AE0">
        <w:t> </w:t>
      </w:r>
    </w:p>
    <w:p w14:paraId="188A3162" w14:textId="585E2B77" w:rsidR="00E55AE0" w:rsidRPr="00E55AE0" w:rsidRDefault="007457F1" w:rsidP="00CC3E16">
      <w:pPr>
        <w:pStyle w:val="Heading4"/>
        <w:rPr>
          <w:lang w:val="en-US"/>
        </w:rPr>
      </w:pPr>
      <w:bookmarkStart w:id="1683" w:name="_Toc1039904650"/>
      <w:bookmarkStart w:id="1684" w:name="_Toc241226892"/>
      <w:r>
        <w:rPr>
          <w:lang w:val="en-US"/>
        </w:rPr>
        <w:t>DTT</w:t>
      </w:r>
      <w:r w:rsidRPr="00E55AE0">
        <w:rPr>
          <w:lang w:val="en-US"/>
        </w:rPr>
        <w:t xml:space="preserve"> </w:t>
      </w:r>
      <w:r w:rsidR="00E55AE0" w:rsidRPr="00E55AE0">
        <w:rPr>
          <w:lang w:val="en-US"/>
        </w:rPr>
        <w:t xml:space="preserve">Detailed </w:t>
      </w:r>
      <w:r w:rsidRPr="00E55AE0">
        <w:rPr>
          <w:lang w:val="en-US"/>
        </w:rPr>
        <w:t xml:space="preserve">Technical </w:t>
      </w:r>
      <w:r w:rsidR="00E55AE0" w:rsidRPr="00E55AE0">
        <w:rPr>
          <w:lang w:val="en-US"/>
        </w:rPr>
        <w:t>design</w:t>
      </w:r>
      <w:bookmarkEnd w:id="1683"/>
      <w:bookmarkEnd w:id="1684"/>
    </w:p>
    <w:p w14:paraId="08952DAF" w14:textId="77777777" w:rsidR="00E55AE0" w:rsidRPr="00E55AE0" w:rsidRDefault="00E55AE0" w:rsidP="00E55AE0">
      <w:r w:rsidRPr="00E55AE0">
        <w:rPr>
          <w:b/>
          <w:bCs/>
          <w:lang w:val="en-US"/>
        </w:rPr>
        <w:t>Process impact</w:t>
      </w:r>
      <w:r w:rsidRPr="00E55AE0">
        <w:rPr>
          <w:lang w:val="en-US"/>
        </w:rPr>
        <w:t>:</w:t>
      </w:r>
      <w:r w:rsidRPr="00E55AE0">
        <w:t> </w:t>
      </w:r>
    </w:p>
    <w:p w14:paraId="5E064513" w14:textId="77777777" w:rsidR="00E55AE0" w:rsidRPr="00E55AE0" w:rsidRDefault="00E55AE0" w:rsidP="00E55AE0">
      <w:pPr>
        <w:numPr>
          <w:ilvl w:val="0"/>
          <w:numId w:val="204"/>
        </w:numPr>
      </w:pPr>
      <w:r w:rsidRPr="00E55AE0">
        <w:rPr>
          <w:lang w:val="en-US"/>
        </w:rPr>
        <w:t>Adds explicit EPSS lifecycle controls: create, edit, delete, suspend, resume, complete, report.</w:t>
      </w:r>
      <w:r w:rsidRPr="00E55AE0">
        <w:t> </w:t>
      </w:r>
    </w:p>
    <w:p w14:paraId="3194D414" w14:textId="48EA2F0E" w:rsidR="00E55AE0" w:rsidRPr="00E55AE0" w:rsidRDefault="00E55AE0" w:rsidP="00E55AE0">
      <w:pPr>
        <w:numPr>
          <w:ilvl w:val="0"/>
          <w:numId w:val="205"/>
        </w:numPr>
      </w:pPr>
      <w:r w:rsidRPr="00E55AE0">
        <w:rPr>
          <w:lang w:val="en-US"/>
        </w:rPr>
        <w:t>Standardizes suspend/resume behavior including dependent task handling and overdue outcomes.</w:t>
      </w:r>
      <w:r w:rsidRPr="00E55AE0">
        <w:t> </w:t>
      </w:r>
    </w:p>
    <w:p w14:paraId="40DDAF38" w14:textId="77777777" w:rsidR="00E55AE0" w:rsidRPr="00E55AE0" w:rsidRDefault="00E55AE0" w:rsidP="00E55AE0">
      <w:pPr>
        <w:numPr>
          <w:ilvl w:val="0"/>
          <w:numId w:val="206"/>
        </w:numPr>
      </w:pPr>
      <w:r w:rsidRPr="00E55AE0">
        <w:rPr>
          <w:lang w:val="en-US"/>
        </w:rPr>
        <w:t>Enforces mandatory ad hoc fields and suspension reason capture.</w:t>
      </w:r>
      <w:r w:rsidRPr="00E55AE0">
        <w:t> </w:t>
      </w:r>
    </w:p>
    <w:p w14:paraId="1397CA84" w14:textId="77777777" w:rsidR="00E55AE0" w:rsidRPr="00E55AE0" w:rsidRDefault="00E55AE0" w:rsidP="00E55AE0">
      <w:pPr>
        <w:numPr>
          <w:ilvl w:val="0"/>
          <w:numId w:val="207"/>
        </w:numPr>
      </w:pPr>
      <w:r w:rsidRPr="00E55AE0">
        <w:rPr>
          <w:lang w:val="en-US"/>
        </w:rPr>
        <w:t>Requires auditable event history for lifecycle actions, template updates, failed attempts, and exports.</w:t>
      </w:r>
      <w:r w:rsidRPr="00E55AE0">
        <w:t> </w:t>
      </w:r>
    </w:p>
    <w:p w14:paraId="740DAD81" w14:textId="77777777" w:rsidR="00E55AE0" w:rsidRPr="00E55AE0" w:rsidRDefault="00E55AE0" w:rsidP="00E55AE0">
      <w:r w:rsidRPr="00E55AE0">
        <w:rPr>
          <w:b/>
          <w:bCs/>
          <w:lang w:val="en-US"/>
        </w:rPr>
        <w:t>Security and control impact</w:t>
      </w:r>
      <w:r w:rsidRPr="00E55AE0">
        <w:rPr>
          <w:lang w:val="en-US"/>
        </w:rPr>
        <w:t>:</w:t>
      </w:r>
      <w:r w:rsidRPr="00E55AE0">
        <w:t> </w:t>
      </w:r>
    </w:p>
    <w:p w14:paraId="4BC62779" w14:textId="77777777" w:rsidR="00E55AE0" w:rsidRPr="00E55AE0" w:rsidRDefault="00E55AE0" w:rsidP="00E55AE0">
      <w:pPr>
        <w:numPr>
          <w:ilvl w:val="0"/>
          <w:numId w:val="209"/>
        </w:numPr>
      </w:pPr>
      <w:r w:rsidRPr="00E55AE0">
        <w:rPr>
          <w:lang w:val="en-US"/>
        </w:rPr>
        <w:t>Enforces role based restrictions (Claims Officer/Supervisor, EPSS Claims team).</w:t>
      </w:r>
      <w:r w:rsidRPr="00E55AE0">
        <w:t> </w:t>
      </w:r>
    </w:p>
    <w:p w14:paraId="51B3CE37" w14:textId="77777777" w:rsidR="00E55AE0" w:rsidRPr="00E55AE0" w:rsidRDefault="00E55AE0" w:rsidP="00E55AE0">
      <w:pPr>
        <w:numPr>
          <w:ilvl w:val="0"/>
          <w:numId w:val="212"/>
        </w:numPr>
      </w:pPr>
      <w:r w:rsidRPr="00E55AE0">
        <w:rPr>
          <w:lang w:val="en-US"/>
        </w:rPr>
        <w:t>Reuse existing OLIMS capability where available implement EPSS specific configuration changes only.</w:t>
      </w:r>
      <w:r w:rsidRPr="00E55AE0">
        <w:t> </w:t>
      </w:r>
    </w:p>
    <w:p w14:paraId="79FAF71B" w14:textId="77777777" w:rsidR="00E55AE0" w:rsidRPr="00E55AE0" w:rsidRDefault="00E55AE0" w:rsidP="00E55AE0">
      <w:pPr>
        <w:numPr>
          <w:ilvl w:val="0"/>
          <w:numId w:val="213"/>
        </w:numPr>
      </w:pPr>
      <w:r w:rsidRPr="00E55AE0">
        <w:rPr>
          <w:lang w:val="en-US"/>
        </w:rPr>
        <w:t>Configure trigger to task mapping for OLD001.</w:t>
      </w:r>
      <w:r w:rsidRPr="00E55AE0">
        <w:t> </w:t>
      </w:r>
    </w:p>
    <w:p w14:paraId="2BE6D2ED" w14:textId="77777777" w:rsidR="00E55AE0" w:rsidRPr="00E55AE0" w:rsidRDefault="00E55AE0" w:rsidP="00E55AE0">
      <w:pPr>
        <w:numPr>
          <w:ilvl w:val="0"/>
          <w:numId w:val="214"/>
        </w:numPr>
      </w:pPr>
      <w:r w:rsidRPr="00E55AE0">
        <w:rPr>
          <w:lang w:val="en-US"/>
        </w:rPr>
        <w:t>Enforce ad hoc validation and RBAC for OLD002.</w:t>
      </w:r>
      <w:r w:rsidRPr="00E55AE0">
        <w:t> </w:t>
      </w:r>
    </w:p>
    <w:p w14:paraId="51369B59" w14:textId="77777777" w:rsidR="00E55AE0" w:rsidRPr="00E55AE0" w:rsidRDefault="00E55AE0" w:rsidP="00E55AE0">
      <w:pPr>
        <w:numPr>
          <w:ilvl w:val="0"/>
          <w:numId w:val="215"/>
        </w:numPr>
      </w:pPr>
      <w:r w:rsidRPr="00E55AE0">
        <w:rPr>
          <w:lang w:val="en-US"/>
        </w:rPr>
        <w:t>Configure category EPSS for OLD005 across UI and reporting filters.</w:t>
      </w:r>
      <w:r w:rsidRPr="00E55AE0">
        <w:t> </w:t>
      </w:r>
    </w:p>
    <w:p w14:paraId="36F28996" w14:textId="77777777" w:rsidR="00E55AE0" w:rsidRPr="00E55AE0" w:rsidRDefault="00E55AE0" w:rsidP="00E55AE0">
      <w:pPr>
        <w:numPr>
          <w:ilvl w:val="0"/>
          <w:numId w:val="216"/>
        </w:numPr>
      </w:pPr>
      <w:r w:rsidRPr="00E55AE0">
        <w:rPr>
          <w:lang w:val="en-US"/>
        </w:rPr>
        <w:t>Implement suspend/resume control and reason capture rules for OLD006 OLD008.</w:t>
      </w:r>
      <w:r w:rsidRPr="00E55AE0">
        <w:t> </w:t>
      </w:r>
    </w:p>
    <w:p w14:paraId="11951AAF" w14:textId="0347B445" w:rsidR="00E55AE0" w:rsidRPr="00E55AE0" w:rsidRDefault="00E55AE0" w:rsidP="00E55AE0">
      <w:pPr>
        <w:numPr>
          <w:ilvl w:val="0"/>
          <w:numId w:val="217"/>
        </w:numPr>
      </w:pPr>
      <w:r w:rsidRPr="00E55AE0">
        <w:rPr>
          <w:lang w:val="en-US"/>
        </w:rPr>
        <w:t>Configure template</w:t>
      </w:r>
      <w:r w:rsidR="001C397B">
        <w:rPr>
          <w:lang w:val="en-US"/>
        </w:rPr>
        <w:t>s</w:t>
      </w:r>
      <w:r w:rsidRPr="00E55AE0">
        <w:rPr>
          <w:lang w:val="en-US"/>
        </w:rPr>
        <w:t xml:space="preserve">  for OLD009.</w:t>
      </w:r>
      <w:r w:rsidRPr="00E55AE0">
        <w:t> </w:t>
      </w:r>
    </w:p>
    <w:p w14:paraId="424DC5E9" w14:textId="77777777" w:rsidR="00E55AE0" w:rsidRPr="00E55AE0" w:rsidRDefault="00E55AE0" w:rsidP="00E55AE0">
      <w:pPr>
        <w:numPr>
          <w:ilvl w:val="0"/>
          <w:numId w:val="219"/>
        </w:numPr>
      </w:pPr>
      <w:r w:rsidRPr="00E55AE0">
        <w:rPr>
          <w:lang w:val="en-US"/>
        </w:rPr>
        <w:t>Validate mandatory input fields before save for ad hoc tasks and templates.</w:t>
      </w:r>
      <w:r w:rsidRPr="00E55AE0">
        <w:t> </w:t>
      </w:r>
    </w:p>
    <w:p w14:paraId="3CAE54BC" w14:textId="77777777" w:rsidR="00E55AE0" w:rsidRPr="00E55AE0" w:rsidRDefault="00E55AE0" w:rsidP="00E55AE0">
      <w:pPr>
        <w:numPr>
          <w:ilvl w:val="0"/>
          <w:numId w:val="220"/>
        </w:numPr>
      </w:pPr>
      <w:r w:rsidRPr="00E55AE0">
        <w:rPr>
          <w:lang w:val="en-US"/>
        </w:rPr>
        <w:t>Enforce state transition rules: active  &gt; suspended  &gt; resumed  &gt; completed.</w:t>
      </w:r>
      <w:r w:rsidRPr="00E55AE0">
        <w:t> </w:t>
      </w:r>
    </w:p>
    <w:p w14:paraId="06F58904" w14:textId="77777777" w:rsidR="00E55AE0" w:rsidRPr="00E55AE0" w:rsidRDefault="00E55AE0" w:rsidP="00E55AE0">
      <w:pPr>
        <w:numPr>
          <w:ilvl w:val="0"/>
          <w:numId w:val="221"/>
        </w:numPr>
      </w:pPr>
      <w:r w:rsidRPr="00E55AE0">
        <w:rPr>
          <w:lang w:val="en-US"/>
        </w:rPr>
        <w:t>Block invalid operations: suspend completed task, complete suspended task, delete completed task.</w:t>
      </w:r>
      <w:r w:rsidRPr="00E55AE0">
        <w:t> </w:t>
      </w:r>
    </w:p>
    <w:p w14:paraId="14961454" w14:textId="77465878" w:rsidR="00E55AE0" w:rsidRPr="00E55AE0" w:rsidRDefault="003F2512" w:rsidP="00E55AE0">
      <w:pPr>
        <w:numPr>
          <w:ilvl w:val="0"/>
          <w:numId w:val="222"/>
        </w:numPr>
      </w:pPr>
      <w:r>
        <w:rPr>
          <w:lang w:val="en-US"/>
        </w:rPr>
        <w:t>Save</w:t>
      </w:r>
      <w:r w:rsidR="00E55AE0" w:rsidRPr="00E55AE0">
        <w:rPr>
          <w:lang w:val="en-US"/>
        </w:rPr>
        <w:t xml:space="preserve"> suspension reasons as mandatory free text and expose in reporting/audit.</w:t>
      </w:r>
      <w:r w:rsidR="00E55AE0" w:rsidRPr="00E55AE0">
        <w:t> </w:t>
      </w:r>
    </w:p>
    <w:p w14:paraId="53D18BBC" w14:textId="77777777" w:rsidR="00E55AE0" w:rsidRPr="00E55AE0" w:rsidRDefault="00E55AE0" w:rsidP="00E55AE0">
      <w:pPr>
        <w:numPr>
          <w:ilvl w:val="0"/>
          <w:numId w:val="225"/>
        </w:numPr>
      </w:pPr>
      <w:r w:rsidRPr="00E55AE0">
        <w:rPr>
          <w:lang w:val="en-US"/>
        </w:rPr>
        <w:t>Ensure reminders/tasks are linked to incident/claim context for retrieval and reporting.</w:t>
      </w:r>
      <w:r w:rsidRPr="00E55AE0">
        <w:t> </w:t>
      </w:r>
    </w:p>
    <w:p w14:paraId="51694F19" w14:textId="46BBB978" w:rsidR="00E55AE0" w:rsidRPr="00E55AE0" w:rsidRDefault="00E55AE0" w:rsidP="00E55AE0">
      <w:r w:rsidRPr="00E55AE0">
        <w:rPr>
          <w:b/>
          <w:bCs/>
          <w:lang w:val="en-US"/>
        </w:rPr>
        <w:t xml:space="preserve">ABAP objects to change </w:t>
      </w:r>
      <w:r w:rsidRPr="00E55AE0">
        <w:rPr>
          <w:lang w:val="en-US"/>
        </w:rPr>
        <w:t>:</w:t>
      </w:r>
      <w:r w:rsidRPr="00E55AE0">
        <w:t> </w:t>
      </w:r>
    </w:p>
    <w:p w14:paraId="30F63F99" w14:textId="531B9095" w:rsidR="00A27268" w:rsidRPr="00A27268" w:rsidRDefault="00A27268" w:rsidP="00A27268">
      <w:pPr>
        <w:numPr>
          <w:ilvl w:val="0"/>
          <w:numId w:val="255"/>
        </w:numPr>
        <w:rPr>
          <w:lang w:val="en-US"/>
        </w:rPr>
      </w:pPr>
      <w:r w:rsidRPr="00A27268">
        <w:rPr>
          <w:lang w:val="en-US"/>
        </w:rPr>
        <w:t>FM Z_OLIMS_REMINDER, FM Z_OLIMS_REMINDER_MD</w:t>
      </w:r>
    </w:p>
    <w:p w14:paraId="71F2AA32" w14:textId="315C4819" w:rsidR="00A27268" w:rsidRPr="00A27268" w:rsidRDefault="00A27268" w:rsidP="00DB79DD">
      <w:pPr>
        <w:numPr>
          <w:ilvl w:val="1"/>
          <w:numId w:val="255"/>
        </w:numPr>
        <w:rPr>
          <w:lang w:val="en-US"/>
        </w:rPr>
      </w:pPr>
      <w:r w:rsidRPr="00A27268">
        <w:rPr>
          <w:lang w:val="en-US"/>
        </w:rPr>
        <w:t>Keep as manual/ad hoc reminder entry points.</w:t>
      </w:r>
    </w:p>
    <w:p w14:paraId="0578234C" w14:textId="53ABFE16" w:rsidR="00A27268" w:rsidRPr="00A27268" w:rsidRDefault="00A27268" w:rsidP="00986A64">
      <w:pPr>
        <w:numPr>
          <w:ilvl w:val="1"/>
          <w:numId w:val="255"/>
        </w:numPr>
        <w:rPr>
          <w:lang w:val="en-US"/>
        </w:rPr>
      </w:pPr>
      <w:r w:rsidRPr="00A27268">
        <w:rPr>
          <w:lang w:val="en-US"/>
        </w:rPr>
        <w:t>Add EPSS context checks and enforce new OLD002 validations.</w:t>
      </w:r>
    </w:p>
    <w:p w14:paraId="76989BEE" w14:textId="77777777" w:rsidR="005E4A5B" w:rsidRDefault="00A27268" w:rsidP="005E4A5B">
      <w:pPr>
        <w:numPr>
          <w:ilvl w:val="0"/>
          <w:numId w:val="255"/>
        </w:numPr>
        <w:rPr>
          <w:lang w:val="en-US"/>
        </w:rPr>
      </w:pPr>
      <w:r w:rsidRPr="00A27268">
        <w:rPr>
          <w:lang w:val="en-US"/>
        </w:rPr>
        <w:t xml:space="preserve">  Screen 7200 / 7210 and MODULE user_command_7200 / user_command_7210</w:t>
      </w:r>
    </w:p>
    <w:p w14:paraId="2230DEF9" w14:textId="50AF77ED" w:rsidR="00A27268" w:rsidRPr="00A27268" w:rsidRDefault="00A27268" w:rsidP="005E4A5B">
      <w:pPr>
        <w:numPr>
          <w:ilvl w:val="1"/>
          <w:numId w:val="255"/>
        </w:numPr>
        <w:rPr>
          <w:lang w:val="en-US"/>
        </w:rPr>
      </w:pPr>
      <w:r w:rsidRPr="00A27268">
        <w:rPr>
          <w:lang w:val="en-US"/>
        </w:rPr>
        <w:t>Enforce mandatory REVIEW_DATE (due date), assignee validation, status defaults, and failed-attempt logging before insert.</w:t>
      </w:r>
    </w:p>
    <w:p w14:paraId="39354A92" w14:textId="77777777" w:rsidR="009D089B" w:rsidRDefault="00A27268" w:rsidP="00561DB5">
      <w:pPr>
        <w:numPr>
          <w:ilvl w:val="0"/>
          <w:numId w:val="255"/>
        </w:numPr>
        <w:rPr>
          <w:lang w:val="en-US"/>
        </w:rPr>
      </w:pPr>
      <w:r w:rsidRPr="009D089B">
        <w:rPr>
          <w:lang w:val="en-US"/>
        </w:rPr>
        <w:t>FORM validate_7200_1, FORM validate_7200_2</w:t>
      </w:r>
    </w:p>
    <w:p w14:paraId="7BB25236" w14:textId="1A3332EC" w:rsidR="00A27268" w:rsidRPr="00A27268" w:rsidRDefault="00A27268" w:rsidP="009D089B">
      <w:pPr>
        <w:numPr>
          <w:ilvl w:val="1"/>
          <w:numId w:val="255"/>
        </w:numPr>
        <w:rPr>
          <w:lang w:val="en-US"/>
        </w:rPr>
      </w:pPr>
      <w:r w:rsidRPr="00A27268">
        <w:rPr>
          <w:lang w:val="en-US"/>
        </w:rPr>
        <w:t>Extend to enforce OLD002 mandatory fields and stronger assigned-to/category/business-rule checks.</w:t>
      </w:r>
    </w:p>
    <w:p w14:paraId="0308D77C" w14:textId="59B701D1" w:rsidR="00A27268" w:rsidRPr="00A27268" w:rsidRDefault="00A27268" w:rsidP="00A27268">
      <w:pPr>
        <w:numPr>
          <w:ilvl w:val="0"/>
          <w:numId w:val="255"/>
        </w:numPr>
        <w:rPr>
          <w:lang w:val="en-US"/>
        </w:rPr>
      </w:pPr>
      <w:r w:rsidRPr="00A27268">
        <w:rPr>
          <w:lang w:val="en-US"/>
        </w:rPr>
        <w:t xml:space="preserve">  FORM f4_business_rule + MODULE bus_rule_help_7200</w:t>
      </w:r>
    </w:p>
    <w:p w14:paraId="053F58E3" w14:textId="264120ED" w:rsidR="00A27268" w:rsidRPr="00A27268" w:rsidRDefault="00A27268" w:rsidP="00F02358">
      <w:pPr>
        <w:numPr>
          <w:ilvl w:val="1"/>
          <w:numId w:val="255"/>
        </w:numPr>
        <w:rPr>
          <w:lang w:val="en-US"/>
        </w:rPr>
      </w:pPr>
      <w:r w:rsidRPr="00A27268">
        <w:rPr>
          <w:lang w:val="en-US"/>
        </w:rPr>
        <w:t>Drive EPSS task templates/rules from ZIM_REM and restrict selectable rules to EPSS category/task scope.</w:t>
      </w:r>
    </w:p>
    <w:p w14:paraId="1DA8B97A" w14:textId="77777777" w:rsidR="003E7202" w:rsidRDefault="00A27268" w:rsidP="003E7202">
      <w:pPr>
        <w:numPr>
          <w:ilvl w:val="0"/>
          <w:numId w:val="255"/>
        </w:numPr>
        <w:rPr>
          <w:lang w:val="en-US"/>
        </w:rPr>
      </w:pPr>
      <w:r w:rsidRPr="00A27268">
        <w:rPr>
          <w:lang w:val="en-US"/>
        </w:rPr>
        <w:t xml:space="preserve"> FORM save_rem_list, FORM save_rem_list_md</w:t>
      </w:r>
    </w:p>
    <w:p w14:paraId="74FEF99A" w14:textId="750D6355" w:rsidR="00A27268" w:rsidRPr="00A27268" w:rsidRDefault="00A27268" w:rsidP="003E7202">
      <w:pPr>
        <w:numPr>
          <w:ilvl w:val="1"/>
          <w:numId w:val="255"/>
        </w:numPr>
        <w:rPr>
          <w:lang w:val="en-US"/>
        </w:rPr>
      </w:pPr>
      <w:r w:rsidRPr="00A27268">
        <w:rPr>
          <w:lang w:val="en-US"/>
        </w:rPr>
        <w:t>Enforce edit permissions (creator/supervisor), state transition rules, and audit logging for success/failure.</w:t>
      </w:r>
    </w:p>
    <w:p w14:paraId="302F116C" w14:textId="77777777" w:rsidR="00F87106" w:rsidRDefault="00F87106" w:rsidP="00F87106">
      <w:pPr>
        <w:numPr>
          <w:ilvl w:val="0"/>
          <w:numId w:val="255"/>
        </w:numPr>
        <w:rPr>
          <w:lang w:val="en-US"/>
        </w:rPr>
      </w:pPr>
      <w:r>
        <w:rPr>
          <w:lang w:val="en-US"/>
        </w:rPr>
        <w:t xml:space="preserve"> </w:t>
      </w:r>
      <w:r w:rsidR="00A27268" w:rsidRPr="00A27268">
        <w:rPr>
          <w:lang w:val="en-US"/>
        </w:rPr>
        <w:t>FORM get_incident_reminders</w:t>
      </w:r>
    </w:p>
    <w:p w14:paraId="314F1E05" w14:textId="53604B21" w:rsidR="00A27268" w:rsidRPr="00A27268" w:rsidRDefault="00A27268" w:rsidP="00F87106">
      <w:pPr>
        <w:numPr>
          <w:ilvl w:val="1"/>
          <w:numId w:val="255"/>
        </w:numPr>
        <w:rPr>
          <w:lang w:val="en-US"/>
        </w:rPr>
      </w:pPr>
      <w:r w:rsidRPr="00A27268">
        <w:rPr>
          <w:lang w:val="en-US"/>
        </w:rPr>
        <w:t>Extend retrieval to support active + historical reminders/tasks and EPSS-specific filter/report fields.</w:t>
      </w:r>
    </w:p>
    <w:p w14:paraId="72202359" w14:textId="77777777" w:rsidR="00F87106" w:rsidRDefault="00A27268" w:rsidP="00F87106">
      <w:pPr>
        <w:numPr>
          <w:ilvl w:val="0"/>
          <w:numId w:val="255"/>
        </w:numPr>
        <w:rPr>
          <w:lang w:val="en-US"/>
        </w:rPr>
      </w:pPr>
      <w:r w:rsidRPr="00A27268">
        <w:rPr>
          <w:lang w:val="en-US"/>
        </w:rPr>
        <w:t xml:space="preserve"> MODULE user_command_5000, MODULE user_command_5010</w:t>
      </w:r>
    </w:p>
    <w:p w14:paraId="7616E171" w14:textId="764C8F3E" w:rsidR="00A27268" w:rsidRPr="00A27268" w:rsidRDefault="00A27268" w:rsidP="00F87106">
      <w:pPr>
        <w:numPr>
          <w:ilvl w:val="1"/>
          <w:numId w:val="255"/>
        </w:numPr>
        <w:rPr>
          <w:lang w:val="en-US"/>
        </w:rPr>
      </w:pPr>
      <w:r w:rsidRPr="00A27268">
        <w:rPr>
          <w:lang w:val="en-US"/>
        </w:rPr>
        <w:t>Add controlled actions for suspend/resume/delete with mandatory reason capture and RBAC checks.</w:t>
      </w:r>
    </w:p>
    <w:p w14:paraId="58F64D2E" w14:textId="77777777" w:rsidR="00F87106" w:rsidRDefault="00A27268" w:rsidP="00F87106">
      <w:pPr>
        <w:numPr>
          <w:ilvl w:val="0"/>
          <w:numId w:val="255"/>
        </w:numPr>
        <w:rPr>
          <w:lang w:val="en-US"/>
        </w:rPr>
      </w:pPr>
      <w:r w:rsidRPr="00A27268">
        <w:rPr>
          <w:lang w:val="en-US"/>
        </w:rPr>
        <w:t xml:space="preserve">  zcl_olims_class=&gt;generate_reminders_im</w:t>
      </w:r>
    </w:p>
    <w:p w14:paraId="60369A5C" w14:textId="56A01D05" w:rsidR="00A27268" w:rsidRPr="00A27268" w:rsidRDefault="00A27268" w:rsidP="00F87106">
      <w:pPr>
        <w:numPr>
          <w:ilvl w:val="1"/>
          <w:numId w:val="255"/>
        </w:numPr>
        <w:rPr>
          <w:lang w:val="en-US"/>
        </w:rPr>
      </w:pPr>
      <w:r w:rsidRPr="00A27268">
        <w:rPr>
          <w:lang w:val="en-US"/>
        </w:rPr>
        <w:t>Extend for EPSS trigger mapping and lifecycle behavior keep closed/one-off/suspended guardrails.</w:t>
      </w:r>
    </w:p>
    <w:p w14:paraId="6891FD32" w14:textId="77777777" w:rsidR="00F87106" w:rsidRDefault="00F87106" w:rsidP="00F87106">
      <w:pPr>
        <w:numPr>
          <w:ilvl w:val="0"/>
          <w:numId w:val="255"/>
        </w:numPr>
        <w:rPr>
          <w:lang w:val="en-US"/>
        </w:rPr>
      </w:pPr>
      <w:r>
        <w:rPr>
          <w:lang w:val="en-US"/>
        </w:rPr>
        <w:t xml:space="preserve"> </w:t>
      </w:r>
      <w:r w:rsidR="00A27268" w:rsidRPr="00A27268">
        <w:rPr>
          <w:lang w:val="en-US"/>
        </w:rPr>
        <w:t>zcl_olims_class=&gt;generate_reminders_cm</w:t>
      </w:r>
    </w:p>
    <w:p w14:paraId="2C27733E" w14:textId="33BCAEFD" w:rsidR="00A27268" w:rsidRPr="00A27268" w:rsidRDefault="00A27268" w:rsidP="00F87106">
      <w:pPr>
        <w:numPr>
          <w:ilvl w:val="1"/>
          <w:numId w:val="255"/>
        </w:numPr>
        <w:rPr>
          <w:lang w:val="en-US"/>
        </w:rPr>
      </w:pPr>
      <w:r w:rsidRPr="00A27268">
        <w:rPr>
          <w:lang w:val="en-US"/>
        </w:rPr>
        <w:t>Add EPSS category/task generation and due-date/SLA behavior for case-management triggers.</w:t>
      </w:r>
    </w:p>
    <w:p w14:paraId="5D72D120" w14:textId="77777777" w:rsidR="00F87106" w:rsidRDefault="00A27268" w:rsidP="00F87106">
      <w:pPr>
        <w:numPr>
          <w:ilvl w:val="0"/>
          <w:numId w:val="255"/>
        </w:numPr>
        <w:rPr>
          <w:lang w:val="en-US"/>
        </w:rPr>
      </w:pPr>
      <w:r w:rsidRPr="00A27268">
        <w:rPr>
          <w:lang w:val="en-US"/>
        </w:rPr>
        <w:t xml:space="preserve"> zcl_olims_class=&gt;generate_reminders_ip</w:t>
      </w:r>
    </w:p>
    <w:p w14:paraId="4F4AAF67" w14:textId="7D2A5E5B" w:rsidR="00A27268" w:rsidRPr="00A27268" w:rsidRDefault="00A27268" w:rsidP="00F87106">
      <w:pPr>
        <w:numPr>
          <w:ilvl w:val="1"/>
          <w:numId w:val="255"/>
        </w:numPr>
        <w:rPr>
          <w:lang w:val="en-US"/>
        </w:rPr>
      </w:pPr>
      <w:r w:rsidRPr="00A27268">
        <w:rPr>
          <w:lang w:val="en-US"/>
        </w:rPr>
        <w:t>Add EPSS IP task generation rules and overdue handling aligned with OLD001/OLD010.</w:t>
      </w:r>
    </w:p>
    <w:p w14:paraId="61178AC8" w14:textId="77777777" w:rsidR="00F87106" w:rsidRDefault="00A27268" w:rsidP="00F87106">
      <w:pPr>
        <w:numPr>
          <w:ilvl w:val="0"/>
          <w:numId w:val="255"/>
        </w:numPr>
        <w:rPr>
          <w:lang w:val="en-US"/>
        </w:rPr>
      </w:pPr>
      <w:r w:rsidRPr="00A27268">
        <w:rPr>
          <w:lang w:val="en-US"/>
        </w:rPr>
        <w:t xml:space="preserve">  zcl_olims_class=&gt;generate_reminders_deploy</w:t>
      </w:r>
    </w:p>
    <w:p w14:paraId="1CEFCE47" w14:textId="66E7AE53" w:rsidR="00A27268" w:rsidRPr="00A27268" w:rsidRDefault="00A27268" w:rsidP="00F87106">
      <w:pPr>
        <w:numPr>
          <w:ilvl w:val="1"/>
          <w:numId w:val="255"/>
        </w:numPr>
        <w:rPr>
          <w:lang w:val="en-US"/>
        </w:rPr>
      </w:pPr>
      <w:r w:rsidRPr="00A27268">
        <w:rPr>
          <w:lang w:val="en-US"/>
        </w:rPr>
        <w:t>Add EPSS deployment-related trigger-to-task mapping and SLA due-date computation.</w:t>
      </w:r>
    </w:p>
    <w:p w14:paraId="36C94A0B" w14:textId="66E4218F" w:rsidR="00A27268" w:rsidRPr="00A27268" w:rsidRDefault="00A27268" w:rsidP="00A27268">
      <w:pPr>
        <w:numPr>
          <w:ilvl w:val="0"/>
          <w:numId w:val="255"/>
        </w:numPr>
        <w:rPr>
          <w:lang w:val="en-US"/>
        </w:rPr>
      </w:pPr>
      <w:r w:rsidRPr="00A27268">
        <w:rPr>
          <w:lang w:val="en-US"/>
        </w:rPr>
        <w:t xml:space="preserve">  zcl_olims_class=&gt;create_reminder, create_reminder_action, delete_reminder, save_in_rem_log</w:t>
      </w:r>
    </w:p>
    <w:p w14:paraId="632A5013" w14:textId="2BEDDECB" w:rsidR="00A27268" w:rsidRPr="00A27268" w:rsidRDefault="00A27268" w:rsidP="00EE34D9">
      <w:pPr>
        <w:numPr>
          <w:ilvl w:val="1"/>
          <w:numId w:val="255"/>
        </w:numPr>
        <w:rPr>
          <w:lang w:val="en-US"/>
        </w:rPr>
      </w:pPr>
      <w:r w:rsidRPr="00A27268">
        <w:rPr>
          <w:lang w:val="en-US"/>
        </w:rPr>
        <w:t>Centralize business rules: supervisor-only delete, suspend/resume constraints, consistent audit payload, and failed-attempt logging.</w:t>
      </w:r>
    </w:p>
    <w:p w14:paraId="23C17AC1" w14:textId="6563EC9D" w:rsidR="00EE34D9" w:rsidRDefault="00A27268" w:rsidP="00EE34D9">
      <w:pPr>
        <w:numPr>
          <w:ilvl w:val="0"/>
          <w:numId w:val="255"/>
        </w:numPr>
        <w:rPr>
          <w:lang w:val="en-US"/>
        </w:rPr>
      </w:pPr>
      <w:r w:rsidRPr="00A27268">
        <w:rPr>
          <w:lang w:val="en-US"/>
        </w:rPr>
        <w:t xml:space="preserve">  REPORT ZHUIM_REMINDERS_NEW</w:t>
      </w:r>
      <w:r w:rsidR="0034497F">
        <w:rPr>
          <w:lang w:val="en-US"/>
        </w:rPr>
        <w:t xml:space="preserve"> (NSWP)</w:t>
      </w:r>
    </w:p>
    <w:p w14:paraId="11D053D0" w14:textId="2D44EBFE" w:rsidR="00A27268" w:rsidRPr="00A27268" w:rsidRDefault="00A27268" w:rsidP="00EE34D9">
      <w:pPr>
        <w:numPr>
          <w:ilvl w:val="1"/>
          <w:numId w:val="255"/>
        </w:numPr>
        <w:rPr>
          <w:lang w:val="en-US"/>
        </w:rPr>
      </w:pPr>
      <w:r w:rsidRPr="00A27268">
        <w:rPr>
          <w:lang w:val="en-US"/>
        </w:rPr>
        <w:t>Continue as scheduled generation runner extend output/report mapping for EPSS task set and auditable processing results.</w:t>
      </w:r>
    </w:p>
    <w:p w14:paraId="298FDB3A" w14:textId="77777777" w:rsidR="00EE34D9" w:rsidRDefault="00A27268" w:rsidP="00EE34D9">
      <w:pPr>
        <w:numPr>
          <w:ilvl w:val="0"/>
          <w:numId w:val="255"/>
        </w:numPr>
        <w:rPr>
          <w:lang w:val="en-US"/>
        </w:rPr>
      </w:pPr>
      <w:r w:rsidRPr="00A27268">
        <w:rPr>
          <w:lang w:val="en-US"/>
        </w:rPr>
        <w:t xml:space="preserve">  FM Z_OLIMS_REMINDER_OVERVIEW, FM Z_OLIMS_REMINDER_OVERVIEW_MD</w:t>
      </w:r>
    </w:p>
    <w:p w14:paraId="3623E5F5" w14:textId="6642BE6A" w:rsidR="00A27268" w:rsidRPr="00A27268" w:rsidRDefault="00A27268" w:rsidP="00EE34D9">
      <w:pPr>
        <w:numPr>
          <w:ilvl w:val="1"/>
          <w:numId w:val="255"/>
        </w:numPr>
        <w:rPr>
          <w:lang w:val="en-US"/>
        </w:rPr>
      </w:pPr>
      <w:r w:rsidRPr="00A27268">
        <w:rPr>
          <w:lang w:val="en-US"/>
        </w:rPr>
        <w:t>Extend reminder reporting/filtering for OLD010 (status, advisor/supervisor, overdue, suspension reason/status).</w:t>
      </w:r>
    </w:p>
    <w:p w14:paraId="39B0BD0A" w14:textId="5385F120" w:rsidR="5F72739C" w:rsidRDefault="208723F9" w:rsidP="6377DA3E">
      <w:pPr>
        <w:pStyle w:val="Heading2"/>
        <w:numPr>
          <w:ilvl w:val="1"/>
          <w:numId w:val="11"/>
        </w:numPr>
        <w:rPr>
          <w:b/>
          <w:bCs/>
        </w:rPr>
      </w:pPr>
      <w:bookmarkStart w:id="1685" w:name="_Toc1239729798"/>
      <w:bookmarkStart w:id="1686" w:name="_Toc183159936"/>
      <w:bookmarkStart w:id="1687" w:name="_Toc241226893"/>
      <w:r>
        <w:t>(</w:t>
      </w:r>
      <w:r w:rsidR="5F72739C">
        <w:t>2.3.4.5</w:t>
      </w:r>
      <w:r w:rsidR="63743494">
        <w:t>)</w:t>
      </w:r>
      <w:r w:rsidR="5F72739C">
        <w:t xml:space="preserve"> External Income and Payment Offset Model</w:t>
      </w:r>
      <w:bookmarkEnd w:id="1685"/>
      <w:bookmarkEnd w:id="1686"/>
      <w:bookmarkEnd w:id="1687"/>
    </w:p>
    <w:p w14:paraId="092B4F75" w14:textId="7142007E" w:rsidR="5F72739C" w:rsidRDefault="5F72739C" w:rsidP="6377DA3E">
      <w:pPr>
        <w:pStyle w:val="Heading4"/>
      </w:pPr>
      <w:bookmarkStart w:id="1688" w:name="_Toc468852373"/>
      <w:bookmarkStart w:id="1689" w:name="_Toc241226894"/>
      <w:r w:rsidRPr="6377DA3E">
        <w:rPr>
          <w:lang w:val="en-US"/>
        </w:rPr>
        <w:t>Current setup</w:t>
      </w:r>
      <w:bookmarkEnd w:id="1688"/>
      <w:bookmarkEnd w:id="1689"/>
      <w:r>
        <w:t> </w:t>
      </w:r>
    </w:p>
    <w:p w14:paraId="19BD3691" w14:textId="3A0BE434" w:rsidR="5F72739C" w:rsidRDefault="5F72739C" w:rsidP="00C76CD9">
      <w:pPr>
        <w:rPr>
          <w:lang w:val="en-US"/>
        </w:rPr>
      </w:pPr>
      <w:r w:rsidRPr="6377DA3E">
        <w:rPr>
          <w:lang w:val="en-US"/>
        </w:rPr>
        <w:t xml:space="preserve">External Income: OLIMS stores </w:t>
      </w:r>
      <w:r w:rsidR="00A50A36" w:rsidRPr="00A50A36">
        <w:t>currently IT15 external Period 2 earnings (WT 3670) is entered manually via transaction PA30. There is no such functionality in OLIMS for EPSS for external earnings WT3670.</w:t>
      </w:r>
    </w:p>
    <w:p w14:paraId="1DBFFB9E" w14:textId="646A55A6" w:rsidR="5F72739C" w:rsidRDefault="5F72739C" w:rsidP="6377DA3E">
      <w:pPr>
        <w:pStyle w:val="Heading4"/>
      </w:pPr>
      <w:bookmarkStart w:id="1690" w:name="_Toc1051291375"/>
      <w:bookmarkStart w:id="1691" w:name="_Toc241226895"/>
      <w:r w:rsidRPr="6377DA3E">
        <w:rPr>
          <w:lang w:val="en-US"/>
        </w:rPr>
        <w:t>Business requirement</w:t>
      </w:r>
      <w:bookmarkEnd w:id="1690"/>
      <w:bookmarkEnd w:id="1691"/>
      <w:r>
        <w:t> </w:t>
      </w:r>
    </w:p>
    <w:p w14:paraId="239EA491" w14:textId="5EBEBFDE" w:rsidR="5F72739C" w:rsidRDefault="5F72739C">
      <w:r w:rsidRPr="6377DA3E">
        <w:rPr>
          <w:b/>
          <w:bCs/>
        </w:rPr>
        <w:t>External Earnings OLIMS Source  </w:t>
      </w:r>
      <w:r>
        <w:t> </w:t>
      </w:r>
    </w:p>
    <w:p w14:paraId="65E24EF5" w14:textId="099D413D" w:rsidR="5F72739C" w:rsidRDefault="5F72739C">
      <w:r>
        <w:t>The source of truth of the entry of external earnings WT 3670 will now be in OLIMS. This means that entry in the IT0015 screen will not be allowed in production as there will be key items needed such as document upload that needs to be kept in file for the entry of external earnings. OLIMS will need to keep a record of external earnings payment and will allow reporting and data to be audited</w:t>
      </w:r>
    </w:p>
    <w:p w14:paraId="3AC81B45" w14:textId="77777777" w:rsidR="5F72739C" w:rsidRDefault="5F72739C">
      <w:r w:rsidRPr="6377DA3E">
        <w:rPr>
          <w:b/>
          <w:bCs/>
        </w:rPr>
        <w:t>PA0015 User Exit </w:t>
      </w:r>
      <w:r>
        <w:t> </w:t>
      </w:r>
    </w:p>
    <w:p w14:paraId="62250E4F" w14:textId="077E30FD" w:rsidR="5F72739C" w:rsidRDefault="5F72739C">
      <w:r>
        <w:t>As OLIMS will be the source of truth of data, entry in PA0015 will no longer be allowed</w:t>
      </w:r>
      <w:r w:rsidR="00AD2C3E">
        <w:t xml:space="preserve"> via SAP frontend, eg. transaction PA30</w:t>
      </w:r>
      <w:r>
        <w:t>. This means that a user exit for PA0015 will need to be modified to prevent the entry of IT3670 in the SAP PA0015 infotype. The user exit should prevent data to be entered in PA0015 and prompt an error message stating that data entry should be done in OLIMS.  </w:t>
      </w:r>
    </w:p>
    <w:p w14:paraId="57939601" w14:textId="77777777" w:rsidR="5F72739C" w:rsidRDefault="5F72739C" w:rsidP="6377DA3E">
      <w:pPr>
        <w:rPr>
          <w:b/>
          <w:bCs/>
          <w:i/>
          <w:iCs/>
        </w:rPr>
      </w:pPr>
      <w:r w:rsidRPr="6377DA3E">
        <w:rPr>
          <w:b/>
          <w:bCs/>
          <w:i/>
          <w:iCs/>
          <w:lang w:val="en-US"/>
        </w:rPr>
        <w:t>OLE001 Integration to IT0015 for Other Income</w:t>
      </w:r>
      <w:r w:rsidRPr="6377DA3E">
        <w:rPr>
          <w:b/>
          <w:bCs/>
          <w:i/>
          <w:iCs/>
        </w:rPr>
        <w:t> </w:t>
      </w:r>
    </w:p>
    <w:p w14:paraId="5664185E" w14:textId="77777777" w:rsidR="5F72739C" w:rsidRDefault="5F72739C" w:rsidP="6377DA3E">
      <w:pPr>
        <w:pStyle w:val="ListParagraph"/>
        <w:numPr>
          <w:ilvl w:val="0"/>
          <w:numId w:val="474"/>
        </w:numPr>
        <w:rPr>
          <w:lang w:val="en-US"/>
        </w:rPr>
      </w:pPr>
      <w:r w:rsidRPr="6377DA3E">
        <w:rPr>
          <w:lang w:val="en-US"/>
        </w:rPr>
        <w:t xml:space="preserve">OLIMS shall integrate external income/payment offset entries to SAP IT0015 using WT3670, with additional wage types only where business approved. </w:t>
      </w:r>
    </w:p>
    <w:p w14:paraId="1C1DF6D1" w14:textId="77777777" w:rsidR="5F72739C" w:rsidRDefault="5F72739C" w:rsidP="6377DA3E">
      <w:pPr>
        <w:pStyle w:val="ListParagraph"/>
        <w:numPr>
          <w:ilvl w:val="0"/>
          <w:numId w:val="474"/>
        </w:numPr>
        <w:rPr>
          <w:lang w:val="en-US"/>
        </w:rPr>
      </w:pPr>
      <w:r w:rsidRPr="6377DA3E">
        <w:rPr>
          <w:lang w:val="en-US"/>
        </w:rPr>
        <w:t xml:space="preserve">Integration shall support create and delete outcomes from OLIMS and preserve auditability. </w:t>
      </w:r>
    </w:p>
    <w:p w14:paraId="7DA312DD" w14:textId="77777777" w:rsidR="5F72739C" w:rsidRDefault="5F72739C" w:rsidP="6377DA3E">
      <w:pPr>
        <w:pStyle w:val="ListParagraph"/>
        <w:numPr>
          <w:ilvl w:val="0"/>
          <w:numId w:val="474"/>
        </w:numPr>
        <w:rPr>
          <w:lang w:val="en-US"/>
        </w:rPr>
      </w:pPr>
      <w:r w:rsidRPr="6377DA3E">
        <w:rPr>
          <w:lang w:val="en-US"/>
        </w:rPr>
        <w:t>Integration behavior is OLIMS -&gt; IT0015 only: create in OLIMS auto-creates IT0015 and delete in OLIMS deletes IT0015.</w:t>
      </w:r>
    </w:p>
    <w:p w14:paraId="61981A32" w14:textId="1D9560FF" w:rsidR="5F72739C" w:rsidRDefault="5F72739C" w:rsidP="6377DA3E">
      <w:pPr>
        <w:pStyle w:val="ListParagraph"/>
        <w:numPr>
          <w:ilvl w:val="0"/>
          <w:numId w:val="474"/>
        </w:numPr>
        <w:rPr>
          <w:lang w:val="en-US"/>
        </w:rPr>
      </w:pPr>
      <w:r w:rsidRPr="6377DA3E">
        <w:rPr>
          <w:lang w:val="en-US"/>
        </w:rPr>
        <w:t>No incident number is transferred/attached to IT0015 WT3670 entries.</w:t>
      </w:r>
    </w:p>
    <w:p w14:paraId="38DFE085" w14:textId="2A9848B1" w:rsidR="5F72739C" w:rsidRDefault="5F72739C" w:rsidP="6377DA3E">
      <w:pPr>
        <w:rPr>
          <w:b/>
          <w:bCs/>
          <w:i/>
          <w:iCs/>
        </w:rPr>
      </w:pPr>
      <w:r w:rsidRPr="6377DA3E">
        <w:rPr>
          <w:b/>
          <w:bCs/>
          <w:i/>
          <w:iCs/>
          <w:lang w:val="en-US"/>
        </w:rPr>
        <w:t>OLE002 OLIMS external earnings entry and documentation</w:t>
      </w:r>
      <w:r w:rsidRPr="6377DA3E">
        <w:rPr>
          <w:b/>
          <w:bCs/>
          <w:i/>
          <w:iCs/>
        </w:rPr>
        <w:t> </w:t>
      </w:r>
    </w:p>
    <w:p w14:paraId="72F5C10F" w14:textId="0777F337" w:rsidR="5F72739C" w:rsidRDefault="5F72739C" w:rsidP="2569354B">
      <w:pPr>
        <w:numPr>
          <w:ilvl w:val="0"/>
          <w:numId w:val="263"/>
        </w:numPr>
        <w:rPr>
          <w:lang w:val="en-US"/>
        </w:rPr>
      </w:pPr>
      <w:r w:rsidRPr="2569354B">
        <w:rPr>
          <w:lang w:val="en-US"/>
        </w:rPr>
        <w:t xml:space="preserve">OLIMS shall provide an Other/External Earnings entry path for EPSS Claims Officers via manual entry only (no mass upload/batch import).   </w:t>
      </w:r>
    </w:p>
    <w:p w14:paraId="19C810E3" w14:textId="0CF35BAC" w:rsidR="5F72739C" w:rsidRDefault="7FAFBD20" w:rsidP="2569354B">
      <w:pPr>
        <w:numPr>
          <w:ilvl w:val="0"/>
          <w:numId w:val="263"/>
        </w:numPr>
        <w:rPr>
          <w:lang w:val="en-US"/>
        </w:rPr>
      </w:pPr>
      <w:r w:rsidRPr="2569354B">
        <w:rPr>
          <w:lang w:val="en-US"/>
        </w:rPr>
        <w:t xml:space="preserve">Other/External Earnings entries will be permitted for terminated employees. When an entry is made using the attached employee number, IT0015 WT3670 will be created under the detached employee number, following the same rules outlined in section </w:t>
      </w:r>
      <w:hyperlink w:anchor="_(2.3.2)_Detached_Officers:_1" w:history="1">
        <w:r w:rsidRPr="2569354B">
          <w:rPr>
            <w:rStyle w:val="Hyperlink"/>
            <w:lang w:val="en-US"/>
          </w:rPr>
          <w:t>(2.3.2) Detached Officers: EML Workers Compensation Payment Offse</w:t>
        </w:r>
      </w:hyperlink>
      <w:r w:rsidRPr="2569354B">
        <w:rPr>
          <w:lang w:val="en-US"/>
        </w:rPr>
        <w:t>t.</w:t>
      </w:r>
    </w:p>
    <w:p w14:paraId="11E19B8E" w14:textId="481E3E66" w:rsidR="5F72739C" w:rsidRDefault="5F72739C" w:rsidP="6377DA3E">
      <w:pPr>
        <w:numPr>
          <w:ilvl w:val="0"/>
          <w:numId w:val="263"/>
        </w:numPr>
        <w:rPr>
          <w:lang w:val="en-US"/>
        </w:rPr>
      </w:pPr>
      <w:r w:rsidRPr="6377DA3E">
        <w:rPr>
          <w:lang w:val="en-US"/>
        </w:rPr>
        <w:t xml:space="preserve">Supporting documents are mandatory for manual WT3670 entry creation block create without at least one attachment. </w:t>
      </w:r>
    </w:p>
    <w:p w14:paraId="75D06737" w14:textId="77777777" w:rsidR="5F72739C" w:rsidRDefault="5F72739C" w:rsidP="6377DA3E">
      <w:pPr>
        <w:numPr>
          <w:ilvl w:val="0"/>
          <w:numId w:val="263"/>
        </w:numPr>
        <w:rPr>
          <w:lang w:val="en-US"/>
        </w:rPr>
      </w:pPr>
      <w:r w:rsidRPr="6377DA3E">
        <w:rPr>
          <w:lang w:val="en-US"/>
        </w:rPr>
        <w:t xml:space="preserve">Documentation capture is supported for audit compliance and evidential traceability. </w:t>
      </w:r>
    </w:p>
    <w:p w14:paraId="6B8F9967" w14:textId="77777777" w:rsidR="5F72739C" w:rsidRDefault="5F72739C" w:rsidP="6377DA3E">
      <w:pPr>
        <w:numPr>
          <w:ilvl w:val="0"/>
          <w:numId w:val="263"/>
        </w:numPr>
        <w:rPr>
          <w:lang w:val="en-US"/>
        </w:rPr>
      </w:pPr>
      <w:r w:rsidRPr="6377DA3E">
        <w:rPr>
          <w:lang w:val="en-US"/>
        </w:rPr>
        <w:t xml:space="preserve">The manual entry process applies to standard and detached officer scenarios screen presentation may differ based on scenario/operational needs. </w:t>
      </w:r>
    </w:p>
    <w:p w14:paraId="7A7A5A35" w14:textId="073050AC" w:rsidR="5F72739C" w:rsidRDefault="5F72739C" w:rsidP="6377DA3E">
      <w:pPr>
        <w:numPr>
          <w:ilvl w:val="0"/>
          <w:numId w:val="263"/>
        </w:numPr>
      </w:pPr>
      <w:r w:rsidRPr="6377DA3E">
        <w:rPr>
          <w:lang w:val="en-US"/>
        </w:rPr>
        <w:t>Validation shall allow WT3670 manual entry only for employees transitioned to EPSS (validated against employee master record).</w:t>
      </w:r>
    </w:p>
    <w:p w14:paraId="62D2807B" w14:textId="77777777" w:rsidR="5F72739C" w:rsidRDefault="5F72739C" w:rsidP="6377DA3E">
      <w:pPr>
        <w:rPr>
          <w:b/>
          <w:bCs/>
          <w:i/>
          <w:iCs/>
        </w:rPr>
      </w:pPr>
      <w:r w:rsidRPr="6377DA3E">
        <w:rPr>
          <w:b/>
          <w:bCs/>
          <w:i/>
          <w:iCs/>
          <w:lang w:val="en-US"/>
        </w:rPr>
        <w:t>OLE003 Earning Category field</w:t>
      </w:r>
      <w:r w:rsidRPr="6377DA3E">
        <w:rPr>
          <w:b/>
          <w:bCs/>
          <w:i/>
          <w:iCs/>
        </w:rPr>
        <w:t> </w:t>
      </w:r>
    </w:p>
    <w:p w14:paraId="5D28A077" w14:textId="77777777" w:rsidR="5F72739C" w:rsidRDefault="5F72739C" w:rsidP="6377DA3E">
      <w:pPr>
        <w:numPr>
          <w:ilvl w:val="0"/>
          <w:numId w:val="268"/>
        </w:numPr>
        <w:rPr>
          <w:lang w:val="en-US"/>
        </w:rPr>
      </w:pPr>
      <w:r w:rsidRPr="6377DA3E">
        <w:rPr>
          <w:lang w:val="en-US"/>
        </w:rPr>
        <w:t xml:space="preserve">External earnings entry shall include mandatory Earning Category. </w:t>
      </w:r>
    </w:p>
    <w:p w14:paraId="2C2B0F2C" w14:textId="77777777" w:rsidR="5F72739C" w:rsidRDefault="5F72739C" w:rsidP="6377DA3E">
      <w:pPr>
        <w:numPr>
          <w:ilvl w:val="0"/>
          <w:numId w:val="268"/>
        </w:numPr>
        <w:rPr>
          <w:lang w:val="en-US"/>
        </w:rPr>
      </w:pPr>
      <w:r w:rsidRPr="6377DA3E">
        <w:rPr>
          <w:lang w:val="en-US"/>
        </w:rPr>
        <w:t xml:space="preserve">Allowed values are income or Other payment only. </w:t>
      </w:r>
    </w:p>
    <w:p w14:paraId="2AAF23BA" w14:textId="77777777" w:rsidR="5F72739C" w:rsidRDefault="5F72739C" w:rsidP="6377DA3E">
      <w:pPr>
        <w:numPr>
          <w:ilvl w:val="0"/>
          <w:numId w:val="268"/>
        </w:numPr>
        <w:rPr>
          <w:lang w:val="en-US"/>
        </w:rPr>
      </w:pPr>
      <w:r w:rsidRPr="6377DA3E">
        <w:rPr>
          <w:lang w:val="en-US"/>
        </w:rPr>
        <w:t xml:space="preserve">Category is OLIMS specific and applies only to WT3670 does not apply to WC external entries. </w:t>
      </w:r>
    </w:p>
    <w:p w14:paraId="563338C4" w14:textId="3760BC14" w:rsidR="5F72739C" w:rsidRDefault="5F72739C" w:rsidP="6377DA3E">
      <w:pPr>
        <w:numPr>
          <w:ilvl w:val="0"/>
          <w:numId w:val="268"/>
        </w:numPr>
      </w:pPr>
      <w:r w:rsidRPr="6377DA3E">
        <w:rPr>
          <w:lang w:val="en-US"/>
        </w:rPr>
        <w:t>OLIMS shall be the mandatory entry point for WT3670 from go live. Operational enforcement: PA30/PA70 direct entry is technically blocked via SAP transactional</w:t>
      </w:r>
      <w:r w:rsidR="005E2E83">
        <w:rPr>
          <w:lang w:val="en-US"/>
        </w:rPr>
        <w:t>.</w:t>
      </w:r>
      <w:r w:rsidRPr="6377DA3E">
        <w:rPr>
          <w:lang w:val="en-US"/>
        </w:rPr>
        <w:t xml:space="preserve"> </w:t>
      </w:r>
      <w:r w:rsidR="005E2E83">
        <w:rPr>
          <w:lang w:val="en-US"/>
        </w:rPr>
        <w:t>C</w:t>
      </w:r>
      <w:r w:rsidRPr="6377DA3E">
        <w:rPr>
          <w:lang w:val="en-US"/>
        </w:rPr>
        <w:t>onfiguration batch jobs and interface submissions cannot be blocked technically and remain process controlled.   </w:t>
      </w:r>
      <w:r>
        <w:t> </w:t>
      </w:r>
    </w:p>
    <w:p w14:paraId="4C45F0E8" w14:textId="77777777" w:rsidR="5F72739C" w:rsidRDefault="5F72739C" w:rsidP="6377DA3E">
      <w:pPr>
        <w:rPr>
          <w:b/>
          <w:bCs/>
          <w:i/>
          <w:iCs/>
        </w:rPr>
      </w:pPr>
      <w:r w:rsidRPr="6377DA3E">
        <w:rPr>
          <w:b/>
          <w:bCs/>
          <w:i/>
          <w:iCs/>
          <w:lang w:val="en-US"/>
        </w:rPr>
        <w:t>OLE004 Income category options</w:t>
      </w:r>
      <w:r w:rsidRPr="6377DA3E">
        <w:rPr>
          <w:b/>
          <w:bCs/>
          <w:i/>
          <w:iCs/>
        </w:rPr>
        <w:t> </w:t>
      </w:r>
    </w:p>
    <w:p w14:paraId="24DCB0FA" w14:textId="77777777" w:rsidR="5F72739C" w:rsidRDefault="5F72739C" w:rsidP="6377DA3E">
      <w:pPr>
        <w:numPr>
          <w:ilvl w:val="0"/>
          <w:numId w:val="272"/>
        </w:numPr>
        <w:rPr>
          <w:lang w:val="en-US"/>
        </w:rPr>
      </w:pPr>
      <w:r w:rsidRPr="6377DA3E">
        <w:rPr>
          <w:lang w:val="en-US"/>
        </w:rPr>
        <w:t xml:space="preserve">When Earning Category = income, the system shall provide the approved income type option list. </w:t>
      </w:r>
    </w:p>
    <w:p w14:paraId="28983EA5" w14:textId="77777777" w:rsidR="5F72739C" w:rsidRDefault="5F72739C" w:rsidP="6377DA3E">
      <w:pPr>
        <w:numPr>
          <w:ilvl w:val="0"/>
          <w:numId w:val="272"/>
        </w:numPr>
        <w:rPr>
          <w:lang w:val="en-US"/>
        </w:rPr>
      </w:pPr>
      <w:r w:rsidRPr="6377DA3E">
        <w:rPr>
          <w:lang w:val="en-US"/>
        </w:rPr>
        <w:t xml:space="preserve">Selection of Other shall require free text description. </w:t>
      </w:r>
    </w:p>
    <w:p w14:paraId="1F2935BF" w14:textId="77777777" w:rsidR="5F72739C" w:rsidRDefault="5F72739C" w:rsidP="6377DA3E">
      <w:pPr>
        <w:numPr>
          <w:ilvl w:val="0"/>
          <w:numId w:val="272"/>
        </w:numPr>
        <w:rPr>
          <w:lang w:val="en-US"/>
        </w:rPr>
      </w:pPr>
      <w:r w:rsidRPr="6377DA3E">
        <w:rPr>
          <w:lang w:val="en-US"/>
        </w:rPr>
        <w:t xml:space="preserve">Missing required option/description shall block save. </w:t>
      </w:r>
    </w:p>
    <w:p w14:paraId="78A78516" w14:textId="47DE525C" w:rsidR="5F72739C" w:rsidRDefault="5F72739C" w:rsidP="6377DA3E">
      <w:pPr>
        <w:numPr>
          <w:ilvl w:val="0"/>
          <w:numId w:val="272"/>
        </w:numPr>
      </w:pPr>
      <w:r w:rsidRPr="6377DA3E">
        <w:rPr>
          <w:lang w:val="en-US"/>
        </w:rPr>
        <w:t>Income type options are OLIMS display/data capture only no payroll calculations or behaviors are affected by income type selection.</w:t>
      </w:r>
      <w:r>
        <w:t> </w:t>
      </w:r>
    </w:p>
    <w:p w14:paraId="468CE98F" w14:textId="77777777" w:rsidR="5F72739C" w:rsidRDefault="5F72739C" w:rsidP="6377DA3E">
      <w:pPr>
        <w:rPr>
          <w:b/>
          <w:bCs/>
          <w:i/>
          <w:iCs/>
        </w:rPr>
      </w:pPr>
      <w:r w:rsidRPr="6377DA3E">
        <w:rPr>
          <w:b/>
          <w:bCs/>
          <w:i/>
          <w:iCs/>
          <w:lang w:val="en-US"/>
        </w:rPr>
        <w:t>OLE005 Payment category options</w:t>
      </w:r>
      <w:r w:rsidRPr="6377DA3E">
        <w:rPr>
          <w:b/>
          <w:bCs/>
          <w:i/>
          <w:iCs/>
        </w:rPr>
        <w:t> </w:t>
      </w:r>
    </w:p>
    <w:p w14:paraId="5FCD513C" w14:textId="77777777" w:rsidR="5F72739C" w:rsidRDefault="5F72739C" w:rsidP="6377DA3E">
      <w:pPr>
        <w:numPr>
          <w:ilvl w:val="0"/>
          <w:numId w:val="276"/>
        </w:numPr>
        <w:rPr>
          <w:lang w:val="en-US"/>
        </w:rPr>
      </w:pPr>
      <w:r w:rsidRPr="6377DA3E">
        <w:rPr>
          <w:lang w:val="en-US"/>
        </w:rPr>
        <w:t xml:space="preserve">When Earning Category = Other payment, the system shall provide the approved payment type option list. </w:t>
      </w:r>
    </w:p>
    <w:p w14:paraId="4A548744" w14:textId="77777777" w:rsidR="5F72739C" w:rsidRDefault="5F72739C" w:rsidP="6377DA3E">
      <w:pPr>
        <w:numPr>
          <w:ilvl w:val="0"/>
          <w:numId w:val="276"/>
        </w:numPr>
        <w:rPr>
          <w:lang w:val="en-US"/>
        </w:rPr>
      </w:pPr>
      <w:r w:rsidRPr="6377DA3E">
        <w:rPr>
          <w:lang w:val="en-US"/>
        </w:rPr>
        <w:t xml:space="preserve">Selection of Other shall require free text description. </w:t>
      </w:r>
    </w:p>
    <w:p w14:paraId="76F498F3" w14:textId="77777777" w:rsidR="5F72739C" w:rsidRDefault="5F72739C" w:rsidP="6377DA3E">
      <w:pPr>
        <w:numPr>
          <w:ilvl w:val="0"/>
          <w:numId w:val="276"/>
        </w:numPr>
        <w:rPr>
          <w:lang w:val="en-US"/>
        </w:rPr>
      </w:pPr>
      <w:r w:rsidRPr="6377DA3E">
        <w:rPr>
          <w:lang w:val="en-US"/>
        </w:rPr>
        <w:t xml:space="preserve">Missing required option/description shall block save. </w:t>
      </w:r>
    </w:p>
    <w:p w14:paraId="3B8B8787" w14:textId="5C563BC9" w:rsidR="5F72739C" w:rsidRDefault="5F72739C" w:rsidP="6377DA3E">
      <w:pPr>
        <w:numPr>
          <w:ilvl w:val="0"/>
          <w:numId w:val="276"/>
        </w:numPr>
      </w:pPr>
      <w:r w:rsidRPr="6377DA3E">
        <w:rPr>
          <w:lang w:val="en-US"/>
        </w:rPr>
        <w:t>Payment type options are OLIMS display/data capture only no payroll calculations or behaviors are affected by payment type selection.</w:t>
      </w:r>
      <w:r>
        <w:t> </w:t>
      </w:r>
    </w:p>
    <w:p w14:paraId="42727623" w14:textId="77777777" w:rsidR="5F72739C" w:rsidRDefault="5F72739C" w:rsidP="6377DA3E">
      <w:pPr>
        <w:rPr>
          <w:b/>
          <w:bCs/>
          <w:i/>
          <w:iCs/>
        </w:rPr>
      </w:pPr>
      <w:r w:rsidRPr="6377DA3E">
        <w:rPr>
          <w:b/>
          <w:bCs/>
          <w:i/>
          <w:iCs/>
          <w:lang w:val="en-US"/>
        </w:rPr>
        <w:t>OLE006 Multiple earning types for overlapping date ranges</w:t>
      </w:r>
      <w:r w:rsidRPr="6377DA3E">
        <w:rPr>
          <w:b/>
          <w:bCs/>
          <w:i/>
          <w:iCs/>
        </w:rPr>
        <w:t> </w:t>
      </w:r>
    </w:p>
    <w:p w14:paraId="0D70C360" w14:textId="77777777" w:rsidR="5F72739C" w:rsidRDefault="5F72739C" w:rsidP="6377DA3E">
      <w:pPr>
        <w:numPr>
          <w:ilvl w:val="0"/>
          <w:numId w:val="281"/>
        </w:numPr>
        <w:rPr>
          <w:lang w:val="en-US"/>
        </w:rPr>
      </w:pPr>
      <w:r w:rsidRPr="6377DA3E">
        <w:rPr>
          <w:lang w:val="en-US"/>
        </w:rPr>
        <w:t xml:space="preserve">The system shall support multiple external earning entries for the same officer/incident with overlapping date ranges. </w:t>
      </w:r>
    </w:p>
    <w:p w14:paraId="38C34836" w14:textId="77777777" w:rsidR="5F72739C" w:rsidRDefault="5F72739C" w:rsidP="6377DA3E">
      <w:pPr>
        <w:numPr>
          <w:ilvl w:val="0"/>
          <w:numId w:val="281"/>
        </w:numPr>
        <w:rPr>
          <w:lang w:val="en-US"/>
        </w:rPr>
      </w:pPr>
      <w:r w:rsidRPr="6377DA3E">
        <w:rPr>
          <w:lang w:val="en-US"/>
        </w:rPr>
        <w:t xml:space="preserve">Multiple entries of the same WT3670 on the same date are allowed and supported. </w:t>
      </w:r>
    </w:p>
    <w:p w14:paraId="764CEAC6" w14:textId="77777777" w:rsidR="5F72739C" w:rsidRDefault="5F72739C" w:rsidP="6377DA3E">
      <w:pPr>
        <w:numPr>
          <w:ilvl w:val="0"/>
          <w:numId w:val="281"/>
        </w:numPr>
        <w:rPr>
          <w:lang w:val="en-US"/>
        </w:rPr>
      </w:pPr>
      <w:r w:rsidRPr="6377DA3E">
        <w:rPr>
          <w:lang w:val="en-US"/>
        </w:rPr>
        <w:t xml:space="preserve">Each entry shall remain distinct for processing and reporting. </w:t>
      </w:r>
    </w:p>
    <w:p w14:paraId="2CD98177" w14:textId="77777777" w:rsidR="5F72739C" w:rsidRDefault="5F72739C" w:rsidP="6377DA3E">
      <w:pPr>
        <w:numPr>
          <w:ilvl w:val="0"/>
          <w:numId w:val="281"/>
        </w:numPr>
        <w:rPr>
          <w:lang w:val="en-US"/>
        </w:rPr>
      </w:pPr>
      <w:r w:rsidRPr="6377DA3E">
        <w:rPr>
          <w:lang w:val="en-US"/>
        </w:rPr>
        <w:t xml:space="preserve">Earning types and sub categories are OLIMS specific and apply only to WT3670 processing they are not transferred to SAP and do not affect payroll calculations. </w:t>
      </w:r>
    </w:p>
    <w:p w14:paraId="0655A66A" w14:textId="0897FFC6" w:rsidR="5F72739C" w:rsidRDefault="5F72739C" w:rsidP="6377DA3E">
      <w:pPr>
        <w:numPr>
          <w:ilvl w:val="0"/>
          <w:numId w:val="281"/>
        </w:numPr>
      </w:pPr>
      <w:r w:rsidRPr="6377DA3E">
        <w:rPr>
          <w:lang w:val="en-US"/>
        </w:rPr>
        <w:t>Duplicate detection behavior shall warn/block according to approved business rule configuration.</w:t>
      </w:r>
    </w:p>
    <w:p w14:paraId="3C53CBDA" w14:textId="77777777" w:rsidR="5F72739C" w:rsidRDefault="5F72739C" w:rsidP="6377DA3E">
      <w:pPr>
        <w:rPr>
          <w:b/>
          <w:bCs/>
          <w:i/>
          <w:iCs/>
        </w:rPr>
      </w:pPr>
      <w:r w:rsidRPr="6377DA3E">
        <w:rPr>
          <w:b/>
          <w:bCs/>
          <w:i/>
          <w:iCs/>
          <w:lang w:val="en-US"/>
        </w:rPr>
        <w:t>OLE007 External income/payment entry control</w:t>
      </w:r>
      <w:r w:rsidRPr="6377DA3E">
        <w:rPr>
          <w:b/>
          <w:bCs/>
          <w:i/>
          <w:iCs/>
        </w:rPr>
        <w:t> </w:t>
      </w:r>
    </w:p>
    <w:p w14:paraId="334430CC" w14:textId="77777777" w:rsidR="5F72739C" w:rsidRDefault="5F72739C" w:rsidP="6377DA3E">
      <w:pPr>
        <w:numPr>
          <w:ilvl w:val="0"/>
          <w:numId w:val="288"/>
        </w:numPr>
        <w:rPr>
          <w:lang w:val="en-US"/>
        </w:rPr>
      </w:pPr>
      <w:r w:rsidRPr="6377DA3E">
        <w:rPr>
          <w:lang w:val="en-US"/>
        </w:rPr>
        <w:t xml:space="preserve">External offset entries shall allow create and delete actions only. </w:t>
      </w:r>
    </w:p>
    <w:p w14:paraId="32C0D60A" w14:textId="4BAD3A65" w:rsidR="5F72739C" w:rsidRDefault="5F72739C" w:rsidP="6377DA3E">
      <w:pPr>
        <w:numPr>
          <w:ilvl w:val="0"/>
          <w:numId w:val="288"/>
        </w:numPr>
        <w:rPr>
          <w:lang w:val="en-US"/>
        </w:rPr>
      </w:pPr>
      <w:r w:rsidRPr="6377DA3E">
        <w:rPr>
          <w:lang w:val="en-US"/>
        </w:rPr>
        <w:t>Entry effective date must be on or after 01.10.2024 earlier dates are rejected.</w:t>
      </w:r>
    </w:p>
    <w:p w14:paraId="7C2D1CAF" w14:textId="3D81AE25" w:rsidR="5F72739C" w:rsidRDefault="5F72739C" w:rsidP="6377DA3E">
      <w:pPr>
        <w:numPr>
          <w:ilvl w:val="0"/>
          <w:numId w:val="288"/>
        </w:numPr>
        <w:rPr>
          <w:lang w:val="en-US"/>
        </w:rPr>
      </w:pPr>
      <w:r w:rsidRPr="6377DA3E">
        <w:rPr>
          <w:lang w:val="en-US"/>
        </w:rPr>
        <w:t>Entry amount must be positive.</w:t>
      </w:r>
    </w:p>
    <w:p w14:paraId="61BE400B" w14:textId="12A49F01" w:rsidR="5F72739C" w:rsidRDefault="5F72739C" w:rsidP="6377DA3E">
      <w:pPr>
        <w:numPr>
          <w:ilvl w:val="0"/>
          <w:numId w:val="288"/>
        </w:numPr>
        <w:rPr>
          <w:lang w:val="en-US"/>
        </w:rPr>
      </w:pPr>
      <w:r w:rsidRPr="6377DA3E">
        <w:rPr>
          <w:lang w:val="en-US"/>
        </w:rPr>
        <w:t xml:space="preserve">When payroll control record lock is active for the relevant period, create/delete shall be blocked with error messaging (similar restrictions to WT 9WCO). </w:t>
      </w:r>
    </w:p>
    <w:p w14:paraId="3B692198" w14:textId="77777777" w:rsidR="5F72739C" w:rsidRDefault="5F72739C" w:rsidP="6377DA3E">
      <w:pPr>
        <w:numPr>
          <w:ilvl w:val="0"/>
          <w:numId w:val="288"/>
        </w:numPr>
        <w:rPr>
          <w:lang w:val="en-US"/>
        </w:rPr>
      </w:pPr>
      <w:r w:rsidRPr="6377DA3E">
        <w:rPr>
          <w:lang w:val="en-US"/>
        </w:rPr>
        <w:t xml:space="preserve">Claims officers must align entry/deletion timing with payroll lock periods to ensure timely processing. </w:t>
      </w:r>
    </w:p>
    <w:p w14:paraId="33B22E19" w14:textId="77777777" w:rsidR="5F72739C" w:rsidRDefault="5F72739C" w:rsidP="6377DA3E">
      <w:pPr>
        <w:numPr>
          <w:ilvl w:val="0"/>
          <w:numId w:val="288"/>
        </w:numPr>
        <w:rPr>
          <w:lang w:val="en-US"/>
        </w:rPr>
      </w:pPr>
      <w:r w:rsidRPr="6377DA3E">
        <w:rPr>
          <w:lang w:val="en-US"/>
        </w:rPr>
        <w:t xml:space="preserve">Retroactive external earnings creation may reduce EPSS payments (triggering claims) retroactive deletion may increase EPSS payments. </w:t>
      </w:r>
    </w:p>
    <w:p w14:paraId="09826488" w14:textId="5A6E14F8" w:rsidR="5F72739C" w:rsidRDefault="5F72739C" w:rsidP="6377DA3E">
      <w:pPr>
        <w:numPr>
          <w:ilvl w:val="0"/>
          <w:numId w:val="288"/>
        </w:numPr>
        <w:rPr>
          <w:lang w:val="en-US"/>
        </w:rPr>
      </w:pPr>
      <w:r w:rsidRPr="6377DA3E">
        <w:rPr>
          <w:lang w:val="en-US"/>
        </w:rPr>
        <w:t>External earnings should generally be entered in the next upcoming pay period retro entries are only for genuine overpayments and may cause SAP retroactivity adjustments.</w:t>
      </w:r>
    </w:p>
    <w:p w14:paraId="1E555420" w14:textId="598FEC16" w:rsidR="5F72739C" w:rsidRDefault="00C332B8" w:rsidP="6377DA3E">
      <w:pPr>
        <w:numPr>
          <w:ilvl w:val="0"/>
          <w:numId w:val="288"/>
        </w:numPr>
        <w:rPr>
          <w:lang w:val="en-US"/>
        </w:rPr>
      </w:pPr>
      <w:r>
        <w:rPr>
          <w:lang w:val="en-US"/>
        </w:rPr>
        <w:t>EPSS top up re</w:t>
      </w:r>
      <w:r w:rsidR="5F72739C" w:rsidRPr="6377DA3E">
        <w:rPr>
          <w:lang w:val="en-US"/>
        </w:rPr>
        <w:t>ductions apply on the IT0015 date regardless of other top-up amounts in that date/period.</w:t>
      </w:r>
    </w:p>
    <w:p w14:paraId="3C2767BC" w14:textId="77777777" w:rsidR="5F72739C" w:rsidRDefault="5F72739C" w:rsidP="6377DA3E">
      <w:pPr>
        <w:numPr>
          <w:ilvl w:val="0"/>
          <w:numId w:val="288"/>
        </w:numPr>
        <w:rPr>
          <w:lang w:val="en-US"/>
        </w:rPr>
      </w:pPr>
      <w:r w:rsidRPr="6377DA3E">
        <w:rPr>
          <w:lang w:val="en-US"/>
        </w:rPr>
        <w:t>Current SAP external earnings retro behavior is accepted: retro IT0015 changes may produce positive or negative top-up adjustments through SAP retroactivity.</w:t>
      </w:r>
    </w:p>
    <w:p w14:paraId="7077F9CF" w14:textId="089ED610" w:rsidR="5F72739C" w:rsidRDefault="5F72739C" w:rsidP="6377DA3E">
      <w:pPr>
        <w:numPr>
          <w:ilvl w:val="0"/>
          <w:numId w:val="288"/>
        </w:numPr>
        <w:rPr>
          <w:lang w:val="en-US"/>
        </w:rPr>
      </w:pPr>
      <w:r w:rsidRPr="6377DA3E">
        <w:rPr>
          <w:lang w:val="en-US"/>
        </w:rPr>
        <w:t>Top</w:t>
      </w:r>
      <w:r w:rsidR="00F1210B">
        <w:rPr>
          <w:lang w:val="en-US"/>
        </w:rPr>
        <w:t xml:space="preserve"> </w:t>
      </w:r>
      <w:r w:rsidRPr="6377DA3E">
        <w:rPr>
          <w:lang w:val="en-US"/>
        </w:rPr>
        <w:t xml:space="preserve">up calculation is weekly and manual weekly pro-rating is performed by </w:t>
      </w:r>
      <w:r w:rsidR="00547F55">
        <w:rPr>
          <w:lang w:val="en-US"/>
        </w:rPr>
        <w:t xml:space="preserve">the </w:t>
      </w:r>
      <w:r w:rsidR="00547F55" w:rsidRPr="3857EA7F">
        <w:rPr>
          <w:lang w:val="en-US"/>
        </w:rPr>
        <w:t>business</w:t>
      </w:r>
      <w:r w:rsidRPr="6377DA3E">
        <w:rPr>
          <w:lang w:val="en-US"/>
        </w:rPr>
        <w:t xml:space="preserve"> </w:t>
      </w:r>
      <w:r w:rsidR="00FE2A5E">
        <w:rPr>
          <w:lang w:val="en-US"/>
        </w:rPr>
        <w:t xml:space="preserve">when </w:t>
      </w:r>
      <w:r w:rsidRPr="6377DA3E">
        <w:rPr>
          <w:lang w:val="en-US"/>
        </w:rPr>
        <w:t>required.</w:t>
      </w:r>
    </w:p>
    <w:p w14:paraId="148C5E68" w14:textId="2F2CBF70" w:rsidR="5F72739C" w:rsidRDefault="5F72739C" w:rsidP="6377DA3E">
      <w:pPr>
        <w:numPr>
          <w:ilvl w:val="0"/>
          <w:numId w:val="288"/>
        </w:numPr>
        <w:rPr>
          <w:lang w:val="en-US"/>
        </w:rPr>
      </w:pPr>
      <w:r w:rsidRPr="6377DA3E">
        <w:rPr>
          <w:lang w:val="en-US"/>
        </w:rPr>
        <w:t xml:space="preserve">Where payroll splits exist, </w:t>
      </w:r>
      <w:r w:rsidR="00277ADF" w:rsidRPr="39995898">
        <w:rPr>
          <w:lang w:val="en-US"/>
        </w:rPr>
        <w:t>re</w:t>
      </w:r>
      <w:r w:rsidRPr="39995898">
        <w:rPr>
          <w:lang w:val="en-US"/>
        </w:rPr>
        <w:t>ductions</w:t>
      </w:r>
      <w:r w:rsidRPr="6377DA3E">
        <w:rPr>
          <w:lang w:val="en-US"/>
        </w:rPr>
        <w:t xml:space="preserve"> </w:t>
      </w:r>
      <w:r w:rsidR="00F67CC2">
        <w:rPr>
          <w:lang w:val="en-US"/>
        </w:rPr>
        <w:t xml:space="preserve">to the </w:t>
      </w:r>
      <w:r w:rsidR="00D84FC6">
        <w:rPr>
          <w:lang w:val="en-US"/>
        </w:rPr>
        <w:t xml:space="preserve">EPSS </w:t>
      </w:r>
      <w:r w:rsidR="00F67CC2">
        <w:rPr>
          <w:lang w:val="en-US"/>
        </w:rPr>
        <w:t xml:space="preserve">top up with the external earnings </w:t>
      </w:r>
      <w:r w:rsidRPr="6377DA3E">
        <w:rPr>
          <w:lang w:val="en-US"/>
        </w:rPr>
        <w:t>shall apply to the relevant week split.</w:t>
      </w:r>
    </w:p>
    <w:p w14:paraId="226494CD" w14:textId="4009B8D2" w:rsidR="5F72739C" w:rsidRDefault="5F72739C" w:rsidP="6377DA3E">
      <w:pPr>
        <w:numPr>
          <w:ilvl w:val="0"/>
          <w:numId w:val="288"/>
        </w:numPr>
        <w:rPr>
          <w:lang w:val="en-US"/>
        </w:rPr>
      </w:pPr>
      <w:r w:rsidRPr="6377DA3E">
        <w:rPr>
          <w:lang w:val="en-US"/>
        </w:rPr>
        <w:t>If external earnings and other reductions exceed top-up in the pay period, no carry-forward applies unused deduction amounts must not roll to the next pay period.</w:t>
      </w:r>
    </w:p>
    <w:p w14:paraId="1C309029" w14:textId="1B9A11E6" w:rsidR="5F72739C" w:rsidRDefault="5F72739C" w:rsidP="39995898">
      <w:pPr>
        <w:numPr>
          <w:ilvl w:val="0"/>
          <w:numId w:val="288"/>
        </w:numPr>
        <w:rPr>
          <w:b/>
          <w:bCs/>
          <w:i/>
          <w:iCs/>
        </w:rPr>
      </w:pPr>
      <w:r w:rsidRPr="6377DA3E">
        <w:rPr>
          <w:b/>
          <w:bCs/>
          <w:i/>
          <w:iCs/>
          <w:lang w:val="en-US"/>
        </w:rPr>
        <w:t>OLE008 Audit trail for deleted entries</w:t>
      </w:r>
      <w:r w:rsidRPr="6377DA3E">
        <w:rPr>
          <w:b/>
          <w:bCs/>
          <w:i/>
          <w:iCs/>
        </w:rPr>
        <w:t> </w:t>
      </w:r>
    </w:p>
    <w:p w14:paraId="2F836493" w14:textId="13B5BC32" w:rsidR="5F72739C" w:rsidRDefault="5F72739C" w:rsidP="6377DA3E">
      <w:pPr>
        <w:numPr>
          <w:ilvl w:val="0"/>
          <w:numId w:val="293"/>
        </w:numPr>
        <w:rPr>
          <w:lang w:val="en-US"/>
        </w:rPr>
      </w:pPr>
      <w:r w:rsidRPr="6377DA3E">
        <w:rPr>
          <w:lang w:val="en-US"/>
        </w:rPr>
        <w:t xml:space="preserve">OLIMS audit trail (transaction ZHRDD_AUDIT_REPORT) is the source for external earnings audit. </w:t>
      </w:r>
    </w:p>
    <w:p w14:paraId="71E3F3B0" w14:textId="77777777" w:rsidR="5F72739C" w:rsidRDefault="5F72739C" w:rsidP="6377DA3E">
      <w:pPr>
        <w:rPr>
          <w:b/>
          <w:bCs/>
          <w:i/>
          <w:iCs/>
        </w:rPr>
      </w:pPr>
      <w:r w:rsidRPr="6377DA3E">
        <w:rPr>
          <w:b/>
          <w:bCs/>
          <w:i/>
          <w:iCs/>
          <w:lang w:val="en-US"/>
        </w:rPr>
        <w:t>OLE009 Deletion of entry and associated document behavior</w:t>
      </w:r>
      <w:r w:rsidRPr="6377DA3E">
        <w:rPr>
          <w:b/>
          <w:bCs/>
          <w:i/>
          <w:iCs/>
        </w:rPr>
        <w:t> </w:t>
      </w:r>
    </w:p>
    <w:p w14:paraId="49BD0341" w14:textId="77777777" w:rsidR="5F72739C" w:rsidRDefault="5F72739C" w:rsidP="6377DA3E">
      <w:pPr>
        <w:numPr>
          <w:ilvl w:val="0"/>
          <w:numId w:val="298"/>
        </w:numPr>
        <w:rPr>
          <w:lang w:val="en-US"/>
        </w:rPr>
      </w:pPr>
      <w:r w:rsidRPr="6377DA3E">
        <w:rPr>
          <w:lang w:val="en-US"/>
        </w:rPr>
        <w:t xml:space="preserve">Deleting an external earnings entry shall physically delete all linked document records. </w:t>
      </w:r>
    </w:p>
    <w:p w14:paraId="11CF8976" w14:textId="77777777" w:rsidR="5F72739C" w:rsidRDefault="5F72739C" w:rsidP="6377DA3E">
      <w:pPr>
        <w:numPr>
          <w:ilvl w:val="0"/>
          <w:numId w:val="298"/>
        </w:numPr>
        <w:rPr>
          <w:lang w:val="en-US"/>
        </w:rPr>
      </w:pPr>
      <w:r w:rsidRPr="6377DA3E">
        <w:rPr>
          <w:lang w:val="en-US"/>
        </w:rPr>
        <w:t xml:space="preserve">Documents are deleted (not inactivated) because the associated external earnings information may be incorrect and poses privacy concerns if retained. </w:t>
      </w:r>
    </w:p>
    <w:p w14:paraId="15297797" w14:textId="6189A29F" w:rsidR="5F72739C" w:rsidRDefault="5F72739C" w:rsidP="6377DA3E">
      <w:pPr>
        <w:numPr>
          <w:ilvl w:val="0"/>
          <w:numId w:val="298"/>
        </w:numPr>
        <w:rPr>
          <w:lang w:val="en-US"/>
        </w:rPr>
      </w:pPr>
      <w:r w:rsidRPr="6377DA3E">
        <w:rPr>
          <w:lang w:val="en-US"/>
        </w:rPr>
        <w:t>Deleting an OLIMS WT3670 entry must delete the associated SAP IT0015 WT3670 record.</w:t>
      </w:r>
    </w:p>
    <w:p w14:paraId="721A8EBC" w14:textId="030084CA" w:rsidR="5F72739C" w:rsidRDefault="5F72739C" w:rsidP="6377DA3E">
      <w:pPr>
        <w:numPr>
          <w:ilvl w:val="0"/>
          <w:numId w:val="298"/>
        </w:numPr>
      </w:pPr>
      <w:r w:rsidRPr="6377DA3E">
        <w:rPr>
          <w:lang w:val="en-US"/>
        </w:rPr>
        <w:t>Audit visibility after deletion: Deleted document records remain visible in OLIMS audit trail (transaction ZHRDD_AUDIT_RECORD) with deletion event metadata (user, date/time, action code). Document content is physically removed, but deletion events are retained for compliance and forensic auditing.</w:t>
      </w:r>
      <w:r>
        <w:t> </w:t>
      </w:r>
    </w:p>
    <w:p w14:paraId="7C4F07AE" w14:textId="77777777" w:rsidR="5F72739C" w:rsidRDefault="5F72739C" w:rsidP="6377DA3E">
      <w:pPr>
        <w:rPr>
          <w:b/>
          <w:bCs/>
          <w:i/>
          <w:iCs/>
        </w:rPr>
      </w:pPr>
      <w:r w:rsidRPr="6377DA3E">
        <w:rPr>
          <w:b/>
          <w:bCs/>
          <w:i/>
          <w:iCs/>
          <w:lang w:val="en-US"/>
        </w:rPr>
        <w:t>OLE010 External income and payment offset model</w:t>
      </w:r>
      <w:r w:rsidRPr="6377DA3E">
        <w:rPr>
          <w:b/>
          <w:bCs/>
          <w:i/>
          <w:iCs/>
        </w:rPr>
        <w:t> </w:t>
      </w:r>
    </w:p>
    <w:p w14:paraId="423A9438" w14:textId="77777777" w:rsidR="5F72739C" w:rsidRDefault="5F72739C" w:rsidP="6377DA3E">
      <w:pPr>
        <w:numPr>
          <w:ilvl w:val="0"/>
          <w:numId w:val="303"/>
        </w:numPr>
        <w:rPr>
          <w:lang w:val="en-US"/>
        </w:rPr>
      </w:pPr>
      <w:r w:rsidRPr="6377DA3E">
        <w:rPr>
          <w:lang w:val="en-US"/>
        </w:rPr>
        <w:t xml:space="preserve">One off and recurring external offsets shall be supported with effective date boundaries. </w:t>
      </w:r>
    </w:p>
    <w:p w14:paraId="48A05C0F" w14:textId="77777777" w:rsidR="5F72739C" w:rsidRDefault="5F72739C" w:rsidP="6377DA3E">
      <w:pPr>
        <w:numPr>
          <w:ilvl w:val="0"/>
          <w:numId w:val="303"/>
        </w:numPr>
        <w:rPr>
          <w:lang w:val="en-US"/>
        </w:rPr>
      </w:pPr>
      <w:r w:rsidRPr="6377DA3E">
        <w:rPr>
          <w:lang w:val="en-US"/>
        </w:rPr>
        <w:t xml:space="preserve">One off offsets: Weekly value entries dated on a specific effective date each represents a single external earning for that pay period. </w:t>
      </w:r>
    </w:p>
    <w:p w14:paraId="4B3098B5" w14:textId="77777777" w:rsidR="5F72739C" w:rsidRDefault="5F72739C" w:rsidP="6377DA3E">
      <w:pPr>
        <w:numPr>
          <w:ilvl w:val="0"/>
          <w:numId w:val="303"/>
        </w:numPr>
        <w:rPr>
          <w:lang w:val="en-US"/>
        </w:rPr>
      </w:pPr>
      <w:r w:rsidRPr="6377DA3E">
        <w:rPr>
          <w:lang w:val="en-US"/>
        </w:rPr>
        <w:t xml:space="preserve">Recurring offsets: Weekly value entries with repeat capability when repeat is selected, OLIMS shall create multiple entries automatically, each dated +7 days from the previous entry (weekly cadence). </w:t>
      </w:r>
    </w:p>
    <w:p w14:paraId="68262208" w14:textId="77777777" w:rsidR="5F72739C" w:rsidRDefault="5F72739C" w:rsidP="6377DA3E">
      <w:pPr>
        <w:numPr>
          <w:ilvl w:val="0"/>
          <w:numId w:val="303"/>
        </w:numPr>
        <w:rPr>
          <w:lang w:val="en-US"/>
        </w:rPr>
      </w:pPr>
      <w:r w:rsidRPr="6377DA3E">
        <w:rPr>
          <w:lang w:val="en-US"/>
        </w:rPr>
        <w:t>Repeat/Bulk behavior shall create X repeats where each repeat date = original effective date + (7 * n) days.</w:t>
      </w:r>
    </w:p>
    <w:p w14:paraId="47ED548F" w14:textId="77777777" w:rsidR="5F72739C" w:rsidRDefault="5F72739C" w:rsidP="6377DA3E">
      <w:pPr>
        <w:numPr>
          <w:ilvl w:val="0"/>
          <w:numId w:val="303"/>
        </w:numPr>
        <w:rPr>
          <w:lang w:val="en-US"/>
        </w:rPr>
      </w:pPr>
      <w:r w:rsidRPr="6377DA3E">
        <w:rPr>
          <w:lang w:val="en-US"/>
        </w:rPr>
        <w:t>Repeat count is entered as Number of Repeats (no repeat end date field).</w:t>
      </w:r>
    </w:p>
    <w:p w14:paraId="40ADB24A" w14:textId="77F99C82" w:rsidR="5F72739C" w:rsidRDefault="00E73A7D" w:rsidP="6377DA3E">
      <w:pPr>
        <w:numPr>
          <w:ilvl w:val="0"/>
          <w:numId w:val="303"/>
        </w:numPr>
        <w:rPr>
          <w:lang w:val="en-US"/>
        </w:rPr>
      </w:pPr>
      <w:r w:rsidRPr="00E73A7D">
        <w:rPr>
          <w:lang w:val="en-US"/>
        </w:rPr>
        <w:t>When the number of repeats entered is between 15 and 260, a warning message is given. The repeats are allowed for creation after acknowledgment of the warning.</w:t>
      </w:r>
      <w:r>
        <w:rPr>
          <w:lang w:val="en-US"/>
        </w:rPr>
        <w:t xml:space="preserve"> </w:t>
      </w:r>
      <w:r w:rsidRPr="00E73A7D">
        <w:rPr>
          <w:lang w:val="en-US"/>
        </w:rPr>
        <w:t xml:space="preserve">The maximum number of repeats is 260. An entry above 260 repeats </w:t>
      </w:r>
      <w:r w:rsidRPr="39995898">
        <w:rPr>
          <w:lang w:val="en-US"/>
        </w:rPr>
        <w:t>resul</w:t>
      </w:r>
      <w:r w:rsidR="40C4B943" w:rsidRPr="39995898">
        <w:rPr>
          <w:lang w:val="en-US"/>
        </w:rPr>
        <w:t>t</w:t>
      </w:r>
      <w:r w:rsidRPr="39995898">
        <w:rPr>
          <w:lang w:val="en-US"/>
        </w:rPr>
        <w:t>s</w:t>
      </w:r>
      <w:r w:rsidRPr="00E73A7D">
        <w:rPr>
          <w:lang w:val="en-US"/>
        </w:rPr>
        <w:t xml:space="preserve"> in an error message and no repeat entry is created. </w:t>
      </w:r>
      <w:r w:rsidR="5F72739C" w:rsidRPr="6377DA3E">
        <w:rPr>
          <w:lang w:val="en-US"/>
        </w:rPr>
        <w:t>UI shall warn the user when requested repeats exceed the allowed limit.</w:t>
      </w:r>
    </w:p>
    <w:p w14:paraId="3EE38E7B" w14:textId="77777777" w:rsidR="5F72739C" w:rsidRDefault="5F72739C" w:rsidP="6377DA3E">
      <w:pPr>
        <w:numPr>
          <w:ilvl w:val="0"/>
          <w:numId w:val="303"/>
        </w:numPr>
        <w:rPr>
          <w:lang w:val="en-US"/>
        </w:rPr>
      </w:pPr>
      <w:r w:rsidRPr="6377DA3E">
        <w:rPr>
          <w:lang w:val="en-US"/>
        </w:rPr>
        <w:t>Repeat creation is allowed only when the original entry has attachments.</w:t>
      </w:r>
    </w:p>
    <w:p w14:paraId="2662770F" w14:textId="77777777" w:rsidR="5F72739C" w:rsidRDefault="5F72739C" w:rsidP="6377DA3E">
      <w:pPr>
        <w:numPr>
          <w:ilvl w:val="0"/>
          <w:numId w:val="303"/>
        </w:numPr>
        <w:rPr>
          <w:lang w:val="en-US"/>
        </w:rPr>
      </w:pPr>
      <w:r w:rsidRPr="6377DA3E">
        <w:rPr>
          <w:lang w:val="en-US"/>
        </w:rPr>
        <w:t>Attachments from the original entry must be duplicated onto each repeat entry.</w:t>
      </w:r>
    </w:p>
    <w:p w14:paraId="4004A6D8" w14:textId="614FC772" w:rsidR="5F72739C" w:rsidRDefault="5F72739C" w:rsidP="6377DA3E">
      <w:pPr>
        <w:numPr>
          <w:ilvl w:val="0"/>
          <w:numId w:val="303"/>
        </w:numPr>
        <w:rPr>
          <w:lang w:val="en-US"/>
        </w:rPr>
      </w:pPr>
      <w:r w:rsidRPr="6377DA3E">
        <w:rPr>
          <w:lang w:val="en-US"/>
        </w:rPr>
        <w:t>All repeats must use the original amount to change one repeat amount, user must delete that repeat and create a new entry.</w:t>
      </w:r>
    </w:p>
    <w:p w14:paraId="5F4065EE" w14:textId="77777777" w:rsidR="5F72739C" w:rsidRDefault="5F72739C" w:rsidP="6377DA3E">
      <w:pPr>
        <w:numPr>
          <w:ilvl w:val="0"/>
          <w:numId w:val="303"/>
        </w:numPr>
        <w:rPr>
          <w:lang w:val="en-US"/>
        </w:rPr>
      </w:pPr>
      <w:r w:rsidRPr="6377DA3E">
        <w:rPr>
          <w:lang w:val="en-US"/>
        </w:rPr>
        <w:t>UI must show clear messaging/tooltip that repeat requires documents and uses the same amount for all repeats.</w:t>
      </w:r>
    </w:p>
    <w:p w14:paraId="729FC1F8" w14:textId="77777777" w:rsidR="5F72739C" w:rsidRDefault="5F72739C" w:rsidP="6377DA3E">
      <w:pPr>
        <w:numPr>
          <w:ilvl w:val="0"/>
          <w:numId w:val="303"/>
        </w:numPr>
        <w:rPr>
          <w:lang w:val="en-US"/>
        </w:rPr>
      </w:pPr>
      <w:r w:rsidRPr="6377DA3E">
        <w:rPr>
          <w:lang w:val="en-US"/>
        </w:rPr>
        <w:t>IT0015 maintenance display should support mass-select/select-all and individual unselect, with mass-delete for selected rows.</w:t>
      </w:r>
    </w:p>
    <w:p w14:paraId="2DC64AA6" w14:textId="219417B5" w:rsidR="5F72739C" w:rsidRDefault="5F72739C" w:rsidP="6377DA3E">
      <w:pPr>
        <w:numPr>
          <w:ilvl w:val="0"/>
          <w:numId w:val="303"/>
        </w:numPr>
      </w:pPr>
      <w:r w:rsidRPr="6377DA3E">
        <w:rPr>
          <w:lang w:val="en-US"/>
        </w:rPr>
        <w:t>QA reporting requirement</w:t>
      </w:r>
      <w:r w:rsidR="165C7C74" w:rsidRPr="39995898">
        <w:rPr>
          <w:lang w:val="en-US"/>
        </w:rPr>
        <w:t xml:space="preserve"> </w:t>
      </w:r>
      <w:r w:rsidR="005565AC">
        <w:rPr>
          <w:lang w:val="en-US"/>
        </w:rPr>
        <w:t>(NSWPF</w:t>
      </w:r>
      <w:r w:rsidR="00E378FB">
        <w:rPr>
          <w:lang w:val="en-US"/>
        </w:rPr>
        <w:t xml:space="preserve"> deliverable)</w:t>
      </w:r>
      <w:r w:rsidRPr="6377DA3E">
        <w:rPr>
          <w:lang w:val="en-US"/>
        </w:rPr>
        <w:t>: System shall support audit/reporting to identify where IT0015 external earnings (WT3670) or WC external entries do not temporally align with WT 9WCO records (for reconciliation and payroll impact validation).</w:t>
      </w:r>
      <w:r>
        <w:t> </w:t>
      </w:r>
    </w:p>
    <w:p w14:paraId="0A620AB7" w14:textId="77777777" w:rsidR="5F72739C" w:rsidRDefault="5F72739C" w:rsidP="6377DA3E">
      <w:pPr>
        <w:rPr>
          <w:b/>
          <w:bCs/>
        </w:rPr>
      </w:pPr>
      <w:r w:rsidRPr="6377DA3E">
        <w:rPr>
          <w:b/>
          <w:bCs/>
          <w:lang w:val="en-US"/>
        </w:rPr>
        <w:t>Cutover impact - Business</w:t>
      </w:r>
      <w:r w:rsidRPr="6377DA3E">
        <w:rPr>
          <w:b/>
          <w:bCs/>
        </w:rPr>
        <w:t> </w:t>
      </w:r>
    </w:p>
    <w:p w14:paraId="3C4D0C13" w14:textId="425884E0" w:rsidR="5F72739C" w:rsidRDefault="5F72739C" w:rsidP="6377DA3E">
      <w:pPr>
        <w:numPr>
          <w:ilvl w:val="0"/>
          <w:numId w:val="312"/>
        </w:numPr>
      </w:pPr>
      <w:r>
        <w:t>As WT 3670 is currently being used for multiple purposes as defined in current state, existing 3670 will have to be</w:t>
      </w:r>
      <w:r w:rsidR="00A8642E">
        <w:t xml:space="preserve"> deleted before go live and then </w:t>
      </w:r>
      <w:r>
        <w:t xml:space="preserve">re-uploaded in OLIMS </w:t>
      </w:r>
      <w:r w:rsidR="00A8642E">
        <w:t xml:space="preserve">post go live </w:t>
      </w:r>
      <w:r>
        <w:t xml:space="preserve">to keep a record of 3670 data in the OLIMS screen. There is expectation as well that 3670 manual adjustments will be deleted as part of the 9WCM/9WCA adjustment so anything that is left as part of 3670 will be true external earnings that would have to be uploaded in OLIMS. </w:t>
      </w:r>
    </w:p>
    <w:p w14:paraId="280D54F3" w14:textId="029A8B0E" w:rsidR="006F518F" w:rsidRDefault="006F518F" w:rsidP="006F518F">
      <w:pPr>
        <w:pStyle w:val="Heading4"/>
        <w:rPr>
          <w:lang w:val="en-US"/>
        </w:rPr>
      </w:pPr>
      <w:bookmarkStart w:id="1692" w:name="_Toc2138818157"/>
      <w:bookmarkStart w:id="1693" w:name="_Toc241226896"/>
      <w:r w:rsidRPr="6377DA3E">
        <w:rPr>
          <w:lang w:val="en-US"/>
        </w:rPr>
        <w:t xml:space="preserve">DTT </w:t>
      </w:r>
      <w:r w:rsidR="5F72739C" w:rsidRPr="6377DA3E">
        <w:rPr>
          <w:lang w:val="en-US"/>
        </w:rPr>
        <w:t xml:space="preserve">Detailed </w:t>
      </w:r>
      <w:r w:rsidRPr="6377DA3E">
        <w:rPr>
          <w:lang w:val="en-US"/>
        </w:rPr>
        <w:t xml:space="preserve">Technical </w:t>
      </w:r>
      <w:r w:rsidR="5F72739C" w:rsidRPr="6377DA3E">
        <w:rPr>
          <w:lang w:val="en-US"/>
        </w:rPr>
        <w:t>design</w:t>
      </w:r>
      <w:bookmarkEnd w:id="1692"/>
      <w:bookmarkEnd w:id="1693"/>
    </w:p>
    <w:p w14:paraId="66250505" w14:textId="77777777" w:rsidR="5F72739C" w:rsidRDefault="5F72739C">
      <w:r w:rsidRPr="6377DA3E">
        <w:rPr>
          <w:b/>
          <w:bCs/>
          <w:lang w:val="en-US"/>
        </w:rPr>
        <w:t>Process impact</w:t>
      </w:r>
      <w:r w:rsidRPr="6377DA3E">
        <w:rPr>
          <w:lang w:val="en-US"/>
        </w:rPr>
        <w:t>:</w:t>
      </w:r>
      <w:r>
        <w:t> </w:t>
      </w:r>
    </w:p>
    <w:p w14:paraId="50FEE7C0" w14:textId="14320C57" w:rsidR="5F72739C" w:rsidRDefault="5F72739C" w:rsidP="6377DA3E">
      <w:pPr>
        <w:numPr>
          <w:ilvl w:val="0"/>
          <w:numId w:val="313"/>
        </w:numPr>
      </w:pPr>
      <w:r w:rsidRPr="6377DA3E">
        <w:rPr>
          <w:lang w:val="en-US"/>
        </w:rPr>
        <w:t>Adds strict create/delete only control for external earnings entries with payroll lock enforcement.</w:t>
      </w:r>
      <w:r>
        <w:t> </w:t>
      </w:r>
    </w:p>
    <w:p w14:paraId="4E245A90" w14:textId="77777777" w:rsidR="5F72739C" w:rsidRDefault="5F72739C" w:rsidP="6377DA3E">
      <w:pPr>
        <w:numPr>
          <w:ilvl w:val="0"/>
          <w:numId w:val="314"/>
        </w:numPr>
      </w:pPr>
      <w:r w:rsidRPr="6377DA3E">
        <w:rPr>
          <w:lang w:val="en-US"/>
        </w:rPr>
        <w:t>Adds mandatory category/type/amount validation and optional document capture for OLIMS audit traceability.</w:t>
      </w:r>
      <w:r>
        <w:t> </w:t>
      </w:r>
    </w:p>
    <w:p w14:paraId="05ED6896" w14:textId="77777777" w:rsidR="5F72739C" w:rsidRDefault="5F72739C" w:rsidP="6377DA3E">
      <w:pPr>
        <w:numPr>
          <w:ilvl w:val="0"/>
          <w:numId w:val="315"/>
        </w:numPr>
      </w:pPr>
      <w:r w:rsidRPr="6377DA3E">
        <w:rPr>
          <w:lang w:val="en-US"/>
        </w:rPr>
        <w:t>Adds physical document deletion behavior on entry deletion (documents removed for privacy/correctness).</w:t>
      </w:r>
      <w:r>
        <w:t> </w:t>
      </w:r>
    </w:p>
    <w:p w14:paraId="132C1BA8" w14:textId="77777777" w:rsidR="5F72739C" w:rsidRDefault="5F72739C" w:rsidP="6377DA3E">
      <w:pPr>
        <w:numPr>
          <w:ilvl w:val="0"/>
          <w:numId w:val="316"/>
        </w:numPr>
      </w:pPr>
      <w:r w:rsidRPr="6377DA3E">
        <w:rPr>
          <w:lang w:val="en-US"/>
        </w:rPr>
        <w:t>Adds repeat button functionality for recurring WT3670.</w:t>
      </w:r>
      <w:r>
        <w:t> </w:t>
      </w:r>
    </w:p>
    <w:p w14:paraId="4B86C23C" w14:textId="77777777" w:rsidR="5F72739C" w:rsidRDefault="5F72739C" w:rsidP="6377DA3E">
      <w:pPr>
        <w:numPr>
          <w:ilvl w:val="0"/>
          <w:numId w:val="317"/>
        </w:numPr>
      </w:pPr>
      <w:r w:rsidRPr="6377DA3E">
        <w:rPr>
          <w:lang w:val="en-US"/>
        </w:rPr>
        <w:t>Adds retroactive entry/deletion timing considerations aligned with payroll lock periods and integration triggers.</w:t>
      </w:r>
      <w:r>
        <w:t> </w:t>
      </w:r>
    </w:p>
    <w:p w14:paraId="76896E98" w14:textId="77777777" w:rsidR="5F72739C" w:rsidRDefault="5F72739C">
      <w:r w:rsidRPr="6377DA3E">
        <w:rPr>
          <w:b/>
          <w:bCs/>
          <w:lang w:val="en-US"/>
        </w:rPr>
        <w:t>Security and control impact</w:t>
      </w:r>
      <w:r w:rsidRPr="6377DA3E">
        <w:rPr>
          <w:lang w:val="en-US"/>
        </w:rPr>
        <w:t>:</w:t>
      </w:r>
      <w:r>
        <w:t> </w:t>
      </w:r>
    </w:p>
    <w:p w14:paraId="330C33F7" w14:textId="77777777" w:rsidR="5F72739C" w:rsidRDefault="5F72739C" w:rsidP="6377DA3E">
      <w:pPr>
        <w:numPr>
          <w:ilvl w:val="0"/>
          <w:numId w:val="320"/>
        </w:numPr>
      </w:pPr>
      <w:r w:rsidRPr="6377DA3E">
        <w:rPr>
          <w:lang w:val="en-US"/>
        </w:rPr>
        <w:t>Enforces RBAC for create/delete/audit/report actions.</w:t>
      </w:r>
      <w:r>
        <w:t> </w:t>
      </w:r>
    </w:p>
    <w:p w14:paraId="3EC5556D" w14:textId="77777777" w:rsidR="5F72739C" w:rsidRDefault="5F72739C" w:rsidP="6377DA3E">
      <w:pPr>
        <w:numPr>
          <w:ilvl w:val="0"/>
          <w:numId w:val="321"/>
        </w:numPr>
      </w:pPr>
      <w:r w:rsidRPr="6377DA3E">
        <w:rPr>
          <w:lang w:val="en-US"/>
        </w:rPr>
        <w:t>Enforces payroll lock validation gates before create/delete processing.</w:t>
      </w:r>
      <w:r>
        <w:t> </w:t>
      </w:r>
    </w:p>
    <w:p w14:paraId="0B3C837C" w14:textId="71A39A10" w:rsidR="5F72739C" w:rsidRDefault="5F72739C" w:rsidP="6377DA3E">
      <w:pPr>
        <w:numPr>
          <w:ilvl w:val="0"/>
          <w:numId w:val="322"/>
        </w:numPr>
      </w:pPr>
      <w:r w:rsidRPr="6377DA3E">
        <w:rPr>
          <w:lang w:val="en-US"/>
        </w:rPr>
        <w:t>Enforces validation and authorization errors.</w:t>
      </w:r>
      <w:r>
        <w:t> </w:t>
      </w:r>
    </w:p>
    <w:p w14:paraId="48F1BB16" w14:textId="77777777" w:rsidR="5F72739C" w:rsidRDefault="5F72739C" w:rsidP="6377DA3E">
      <w:pPr>
        <w:numPr>
          <w:ilvl w:val="0"/>
          <w:numId w:val="323"/>
        </w:numPr>
      </w:pPr>
      <w:r w:rsidRPr="6377DA3E">
        <w:rPr>
          <w:lang w:val="en-US"/>
        </w:rPr>
        <w:t>Reuse existing OLIMS external activity, document update, and document persistence flows where feasible.</w:t>
      </w:r>
      <w:r>
        <w:t> </w:t>
      </w:r>
    </w:p>
    <w:p w14:paraId="027065C9" w14:textId="77777777" w:rsidR="5F72739C" w:rsidRDefault="5F72739C" w:rsidP="6377DA3E">
      <w:pPr>
        <w:numPr>
          <w:ilvl w:val="0"/>
          <w:numId w:val="325"/>
        </w:numPr>
      </w:pPr>
      <w:r w:rsidRPr="6377DA3E">
        <w:rPr>
          <w:lang w:val="en-US"/>
        </w:rPr>
        <w:t>Implement OLE001 integration: OLIMS shall post external earnings to SAP IT0015 WT3670 including create/delete actions</w:t>
      </w:r>
    </w:p>
    <w:p w14:paraId="31D38AA6" w14:textId="3F875701" w:rsidR="5F72739C" w:rsidRDefault="5F72739C" w:rsidP="6377DA3E">
      <w:pPr>
        <w:numPr>
          <w:ilvl w:val="0"/>
          <w:numId w:val="325"/>
        </w:numPr>
      </w:pPr>
      <w:r w:rsidRPr="6377DA3E">
        <w:rPr>
          <w:lang w:val="en-US"/>
        </w:rPr>
        <w:t>Implement OLE002/OLE003/OLE004/OLE005 UI and validation rules for category/type/document requirements (documents optional), with manual entry path (no mass upload) for WT3670.</w:t>
      </w:r>
      <w:r>
        <w:t> </w:t>
      </w:r>
    </w:p>
    <w:p w14:paraId="599A65AF" w14:textId="2A5FD949" w:rsidR="5F72739C" w:rsidRDefault="5F72739C" w:rsidP="6377DA3E">
      <w:pPr>
        <w:numPr>
          <w:ilvl w:val="0"/>
          <w:numId w:val="326"/>
        </w:numPr>
        <w:rPr>
          <w:lang w:val="en-US"/>
        </w:rPr>
      </w:pPr>
      <w:r w:rsidRPr="6377DA3E">
        <w:rPr>
          <w:lang w:val="en-US"/>
        </w:rPr>
        <w:t>Implement OLE006 support for overlapping entries and multiple same date entries earning types/categories OLIMS only</w:t>
      </w:r>
      <w:r w:rsidR="006C7F1E">
        <w:rPr>
          <w:lang w:val="en-US"/>
        </w:rPr>
        <w:t xml:space="preserve"> for WT3670</w:t>
      </w:r>
      <w:r w:rsidRPr="6377DA3E">
        <w:rPr>
          <w:lang w:val="en-US"/>
        </w:rPr>
        <w:t>.</w:t>
      </w:r>
    </w:p>
    <w:p w14:paraId="695493E5" w14:textId="77777777" w:rsidR="5F72739C" w:rsidRDefault="5F72739C" w:rsidP="6377DA3E">
      <w:pPr>
        <w:numPr>
          <w:ilvl w:val="0"/>
          <w:numId w:val="327"/>
        </w:numPr>
      </w:pPr>
      <w:r w:rsidRPr="6377DA3E">
        <w:rPr>
          <w:lang w:val="en-US"/>
        </w:rPr>
        <w:t>Implement OLE007 create/delete only control, payroll lock blocking behavior, and retroactive entry/integration timing alignment.</w:t>
      </w:r>
      <w:r>
        <w:t> </w:t>
      </w:r>
    </w:p>
    <w:p w14:paraId="6D268D6C" w14:textId="77777777" w:rsidR="5F72739C" w:rsidRDefault="5F72739C" w:rsidP="6377DA3E">
      <w:pPr>
        <w:numPr>
          <w:ilvl w:val="0"/>
          <w:numId w:val="328"/>
        </w:numPr>
      </w:pPr>
      <w:r w:rsidRPr="6377DA3E">
        <w:rPr>
          <w:lang w:val="en-US"/>
        </w:rPr>
        <w:t>Implement OLE008/OLE009 audit trail persistence (OLIMS log, not SAP standard) and physical document deletion on entry deletion.</w:t>
      </w:r>
      <w:r>
        <w:t> </w:t>
      </w:r>
    </w:p>
    <w:p w14:paraId="65F8F20B" w14:textId="77777777" w:rsidR="5F72739C" w:rsidRDefault="5F72739C" w:rsidP="6377DA3E">
      <w:pPr>
        <w:numPr>
          <w:ilvl w:val="0"/>
          <w:numId w:val="329"/>
        </w:numPr>
      </w:pPr>
      <w:r w:rsidRPr="6377DA3E">
        <w:rPr>
          <w:lang w:val="en-US"/>
        </w:rPr>
        <w:t>Implement OLE010 recurring and one off processing rules with weekly effective date.</w:t>
      </w:r>
      <w:r>
        <w:t> </w:t>
      </w:r>
    </w:p>
    <w:p w14:paraId="5F9907D9" w14:textId="77777777" w:rsidR="5F72739C" w:rsidRDefault="5F72739C" w:rsidP="6377DA3E">
      <w:pPr>
        <w:numPr>
          <w:ilvl w:val="0"/>
          <w:numId w:val="331"/>
        </w:numPr>
      </w:pPr>
      <w:r w:rsidRPr="6377DA3E">
        <w:rPr>
          <w:lang w:val="en-US"/>
        </w:rPr>
        <w:t>Validate mandatory fields before save: category, type (income/other payment), amount/date boundaries documents are optional (may omit if not provided).</w:t>
      </w:r>
      <w:r>
        <w:t> </w:t>
      </w:r>
    </w:p>
    <w:p w14:paraId="110B1873" w14:textId="01D346FD" w:rsidR="5F72739C" w:rsidRDefault="5F72739C" w:rsidP="6377DA3E">
      <w:pPr>
        <w:numPr>
          <w:ilvl w:val="0"/>
          <w:numId w:val="332"/>
        </w:numPr>
      </w:pPr>
      <w:r w:rsidRPr="6377DA3E">
        <w:rPr>
          <w:lang w:val="en-US"/>
        </w:rPr>
        <w:t>Enforce allowed actions (create, delete) and reject update for external earnings records.</w:t>
      </w:r>
      <w:r>
        <w:t> </w:t>
      </w:r>
    </w:p>
    <w:p w14:paraId="75A4311C" w14:textId="214A1FDA" w:rsidR="5F72739C" w:rsidRDefault="5F72739C" w:rsidP="6377DA3E">
      <w:pPr>
        <w:numPr>
          <w:ilvl w:val="0"/>
          <w:numId w:val="333"/>
        </w:numPr>
      </w:pPr>
      <w:r w:rsidRPr="6377DA3E">
        <w:rPr>
          <w:lang w:val="en-US"/>
        </w:rPr>
        <w:t>Enforce payroll lock check prior to create/delete commit block action if lock is active and return  error messaging (aligned with WT 9WCO restrictions).</w:t>
      </w:r>
      <w:r>
        <w:t> </w:t>
      </w:r>
    </w:p>
    <w:p w14:paraId="4CA43A6F" w14:textId="77777777" w:rsidR="5F72739C" w:rsidRDefault="5F72739C" w:rsidP="6377DA3E">
      <w:pPr>
        <w:numPr>
          <w:ilvl w:val="0"/>
          <w:numId w:val="335"/>
        </w:numPr>
      </w:pPr>
      <w:r w:rsidRPr="6377DA3E">
        <w:rPr>
          <w:lang w:val="en-US"/>
        </w:rPr>
        <w:t>Delete linked document records (physically remove, not inactivate) when parent external earning record is deleted documents removed due to privacy and data correctness concerns.</w:t>
      </w:r>
      <w:r>
        <w:t> </w:t>
      </w:r>
    </w:p>
    <w:p w14:paraId="42A47DCC" w14:textId="77777777" w:rsidR="5F72739C" w:rsidRDefault="5F72739C" w:rsidP="6377DA3E">
      <w:pPr>
        <w:numPr>
          <w:ilvl w:val="0"/>
          <w:numId w:val="336"/>
        </w:numPr>
      </w:pPr>
      <w:r w:rsidRPr="6377DA3E">
        <w:rPr>
          <w:lang w:val="en-US"/>
        </w:rPr>
        <w:t>Ensure transactional consistency for entry/document delete processing to prevent partial persistence on failure, rollback entry delete and document delete together.</w:t>
      </w:r>
      <w:r>
        <w:t> </w:t>
      </w:r>
    </w:p>
    <w:p w14:paraId="20F6FBF6" w14:textId="77777777" w:rsidR="5F72739C" w:rsidRDefault="5F72739C" w:rsidP="6377DA3E">
      <w:pPr>
        <w:numPr>
          <w:ilvl w:val="0"/>
          <w:numId w:val="337"/>
        </w:numPr>
      </w:pPr>
      <w:r w:rsidRPr="6377DA3E">
        <w:rPr>
          <w:lang w:val="en-US"/>
        </w:rPr>
        <w:t>Support recurring offset repeat functionality for WT3670 only.</w:t>
      </w:r>
      <w:r>
        <w:t> </w:t>
      </w:r>
    </w:p>
    <w:p w14:paraId="0573E975" w14:textId="77777777" w:rsidR="5F72739C" w:rsidRDefault="5F72739C" w:rsidP="6377DA3E">
      <w:pPr>
        <w:numPr>
          <w:ilvl w:val="0"/>
          <w:numId w:val="338"/>
        </w:numPr>
      </w:pPr>
      <w:r w:rsidRPr="6377DA3E">
        <w:rPr>
          <w:lang w:val="en-US"/>
        </w:rPr>
        <w:t>Preserve reportability of active and inactive/deleted entries for reconciliation and QA overlap validation (external earnings vs. WT 9WCO).</w:t>
      </w:r>
      <w:r>
        <w:t> </w:t>
      </w:r>
    </w:p>
    <w:p w14:paraId="0638B9C7" w14:textId="77777777" w:rsidR="5F72739C" w:rsidRDefault="5F72739C" w:rsidP="6377DA3E">
      <w:pPr>
        <w:numPr>
          <w:ilvl w:val="0"/>
          <w:numId w:val="339"/>
        </w:numPr>
      </w:pPr>
      <w:r w:rsidRPr="6377DA3E">
        <w:rPr>
          <w:lang w:val="en-US"/>
        </w:rPr>
        <w:t>Do not transfer WC/incident information to SAP for WT3670 postings external earnings deduct from overlapping pay split WT 9WCO.</w:t>
      </w:r>
      <w:r>
        <w:t> </w:t>
      </w:r>
    </w:p>
    <w:p w14:paraId="361F19ED" w14:textId="0FE41AFB" w:rsidR="5F72739C" w:rsidRDefault="5F72739C" w:rsidP="00083831">
      <w:pPr>
        <w:ind w:left="720"/>
      </w:pPr>
    </w:p>
    <w:p w14:paraId="137BBEC6" w14:textId="07DF5D12" w:rsidR="5F72739C" w:rsidRDefault="5F72739C">
      <w:r w:rsidRPr="6377DA3E">
        <w:rPr>
          <w:b/>
          <w:bCs/>
          <w:lang w:val="en-US"/>
        </w:rPr>
        <w:t>ABAP objects to change</w:t>
      </w:r>
      <w:r w:rsidRPr="6377DA3E">
        <w:rPr>
          <w:lang w:val="en-US"/>
        </w:rPr>
        <w:t>:</w:t>
      </w:r>
      <w:r>
        <w:t> </w:t>
      </w:r>
    </w:p>
    <w:p w14:paraId="328E3E93" w14:textId="01900943" w:rsidR="000C386D" w:rsidRDefault="000C386D">
      <w:pPr>
        <w:pStyle w:val="ListParagraph"/>
        <w:numPr>
          <w:ilvl w:val="0"/>
          <w:numId w:val="477"/>
        </w:numPr>
      </w:pPr>
      <w:r>
        <w:t>ZHUOLIMS_UPDATE2 (FORM VALIDATE_4105, FORM USER_COMMAND_4105, FORM CREATE_OTHER_EXT_EARNINGS) this is the current save/validate path for 4105 External/Other Earnings, so OLE002–OLE007/OLE010 logic belongs here (mandatory fields, date/amount bounds, create/delete-only behavior, repeat logic, payroll-lock gate, IT0015    integration calls, audit calls).</w:t>
      </w:r>
    </w:p>
    <w:p w14:paraId="1C2C40BB" w14:textId="711E6BDA" w:rsidR="000C386D" w:rsidRDefault="000C386D">
      <w:pPr>
        <w:pStyle w:val="ListParagraph"/>
        <w:numPr>
          <w:ilvl w:val="0"/>
          <w:numId w:val="477"/>
        </w:numPr>
      </w:pPr>
      <w:r>
        <w:t>Screen flow for Dynpro 4105 (zhuolims.prog.screen_4105) new fields and CHAIN validation triggers must be added here to enforce UI behavior.</w:t>
      </w:r>
    </w:p>
    <w:p w14:paraId="11E859F4" w14:textId="57E44002" w:rsidR="000C386D" w:rsidRDefault="000C386D">
      <w:pPr>
        <w:pStyle w:val="ListParagraph"/>
        <w:numPr>
          <w:ilvl w:val="0"/>
          <w:numId w:val="477"/>
        </w:numPr>
      </w:pPr>
      <w:r>
        <w:t>ZHUIM_MAIN (MODULE STATUS_4105, MODULE SCREEN_CONTROL_4105) controls ALV display state and field editability for create/delete restrictions and display-only scenarios.</w:t>
      </w:r>
    </w:p>
    <w:p w14:paraId="4C7122BA" w14:textId="636E095B" w:rsidR="000C386D" w:rsidRDefault="000C386D">
      <w:pPr>
        <w:pStyle w:val="ListParagraph"/>
        <w:numPr>
          <w:ilvl w:val="0"/>
          <w:numId w:val="477"/>
        </w:numPr>
      </w:pPr>
      <w:r>
        <w:t>ZHUIM_MAIN_2 (MODULE CHECK_SCREEN_4105, MODULE USER_COMMAND_4105, MODULE EPSS_EARNING_TYPE_F4) PAI routing and input checks are here required for new command handling and value helps.</w:t>
      </w:r>
    </w:p>
    <w:p w14:paraId="6B238DA5" w14:textId="67DF20CD" w:rsidR="000C386D" w:rsidRDefault="000C386D">
      <w:pPr>
        <w:pStyle w:val="ListParagraph"/>
        <w:numPr>
          <w:ilvl w:val="0"/>
          <w:numId w:val="477"/>
        </w:numPr>
      </w:pPr>
      <w:r>
        <w:t>ZHUIM_UPDATE (FORM BUILD_FIELDCAT_EPSS_OE) ALV columns/buttons must change for category/type/repeat, delete controls, and mass-select/delete behavior.</w:t>
      </w:r>
    </w:p>
    <w:p w14:paraId="202C7DCC" w14:textId="1C62A949" w:rsidR="000C386D" w:rsidRDefault="000C386D" w:rsidP="00426D76">
      <w:pPr>
        <w:pStyle w:val="ListParagraph"/>
        <w:numPr>
          <w:ilvl w:val="0"/>
          <w:numId w:val="477"/>
        </w:numPr>
      </w:pPr>
      <w:r>
        <w:t>ZHUIM_UPDATE3 (FORM GET_EPSS_OTHER_EXT_EARNINGS) row loading and icon/document status logic must be extended for new fields and new behaviors.</w:t>
      </w:r>
    </w:p>
    <w:p w14:paraId="46D74511" w14:textId="7451B6ED" w:rsidR="000C386D" w:rsidRDefault="000C386D" w:rsidP="00426D76">
      <w:pPr>
        <w:pStyle w:val="ListParagraph"/>
        <w:numPr>
          <w:ilvl w:val="0"/>
          <w:numId w:val="477"/>
        </w:numPr>
      </w:pPr>
      <w:r>
        <w:t>ZHUIM_TOP (GS_OUTTAB_TYPE55 structure) ALV backing structure needs new fields (category/type/repeat flags/counters, new action icons).</w:t>
      </w:r>
    </w:p>
    <w:p w14:paraId="3FB45227" w14:textId="77FC7034" w:rsidR="000C386D" w:rsidRDefault="000C386D" w:rsidP="00426D76">
      <w:pPr>
        <w:pStyle w:val="ListParagraph"/>
        <w:numPr>
          <w:ilvl w:val="0"/>
          <w:numId w:val="477"/>
        </w:numPr>
      </w:pPr>
      <w:r>
        <w:t>ZHUIM_TOP_CLASS (METHOD HANDLE_BUTTON_CLICK_4105) button events for import/display/delete/mass delete and transactional document cleanup are handled here.</w:t>
      </w:r>
    </w:p>
    <w:p w14:paraId="2A3E529A" w14:textId="77777777" w:rsidR="000C386D" w:rsidRDefault="000C386D" w:rsidP="00426D76">
      <w:pPr>
        <w:pStyle w:val="ListParagraph"/>
        <w:numPr>
          <w:ilvl w:val="0"/>
          <w:numId w:val="477"/>
        </w:numPr>
      </w:pPr>
      <w:r>
        <w:t>ZXPADU02_IT0015 (PA0015 user exit/enhancement)required control point to block direct PA30/PA70 WT3670 maintenance and show use OLIMS message (OLE001/OLE003 enforcement).</w:t>
      </w:r>
    </w:p>
    <w:p w14:paraId="732FC568" w14:textId="278617D9" w:rsidR="000C386D" w:rsidRDefault="000C386D" w:rsidP="00426D76">
      <w:pPr>
        <w:pStyle w:val="ListParagraph"/>
        <w:numPr>
          <w:ilvl w:val="0"/>
          <w:numId w:val="477"/>
        </w:numPr>
      </w:pPr>
      <w:r>
        <w:t>zhuolims_correspondence (FORM CALL_DELETE_UNIQUE, FORM CALL_DELETE_DOCUMENT) existing physical document delete utilities should be reused for OLE009 transactional delete behavior.</w:t>
      </w:r>
    </w:p>
    <w:p w14:paraId="60975AE2" w14:textId="669052FA" w:rsidR="000C386D" w:rsidRDefault="000C386D" w:rsidP="00426D76">
      <w:pPr>
        <w:pStyle w:val="ListParagraph"/>
        <w:numPr>
          <w:ilvl w:val="0"/>
          <w:numId w:val="477"/>
        </w:numPr>
      </w:pPr>
      <w:r>
        <w:t>zhuim_search_help (FORM F4_EARNING_TYPE) + related DDIC value sources needed for controlled option lists for category/type selections (OLE004/OLE005).</w:t>
      </w:r>
    </w:p>
    <w:p w14:paraId="02E168E8" w14:textId="0C8988D0" w:rsidR="00E91B26" w:rsidRPr="00FB7D75" w:rsidRDefault="00E91B26" w:rsidP="00426D76">
      <w:pPr>
        <w:pStyle w:val="ListParagraph"/>
      </w:pPr>
    </w:p>
    <w:p w14:paraId="5D8658CF" w14:textId="7CE79A6C" w:rsidR="00E55AE0" w:rsidRPr="00E55AE0" w:rsidRDefault="035A17CE" w:rsidP="003B28B9">
      <w:pPr>
        <w:pStyle w:val="Heading2"/>
        <w:numPr>
          <w:ilvl w:val="1"/>
          <w:numId w:val="11"/>
        </w:numPr>
      </w:pPr>
      <w:bookmarkStart w:id="1694" w:name="_Toc118486783"/>
      <w:bookmarkStart w:id="1695" w:name="_Toc1938127132"/>
      <w:bookmarkStart w:id="1696" w:name="_Toc241226897"/>
      <w:r>
        <w:t>(</w:t>
      </w:r>
      <w:r w:rsidR="00E55AE0">
        <w:t>2.3.4.6</w:t>
      </w:r>
      <w:r w:rsidR="77D72783">
        <w:t>)</w:t>
      </w:r>
      <w:r w:rsidR="00E55AE0">
        <w:t xml:space="preserve"> EPSS Estimation Tab / Forecasting Calculator</w:t>
      </w:r>
      <w:bookmarkEnd w:id="1694"/>
      <w:bookmarkEnd w:id="1695"/>
      <w:bookmarkEnd w:id="1696"/>
    </w:p>
    <w:p w14:paraId="0609D9F7" w14:textId="572372D9" w:rsidR="00E55AE0" w:rsidRDefault="00E55AE0" w:rsidP="00E16D0C">
      <w:pPr>
        <w:pStyle w:val="Heading4"/>
      </w:pPr>
      <w:bookmarkStart w:id="1697" w:name="_Toc502024230"/>
      <w:bookmarkStart w:id="1698" w:name="_Toc241226898"/>
      <w:r w:rsidRPr="00E55AE0">
        <w:rPr>
          <w:lang w:val="en-US"/>
        </w:rPr>
        <w:t>Current setup</w:t>
      </w:r>
      <w:bookmarkEnd w:id="1697"/>
      <w:bookmarkEnd w:id="1698"/>
      <w:r w:rsidRPr="00E55AE0">
        <w:t> </w:t>
      </w:r>
    </w:p>
    <w:p w14:paraId="74B8DE2E" w14:textId="4006E0F9" w:rsidR="00F432CE" w:rsidRPr="00F432CE" w:rsidRDefault="00F432CE" w:rsidP="00E55AE0">
      <w:r w:rsidRPr="00F432CE">
        <w:t>The existing OLIMS code contains EPSS calculation and persistence logic for Period 1 and Period 2 estimation paths including the P1 weekly estimate formula with related date and earnings</w:t>
      </w:r>
      <w:r w:rsidR="006E177B">
        <w:t xml:space="preserve"> </w:t>
      </w:r>
      <w:r w:rsidRPr="00F432CE">
        <w:t>deduction handling and the P2 weekly/monthly estimate and day-based usage.</w:t>
      </w:r>
    </w:p>
    <w:p w14:paraId="7CE18C0B" w14:textId="1BA1706E" w:rsidR="00E55AE0" w:rsidRPr="00E55AE0" w:rsidRDefault="00E55AE0" w:rsidP="00E16D0C">
      <w:pPr>
        <w:pStyle w:val="Heading4"/>
      </w:pPr>
      <w:bookmarkStart w:id="1699" w:name="_Toc1222581977"/>
      <w:bookmarkStart w:id="1700" w:name="_Toc241226899"/>
      <w:r w:rsidRPr="00E55AE0">
        <w:rPr>
          <w:lang w:val="en-US"/>
        </w:rPr>
        <w:t>Business requirement</w:t>
      </w:r>
      <w:bookmarkEnd w:id="1699"/>
      <w:bookmarkEnd w:id="1700"/>
      <w:r w:rsidRPr="00E55AE0">
        <w:t> </w:t>
      </w:r>
    </w:p>
    <w:p w14:paraId="73C6808C" w14:textId="77777777" w:rsidR="00E55AE0" w:rsidRPr="00E55AE0" w:rsidRDefault="00E55AE0" w:rsidP="00E55AE0">
      <w:pPr>
        <w:rPr>
          <w:b/>
          <w:bCs/>
          <w:i/>
          <w:iCs/>
        </w:rPr>
      </w:pPr>
      <w:r w:rsidRPr="00E55AE0">
        <w:rPr>
          <w:b/>
          <w:bCs/>
          <w:i/>
          <w:iCs/>
          <w:lang w:val="en-US"/>
        </w:rPr>
        <w:t>OLF001 EPSS estimation tab / forecasting calculator</w:t>
      </w:r>
      <w:r w:rsidRPr="00E55AE0">
        <w:rPr>
          <w:b/>
          <w:bCs/>
          <w:i/>
          <w:iCs/>
        </w:rPr>
        <w:t> </w:t>
      </w:r>
    </w:p>
    <w:p w14:paraId="213E7EA9" w14:textId="6B89494B" w:rsidR="00E55AE0" w:rsidRPr="00E55AE0" w:rsidRDefault="00E55AE0" w:rsidP="00E55AE0">
      <w:pPr>
        <w:numPr>
          <w:ilvl w:val="0"/>
          <w:numId w:val="361"/>
        </w:numPr>
      </w:pPr>
      <w:r w:rsidRPr="00E55AE0">
        <w:rPr>
          <w:lang w:val="en-US"/>
        </w:rPr>
        <w:t>EPSS estimate capture per incident, including benefit period, date range, quarter, WC section, RTW capacity, and estimate values.</w:t>
      </w:r>
      <w:r w:rsidRPr="00E55AE0">
        <w:t> </w:t>
      </w:r>
    </w:p>
    <w:p w14:paraId="758DE059" w14:textId="3CC3EB37" w:rsidR="00E55AE0" w:rsidRPr="00E55AE0" w:rsidRDefault="00CD4C52" w:rsidP="00E55AE0">
      <w:pPr>
        <w:numPr>
          <w:ilvl w:val="0"/>
          <w:numId w:val="362"/>
        </w:numPr>
      </w:pPr>
      <w:r>
        <w:rPr>
          <w:lang w:val="en-US"/>
        </w:rPr>
        <w:t>S</w:t>
      </w:r>
      <w:r w:rsidR="00E55AE0" w:rsidRPr="00E55AE0">
        <w:rPr>
          <w:lang w:val="en-US"/>
        </w:rPr>
        <w:t>upport Period 1, Period 2, and Period 3 forecast processing.</w:t>
      </w:r>
      <w:r w:rsidR="00E55AE0" w:rsidRPr="00E55AE0">
        <w:t> </w:t>
      </w:r>
      <w:r w:rsidR="00ED7148">
        <w:t xml:space="preserve">  </w:t>
      </w:r>
    </w:p>
    <w:p w14:paraId="074F96B1" w14:textId="77777777" w:rsidR="00E55AE0" w:rsidRPr="00E55AE0" w:rsidRDefault="00E55AE0" w:rsidP="00E55AE0">
      <w:pPr>
        <w:rPr>
          <w:b/>
          <w:bCs/>
          <w:i/>
          <w:iCs/>
        </w:rPr>
      </w:pPr>
      <w:r w:rsidRPr="00E55AE0">
        <w:rPr>
          <w:b/>
          <w:bCs/>
          <w:i/>
          <w:iCs/>
          <w:lang w:val="en-US"/>
        </w:rPr>
        <w:t>OLF002 One to one incident estimate relationship</w:t>
      </w:r>
      <w:r w:rsidRPr="00E55AE0">
        <w:rPr>
          <w:b/>
          <w:bCs/>
          <w:i/>
          <w:iCs/>
        </w:rPr>
        <w:t> </w:t>
      </w:r>
    </w:p>
    <w:p w14:paraId="1354A86B" w14:textId="77777777" w:rsidR="00E55AE0" w:rsidRPr="00E55AE0" w:rsidRDefault="00E55AE0" w:rsidP="00E55AE0">
      <w:pPr>
        <w:numPr>
          <w:ilvl w:val="0"/>
          <w:numId w:val="364"/>
        </w:numPr>
      </w:pPr>
      <w:r w:rsidRPr="00E55AE0">
        <w:rPr>
          <w:lang w:val="en-US"/>
        </w:rPr>
        <w:t>A single active forecast estimate shall be enforced per incident.</w:t>
      </w:r>
      <w:r w:rsidRPr="00E55AE0">
        <w:t> </w:t>
      </w:r>
    </w:p>
    <w:p w14:paraId="31CDD97A" w14:textId="77777777" w:rsidR="00E55AE0" w:rsidRPr="00E55AE0" w:rsidRDefault="00E55AE0" w:rsidP="00E55AE0">
      <w:pPr>
        <w:numPr>
          <w:ilvl w:val="0"/>
          <w:numId w:val="365"/>
        </w:numPr>
      </w:pPr>
      <w:r w:rsidRPr="00E55AE0">
        <w:rPr>
          <w:lang w:val="en-US"/>
        </w:rPr>
        <w:t>Incident number, claim number, and estimate date range shall be mandatory reporting keys.</w:t>
      </w:r>
      <w:r w:rsidRPr="00E55AE0">
        <w:t> </w:t>
      </w:r>
    </w:p>
    <w:p w14:paraId="411CF789" w14:textId="77777777" w:rsidR="00E55AE0" w:rsidRPr="00E55AE0" w:rsidRDefault="00E55AE0" w:rsidP="00E55AE0">
      <w:pPr>
        <w:numPr>
          <w:ilvl w:val="0"/>
          <w:numId w:val="366"/>
        </w:numPr>
      </w:pPr>
      <w:r w:rsidRPr="00E55AE0">
        <w:rPr>
          <w:lang w:val="en-US"/>
        </w:rPr>
        <w:t>Attempts to create duplicate active estimates for the same incident shall be rejected.</w:t>
      </w:r>
      <w:r w:rsidRPr="00E55AE0">
        <w:t> </w:t>
      </w:r>
    </w:p>
    <w:p w14:paraId="0F5110EC" w14:textId="77777777" w:rsidR="00E55AE0" w:rsidRPr="00E55AE0" w:rsidRDefault="00E55AE0" w:rsidP="00E55AE0">
      <w:pPr>
        <w:rPr>
          <w:b/>
          <w:bCs/>
          <w:i/>
          <w:iCs/>
        </w:rPr>
      </w:pPr>
      <w:r w:rsidRPr="00E55AE0">
        <w:rPr>
          <w:b/>
          <w:bCs/>
          <w:i/>
          <w:iCs/>
          <w:lang w:val="en-US"/>
        </w:rPr>
        <w:t>OLF003 Period 3 blank display logic</w:t>
      </w:r>
      <w:r w:rsidRPr="00E55AE0">
        <w:rPr>
          <w:b/>
          <w:bCs/>
          <w:i/>
          <w:iCs/>
        </w:rPr>
        <w:t> </w:t>
      </w:r>
    </w:p>
    <w:p w14:paraId="3402F285" w14:textId="77777777" w:rsidR="00E55AE0" w:rsidRPr="00E55AE0" w:rsidRDefault="00E55AE0" w:rsidP="00E55AE0">
      <w:pPr>
        <w:numPr>
          <w:ilvl w:val="0"/>
          <w:numId w:val="367"/>
        </w:numPr>
      </w:pPr>
      <w:r w:rsidRPr="00E55AE0">
        <w:rPr>
          <w:lang w:val="en-US"/>
        </w:rPr>
        <w:t>Empty Period 3 fields shall display blank, not zero.</w:t>
      </w:r>
      <w:r w:rsidRPr="00E55AE0">
        <w:t> </w:t>
      </w:r>
    </w:p>
    <w:p w14:paraId="701EA86A" w14:textId="77777777" w:rsidR="00E55AE0" w:rsidRPr="00E55AE0" w:rsidRDefault="00E55AE0" w:rsidP="00E55AE0">
      <w:pPr>
        <w:numPr>
          <w:ilvl w:val="0"/>
          <w:numId w:val="368"/>
        </w:numPr>
      </w:pPr>
      <w:r w:rsidRPr="00E55AE0">
        <w:rPr>
          <w:lang w:val="en-US"/>
        </w:rPr>
        <w:t>Clearing a populated Period 3 value shall restore blank display.</w:t>
      </w:r>
      <w:r w:rsidRPr="00E55AE0">
        <w:t> </w:t>
      </w:r>
    </w:p>
    <w:p w14:paraId="632FCB03" w14:textId="77777777" w:rsidR="00E55AE0" w:rsidRPr="00E55AE0" w:rsidRDefault="00E55AE0" w:rsidP="00E55AE0">
      <w:pPr>
        <w:numPr>
          <w:ilvl w:val="0"/>
          <w:numId w:val="369"/>
        </w:numPr>
      </w:pPr>
      <w:r w:rsidRPr="00E55AE0">
        <w:rPr>
          <w:lang w:val="en-US"/>
        </w:rPr>
        <w:t>Exports and reports shall preserve blank representation for missing Period 3 values.</w:t>
      </w:r>
      <w:r w:rsidRPr="00E55AE0">
        <w:t> </w:t>
      </w:r>
    </w:p>
    <w:p w14:paraId="3B8C307F" w14:textId="77777777" w:rsidR="00E55AE0" w:rsidRPr="00E55AE0" w:rsidRDefault="00E55AE0" w:rsidP="00E55AE0">
      <w:pPr>
        <w:rPr>
          <w:b/>
          <w:bCs/>
          <w:i/>
          <w:iCs/>
        </w:rPr>
      </w:pPr>
      <w:r w:rsidRPr="00E55AE0">
        <w:rPr>
          <w:b/>
          <w:bCs/>
          <w:i/>
          <w:iCs/>
          <w:lang w:val="en-US"/>
        </w:rPr>
        <w:t>OLF004 Grouping and totals</w:t>
      </w:r>
      <w:r w:rsidRPr="00E55AE0">
        <w:rPr>
          <w:b/>
          <w:bCs/>
          <w:i/>
          <w:iCs/>
        </w:rPr>
        <w:t> </w:t>
      </w:r>
    </w:p>
    <w:p w14:paraId="0C2D3C06" w14:textId="77777777" w:rsidR="00E55AE0" w:rsidRPr="00E55AE0" w:rsidRDefault="00E55AE0" w:rsidP="00E55AE0">
      <w:pPr>
        <w:numPr>
          <w:ilvl w:val="0"/>
          <w:numId w:val="370"/>
        </w:numPr>
      </w:pPr>
      <w:r w:rsidRPr="00E55AE0">
        <w:rPr>
          <w:lang w:val="en-US"/>
        </w:rPr>
        <w:t>Forecast totals shall be groupable by benefit period and quarter.</w:t>
      </w:r>
      <w:r w:rsidRPr="00E55AE0">
        <w:t> </w:t>
      </w:r>
    </w:p>
    <w:p w14:paraId="3E647B63" w14:textId="77777777" w:rsidR="00E55AE0" w:rsidRPr="00E55AE0" w:rsidRDefault="00E55AE0" w:rsidP="00E55AE0">
      <w:pPr>
        <w:numPr>
          <w:ilvl w:val="0"/>
          <w:numId w:val="371"/>
        </w:numPr>
      </w:pPr>
      <w:r w:rsidRPr="00E55AE0">
        <w:rPr>
          <w:lang w:val="en-US"/>
        </w:rPr>
        <w:t>WC section and RTW capacity shall be supported as grouping/output attributes where required.</w:t>
      </w:r>
      <w:r w:rsidRPr="00E55AE0">
        <w:t> </w:t>
      </w:r>
    </w:p>
    <w:p w14:paraId="7DD15A12" w14:textId="77777777" w:rsidR="00E55AE0" w:rsidRPr="00E55AE0" w:rsidRDefault="00E55AE0" w:rsidP="00E55AE0">
      <w:pPr>
        <w:rPr>
          <w:b/>
          <w:bCs/>
          <w:i/>
          <w:iCs/>
        </w:rPr>
      </w:pPr>
      <w:r w:rsidRPr="00E55AE0">
        <w:rPr>
          <w:b/>
          <w:bCs/>
          <w:i/>
          <w:iCs/>
          <w:lang w:val="en-US"/>
        </w:rPr>
        <w:t>OLF005 Period 1 estimate section</w:t>
      </w:r>
      <w:r w:rsidRPr="00E55AE0">
        <w:rPr>
          <w:b/>
          <w:bCs/>
          <w:i/>
          <w:iCs/>
        </w:rPr>
        <w:t> </w:t>
      </w:r>
    </w:p>
    <w:p w14:paraId="637952AF" w14:textId="77777777" w:rsidR="00E55AE0" w:rsidRPr="00E55AE0" w:rsidRDefault="00E55AE0" w:rsidP="00E55AE0">
      <w:pPr>
        <w:numPr>
          <w:ilvl w:val="0"/>
          <w:numId w:val="373"/>
        </w:numPr>
      </w:pPr>
      <w:r w:rsidRPr="00E55AE0">
        <w:rPr>
          <w:lang w:val="en-US"/>
        </w:rPr>
        <w:t>Period 1 inputs shall include RTW hours, RTW salary/ORP context, weekly estimate, and future weeks.</w:t>
      </w:r>
      <w:r w:rsidRPr="00E55AE0">
        <w:t> </w:t>
      </w:r>
    </w:p>
    <w:p w14:paraId="4065DE03" w14:textId="77777777" w:rsidR="00E55AE0" w:rsidRPr="00E55AE0" w:rsidRDefault="00E55AE0" w:rsidP="00E55AE0">
      <w:pPr>
        <w:numPr>
          <w:ilvl w:val="0"/>
          <w:numId w:val="374"/>
        </w:numPr>
      </w:pPr>
      <w:r w:rsidRPr="00E55AE0">
        <w:rPr>
          <w:lang w:val="en-US"/>
        </w:rPr>
        <w:t>Period 1 total forecast shall be derived from weekly estimate and future weeks.</w:t>
      </w:r>
      <w:r w:rsidRPr="00E55AE0">
        <w:t> </w:t>
      </w:r>
    </w:p>
    <w:p w14:paraId="1F02FC26" w14:textId="77777777" w:rsidR="00E55AE0" w:rsidRPr="00E55AE0" w:rsidRDefault="00E55AE0" w:rsidP="00E55AE0">
      <w:pPr>
        <w:numPr>
          <w:ilvl w:val="0"/>
          <w:numId w:val="375"/>
        </w:numPr>
      </w:pPr>
      <w:r w:rsidRPr="00E55AE0">
        <w:rPr>
          <w:lang w:val="en-US"/>
        </w:rPr>
        <w:t>Validation shall enforce the approved Period 1 future week cap.</w:t>
      </w:r>
      <w:r w:rsidRPr="00E55AE0">
        <w:t> </w:t>
      </w:r>
    </w:p>
    <w:p w14:paraId="508FF63A" w14:textId="77777777" w:rsidR="00E55AE0" w:rsidRPr="00E55AE0" w:rsidRDefault="00E55AE0" w:rsidP="00E55AE0">
      <w:pPr>
        <w:rPr>
          <w:b/>
          <w:bCs/>
          <w:i/>
          <w:iCs/>
        </w:rPr>
      </w:pPr>
      <w:r w:rsidRPr="00E55AE0">
        <w:rPr>
          <w:b/>
          <w:bCs/>
          <w:i/>
          <w:iCs/>
          <w:lang w:val="en-US"/>
        </w:rPr>
        <w:t>OLF006 Period 2 estimate section</w:t>
      </w:r>
      <w:r w:rsidRPr="00E55AE0">
        <w:rPr>
          <w:b/>
          <w:bCs/>
          <w:i/>
          <w:iCs/>
        </w:rPr>
        <w:t> </w:t>
      </w:r>
    </w:p>
    <w:p w14:paraId="3DE5E04B" w14:textId="77777777" w:rsidR="00E55AE0" w:rsidRPr="00E55AE0" w:rsidRDefault="00E55AE0" w:rsidP="00E55AE0">
      <w:pPr>
        <w:numPr>
          <w:ilvl w:val="0"/>
          <w:numId w:val="376"/>
        </w:numPr>
      </w:pPr>
      <w:r w:rsidRPr="00E55AE0">
        <w:rPr>
          <w:lang w:val="en-US"/>
        </w:rPr>
        <w:t>Period 2 shall include required date, weekly estimate, total estimate, and optional comments/notes attributes.</w:t>
      </w:r>
      <w:r w:rsidRPr="00E55AE0">
        <w:t> </w:t>
      </w:r>
    </w:p>
    <w:p w14:paraId="36DA7331" w14:textId="77777777" w:rsidR="00E55AE0" w:rsidRPr="00E55AE0" w:rsidRDefault="00E55AE0" w:rsidP="00E55AE0">
      <w:pPr>
        <w:numPr>
          <w:ilvl w:val="0"/>
          <w:numId w:val="377"/>
        </w:numPr>
      </w:pPr>
      <w:r w:rsidRPr="00E55AE0">
        <w:rPr>
          <w:lang w:val="en-US"/>
        </w:rPr>
        <w:t>Validation shall enforce the approved Period 2 future week cap (maximum 365 weeks).</w:t>
      </w:r>
      <w:r w:rsidRPr="00E55AE0">
        <w:t> </w:t>
      </w:r>
    </w:p>
    <w:p w14:paraId="7581DF63" w14:textId="77777777" w:rsidR="00E55AE0" w:rsidRPr="00E55AE0" w:rsidRDefault="00E55AE0" w:rsidP="00E55AE0">
      <w:pPr>
        <w:numPr>
          <w:ilvl w:val="0"/>
          <w:numId w:val="378"/>
        </w:numPr>
      </w:pPr>
      <w:r w:rsidRPr="00E55AE0">
        <w:rPr>
          <w:lang w:val="en-US"/>
        </w:rPr>
        <w:t>Save shall fail on missing mandatory fields or numeric validation errors.</w:t>
      </w:r>
      <w:r w:rsidRPr="00E55AE0">
        <w:t> </w:t>
      </w:r>
    </w:p>
    <w:p w14:paraId="1263C8D6" w14:textId="77777777" w:rsidR="00E55AE0" w:rsidRPr="00E55AE0" w:rsidRDefault="00E55AE0" w:rsidP="00E55AE0">
      <w:pPr>
        <w:rPr>
          <w:b/>
          <w:bCs/>
          <w:i/>
          <w:iCs/>
        </w:rPr>
      </w:pPr>
      <w:r w:rsidRPr="00E55AE0">
        <w:rPr>
          <w:b/>
          <w:bCs/>
          <w:i/>
          <w:iCs/>
          <w:lang w:val="en-US"/>
        </w:rPr>
        <w:t>OLF007 Period 3 estimation logic</w:t>
      </w:r>
      <w:r w:rsidRPr="00E55AE0">
        <w:rPr>
          <w:b/>
          <w:bCs/>
          <w:i/>
          <w:iCs/>
        </w:rPr>
        <w:t> </w:t>
      </w:r>
    </w:p>
    <w:p w14:paraId="191C7490" w14:textId="77777777" w:rsidR="00E55AE0" w:rsidRPr="00E55AE0" w:rsidRDefault="00E55AE0" w:rsidP="00E55AE0">
      <w:pPr>
        <w:numPr>
          <w:ilvl w:val="0"/>
          <w:numId w:val="379"/>
        </w:numPr>
      </w:pPr>
      <w:r w:rsidRPr="00E55AE0">
        <w:rPr>
          <w:lang w:val="en-US"/>
        </w:rPr>
        <w:t>Period 3 shall include explicit user entered and system calculated fields.</w:t>
      </w:r>
      <w:r w:rsidRPr="00E55AE0">
        <w:t> </w:t>
      </w:r>
    </w:p>
    <w:p w14:paraId="73B08257" w14:textId="77777777" w:rsidR="00E55AE0" w:rsidRPr="00E55AE0" w:rsidRDefault="00E55AE0" w:rsidP="00E55AE0">
      <w:pPr>
        <w:numPr>
          <w:ilvl w:val="0"/>
          <w:numId w:val="380"/>
        </w:numPr>
      </w:pPr>
      <w:r w:rsidRPr="00E55AE0">
        <w:rPr>
          <w:lang w:val="en-US"/>
        </w:rPr>
        <w:t>Effective date shall be stored for each Period 3 estimate set.</w:t>
      </w:r>
      <w:r w:rsidRPr="00E55AE0">
        <w:t> </w:t>
      </w:r>
    </w:p>
    <w:p w14:paraId="55852F20" w14:textId="77777777" w:rsidR="00E55AE0" w:rsidRPr="00E55AE0" w:rsidRDefault="00E55AE0" w:rsidP="00E55AE0">
      <w:pPr>
        <w:numPr>
          <w:ilvl w:val="0"/>
          <w:numId w:val="381"/>
        </w:numPr>
      </w:pPr>
      <w:r w:rsidRPr="00E55AE0">
        <w:rPr>
          <w:lang w:val="en-US"/>
        </w:rPr>
        <w:t>Validation shall enforce the approved Period 3 future week cap (maximum 157 weeks).</w:t>
      </w:r>
      <w:r w:rsidRPr="00E55AE0">
        <w:t> </w:t>
      </w:r>
    </w:p>
    <w:p w14:paraId="716DD1A3" w14:textId="77777777" w:rsidR="00E55AE0" w:rsidRPr="00E55AE0" w:rsidRDefault="00E55AE0" w:rsidP="00E55AE0">
      <w:pPr>
        <w:rPr>
          <w:b/>
          <w:bCs/>
          <w:i/>
          <w:iCs/>
        </w:rPr>
      </w:pPr>
      <w:r w:rsidRPr="00E55AE0">
        <w:rPr>
          <w:b/>
          <w:bCs/>
          <w:i/>
          <w:iCs/>
          <w:lang w:val="en-US"/>
        </w:rPr>
        <w:t>OLF008 Roll up logic</w:t>
      </w:r>
      <w:r w:rsidRPr="00E55AE0">
        <w:rPr>
          <w:b/>
          <w:bCs/>
          <w:i/>
          <w:iCs/>
        </w:rPr>
        <w:t> </w:t>
      </w:r>
    </w:p>
    <w:p w14:paraId="1D105374" w14:textId="77777777" w:rsidR="00E55AE0" w:rsidRPr="00E55AE0" w:rsidRDefault="00E55AE0" w:rsidP="00E55AE0">
      <w:pPr>
        <w:numPr>
          <w:ilvl w:val="0"/>
          <w:numId w:val="382"/>
        </w:numPr>
      </w:pPr>
      <w:r w:rsidRPr="00E55AE0">
        <w:rPr>
          <w:lang w:val="en-US"/>
        </w:rPr>
        <w:t>Period level forecast roll up shall be available by forecast quarter.</w:t>
      </w:r>
      <w:r w:rsidRPr="00E55AE0">
        <w:t> </w:t>
      </w:r>
    </w:p>
    <w:p w14:paraId="165E38B9" w14:textId="77777777" w:rsidR="00E55AE0" w:rsidRPr="00E55AE0" w:rsidRDefault="00E55AE0" w:rsidP="00E55AE0">
      <w:pPr>
        <w:numPr>
          <w:ilvl w:val="0"/>
          <w:numId w:val="383"/>
        </w:numPr>
      </w:pPr>
      <w:r w:rsidRPr="00E55AE0">
        <w:rPr>
          <w:lang w:val="en-US"/>
        </w:rPr>
        <w:t>Roll up shall include P1, P2, and P3 contributions.</w:t>
      </w:r>
      <w:r w:rsidRPr="00E55AE0">
        <w:t> </w:t>
      </w:r>
    </w:p>
    <w:p w14:paraId="37B2D1CC" w14:textId="3DAAC384" w:rsidR="00E55AE0" w:rsidRPr="00E55AE0" w:rsidRDefault="00E55AE0" w:rsidP="00E55AE0">
      <w:pPr>
        <w:numPr>
          <w:ilvl w:val="0"/>
          <w:numId w:val="384"/>
        </w:numPr>
      </w:pPr>
      <w:r w:rsidRPr="00E55AE0">
        <w:rPr>
          <w:lang w:val="en-US"/>
        </w:rPr>
        <w:t>Roll up outputs shall be available in required OLIMS and </w:t>
      </w:r>
      <w:r w:rsidR="009C2723">
        <w:rPr>
          <w:lang w:val="en-US"/>
        </w:rPr>
        <w:t>iCare</w:t>
      </w:r>
      <w:r w:rsidRPr="00E55AE0">
        <w:rPr>
          <w:lang w:val="en-US"/>
        </w:rPr>
        <w:t> reporting channels per approved scope.</w:t>
      </w:r>
      <w:r w:rsidRPr="00E55AE0">
        <w:t> </w:t>
      </w:r>
    </w:p>
    <w:p w14:paraId="6227489D" w14:textId="4896CE2D" w:rsidR="00E55AE0" w:rsidRPr="00E55AE0" w:rsidRDefault="00E55AE0" w:rsidP="00E55AE0">
      <w:pPr>
        <w:rPr>
          <w:b/>
          <w:bCs/>
          <w:i/>
          <w:iCs/>
        </w:rPr>
      </w:pPr>
      <w:r w:rsidRPr="00E55AE0">
        <w:rPr>
          <w:b/>
          <w:bCs/>
          <w:i/>
          <w:iCs/>
          <w:lang w:val="en-US"/>
        </w:rPr>
        <w:t>OLF009 Mapping and </w:t>
      </w:r>
      <w:r w:rsidR="009C2723">
        <w:rPr>
          <w:b/>
          <w:bCs/>
          <w:i/>
          <w:iCs/>
          <w:lang w:val="en-US"/>
        </w:rPr>
        <w:t>iCare</w:t>
      </w:r>
      <w:r w:rsidRPr="00E55AE0">
        <w:rPr>
          <w:b/>
          <w:bCs/>
          <w:i/>
          <w:iCs/>
          <w:lang w:val="en-US"/>
        </w:rPr>
        <w:t> alignment</w:t>
      </w:r>
      <w:r w:rsidRPr="00E55AE0">
        <w:rPr>
          <w:b/>
          <w:bCs/>
          <w:i/>
          <w:iCs/>
        </w:rPr>
        <w:t> </w:t>
      </w:r>
    </w:p>
    <w:p w14:paraId="18199025" w14:textId="6017BAEB" w:rsidR="00E55AE0" w:rsidRPr="00E55AE0" w:rsidRDefault="00E55AE0" w:rsidP="00E55AE0">
      <w:pPr>
        <w:numPr>
          <w:ilvl w:val="0"/>
          <w:numId w:val="385"/>
        </w:numPr>
      </w:pPr>
      <w:r w:rsidRPr="00E55AE0">
        <w:rPr>
          <w:lang w:val="en-US"/>
        </w:rPr>
        <w:t>Mapping between OLIMS estimate fields and </w:t>
      </w:r>
      <w:r w:rsidR="009C2723">
        <w:rPr>
          <w:lang w:val="en-US"/>
        </w:rPr>
        <w:t>iCare</w:t>
      </w:r>
      <w:r w:rsidRPr="00E55AE0">
        <w:rPr>
          <w:lang w:val="en-US"/>
        </w:rPr>
        <w:t> recoup fields shall be explicitly documented and version controlled.</w:t>
      </w:r>
      <w:r w:rsidRPr="00E55AE0">
        <w:t> </w:t>
      </w:r>
    </w:p>
    <w:p w14:paraId="27BB9E81" w14:textId="77777777" w:rsidR="00E55AE0" w:rsidRPr="00E55AE0" w:rsidRDefault="00E55AE0" w:rsidP="00E55AE0">
      <w:pPr>
        <w:numPr>
          <w:ilvl w:val="0"/>
          <w:numId w:val="386"/>
        </w:numPr>
      </w:pPr>
      <w:r w:rsidRPr="00E55AE0">
        <w:rPr>
          <w:lang w:val="en-US"/>
        </w:rPr>
        <w:t>Incomplete records for required mapped fields shall be flagged and excluded from submission totals.</w:t>
      </w:r>
      <w:r w:rsidRPr="00E55AE0">
        <w:t> </w:t>
      </w:r>
    </w:p>
    <w:p w14:paraId="63BC8424" w14:textId="77777777" w:rsidR="00E55AE0" w:rsidRPr="00E55AE0" w:rsidRDefault="00E55AE0" w:rsidP="00E55AE0">
      <w:pPr>
        <w:numPr>
          <w:ilvl w:val="0"/>
          <w:numId w:val="387"/>
        </w:numPr>
      </w:pPr>
      <w:r w:rsidRPr="00E55AE0">
        <w:rPr>
          <w:lang w:val="en-US"/>
        </w:rPr>
        <w:t>Mapping defects shall be logged and routed for support resolution.</w:t>
      </w:r>
      <w:r w:rsidRPr="00E55AE0">
        <w:t> </w:t>
      </w:r>
    </w:p>
    <w:p w14:paraId="52264BA5" w14:textId="77777777" w:rsidR="00E55AE0" w:rsidRPr="00E55AE0" w:rsidRDefault="00E55AE0" w:rsidP="00E55AE0">
      <w:pPr>
        <w:rPr>
          <w:b/>
          <w:bCs/>
          <w:i/>
          <w:iCs/>
        </w:rPr>
      </w:pPr>
      <w:r w:rsidRPr="00E55AE0">
        <w:rPr>
          <w:b/>
          <w:bCs/>
          <w:i/>
          <w:iCs/>
          <w:lang w:val="en-US"/>
        </w:rPr>
        <w:t>OLF010 Platform and override policy</w:t>
      </w:r>
      <w:r w:rsidRPr="00E55AE0">
        <w:rPr>
          <w:b/>
          <w:bCs/>
          <w:i/>
          <w:iCs/>
        </w:rPr>
        <w:t> </w:t>
      </w:r>
    </w:p>
    <w:p w14:paraId="2230C85E" w14:textId="77777777" w:rsidR="00E55AE0" w:rsidRPr="00E55AE0" w:rsidRDefault="00E55AE0" w:rsidP="00E55AE0">
      <w:pPr>
        <w:numPr>
          <w:ilvl w:val="0"/>
          <w:numId w:val="388"/>
        </w:numPr>
      </w:pPr>
      <w:r w:rsidRPr="00E55AE0">
        <w:rPr>
          <w:lang w:val="en-US"/>
        </w:rPr>
        <w:t>Forecast reporting shall be delivered on the approved target platform.</w:t>
      </w:r>
      <w:r w:rsidRPr="00E55AE0">
        <w:t> </w:t>
      </w:r>
    </w:p>
    <w:p w14:paraId="4483864E" w14:textId="77777777" w:rsidR="00E55AE0" w:rsidRPr="00E55AE0" w:rsidRDefault="00E55AE0" w:rsidP="00E55AE0">
      <w:pPr>
        <w:numPr>
          <w:ilvl w:val="0"/>
          <w:numId w:val="389"/>
        </w:numPr>
      </w:pPr>
      <w:r w:rsidRPr="00E55AE0">
        <w:rPr>
          <w:lang w:val="en-US"/>
        </w:rPr>
        <w:t>Default output shall use OLIMS estimate data as source of truth.</w:t>
      </w:r>
      <w:r w:rsidRPr="00E55AE0">
        <w:t> </w:t>
      </w:r>
    </w:p>
    <w:p w14:paraId="04C4351B" w14:textId="77777777" w:rsidR="00E55AE0" w:rsidRPr="00E55AE0" w:rsidRDefault="00E55AE0" w:rsidP="00E55AE0">
      <w:pPr>
        <w:numPr>
          <w:ilvl w:val="0"/>
          <w:numId w:val="390"/>
        </w:numPr>
      </w:pPr>
      <w:r w:rsidRPr="00E55AE0">
        <w:rPr>
          <w:lang w:val="en-US"/>
        </w:rPr>
        <w:t>If manual override is approved, override reason/user/timestamp shall be mandatory and auditable.</w:t>
      </w:r>
      <w:r w:rsidRPr="00E55AE0">
        <w:t> </w:t>
      </w:r>
    </w:p>
    <w:p w14:paraId="76360D52" w14:textId="26C0D08D" w:rsidR="00E55AE0" w:rsidRPr="00E55AE0" w:rsidRDefault="00E55AE0" w:rsidP="00E55AE0">
      <w:pPr>
        <w:rPr>
          <w:b/>
          <w:bCs/>
        </w:rPr>
      </w:pPr>
      <w:r w:rsidRPr="00E55AE0">
        <w:rPr>
          <w:b/>
          <w:bCs/>
          <w:lang w:val="en-US"/>
        </w:rPr>
        <w:t xml:space="preserve">Out of scope for OLF </w:t>
      </w:r>
      <w:r w:rsidRPr="00E55AE0">
        <w:rPr>
          <w:b/>
          <w:bCs/>
        </w:rPr>
        <w:t> </w:t>
      </w:r>
    </w:p>
    <w:p w14:paraId="12A9EBB1" w14:textId="77777777" w:rsidR="00E55AE0" w:rsidRPr="00E55AE0" w:rsidRDefault="00E55AE0" w:rsidP="00E55AE0">
      <w:pPr>
        <w:numPr>
          <w:ilvl w:val="0"/>
          <w:numId w:val="391"/>
        </w:numPr>
      </w:pPr>
      <w:r w:rsidRPr="00E55AE0">
        <w:rPr>
          <w:lang w:val="en-US"/>
        </w:rPr>
        <w:t>Redesign of non EPSS OLIMS claim management capabilities.</w:t>
      </w:r>
      <w:r w:rsidRPr="00E55AE0">
        <w:t> </w:t>
      </w:r>
    </w:p>
    <w:p w14:paraId="1BC3A42B" w14:textId="77777777" w:rsidR="00E55AE0" w:rsidRPr="00E55AE0" w:rsidRDefault="00E55AE0" w:rsidP="00E55AE0">
      <w:pPr>
        <w:numPr>
          <w:ilvl w:val="0"/>
          <w:numId w:val="392"/>
        </w:numPr>
      </w:pPr>
      <w:r w:rsidRPr="00E55AE0">
        <w:rPr>
          <w:lang w:val="en-US"/>
        </w:rPr>
        <w:t>Payroll engine redesign unrelated to forecast capture/reporting.</w:t>
      </w:r>
      <w:r w:rsidRPr="00E55AE0">
        <w:t> </w:t>
      </w:r>
    </w:p>
    <w:p w14:paraId="3B7DC84F" w14:textId="77777777" w:rsidR="00E55AE0" w:rsidRPr="00E55AE0" w:rsidRDefault="00E55AE0" w:rsidP="00E55AE0">
      <w:pPr>
        <w:numPr>
          <w:ilvl w:val="0"/>
          <w:numId w:val="393"/>
        </w:numPr>
      </w:pPr>
      <w:r w:rsidRPr="00E55AE0">
        <w:rPr>
          <w:lang w:val="en-US"/>
        </w:rPr>
        <w:t>Backfill/reconstruction of historical estimates without approved migration scope.</w:t>
      </w:r>
      <w:r w:rsidRPr="00E55AE0">
        <w:t> </w:t>
      </w:r>
    </w:p>
    <w:p w14:paraId="637A4B80" w14:textId="5DD87FB3" w:rsidR="00E55AE0" w:rsidRPr="00E55AE0" w:rsidRDefault="00E55AE0" w:rsidP="00E55AE0">
      <w:pPr>
        <w:numPr>
          <w:ilvl w:val="0"/>
          <w:numId w:val="394"/>
        </w:numPr>
      </w:pPr>
      <w:r w:rsidRPr="00E55AE0">
        <w:rPr>
          <w:lang w:val="en-US"/>
        </w:rPr>
        <w:t>Any </w:t>
      </w:r>
      <w:r w:rsidR="009C2723">
        <w:rPr>
          <w:lang w:val="en-US"/>
        </w:rPr>
        <w:t>iCare</w:t>
      </w:r>
      <w:r w:rsidRPr="00E55AE0">
        <w:rPr>
          <w:lang w:val="en-US"/>
        </w:rPr>
        <w:t> interface behavior not backed by approved mapping and platform decisions.</w:t>
      </w:r>
      <w:r w:rsidRPr="00E55AE0">
        <w:t> </w:t>
      </w:r>
    </w:p>
    <w:p w14:paraId="65AF4E4E" w14:textId="77777777" w:rsidR="00E55AE0" w:rsidRPr="00E55AE0" w:rsidRDefault="00E55AE0" w:rsidP="00E55AE0">
      <w:pPr>
        <w:numPr>
          <w:ilvl w:val="0"/>
          <w:numId w:val="395"/>
        </w:numPr>
      </w:pPr>
      <w:r w:rsidRPr="00E55AE0">
        <w:rPr>
          <w:lang w:val="en-US"/>
        </w:rPr>
        <w:t>Non approved expansion of forecast dimensions beyond OLF001 OLF010.</w:t>
      </w:r>
      <w:r w:rsidRPr="00E55AE0">
        <w:t> </w:t>
      </w:r>
    </w:p>
    <w:p w14:paraId="78D259BD" w14:textId="2139F813" w:rsidR="00F04F7E" w:rsidRPr="00E55AE0" w:rsidRDefault="00F04F7E" w:rsidP="00F04F7E">
      <w:pPr>
        <w:pStyle w:val="Heading4"/>
        <w:rPr>
          <w:lang w:val="en-US"/>
        </w:rPr>
      </w:pPr>
      <w:bookmarkStart w:id="1701" w:name="_Toc75403591"/>
      <w:bookmarkStart w:id="1702" w:name="_Toc241226900"/>
      <w:r>
        <w:rPr>
          <w:lang w:val="en-US"/>
        </w:rPr>
        <w:t>DTT</w:t>
      </w:r>
      <w:r w:rsidRPr="00E55AE0">
        <w:rPr>
          <w:lang w:val="en-US"/>
        </w:rPr>
        <w:t xml:space="preserve"> </w:t>
      </w:r>
      <w:r w:rsidR="00E55AE0" w:rsidRPr="00E55AE0">
        <w:rPr>
          <w:lang w:val="en-US"/>
        </w:rPr>
        <w:t xml:space="preserve">Detailed </w:t>
      </w:r>
      <w:r w:rsidRPr="00E55AE0">
        <w:rPr>
          <w:lang w:val="en-US"/>
        </w:rPr>
        <w:t xml:space="preserve">Technical </w:t>
      </w:r>
      <w:r w:rsidR="00E55AE0" w:rsidRPr="00E55AE0">
        <w:rPr>
          <w:lang w:val="en-US"/>
        </w:rPr>
        <w:t>design</w:t>
      </w:r>
      <w:bookmarkEnd w:id="1701"/>
      <w:bookmarkEnd w:id="1702"/>
    </w:p>
    <w:p w14:paraId="01C9EAF8" w14:textId="6759124D" w:rsidR="00E55AE0" w:rsidRPr="00E55AE0" w:rsidRDefault="00E55AE0" w:rsidP="00E55AE0">
      <w:r w:rsidRPr="00E55AE0">
        <w:rPr>
          <w:b/>
          <w:bCs/>
          <w:lang w:val="en-US"/>
        </w:rPr>
        <w:t>ABAP objects to change</w:t>
      </w:r>
      <w:r w:rsidRPr="00E55AE0">
        <w:rPr>
          <w:lang w:val="en-US"/>
        </w:rPr>
        <w:t>:</w:t>
      </w:r>
      <w:r w:rsidRPr="00E55AE0">
        <w:t> </w:t>
      </w:r>
    </w:p>
    <w:p w14:paraId="4F0449C0" w14:textId="77777777" w:rsidR="00FD25A6" w:rsidRPr="00FD25A6" w:rsidRDefault="00FD25A6" w:rsidP="00B370AD">
      <w:r w:rsidRPr="00FD25A6">
        <w:t>1. ZHUOLIMS_UPDATE2 FORM calculate_epss_dates: extend current logic from P1/P2 to full P1/P2/P3 forecasting, including caps and consistent week arithmetic.</w:t>
      </w:r>
    </w:p>
    <w:p w14:paraId="728E2556" w14:textId="54A442D6" w:rsidR="00FD25A6" w:rsidRPr="00FD25A6" w:rsidRDefault="00FD25A6" w:rsidP="00B370AD">
      <w:r w:rsidRPr="00FD25A6">
        <w:t xml:space="preserve">2. ZHUOLIMS_UPDATE2 FORM save_epss (called via MODULE user_command_4100 save flow): </w:t>
      </w:r>
      <w:r w:rsidR="00450CDF">
        <w:t>save</w:t>
      </w:r>
      <w:r w:rsidRPr="00FD25A6">
        <w:t xml:space="preserve"> forecast estimate data and enforce mandatory save keys (incident, claim, estimate date range).</w:t>
      </w:r>
    </w:p>
    <w:p w14:paraId="523B453C" w14:textId="7F88816F" w:rsidR="00FD25A6" w:rsidRPr="00FD25A6" w:rsidRDefault="00FD25A6" w:rsidP="00B370AD">
      <w:r w:rsidRPr="00FD25A6">
        <w:t xml:space="preserve"> 3. ZHUIM_UPDATE3 FORM validate_3401 plus EPSS validators in ZHUOLIMS_UPDATE2 (existing/new): enforce P1 approved cap, P2 &lt;= 365 weeks, P3 &lt;= 157 weeks, date/amount checks, and duplicate-active estimate prevention.</w:t>
      </w:r>
    </w:p>
    <w:p w14:paraId="7CFA0C93" w14:textId="79D61F68" w:rsidR="00FD25A6" w:rsidRPr="00FD25A6" w:rsidRDefault="00FD25A6" w:rsidP="00847FC2">
      <w:r w:rsidRPr="00FD25A6">
        <w:t xml:space="preserve"> 4. ZHUIM_MAIN / ZHUIM_MAIN_2 EPSS tab/subscreen flow (including subscreen 4106 handlers): add EPSS Estimation UI for create/update/view with Period 1/2/3, quarter, WC section, RTW capacity, comments, override fields, and mandatory  indicators.</w:t>
      </w:r>
    </w:p>
    <w:p w14:paraId="1FC158AB" w14:textId="73EAA9B9" w:rsidR="00FD25A6" w:rsidRPr="00FD25A6" w:rsidRDefault="00FD25A6" w:rsidP="00847FC2">
      <w:r w:rsidRPr="00FD25A6">
        <w:t>5. Create table (ZIM_IN_EPSS_ESTIMATE): one active estimate set per incident with unique active-incident constraint.</w:t>
      </w:r>
    </w:p>
    <w:p w14:paraId="577355F0" w14:textId="6AE041B1" w:rsidR="00FD25A6" w:rsidRPr="00FD25A6" w:rsidRDefault="00FD25A6" w:rsidP="00847FC2">
      <w:r w:rsidRPr="00FD25A6">
        <w:t>6. Create forecast detail table (ZIM_IN_EPSS_EST_DTL): period-level values for P1/P2/P3, effective dates, weekly estimate, future weeks, totals, and blank-preserving P3 fields.</w:t>
      </w:r>
    </w:p>
    <w:p w14:paraId="7EB4AC67" w14:textId="0337C858" w:rsidR="00FD25A6" w:rsidRPr="00FD25A6" w:rsidRDefault="00FD25A6" w:rsidP="00847FC2">
      <w:r w:rsidRPr="00FD25A6">
        <w:t>7. Create audit table (ZIM_IN_EPSS_AUDIT): override reason, user, timestamp, action, and error/denial audit trail.</w:t>
      </w:r>
    </w:p>
    <w:p w14:paraId="7446F1E9" w14:textId="7AC35A4D" w:rsidR="00FD25A6" w:rsidRPr="00FD25A6" w:rsidRDefault="00FD25A6" w:rsidP="00847FC2">
      <w:r w:rsidRPr="00FD25A6">
        <w:t>8. Create mapping table (ZIM_IN_EPSS_MAP): version</w:t>
      </w:r>
      <w:r w:rsidR="00DB742F">
        <w:t xml:space="preserve"> </w:t>
      </w:r>
      <w:r w:rsidRPr="00FD25A6">
        <w:t>controlled OLIMS</w:t>
      </w:r>
      <w:r w:rsidR="00DB742F">
        <w:t xml:space="preserve"> </w:t>
      </w:r>
      <w:r w:rsidRPr="00FD25A6">
        <w:t>to</w:t>
      </w:r>
      <w:r w:rsidR="00DB742F">
        <w:t xml:space="preserve"> </w:t>
      </w:r>
      <w:r w:rsidRPr="00FD25A6">
        <w:t>iCare mapping, completeness flags, and exclusion markers for incomplete mapped records.</w:t>
      </w:r>
    </w:p>
    <w:p w14:paraId="60BB79A5" w14:textId="4F27932B" w:rsidR="00FD25A6" w:rsidRPr="00FD25A6" w:rsidRDefault="3536A51C" w:rsidP="00847FC2">
      <w:r>
        <w:t>9. Update ZHRDD_EPSS_ICARE_RECOUP and ZHDD_EPSS_ICARE_RECOUP_LIST: support P1/P2/P3 rollup outputs, preserve blank (not zero) for empty P3, and apply mapping/exclusion rules</w:t>
      </w:r>
      <w:r w:rsidR="1F97D988">
        <w:t xml:space="preserve"> (</w:t>
      </w:r>
      <w:r w:rsidR="1F97D988" w:rsidRPr="00EC3725">
        <w:rPr>
          <w:b/>
          <w:bCs/>
        </w:rPr>
        <w:t>NSWPf scope</w:t>
      </w:r>
      <w:r w:rsidR="1F97D988">
        <w:t>)</w:t>
      </w:r>
      <w:r>
        <w:t>.</w:t>
      </w:r>
    </w:p>
    <w:p w14:paraId="58C99660" w14:textId="59F2B64E" w:rsidR="00A420A9" w:rsidRDefault="00FD25A6" w:rsidP="00847FC2">
      <w:r w:rsidRPr="00FD25A6">
        <w:t>10. Retain existing weekly</w:t>
      </w:r>
      <w:r w:rsidR="00501C0A">
        <w:t xml:space="preserve"> </w:t>
      </w:r>
      <w:r w:rsidRPr="00FD25A6">
        <w:t>to</w:t>
      </w:r>
      <w:r w:rsidR="00501C0A">
        <w:t xml:space="preserve"> </w:t>
      </w:r>
      <w:r w:rsidRPr="00FD25A6">
        <w:t>weeks conversion approach so all new forecasting calculations remain consistent with calculate_epss_dates.</w:t>
      </w:r>
      <w:r w:rsidR="0061742B">
        <w:br/>
      </w:r>
    </w:p>
    <w:p w14:paraId="2D388B07" w14:textId="4D73FE81" w:rsidR="577F0CEA" w:rsidRDefault="3E6F252A" w:rsidP="1013634A">
      <w:pPr>
        <w:pStyle w:val="Heading2"/>
        <w:numPr>
          <w:ilvl w:val="1"/>
          <w:numId w:val="11"/>
        </w:numPr>
      </w:pPr>
      <w:bookmarkStart w:id="1703" w:name="_Toc2099371037"/>
      <w:bookmarkStart w:id="1704" w:name="_Toc1368526472"/>
      <w:bookmarkStart w:id="1705" w:name="_Toc241226901"/>
      <w:r>
        <w:t>(2.3.4.7) Display increases in Period 1 ordinary rate of pay/ORP</w:t>
      </w:r>
      <w:bookmarkEnd w:id="1703"/>
      <w:bookmarkEnd w:id="1704"/>
      <w:bookmarkEnd w:id="1705"/>
    </w:p>
    <w:p w14:paraId="39163BE3" w14:textId="0533A003" w:rsidR="577F0CEA" w:rsidRDefault="577F0CEA" w:rsidP="1013634A"/>
    <w:p w14:paraId="6C44C778" w14:textId="0D239793" w:rsidR="577F0CEA" w:rsidRDefault="3E6F252A" w:rsidP="1013634A">
      <w:pPr>
        <w:pStyle w:val="Heading4"/>
        <w:rPr>
          <w:rFonts w:ascii="Calibri Light" w:eastAsia="Calibri Light" w:hAnsi="Calibri Light" w:cs="Calibri Light"/>
        </w:rPr>
      </w:pPr>
      <w:bookmarkStart w:id="1706" w:name="_Toc2086885510"/>
      <w:bookmarkStart w:id="1707" w:name="_Toc241226902"/>
      <w:r w:rsidRPr="1013634A">
        <w:rPr>
          <w:rFonts w:ascii="Calibri Light" w:eastAsia="Calibri Light" w:hAnsi="Calibri Light" w:cs="Calibri Light"/>
        </w:rPr>
        <w:t>Current Setup</w:t>
      </w:r>
      <w:bookmarkEnd w:id="1706"/>
      <w:bookmarkEnd w:id="1707"/>
    </w:p>
    <w:p w14:paraId="7804B9CE" w14:textId="61714518" w:rsidR="577F0CEA" w:rsidRDefault="3E6F252A" w:rsidP="1013634A">
      <w:pPr>
        <w:keepNext/>
        <w:keepLines/>
      </w:pPr>
      <w:r>
        <w:t>Currently ORP increases cannot be seen in OLIMS.</w:t>
      </w:r>
    </w:p>
    <w:p w14:paraId="5CA5D6F0" w14:textId="6FA80E13" w:rsidR="577F0CEA" w:rsidRDefault="3E6F252A" w:rsidP="1013634A">
      <w:pPr>
        <w:pStyle w:val="Heading4"/>
        <w:rPr>
          <w:rFonts w:ascii="Calibri Light" w:eastAsia="Calibri Light" w:hAnsi="Calibri Light" w:cs="Calibri Light"/>
        </w:rPr>
      </w:pPr>
      <w:bookmarkStart w:id="1708" w:name="_Toc1876006959"/>
      <w:bookmarkStart w:id="1709" w:name="_Toc241226903"/>
      <w:r w:rsidRPr="1013634A">
        <w:rPr>
          <w:rFonts w:ascii="Calibri Light" w:eastAsia="Calibri Light" w:hAnsi="Calibri Light" w:cs="Calibri Light"/>
        </w:rPr>
        <w:t>Business requirement</w:t>
      </w:r>
      <w:bookmarkEnd w:id="1708"/>
      <w:bookmarkEnd w:id="1709"/>
    </w:p>
    <w:p w14:paraId="4A75C52D" w14:textId="36F8591C" w:rsidR="577F0CEA" w:rsidRDefault="3E6F252A">
      <w:r>
        <w:t>A new display-only OLIMS screen is required which will reflect SAP backend infotype 8 (Basic Pay) increases, start and end dates and the associated ORP sorted in descending order (latest first).</w:t>
      </w:r>
    </w:p>
    <w:p w14:paraId="58EC37F8" w14:textId="5357C073" w:rsidR="577F0CEA" w:rsidRDefault="3E6F252A" w:rsidP="1013634A">
      <w:pPr>
        <w:pStyle w:val="Heading4"/>
        <w:rPr>
          <w:rFonts w:ascii="Calibri Light" w:eastAsia="Calibri Light" w:hAnsi="Calibri Light" w:cs="Calibri Light"/>
        </w:rPr>
      </w:pPr>
      <w:bookmarkStart w:id="1710" w:name="_Toc1754462060"/>
      <w:bookmarkStart w:id="1711" w:name="_Toc241226904"/>
      <w:r w:rsidRPr="1013634A">
        <w:rPr>
          <w:lang w:val="en-US"/>
        </w:rPr>
        <w:t>DTT Detailed Technical design</w:t>
      </w:r>
      <w:bookmarkEnd w:id="1710"/>
      <w:bookmarkEnd w:id="1711"/>
    </w:p>
    <w:p w14:paraId="493C29AC" w14:textId="544E2A6E" w:rsidR="577F0CEA" w:rsidRDefault="3E6F252A" w:rsidP="1013634A">
      <w:pPr>
        <w:rPr>
          <w:i/>
          <w:iCs/>
        </w:rPr>
      </w:pPr>
      <w:r>
        <w:t>The determination of EPSS Period 1 is based on the date fields ZIM_IN_CM-EPSS_START_DATE_P1 and ZIM_IN_CM-EPSS_END_DATE_P1, therefore, only infotype 8 records valid within those dates will be listed in the screen.</w:t>
      </w:r>
    </w:p>
    <w:p w14:paraId="01C4CC08" w14:textId="4B154A21" w:rsidR="577F0CEA" w:rsidRDefault="3E6F252A">
      <w:r>
        <w:t>The ORP amounts will be displayed as weekly and annually values where weekly is the annually divided by 52.17858.</w:t>
      </w:r>
    </w:p>
    <w:p w14:paraId="6A03C263" w14:textId="1527E204" w:rsidR="577F0CEA" w:rsidRDefault="3E6F252A">
      <w:r>
        <w:t>The new screen will have the following fields:</w:t>
      </w:r>
    </w:p>
    <w:p w14:paraId="16EA0715" w14:textId="0E753568" w:rsidR="577F0CEA" w:rsidRDefault="3E6F252A" w:rsidP="1013634A">
      <w:pPr>
        <w:pStyle w:val="ListParagraph"/>
        <w:numPr>
          <w:ilvl w:val="0"/>
          <w:numId w:val="8"/>
        </w:numPr>
      </w:pPr>
      <w:r>
        <w:t>Start Date (IT0008-BEGDA)</w:t>
      </w:r>
    </w:p>
    <w:p w14:paraId="02D5099B" w14:textId="1BF15AB2" w:rsidR="577F0CEA" w:rsidRDefault="3E6F252A" w:rsidP="1013634A">
      <w:pPr>
        <w:pStyle w:val="ListParagraph"/>
        <w:numPr>
          <w:ilvl w:val="0"/>
          <w:numId w:val="8"/>
        </w:numPr>
      </w:pPr>
      <w:r>
        <w:t>End Date (IT0008-ENDDA)</w:t>
      </w:r>
    </w:p>
    <w:p w14:paraId="696240FE" w14:textId="6985A923" w:rsidR="577F0CEA" w:rsidRDefault="3E6F252A" w:rsidP="1013634A">
      <w:pPr>
        <w:pStyle w:val="ListParagraph"/>
        <w:numPr>
          <w:ilvl w:val="0"/>
          <w:numId w:val="8"/>
        </w:numPr>
      </w:pPr>
      <w:r>
        <w:t xml:space="preserve">ORP weekly amount (IT0008-BETRG </w:t>
      </w:r>
      <w:r w:rsidRPr="1013634A">
        <w:rPr>
          <w:rFonts w:eastAsiaTheme="minorEastAsia"/>
          <w:i/>
          <w:iCs/>
        </w:rPr>
        <w:t>/ ‘52.17858’</w:t>
      </w:r>
      <w:r>
        <w:t>)</w:t>
      </w:r>
    </w:p>
    <w:p w14:paraId="70F727B8" w14:textId="0EE84497" w:rsidR="577F0CEA" w:rsidRDefault="3E6F252A" w:rsidP="1013634A">
      <w:pPr>
        <w:pStyle w:val="ListParagraph"/>
        <w:numPr>
          <w:ilvl w:val="0"/>
          <w:numId w:val="8"/>
        </w:numPr>
      </w:pPr>
      <w:r>
        <w:t>ORP yearly amount (IT0008-BETRG)</w:t>
      </w:r>
    </w:p>
    <w:p w14:paraId="32966F8F" w14:textId="672A97FB" w:rsidR="577F0CEA" w:rsidRDefault="577F0CEA"/>
    <w:p w14:paraId="1F3210BA" w14:textId="0E77507A" w:rsidR="0D34BF92" w:rsidRDefault="0D34BF92" w:rsidP="05711E38">
      <w:pPr>
        <w:pStyle w:val="Heading2"/>
        <w:numPr>
          <w:ilvl w:val="1"/>
          <w:numId w:val="11"/>
        </w:numPr>
      </w:pPr>
      <w:bookmarkStart w:id="1712" w:name="_Toc409204093"/>
      <w:bookmarkStart w:id="1713" w:name="_Toc566031949"/>
      <w:bookmarkStart w:id="1714" w:name="_Toc241226905"/>
      <w:r>
        <w:t>(2.3.4.8) EPSS Claim Status</w:t>
      </w:r>
      <w:bookmarkEnd w:id="1712"/>
      <w:bookmarkEnd w:id="1713"/>
      <w:bookmarkEnd w:id="1714"/>
    </w:p>
    <w:p w14:paraId="5433C8B4" w14:textId="1C28E471" w:rsidR="05711E38" w:rsidRDefault="05711E38"/>
    <w:p w14:paraId="2101FF2F" w14:textId="7E8D3355" w:rsidR="0D34BF92" w:rsidRDefault="0D34BF92" w:rsidP="05711E38">
      <w:pPr>
        <w:pStyle w:val="Heading4"/>
        <w:rPr>
          <w:rFonts w:ascii="Calibri Light" w:eastAsia="Calibri Light" w:hAnsi="Calibri Light" w:cs="Calibri Light"/>
        </w:rPr>
      </w:pPr>
      <w:bookmarkStart w:id="1715" w:name="_Toc1085847331"/>
      <w:bookmarkStart w:id="1716" w:name="_Toc241226906"/>
      <w:r w:rsidRPr="05711E38">
        <w:rPr>
          <w:rFonts w:ascii="Calibri Light" w:eastAsia="Calibri Light" w:hAnsi="Calibri Light" w:cs="Calibri Light"/>
        </w:rPr>
        <w:t>Current Setup</w:t>
      </w:r>
      <w:bookmarkEnd w:id="1715"/>
      <w:bookmarkEnd w:id="1716"/>
    </w:p>
    <w:p w14:paraId="2E45B672" w14:textId="26E9C7DC" w:rsidR="0D34BF92" w:rsidRDefault="0D34BF92" w:rsidP="05711E38">
      <w:pPr>
        <w:spacing w:before="210" w:after="210" w:line="300" w:lineRule="auto"/>
        <w:rPr>
          <w:rFonts w:ascii="Segoe UI" w:eastAsia="Segoe UI" w:hAnsi="Segoe UI" w:cs="Segoe UI"/>
          <w:sz w:val="21"/>
          <w:szCs w:val="21"/>
        </w:rPr>
      </w:pPr>
      <w:r w:rsidRPr="05711E38">
        <w:rPr>
          <w:rFonts w:ascii="Segoe UI" w:eastAsia="Segoe UI" w:hAnsi="Segoe UI" w:cs="Segoe UI"/>
          <w:sz w:val="21"/>
          <w:szCs w:val="21"/>
        </w:rPr>
        <w:t>The following reasons are currently available in OLIMS when an EPSS Claim Status is closed</w:t>
      </w:r>
      <w:r w:rsidR="004B7AB9">
        <w:rPr>
          <w:rFonts w:ascii="Segoe UI" w:eastAsia="Segoe UI" w:hAnsi="Segoe UI" w:cs="Segoe UI"/>
          <w:sz w:val="21"/>
          <w:szCs w:val="21"/>
        </w:rPr>
        <w:t xml:space="preserve"> (On Duty)</w:t>
      </w:r>
      <w:r w:rsidRPr="05711E38">
        <w:rPr>
          <w:rFonts w:ascii="Segoe UI" w:eastAsia="Segoe UI" w:hAnsi="Segoe UI" w:cs="Segoe UI"/>
          <w:sz w:val="21"/>
          <w:szCs w:val="21"/>
        </w:rPr>
        <w:t>:</w:t>
      </w:r>
    </w:p>
    <w:p w14:paraId="3DBA4EEC" w14:textId="17F09CAD" w:rsidR="0D34BF92" w:rsidRDefault="0D34BF92" w:rsidP="05711E38">
      <w:pPr>
        <w:spacing w:before="210" w:after="210" w:line="300" w:lineRule="auto"/>
      </w:pPr>
      <w:r>
        <w:rPr>
          <w:noProof/>
        </w:rPr>
        <w:drawing>
          <wp:inline distT="0" distB="0" distL="0" distR="0" wp14:anchorId="01B10AC8" wp14:editId="68E9D9DC">
            <wp:extent cx="5724525" cy="2409825"/>
            <wp:effectExtent l="0" t="0" r="0" b="0"/>
            <wp:docPr id="824451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3083" name="Picture 1963343083"/>
                    <pic:cNvPicPr/>
                  </pic:nvPicPr>
                  <pic:blipFill>
                    <a:blip r:embed="rId43">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14:paraId="0DCF399C" w14:textId="4DB72AF0" w:rsidR="0D34BF92" w:rsidRDefault="0D34BF92" w:rsidP="05711E38">
      <w:pPr>
        <w:pStyle w:val="Heading4"/>
        <w:rPr>
          <w:rFonts w:ascii="Calibri Light" w:eastAsia="Calibri Light" w:hAnsi="Calibri Light" w:cs="Calibri Light"/>
        </w:rPr>
      </w:pPr>
      <w:bookmarkStart w:id="1717" w:name="_Toc1163496982"/>
      <w:bookmarkStart w:id="1718" w:name="_Toc241226907"/>
      <w:r w:rsidRPr="05711E38">
        <w:rPr>
          <w:rFonts w:ascii="Calibri Light" w:eastAsia="Calibri Light" w:hAnsi="Calibri Light" w:cs="Calibri Light"/>
        </w:rPr>
        <w:t>Business requirement</w:t>
      </w:r>
      <w:bookmarkEnd w:id="1717"/>
      <w:bookmarkEnd w:id="1718"/>
    </w:p>
    <w:p w14:paraId="1DAAF6D8" w14:textId="617B12BF" w:rsidR="0D34BF92" w:rsidRDefault="0D34BF92" w:rsidP="05711E38">
      <w:pPr>
        <w:spacing w:before="210" w:after="210" w:line="300" w:lineRule="auto"/>
        <w:rPr>
          <w:rFonts w:ascii="Segoe UI" w:eastAsia="Segoe UI" w:hAnsi="Segoe UI" w:cs="Segoe UI"/>
          <w:sz w:val="21"/>
          <w:szCs w:val="21"/>
        </w:rPr>
      </w:pPr>
      <w:r w:rsidRPr="05711E38">
        <w:rPr>
          <w:rFonts w:ascii="Segoe UI" w:eastAsia="Segoe UI" w:hAnsi="Segoe UI" w:cs="Segoe UI"/>
          <w:sz w:val="21"/>
          <w:szCs w:val="21"/>
        </w:rPr>
        <w:t>The business requires to add new reasons for closure for reporting purposes.</w:t>
      </w:r>
    </w:p>
    <w:p w14:paraId="49A4E30F" w14:textId="53D27C83" w:rsidR="00AB290C" w:rsidRPr="00DC2C77" w:rsidRDefault="00AB290C" w:rsidP="00AB290C">
      <w:pPr>
        <w:spacing w:before="210" w:after="210" w:line="300" w:lineRule="auto"/>
        <w:rPr>
          <w:rFonts w:ascii="Segoe UI" w:eastAsia="Segoe UI" w:hAnsi="Segoe UI" w:cs="Segoe UI"/>
          <w:sz w:val="21"/>
          <w:szCs w:val="21"/>
        </w:rPr>
      </w:pPr>
      <w:r w:rsidRPr="00DC2C77">
        <w:rPr>
          <w:rFonts w:ascii="Segoe UI" w:eastAsia="Segoe UI" w:hAnsi="Segoe UI" w:cs="Segoe UI"/>
          <w:sz w:val="21"/>
          <w:szCs w:val="21"/>
        </w:rPr>
        <w:t>OLH00</w:t>
      </w:r>
      <w:r>
        <w:rPr>
          <w:rFonts w:ascii="Segoe UI" w:eastAsia="Segoe UI" w:hAnsi="Segoe UI" w:cs="Segoe UI"/>
          <w:sz w:val="21"/>
          <w:szCs w:val="21"/>
        </w:rPr>
        <w:t xml:space="preserve">1 &amp; </w:t>
      </w:r>
      <w:r w:rsidRPr="00DC2C77">
        <w:rPr>
          <w:rFonts w:ascii="Segoe UI" w:eastAsia="Segoe UI" w:hAnsi="Segoe UI" w:cs="Segoe UI"/>
          <w:sz w:val="21"/>
          <w:szCs w:val="21"/>
        </w:rPr>
        <w:t>OLH002</w:t>
      </w:r>
      <w:r>
        <w:rPr>
          <w:rFonts w:ascii="Segoe UI" w:eastAsia="Segoe UI" w:hAnsi="Segoe UI" w:cs="Segoe UI"/>
          <w:sz w:val="21"/>
          <w:szCs w:val="21"/>
        </w:rPr>
        <w:t>:</w:t>
      </w:r>
    </w:p>
    <w:p w14:paraId="4526275B" w14:textId="2712B664" w:rsidR="00DC2C77" w:rsidRDefault="001F69D7" w:rsidP="00DC2C77">
      <w:pPr>
        <w:spacing w:before="210" w:after="210" w:line="300" w:lineRule="auto"/>
        <w:rPr>
          <w:rFonts w:ascii="Segoe UI" w:eastAsia="Segoe UI" w:hAnsi="Segoe UI" w:cs="Segoe UI"/>
          <w:sz w:val="21"/>
          <w:szCs w:val="21"/>
        </w:rPr>
      </w:pPr>
      <w:r>
        <w:rPr>
          <w:rFonts w:ascii="Segoe UI" w:eastAsia="Segoe UI" w:hAnsi="Segoe UI" w:cs="Segoe UI"/>
          <w:sz w:val="21"/>
          <w:szCs w:val="21"/>
        </w:rPr>
        <w:t xml:space="preserve">New sub-reasons when the </w:t>
      </w:r>
      <w:r w:rsidR="00DC2C77" w:rsidRPr="00DC2C77">
        <w:rPr>
          <w:rFonts w:ascii="Segoe UI" w:eastAsia="Segoe UI" w:hAnsi="Segoe UI" w:cs="Segoe UI"/>
          <w:sz w:val="21"/>
          <w:szCs w:val="21"/>
        </w:rPr>
        <w:t xml:space="preserve">EPSS Claim status is ‘closed’ for an </w:t>
      </w:r>
      <w:r w:rsidR="002A3C6E">
        <w:rPr>
          <w:rFonts w:ascii="Segoe UI" w:eastAsia="Segoe UI" w:hAnsi="Segoe UI" w:cs="Segoe UI"/>
          <w:sz w:val="21"/>
          <w:szCs w:val="21"/>
        </w:rPr>
        <w:t>‘</w:t>
      </w:r>
      <w:r w:rsidR="00DC2C77" w:rsidRPr="00DC2C77">
        <w:rPr>
          <w:rFonts w:ascii="Segoe UI" w:eastAsia="Segoe UI" w:hAnsi="Segoe UI" w:cs="Segoe UI"/>
          <w:sz w:val="21"/>
          <w:szCs w:val="21"/>
        </w:rPr>
        <w:t>On Duty injury</w:t>
      </w:r>
      <w:r w:rsidR="002A3C6E">
        <w:rPr>
          <w:rFonts w:ascii="Segoe UI" w:eastAsia="Segoe UI" w:hAnsi="Segoe UI" w:cs="Segoe UI"/>
          <w:sz w:val="21"/>
          <w:szCs w:val="21"/>
        </w:rPr>
        <w:t>’</w:t>
      </w:r>
      <w:r w:rsidR="00DC2C77" w:rsidRPr="00DC2C77">
        <w:rPr>
          <w:rFonts w:ascii="Segoe UI" w:eastAsia="Segoe UI" w:hAnsi="Segoe UI" w:cs="Segoe UI"/>
          <w:sz w:val="21"/>
          <w:szCs w:val="21"/>
        </w:rPr>
        <w:t> </w:t>
      </w:r>
    </w:p>
    <w:p w14:paraId="6FB139D7" w14:textId="77777777" w:rsidR="00DC2C77" w:rsidRPr="00DC2C77" w:rsidRDefault="00DC2C77" w:rsidP="00DC2C77">
      <w:pPr>
        <w:spacing w:before="210" w:after="210" w:line="300" w:lineRule="auto"/>
        <w:rPr>
          <w:rFonts w:ascii="Segoe UI" w:eastAsia="Segoe UI" w:hAnsi="Segoe UI" w:cs="Segoe UI"/>
          <w:sz w:val="21"/>
          <w:szCs w:val="21"/>
        </w:rPr>
      </w:pPr>
      <w:r w:rsidRPr="00DC2C77">
        <w:rPr>
          <w:rFonts w:ascii="Segoe UI" w:eastAsia="Segoe UI" w:hAnsi="Segoe UI" w:cs="Segoe UI"/>
          <w:sz w:val="21"/>
          <w:szCs w:val="21"/>
        </w:rPr>
        <w:t>Sub Reasons: </w:t>
      </w:r>
    </w:p>
    <w:p w14:paraId="7D04E91C"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WC Claim Closed </w:t>
      </w:r>
    </w:p>
    <w:p w14:paraId="406FC8B0"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Non-Compliance of WC Obligations </w:t>
      </w:r>
    </w:p>
    <w:p w14:paraId="1B72E8F9"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Returned PID </w:t>
      </w:r>
    </w:p>
    <w:p w14:paraId="2260548D"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Reached retirement age </w:t>
      </w:r>
    </w:p>
    <w:p w14:paraId="6498729F"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Work Injury Damages (WID) </w:t>
      </w:r>
    </w:p>
    <w:p w14:paraId="47722FF4"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Dismissed S181D </w:t>
      </w:r>
    </w:p>
    <w:p w14:paraId="02A67697"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Removed S80(3) </w:t>
      </w:r>
    </w:p>
    <w:p w14:paraId="47203541"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Appointment as a Police Officer ceased </w:t>
      </w:r>
    </w:p>
    <w:p w14:paraId="39A7D383"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Convicted of Criminal Offence </w:t>
      </w:r>
    </w:p>
    <w:p w14:paraId="766A0B59"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Serving custodial sentence </w:t>
      </w:r>
    </w:p>
    <w:p w14:paraId="5D424F77"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Death </w:t>
      </w:r>
    </w:p>
    <w:p w14:paraId="53EF6511"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Disputed Claim </w:t>
      </w:r>
    </w:p>
    <w:p w14:paraId="2205190A"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Not in receipt of works compensation weekly benefits </w:t>
      </w:r>
    </w:p>
    <w:p w14:paraId="389E62A2"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Resigned </w:t>
      </w:r>
    </w:p>
    <w:p w14:paraId="2F3ABE10" w14:textId="77777777" w:rsidR="00DC2C77" w:rsidRPr="00DC2C77" w:rsidRDefault="00DC2C77" w:rsidP="009C084F">
      <w:pPr>
        <w:spacing w:before="210" w:after="210" w:line="300" w:lineRule="auto"/>
        <w:ind w:left="720"/>
        <w:rPr>
          <w:rFonts w:ascii="Segoe UI" w:eastAsia="Segoe UI" w:hAnsi="Segoe UI" w:cs="Segoe UI"/>
          <w:sz w:val="21"/>
          <w:szCs w:val="21"/>
        </w:rPr>
      </w:pPr>
      <w:r w:rsidRPr="00DC2C77">
        <w:rPr>
          <w:rFonts w:ascii="Segoe UI" w:eastAsia="Segoe UI" w:hAnsi="Segoe UI" w:cs="Segoe UI"/>
          <w:sz w:val="21"/>
          <w:szCs w:val="21"/>
        </w:rPr>
        <w:t>Other – with free text </w:t>
      </w:r>
    </w:p>
    <w:p w14:paraId="34DD558A" w14:textId="40072631" w:rsidR="00DC2C77" w:rsidRDefault="00A44EE2" w:rsidP="05711E38">
      <w:pPr>
        <w:spacing w:before="210" w:after="210" w:line="300" w:lineRule="auto"/>
        <w:rPr>
          <w:rFonts w:ascii="Segoe UI" w:eastAsia="Segoe UI" w:hAnsi="Segoe UI" w:cs="Segoe UI"/>
          <w:sz w:val="21"/>
          <w:szCs w:val="21"/>
        </w:rPr>
      </w:pPr>
      <w:r w:rsidRPr="00D31989">
        <w:rPr>
          <w:rFonts w:ascii="Arial" w:hAnsi="Arial" w:cs="Arial"/>
        </w:rPr>
        <w:t>OLH003</w:t>
      </w:r>
      <w:r w:rsidR="00490514">
        <w:rPr>
          <w:rFonts w:ascii="Arial" w:hAnsi="Arial" w:cs="Arial"/>
        </w:rPr>
        <w:t xml:space="preserve">  </w:t>
      </w:r>
      <w:r w:rsidR="00490514" w:rsidRPr="00D31989">
        <w:rPr>
          <w:rFonts w:ascii="Arial" w:hAnsi="Arial" w:cs="Arial"/>
        </w:rPr>
        <w:t>A report to be available within OLIMS to audit any overrides processed by EPSS Claims Officers for ongoing monitoring and quality assurance checks</w:t>
      </w:r>
    </w:p>
    <w:p w14:paraId="2417B1DC" w14:textId="79F0A947" w:rsidR="0D34BF92" w:rsidRDefault="0D34BF92" w:rsidP="05711E38">
      <w:pPr>
        <w:pStyle w:val="Heading4"/>
        <w:rPr>
          <w:rFonts w:ascii="Calibri Light" w:eastAsia="Calibri Light" w:hAnsi="Calibri Light" w:cs="Calibri Light"/>
        </w:rPr>
      </w:pPr>
      <w:bookmarkStart w:id="1719" w:name="_Toc713478561"/>
      <w:bookmarkStart w:id="1720" w:name="_Toc241226908"/>
      <w:r w:rsidRPr="05711E38">
        <w:rPr>
          <w:lang w:val="en-US"/>
        </w:rPr>
        <w:t>DTT Detailed Technical design</w:t>
      </w:r>
      <w:bookmarkEnd w:id="1719"/>
      <w:bookmarkEnd w:id="1720"/>
    </w:p>
    <w:p w14:paraId="45C6F1B5" w14:textId="7EFB95C8" w:rsidR="0D34BF92" w:rsidRDefault="0D34BF92">
      <w:r>
        <w:t>Add the following values to domain ZIM_REASON_CLOSURE:</w:t>
      </w:r>
    </w:p>
    <w:p w14:paraId="790805AC" w14:textId="172BFC99" w:rsidR="0D34BF92" w:rsidRDefault="0D34BF92" w:rsidP="05711E38">
      <w:pPr>
        <w:pStyle w:val="ListParagraph"/>
        <w:numPr>
          <w:ilvl w:val="0"/>
          <w:numId w:val="2"/>
        </w:numPr>
        <w:rPr>
          <w:rFonts w:ascii="Arial" w:eastAsia="Arial" w:hAnsi="Arial" w:cs="Arial"/>
          <w:color w:val="FF0000"/>
          <w:sz w:val="18"/>
          <w:szCs w:val="18"/>
          <w:highlight w:val="yellow"/>
        </w:rPr>
      </w:pPr>
      <w:r w:rsidRPr="05711E38">
        <w:rPr>
          <w:rFonts w:ascii="Arial" w:eastAsia="Arial" w:hAnsi="Arial" w:cs="Arial"/>
          <w:color w:val="000000" w:themeColor="text1"/>
          <w:sz w:val="18"/>
          <w:szCs w:val="18"/>
        </w:rPr>
        <w:t xml:space="preserve">WC Claim Closed </w:t>
      </w:r>
      <w:r w:rsidRPr="05711E38">
        <w:rPr>
          <w:rFonts w:ascii="Arial" w:eastAsia="Arial" w:hAnsi="Arial" w:cs="Arial"/>
          <w:color w:val="FF0000"/>
          <w:sz w:val="18"/>
          <w:szCs w:val="18"/>
          <w:highlight w:val="yellow"/>
        </w:rPr>
        <w:t>(TBC - Is the reason 'EC Claim Closed' same as existing reason 'Workers Compensation payments ceased/ineligible'?)</w:t>
      </w:r>
    </w:p>
    <w:p w14:paraId="69041EB0" w14:textId="0886CF98" w:rsidR="0D34BF92" w:rsidRDefault="0D34BF92" w:rsidP="05711E38">
      <w:pPr>
        <w:pStyle w:val="ListParagraph"/>
        <w:numPr>
          <w:ilvl w:val="0"/>
          <w:numId w:val="2"/>
        </w:numPr>
        <w:shd w:val="clear" w:color="auto" w:fill="FFFFFF" w:themeFill="background1"/>
        <w:spacing w:after="0"/>
        <w:rPr>
          <w:rFonts w:ascii="Arial" w:eastAsia="Arial" w:hAnsi="Arial" w:cs="Arial"/>
          <w:color w:val="000000" w:themeColor="text1"/>
          <w:sz w:val="18"/>
          <w:szCs w:val="18"/>
        </w:rPr>
      </w:pPr>
      <w:r w:rsidRPr="05711E38">
        <w:rPr>
          <w:rFonts w:ascii="Arial" w:eastAsia="Arial" w:hAnsi="Arial" w:cs="Arial"/>
          <w:color w:val="000000" w:themeColor="text1"/>
          <w:sz w:val="18"/>
          <w:szCs w:val="18"/>
        </w:rPr>
        <w:t>Returned PID</w:t>
      </w:r>
    </w:p>
    <w:p w14:paraId="67769654" w14:textId="203EF4D2" w:rsidR="0D34BF92" w:rsidRDefault="0D34BF92" w:rsidP="05711E38">
      <w:pPr>
        <w:pStyle w:val="ListParagraph"/>
        <w:numPr>
          <w:ilvl w:val="0"/>
          <w:numId w:val="2"/>
        </w:numPr>
        <w:shd w:val="clear" w:color="auto" w:fill="FFFFFF" w:themeFill="background1"/>
        <w:spacing w:after="0"/>
        <w:rPr>
          <w:rFonts w:ascii="Arial" w:eastAsia="Arial" w:hAnsi="Arial" w:cs="Arial"/>
          <w:color w:val="000000" w:themeColor="text1"/>
          <w:sz w:val="18"/>
          <w:szCs w:val="18"/>
        </w:rPr>
      </w:pPr>
      <w:r w:rsidRPr="05711E38">
        <w:rPr>
          <w:rFonts w:ascii="Arial" w:eastAsia="Arial" w:hAnsi="Arial" w:cs="Arial"/>
          <w:color w:val="000000" w:themeColor="text1"/>
          <w:sz w:val="18"/>
          <w:szCs w:val="18"/>
        </w:rPr>
        <w:t>Work Injury Damages (WID)</w:t>
      </w:r>
    </w:p>
    <w:p w14:paraId="7D3E7E13" w14:textId="6E932684" w:rsidR="0D34BF92" w:rsidRDefault="0D34BF92" w:rsidP="05711E38">
      <w:pPr>
        <w:pStyle w:val="ListParagraph"/>
        <w:numPr>
          <w:ilvl w:val="0"/>
          <w:numId w:val="2"/>
        </w:numPr>
        <w:shd w:val="clear" w:color="auto" w:fill="FFFFFF" w:themeFill="background1"/>
        <w:spacing w:after="0"/>
        <w:rPr>
          <w:rFonts w:ascii="Arial" w:eastAsia="Arial" w:hAnsi="Arial" w:cs="Arial"/>
          <w:color w:val="000000" w:themeColor="text1"/>
          <w:sz w:val="18"/>
          <w:szCs w:val="18"/>
        </w:rPr>
      </w:pPr>
      <w:r w:rsidRPr="05711E38">
        <w:rPr>
          <w:rFonts w:ascii="Arial" w:eastAsia="Arial" w:hAnsi="Arial" w:cs="Arial"/>
          <w:color w:val="000000" w:themeColor="text1"/>
          <w:sz w:val="18"/>
          <w:szCs w:val="18"/>
        </w:rPr>
        <w:t>Death</w:t>
      </w:r>
    </w:p>
    <w:p w14:paraId="70E1D84B" w14:textId="2ABDF5F5" w:rsidR="00E55AE0" w:rsidRPr="00E55AE0" w:rsidRDefault="00E55AE0"/>
    <w:sectPr w:rsidR="00E55AE0" w:rsidRPr="00E55AE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2" w:author="Kevin Lumpan" w:date="2026-03-10T10:30:00Z" w:initials="KL">
    <w:p w14:paraId="3368DC06" w14:textId="5DCF13DF" w:rsidR="00DA5A01" w:rsidRDefault="00DA5A01">
      <w:pPr>
        <w:pStyle w:val="CommentText"/>
      </w:pPr>
      <w:r>
        <w:rPr>
          <w:rStyle w:val="CommentReference"/>
        </w:rPr>
        <w:annotationRef/>
      </w:r>
      <w:r w:rsidRPr="17D0C95B">
        <w:t>Is there functionality to re‑run processing for line items that encountered errors? For example, can users download error records, correct them, and re-upload?</w:t>
      </w:r>
    </w:p>
  </w:comment>
  <w:comment w:id="143" w:author="Andre Zorba" w:date="2026-03-11T10:26:00Z" w:initials="AZ">
    <w:p w14:paraId="19E27FDC" w14:textId="68EA4BA5" w:rsidR="00ED22D1" w:rsidRDefault="00ED22D1">
      <w:pPr>
        <w:pStyle w:val="CommentText"/>
      </w:pPr>
      <w:r>
        <w:rPr>
          <w:rStyle w:val="CommentReference"/>
        </w:rPr>
        <w:annotationRef/>
      </w:r>
      <w:r>
        <w:fldChar w:fldCharType="begin"/>
      </w:r>
      <w:r>
        <w:instrText xml:space="preserve"> HYPERLINK "mailto:LUMP1KEV@police.nsw.gov.au"</w:instrText>
      </w:r>
      <w:bookmarkStart w:id="145" w:name="_@_98627CB9DAC64F4CA38A081EFD8BB797Z"/>
      <w:r>
        <w:fldChar w:fldCharType="separate"/>
      </w:r>
      <w:bookmarkEnd w:id="145"/>
      <w:r w:rsidRPr="25DF1577">
        <w:rPr>
          <w:rStyle w:val="Mention"/>
          <w:noProof/>
        </w:rPr>
        <w:t>@Kevin Lumpan</w:t>
      </w:r>
      <w:r>
        <w:fldChar w:fldCharType="end"/>
      </w:r>
      <w:r w:rsidRPr="116CE139">
        <w:t xml:space="preserve"> A selection-screen option will be available to run the program in validation (test-only) mode. In this mode, any errors will be identified so they can be corrected before executing the program in live mode</w:t>
      </w:r>
    </w:p>
  </w:comment>
  <w:comment w:id="144" w:author="Andre Zorba" w:date="2026-03-12T09:14:00Z" w:initials="AZ">
    <w:p w14:paraId="79B88539" w14:textId="4CAC3498" w:rsidR="00ED22D1" w:rsidRDefault="00ED22D1">
      <w:pPr>
        <w:pStyle w:val="CommentText"/>
      </w:pPr>
      <w:r>
        <w:rPr>
          <w:rStyle w:val="CommentReference"/>
        </w:rPr>
        <w:annotationRef/>
      </w:r>
      <w:r>
        <w:fldChar w:fldCharType="begin"/>
      </w:r>
      <w:r>
        <w:instrText xml:space="preserve"> HYPERLINK "mailto:LUMP1KEV@police.nsw.gov.au"</w:instrText>
      </w:r>
      <w:bookmarkStart w:id="146" w:name="_@_6207A5D99544403688D843E89AE6D9C2Z"/>
      <w:r>
        <w:fldChar w:fldCharType="separate"/>
      </w:r>
      <w:bookmarkEnd w:id="146"/>
      <w:r w:rsidRPr="0BD425E1">
        <w:rPr>
          <w:rStyle w:val="Mention"/>
          <w:noProof/>
        </w:rPr>
        <w:t>@Kevin Lumpan</w:t>
      </w:r>
      <w:r>
        <w:fldChar w:fldCharType="end"/>
      </w:r>
      <w:r w:rsidRPr="37D1D614">
        <w:t xml:space="preserve"> please resolve the comment if you are okay with my response</w:t>
      </w:r>
    </w:p>
  </w:comment>
  <w:comment w:id="218" w:author="Kevin Lumpan" w:date="2026-03-10T10:31:00Z" w:initials="KL">
    <w:p w14:paraId="0BC76BBB" w14:textId="421D8FD0" w:rsidR="00DA5A01" w:rsidRDefault="00DA5A01">
      <w:pPr>
        <w:pStyle w:val="CommentText"/>
      </w:pPr>
      <w:r>
        <w:rPr>
          <w:rStyle w:val="CommentReference"/>
        </w:rPr>
        <w:annotationRef/>
      </w:r>
      <w:r w:rsidRPr="0CF369B3">
        <w:t>Each field in a table should be associated with a domain to support F4 help values, ALV descriptions.</w:t>
      </w:r>
    </w:p>
  </w:comment>
  <w:comment w:id="219" w:author="Andre Zorba" w:date="2026-03-11T10:28:00Z" w:initials="AZ">
    <w:p w14:paraId="421A062D" w14:textId="648BDB2E" w:rsidR="00ED22D1" w:rsidRDefault="00ED22D1">
      <w:pPr>
        <w:pStyle w:val="CommentText"/>
      </w:pPr>
      <w:r>
        <w:rPr>
          <w:rStyle w:val="CommentReference"/>
        </w:rPr>
        <w:annotationRef/>
      </w:r>
      <w:r w:rsidRPr="61BF767D">
        <w:t>Each field in table is associated with a domain as per described on page 71 above.</w:t>
      </w:r>
    </w:p>
  </w:comment>
  <w:comment w:id="220" w:author="Andre Zorba" w:date="2026-03-12T09:15:00Z" w:initials="AZ">
    <w:p w14:paraId="4BB9357F" w14:textId="5ADBF0E8" w:rsidR="00ED22D1" w:rsidRDefault="00ED22D1">
      <w:pPr>
        <w:pStyle w:val="CommentText"/>
      </w:pPr>
      <w:r>
        <w:rPr>
          <w:rStyle w:val="CommentReference"/>
        </w:rPr>
        <w:annotationRef/>
      </w:r>
      <w:r>
        <w:fldChar w:fldCharType="begin"/>
      </w:r>
      <w:r>
        <w:instrText xml:space="preserve"> HYPERLINK "mailto:LUMP1KEV@police.nsw.gov.au"</w:instrText>
      </w:r>
      <w:bookmarkStart w:id="221" w:name="_@_CC4FE4BE7C5E4A029F6E5423A8B2840BZ"/>
      <w:r>
        <w:fldChar w:fldCharType="separate"/>
      </w:r>
      <w:bookmarkEnd w:id="221"/>
      <w:r w:rsidRPr="18DBB2CF">
        <w:rPr>
          <w:rStyle w:val="Mention"/>
          <w:noProof/>
        </w:rPr>
        <w:t>@Kevin Lumpan</w:t>
      </w:r>
      <w:r>
        <w:fldChar w:fldCharType="end"/>
      </w:r>
      <w:r w:rsidRPr="0A3BAAC8">
        <w:t xml:space="preserve"> please resolve the comment if you are okay with my response</w:t>
      </w:r>
    </w:p>
  </w:comment>
  <w:comment w:id="552" w:author="Matthew Johnson" w:date="2026-07-23T14:58:00Z" w:initials="MJ">
    <w:p w14:paraId="0206F32E" w14:textId="77777777" w:rsidR="00160B3D" w:rsidRDefault="00160B3D">
      <w:pPr>
        <w:pStyle w:val="CommentText"/>
      </w:pPr>
      <w:r>
        <w:rPr>
          <w:rStyle w:val="CommentReference"/>
        </w:rPr>
        <w:annotationRef/>
      </w:r>
      <w:r>
        <w:t>New Requirement from EPSS operations team</w:t>
      </w:r>
    </w:p>
  </w:comment>
  <w:comment w:id="575" w:author="Matthew Johnson" w:date="2026-07-23T14:57:00Z" w:initials="MJ">
    <w:p w14:paraId="5FABE22F" w14:textId="77777777" w:rsidR="00160B3D" w:rsidRDefault="00160B3D">
      <w:pPr>
        <w:pStyle w:val="CommentText"/>
      </w:pPr>
      <w:r>
        <w:rPr>
          <w:rStyle w:val="CommentReference"/>
        </w:rPr>
        <w:annotationRef/>
      </w:r>
      <w:r>
        <w:t>New requirement from EPSS Operations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8DC06" w15:done="1"/>
  <w15:commentEx w15:paraId="19E27FDC" w15:paraIdParent="3368DC06" w15:done="1"/>
  <w15:commentEx w15:paraId="79B88539" w15:paraIdParent="3368DC06" w15:done="1"/>
  <w15:commentEx w15:paraId="0BC76BBB" w15:done="1"/>
  <w15:commentEx w15:paraId="421A062D" w15:paraIdParent="0BC76BBB" w15:done="1"/>
  <w15:commentEx w15:paraId="4BB9357F" w15:paraIdParent="0BC76BBB" w15:done="1"/>
  <w15:commentEx w15:paraId="0206F32E" w15:done="0"/>
  <w15:commentEx w15:paraId="5FABE2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B53BC5" w16cex:dateUtc="2026-03-09T23:30:00Z"/>
  <w16cex:commentExtensible w16cex:durableId="12D36335" w16cex:dateUtc="2026-03-10T23:26:00Z"/>
  <w16cex:commentExtensible w16cex:durableId="1379F8A3" w16cex:dateUtc="2026-03-11T22:14:00Z"/>
  <w16cex:commentExtensible w16cex:durableId="25F3335B" w16cex:dateUtc="2026-03-09T23:31:00Z"/>
  <w16cex:commentExtensible w16cex:durableId="3409F48B" w16cex:dateUtc="2026-03-10T23:28:00Z"/>
  <w16cex:commentExtensible w16cex:durableId="31D7AEBB" w16cex:dateUtc="2026-03-11T22:15:00Z"/>
  <w16cex:commentExtensible w16cex:durableId="6045E169" w16cex:dateUtc="2026-07-23T04:58:00Z"/>
  <w16cex:commentExtensible w16cex:durableId="3F8C7801" w16cex:dateUtc="2026-07-23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8DC06" w16cid:durableId="4CB53BC5"/>
  <w16cid:commentId w16cid:paraId="19E27FDC" w16cid:durableId="12D36335"/>
  <w16cid:commentId w16cid:paraId="79B88539" w16cid:durableId="1379F8A3"/>
  <w16cid:commentId w16cid:paraId="0BC76BBB" w16cid:durableId="25F3335B"/>
  <w16cid:commentId w16cid:paraId="421A062D" w16cid:durableId="3409F48B"/>
  <w16cid:commentId w16cid:paraId="4BB9357F" w16cid:durableId="31D7AEBB"/>
  <w16cid:commentId w16cid:paraId="0206F32E" w16cid:durableId="6045E169"/>
  <w16cid:commentId w16cid:paraId="5FABE22F" w16cid:durableId="3F8C78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5C3B0" w14:textId="77777777" w:rsidR="00F11F51" w:rsidRDefault="00F11F51" w:rsidP="003D417F">
      <w:pPr>
        <w:spacing w:after="0" w:line="240" w:lineRule="auto"/>
      </w:pPr>
      <w:r>
        <w:separator/>
      </w:r>
    </w:p>
  </w:endnote>
  <w:endnote w:type="continuationSeparator" w:id="0">
    <w:p w14:paraId="5478200C" w14:textId="77777777" w:rsidR="00F11F51" w:rsidRDefault="00F11F51" w:rsidP="003D417F">
      <w:pPr>
        <w:spacing w:after="0" w:line="240" w:lineRule="auto"/>
      </w:pPr>
      <w:r>
        <w:continuationSeparator/>
      </w:r>
    </w:p>
  </w:endnote>
  <w:endnote w:type="continuationNotice" w:id="1">
    <w:p w14:paraId="008B46B8" w14:textId="77777777" w:rsidR="00F11F51" w:rsidRDefault="00F11F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Narrow">
    <w:altName w:val="Arial"/>
    <w:charset w:val="00"/>
    <w:family w:val="swiss"/>
    <w:pitch w:val="variable"/>
    <w:sig w:usb0="00000287" w:usb1="00000800" w:usb2="00000000" w:usb3="00000000" w:csb0="0000009F" w:csb1="00000000"/>
  </w:font>
  <w:font w:name="Yu Mincho">
    <w:altName w:val="游明朝"/>
    <w:panose1 w:val="00000000000000000000"/>
    <w:charset w:val="80"/>
    <w:family w:val="roman"/>
    <w:notTrueType/>
    <w:pitch w:val="default"/>
  </w:font>
  <w:font w:name="Arial Nova">
    <w:charset w:val="00"/>
    <w:family w:val="swiss"/>
    <w:pitch w:val="variable"/>
    <w:sig w:usb0="0000028F" w:usb1="00000002" w:usb2="00000000" w:usb3="00000000" w:csb0="000001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6315" w14:textId="77777777" w:rsidR="007E6686" w:rsidRDefault="007E66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03D7" w14:textId="77777777" w:rsidR="007E6686" w:rsidRDefault="007E66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99E0" w14:textId="77777777" w:rsidR="007E6686" w:rsidRDefault="007E6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180B2" w14:textId="77777777" w:rsidR="00F11F51" w:rsidRDefault="00F11F51" w:rsidP="003D417F">
      <w:pPr>
        <w:spacing w:after="0" w:line="240" w:lineRule="auto"/>
      </w:pPr>
      <w:r>
        <w:separator/>
      </w:r>
    </w:p>
  </w:footnote>
  <w:footnote w:type="continuationSeparator" w:id="0">
    <w:p w14:paraId="1D7E23AF" w14:textId="77777777" w:rsidR="00F11F51" w:rsidRDefault="00F11F51" w:rsidP="003D417F">
      <w:pPr>
        <w:spacing w:after="0" w:line="240" w:lineRule="auto"/>
      </w:pPr>
      <w:r>
        <w:continuationSeparator/>
      </w:r>
    </w:p>
  </w:footnote>
  <w:footnote w:type="continuationNotice" w:id="1">
    <w:p w14:paraId="28746807" w14:textId="77777777" w:rsidR="00F11F51" w:rsidRDefault="00F11F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C3E2" w14:textId="77777777" w:rsidR="007E6686" w:rsidRDefault="007E66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2268"/>
      <w:gridCol w:w="5040"/>
      <w:gridCol w:w="2160"/>
    </w:tblGrid>
    <w:tr w:rsidR="00DA35EC" w14:paraId="654E8CF9" w14:textId="77777777" w:rsidTr="69CBE5DB">
      <w:tc>
        <w:tcPr>
          <w:tcW w:w="2268" w:type="dxa"/>
        </w:tcPr>
        <w:p w14:paraId="6E19DFF2" w14:textId="77777777" w:rsidR="00DA35EC" w:rsidRPr="00E03656" w:rsidRDefault="00DA35EC" w:rsidP="00B1574B">
          <w:pPr>
            <w:spacing w:after="60"/>
            <w:rPr>
              <w:rFonts w:cs="Arial"/>
              <w:b/>
              <w:bCs/>
              <w:sz w:val="28"/>
              <w:szCs w:val="28"/>
            </w:rPr>
          </w:pPr>
          <w:r>
            <w:rPr>
              <w:rFonts w:ascii="Verdana" w:hAnsi="Verdana"/>
              <w:b/>
              <w:noProof/>
              <w:color w:val="000080"/>
              <w:sz w:val="32"/>
              <w:szCs w:val="32"/>
            </w:rPr>
            <w:drawing>
              <wp:anchor distT="0" distB="0" distL="114300" distR="114300" simplePos="0" relativeHeight="251658242" behindDoc="1" locked="0" layoutInCell="1" allowOverlap="1" wp14:anchorId="11830DF1" wp14:editId="45907D1D">
                <wp:simplePos x="0" y="0"/>
                <wp:positionH relativeFrom="column">
                  <wp:posOffset>43585</wp:posOffset>
                </wp:positionH>
                <wp:positionV relativeFrom="page">
                  <wp:posOffset>94642</wp:posOffset>
                </wp:positionV>
                <wp:extent cx="923925" cy="171450"/>
                <wp:effectExtent l="0" t="0" r="0" b="0"/>
                <wp:wrapTight wrapText="bothSides">
                  <wp:wrapPolygon edited="0">
                    <wp:start x="0" y="0"/>
                    <wp:lineTo x="0" y="19200"/>
                    <wp:lineTo x="21377" y="19200"/>
                    <wp:lineTo x="21377" y="0"/>
                    <wp:lineTo x="0" y="0"/>
                  </wp:wrapPolygon>
                </wp:wrapTight>
                <wp:docPr id="2" name="Picture 4"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OSBDC_Logos_DEL_CU - reduced siz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171450"/>
                        </a:xfrm>
                        <a:prstGeom prst="rect">
                          <a:avLst/>
                        </a:prstGeom>
                        <a:noFill/>
                        <a:ln>
                          <a:noFill/>
                        </a:ln>
                      </pic:spPr>
                    </pic:pic>
                  </a:graphicData>
                </a:graphic>
              </wp:anchor>
            </w:drawing>
          </w:r>
        </w:p>
      </w:tc>
      <w:tc>
        <w:tcPr>
          <w:tcW w:w="5040" w:type="dxa"/>
        </w:tcPr>
        <w:p w14:paraId="74B827A8" w14:textId="7BF1F370" w:rsidR="00DA35EC" w:rsidRDefault="00DA35EC" w:rsidP="69CBE5DB">
          <w:pPr>
            <w:pStyle w:val="Header"/>
            <w:tabs>
              <w:tab w:val="center" w:pos="2412"/>
              <w:tab w:val="right" w:pos="4824"/>
            </w:tabs>
            <w:rPr>
              <w:color w:val="2F5496" w:themeColor="accent1" w:themeShade="BF"/>
              <w:kern w:val="0"/>
              <w:sz w:val="20"/>
              <w:szCs w:val="20"/>
              <w14:ligatures w14:val="none"/>
            </w:rPr>
          </w:pPr>
          <w:r>
            <w:rPr>
              <w:bCs/>
              <w:color w:val="2F5496" w:themeColor="accent1" w:themeShade="BF"/>
              <w:kern w:val="0"/>
              <w:sz w:val="20"/>
              <w:szCs w:val="20"/>
              <w14:ligatures w14:val="none"/>
            </w:rPr>
            <w:tab/>
          </w:r>
          <w:r w:rsidR="69CBE5DB" w:rsidRPr="69CBE5DB">
            <w:rPr>
              <w:color w:val="2F5496" w:themeColor="accent1" w:themeShade="BF"/>
              <w:kern w:val="0"/>
              <w:sz w:val="20"/>
              <w:szCs w:val="20"/>
              <w14:ligatures w14:val="none"/>
            </w:rPr>
            <w:t xml:space="preserve">EPSS </w:t>
          </w:r>
          <w:r w:rsidR="003A747A">
            <w:rPr>
              <w:color w:val="2F5496" w:themeColor="accent1" w:themeShade="BF"/>
              <w:kern w:val="0"/>
              <w:sz w:val="20"/>
              <w:szCs w:val="20"/>
              <w14:ligatures w14:val="none"/>
            </w:rPr>
            <w:t xml:space="preserve">technical </w:t>
          </w:r>
          <w:r w:rsidR="69CBE5DB" w:rsidRPr="69CBE5DB">
            <w:rPr>
              <w:color w:val="2F5496" w:themeColor="accent1" w:themeShade="BF"/>
              <w:kern w:val="0"/>
              <w:sz w:val="20"/>
              <w:szCs w:val="20"/>
              <w14:ligatures w14:val="none"/>
            </w:rPr>
            <w:t>Phase 4 &amp; 5 Releases</w:t>
          </w:r>
          <w:r>
            <w:rPr>
              <w:bCs/>
              <w:color w:val="2F5496" w:themeColor="accent1" w:themeShade="BF"/>
              <w:kern w:val="0"/>
              <w:sz w:val="20"/>
              <w:szCs w:val="20"/>
              <w14:ligatures w14:val="none"/>
            </w:rPr>
            <w:tab/>
          </w:r>
        </w:p>
        <w:p w14:paraId="363C1B84" w14:textId="24B55117" w:rsidR="00DA35EC" w:rsidRPr="00B1574B" w:rsidRDefault="00DA35EC" w:rsidP="00B1574B">
          <w:pPr>
            <w:pStyle w:val="Header"/>
            <w:jc w:val="center"/>
            <w:rPr>
              <w:rFonts w:cs="Arial"/>
              <w:b/>
              <w:bCs/>
              <w:smallCaps/>
            </w:rPr>
          </w:pPr>
        </w:p>
      </w:tc>
      <w:tc>
        <w:tcPr>
          <w:tcW w:w="2160" w:type="dxa"/>
        </w:tcPr>
        <w:p w14:paraId="3AF85E83" w14:textId="3BBFB788" w:rsidR="00DA35EC" w:rsidRPr="0049677E" w:rsidRDefault="00DA35EC" w:rsidP="00B1574B">
          <w:pPr>
            <w:pStyle w:val="Header"/>
            <w:jc w:val="right"/>
            <w:rPr>
              <w:b/>
            </w:rPr>
          </w:pPr>
        </w:p>
      </w:tc>
    </w:tr>
  </w:tbl>
  <w:p w14:paraId="2F2CC0DE" w14:textId="2B23AF0E" w:rsidR="00DA35EC" w:rsidRPr="00F03179" w:rsidRDefault="00DA35EC">
    <w:pPr>
      <w:spacing w:line="264" w:lineRule="auto"/>
      <w:rPr>
        <w:bCs/>
        <w:color w:val="2F5496" w:themeColor="accent1" w:themeShade="BF"/>
        <w:sz w:val="10"/>
        <w:szCs w:val="10"/>
      </w:rPr>
    </w:pPr>
    <w:r w:rsidRPr="00001108">
      <w:rPr>
        <w:noProof/>
        <w:color w:val="A5A5A5" w:themeColor="accent3"/>
        <w:sz w:val="24"/>
        <w:szCs w:val="72"/>
      </w:rPr>
      <w:drawing>
        <wp:anchor distT="0" distB="0" distL="114300" distR="114300" simplePos="0" relativeHeight="251658240" behindDoc="1" locked="0" layoutInCell="1" allowOverlap="1" wp14:anchorId="20032509" wp14:editId="1060E8A9">
          <wp:simplePos x="0" y="0"/>
          <wp:positionH relativeFrom="column">
            <wp:posOffset>5223415</wp:posOffset>
          </wp:positionH>
          <wp:positionV relativeFrom="page">
            <wp:posOffset>220656</wp:posOffset>
          </wp:positionV>
          <wp:extent cx="753110" cy="753110"/>
          <wp:effectExtent l="0" t="0" r="0" b="0"/>
          <wp:wrapTight wrapText="bothSides">
            <wp:wrapPolygon edited="0">
              <wp:start x="0" y="0"/>
              <wp:lineTo x="0" y="21309"/>
              <wp:lineTo x="21309" y="21309"/>
              <wp:lineTo x="21309" y="0"/>
              <wp:lineTo x="0" y="0"/>
            </wp:wrapPolygon>
          </wp:wrapTight>
          <wp:docPr id="1359342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3110" cy="753110"/>
                  </a:xfrm>
                  <a:prstGeom prst="rect">
                    <a:avLst/>
                  </a:prstGeom>
                  <a:noFill/>
                  <a:ln>
                    <a:noFill/>
                  </a:ln>
                </pic:spPr>
              </pic:pic>
            </a:graphicData>
          </a:graphic>
        </wp:anchor>
      </w:drawing>
    </w:r>
    <w:r>
      <w:rPr>
        <w:bCs/>
        <w:noProof/>
        <w:sz w:val="10"/>
        <w:szCs w:val="10"/>
      </w:rPr>
      <mc:AlternateContent>
        <mc:Choice Requires="wps">
          <w:drawing>
            <wp:anchor distT="0" distB="0" distL="114300" distR="114300" simplePos="0" relativeHeight="251658241" behindDoc="0" locked="0" layoutInCell="1" allowOverlap="1" wp14:anchorId="4CF68709" wp14:editId="77F91EE8">
              <wp:simplePos x="0" y="0"/>
              <wp:positionH relativeFrom="page">
                <wp:align>center</wp:align>
              </wp:positionH>
              <wp:positionV relativeFrom="page">
                <wp:align>center</wp:align>
              </wp:positionV>
              <wp:extent cx="7157720" cy="1013079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7720" cy="1013079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79504631">
            <v:rect id="Rectangle 1" style="position:absolute;margin-left:0;margin-top:0;width:563.6pt;height:797.7pt;z-index:251658241;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47070 [1614]" strokeweight="1.25pt" w14:anchorId="639F7A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">
              <v:path arrowok="t"/>
              <w10:wrap anchorx="page" anchory="page"/>
            </v:rect>
          </w:pict>
        </mc:Fallback>
      </mc:AlternateContent>
    </w:r>
  </w:p>
  <w:p w14:paraId="4678735E" w14:textId="77777777" w:rsidR="00DA35EC" w:rsidRPr="00F03179" w:rsidRDefault="00DA35EC">
    <w:pPr>
      <w:pStyle w:val="Header"/>
      <w:rPr>
        <w:bCs/>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456B" w14:textId="77777777" w:rsidR="007E6686" w:rsidRDefault="007E6686">
    <w:pPr>
      <w:pStyle w:val="Header"/>
    </w:pPr>
  </w:p>
</w:hdr>
</file>

<file path=word/intelligence2.xml><?xml version="1.0" encoding="utf-8"?>
<int2:intelligence xmlns:int2="http://schemas.microsoft.com/office/intelligence/2020/intelligence" xmlns:oel="http://schemas.microsoft.com/office/2019/extlst">
  <int2:observations>
    <int2:textHash int2:hashCode="o4ETbANxq/A+ff" int2:id="6OOZgeZ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D3C"/>
    <w:multiLevelType w:val="multilevel"/>
    <w:tmpl w:val="844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ABA05"/>
    <w:multiLevelType w:val="hybridMultilevel"/>
    <w:tmpl w:val="6012EF20"/>
    <w:lvl w:ilvl="0" w:tplc="568800D8">
      <w:start w:val="1"/>
      <w:numFmt w:val="bullet"/>
      <w:lvlText w:val="-"/>
      <w:lvlJc w:val="left"/>
      <w:pPr>
        <w:ind w:left="720" w:hanging="360"/>
      </w:pPr>
      <w:rPr>
        <w:rFonts w:ascii="Aptos" w:hAnsi="Aptos" w:hint="default"/>
      </w:rPr>
    </w:lvl>
    <w:lvl w:ilvl="1" w:tplc="B91625FA">
      <w:start w:val="1"/>
      <w:numFmt w:val="bullet"/>
      <w:lvlText w:val="o"/>
      <w:lvlJc w:val="left"/>
      <w:pPr>
        <w:ind w:left="1440" w:hanging="360"/>
      </w:pPr>
      <w:rPr>
        <w:rFonts w:ascii="Courier New" w:hAnsi="Courier New" w:hint="default"/>
      </w:rPr>
    </w:lvl>
    <w:lvl w:ilvl="2" w:tplc="2C9A8190">
      <w:start w:val="1"/>
      <w:numFmt w:val="bullet"/>
      <w:lvlText w:val=""/>
      <w:lvlJc w:val="left"/>
      <w:pPr>
        <w:ind w:left="2160" w:hanging="360"/>
      </w:pPr>
      <w:rPr>
        <w:rFonts w:ascii="Wingdings" w:hAnsi="Wingdings" w:hint="default"/>
      </w:rPr>
    </w:lvl>
    <w:lvl w:ilvl="3" w:tplc="FE00FB44">
      <w:start w:val="1"/>
      <w:numFmt w:val="bullet"/>
      <w:lvlText w:val=""/>
      <w:lvlJc w:val="left"/>
      <w:pPr>
        <w:ind w:left="2880" w:hanging="360"/>
      </w:pPr>
      <w:rPr>
        <w:rFonts w:ascii="Symbol" w:hAnsi="Symbol" w:hint="default"/>
      </w:rPr>
    </w:lvl>
    <w:lvl w:ilvl="4" w:tplc="F93AE08A">
      <w:start w:val="1"/>
      <w:numFmt w:val="bullet"/>
      <w:lvlText w:val="o"/>
      <w:lvlJc w:val="left"/>
      <w:pPr>
        <w:ind w:left="3600" w:hanging="360"/>
      </w:pPr>
      <w:rPr>
        <w:rFonts w:ascii="Courier New" w:hAnsi="Courier New" w:hint="default"/>
      </w:rPr>
    </w:lvl>
    <w:lvl w:ilvl="5" w:tplc="9A147F14">
      <w:start w:val="1"/>
      <w:numFmt w:val="bullet"/>
      <w:lvlText w:val=""/>
      <w:lvlJc w:val="left"/>
      <w:pPr>
        <w:ind w:left="4320" w:hanging="360"/>
      </w:pPr>
      <w:rPr>
        <w:rFonts w:ascii="Wingdings" w:hAnsi="Wingdings" w:hint="default"/>
      </w:rPr>
    </w:lvl>
    <w:lvl w:ilvl="6" w:tplc="9DAC69A6">
      <w:start w:val="1"/>
      <w:numFmt w:val="bullet"/>
      <w:lvlText w:val=""/>
      <w:lvlJc w:val="left"/>
      <w:pPr>
        <w:ind w:left="5040" w:hanging="360"/>
      </w:pPr>
      <w:rPr>
        <w:rFonts w:ascii="Symbol" w:hAnsi="Symbol" w:hint="default"/>
      </w:rPr>
    </w:lvl>
    <w:lvl w:ilvl="7" w:tplc="6FC2CC74">
      <w:start w:val="1"/>
      <w:numFmt w:val="bullet"/>
      <w:lvlText w:val="o"/>
      <w:lvlJc w:val="left"/>
      <w:pPr>
        <w:ind w:left="5760" w:hanging="360"/>
      </w:pPr>
      <w:rPr>
        <w:rFonts w:ascii="Courier New" w:hAnsi="Courier New" w:hint="default"/>
      </w:rPr>
    </w:lvl>
    <w:lvl w:ilvl="8" w:tplc="007AAA3C">
      <w:start w:val="1"/>
      <w:numFmt w:val="bullet"/>
      <w:lvlText w:val=""/>
      <w:lvlJc w:val="left"/>
      <w:pPr>
        <w:ind w:left="6480" w:hanging="360"/>
      </w:pPr>
      <w:rPr>
        <w:rFonts w:ascii="Wingdings" w:hAnsi="Wingdings" w:hint="default"/>
      </w:rPr>
    </w:lvl>
  </w:abstractNum>
  <w:abstractNum w:abstractNumId="2" w15:restartNumberingAfterBreak="0">
    <w:nsid w:val="00321ABD"/>
    <w:multiLevelType w:val="multilevel"/>
    <w:tmpl w:val="E44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7D6FEF"/>
    <w:multiLevelType w:val="multilevel"/>
    <w:tmpl w:val="F06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93279F"/>
    <w:multiLevelType w:val="multilevel"/>
    <w:tmpl w:val="6F74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B4D729"/>
    <w:multiLevelType w:val="hybridMultilevel"/>
    <w:tmpl w:val="FFFFFFFF"/>
    <w:lvl w:ilvl="0" w:tplc="63424F5E">
      <w:start w:val="1"/>
      <w:numFmt w:val="bullet"/>
      <w:lvlText w:val="-"/>
      <w:lvlJc w:val="left"/>
      <w:pPr>
        <w:ind w:left="720" w:hanging="360"/>
      </w:pPr>
      <w:rPr>
        <w:rFonts w:ascii="Aptos" w:hAnsi="Aptos" w:hint="default"/>
      </w:rPr>
    </w:lvl>
    <w:lvl w:ilvl="1" w:tplc="6226AA5C">
      <w:start w:val="1"/>
      <w:numFmt w:val="bullet"/>
      <w:lvlText w:val="o"/>
      <w:lvlJc w:val="left"/>
      <w:pPr>
        <w:ind w:left="1440" w:hanging="360"/>
      </w:pPr>
      <w:rPr>
        <w:rFonts w:ascii="Courier New" w:hAnsi="Courier New" w:hint="default"/>
      </w:rPr>
    </w:lvl>
    <w:lvl w:ilvl="2" w:tplc="30FE0EB6">
      <w:start w:val="1"/>
      <w:numFmt w:val="bullet"/>
      <w:lvlText w:val=""/>
      <w:lvlJc w:val="left"/>
      <w:pPr>
        <w:ind w:left="2160" w:hanging="360"/>
      </w:pPr>
      <w:rPr>
        <w:rFonts w:ascii="Wingdings" w:hAnsi="Wingdings" w:hint="default"/>
      </w:rPr>
    </w:lvl>
    <w:lvl w:ilvl="3" w:tplc="DEE4582C">
      <w:start w:val="1"/>
      <w:numFmt w:val="bullet"/>
      <w:lvlText w:val=""/>
      <w:lvlJc w:val="left"/>
      <w:pPr>
        <w:ind w:left="2880" w:hanging="360"/>
      </w:pPr>
      <w:rPr>
        <w:rFonts w:ascii="Symbol" w:hAnsi="Symbol" w:hint="default"/>
      </w:rPr>
    </w:lvl>
    <w:lvl w:ilvl="4" w:tplc="EBD637BA">
      <w:start w:val="1"/>
      <w:numFmt w:val="bullet"/>
      <w:lvlText w:val="o"/>
      <w:lvlJc w:val="left"/>
      <w:pPr>
        <w:ind w:left="3600" w:hanging="360"/>
      </w:pPr>
      <w:rPr>
        <w:rFonts w:ascii="Courier New" w:hAnsi="Courier New" w:hint="default"/>
      </w:rPr>
    </w:lvl>
    <w:lvl w:ilvl="5" w:tplc="3E42E386">
      <w:start w:val="1"/>
      <w:numFmt w:val="bullet"/>
      <w:lvlText w:val=""/>
      <w:lvlJc w:val="left"/>
      <w:pPr>
        <w:ind w:left="4320" w:hanging="360"/>
      </w:pPr>
      <w:rPr>
        <w:rFonts w:ascii="Wingdings" w:hAnsi="Wingdings" w:hint="default"/>
      </w:rPr>
    </w:lvl>
    <w:lvl w:ilvl="6" w:tplc="07D2447E">
      <w:start w:val="1"/>
      <w:numFmt w:val="bullet"/>
      <w:lvlText w:val=""/>
      <w:lvlJc w:val="left"/>
      <w:pPr>
        <w:ind w:left="5040" w:hanging="360"/>
      </w:pPr>
      <w:rPr>
        <w:rFonts w:ascii="Symbol" w:hAnsi="Symbol" w:hint="default"/>
      </w:rPr>
    </w:lvl>
    <w:lvl w:ilvl="7" w:tplc="F73E9B5A">
      <w:start w:val="1"/>
      <w:numFmt w:val="bullet"/>
      <w:lvlText w:val="o"/>
      <w:lvlJc w:val="left"/>
      <w:pPr>
        <w:ind w:left="5760" w:hanging="360"/>
      </w:pPr>
      <w:rPr>
        <w:rFonts w:ascii="Courier New" w:hAnsi="Courier New" w:hint="default"/>
      </w:rPr>
    </w:lvl>
    <w:lvl w:ilvl="8" w:tplc="682A7E44">
      <w:start w:val="1"/>
      <w:numFmt w:val="bullet"/>
      <w:lvlText w:val=""/>
      <w:lvlJc w:val="left"/>
      <w:pPr>
        <w:ind w:left="6480" w:hanging="360"/>
      </w:pPr>
      <w:rPr>
        <w:rFonts w:ascii="Wingdings" w:hAnsi="Wingdings" w:hint="default"/>
      </w:rPr>
    </w:lvl>
  </w:abstractNum>
  <w:abstractNum w:abstractNumId="6" w15:restartNumberingAfterBreak="0">
    <w:nsid w:val="00FA2D8C"/>
    <w:multiLevelType w:val="multilevel"/>
    <w:tmpl w:val="171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7523DB"/>
    <w:multiLevelType w:val="multilevel"/>
    <w:tmpl w:val="913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C807A2"/>
    <w:multiLevelType w:val="multilevel"/>
    <w:tmpl w:val="1EB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14790"/>
    <w:multiLevelType w:val="multilevel"/>
    <w:tmpl w:val="230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8F480C"/>
    <w:multiLevelType w:val="multilevel"/>
    <w:tmpl w:val="7CD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9F3741"/>
    <w:multiLevelType w:val="multilevel"/>
    <w:tmpl w:val="03F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700B37"/>
    <w:multiLevelType w:val="multilevel"/>
    <w:tmpl w:val="E42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94D39F"/>
    <w:multiLevelType w:val="hybridMultilevel"/>
    <w:tmpl w:val="FFFFFFFF"/>
    <w:lvl w:ilvl="0" w:tplc="E11A4DCE">
      <w:start w:val="1"/>
      <w:numFmt w:val="decimal"/>
      <w:lvlText w:val="%1)"/>
      <w:lvlJc w:val="left"/>
      <w:pPr>
        <w:ind w:left="1080" w:hanging="360"/>
      </w:pPr>
    </w:lvl>
    <w:lvl w:ilvl="1" w:tplc="2904F12C">
      <w:start w:val="1"/>
      <w:numFmt w:val="lowerLetter"/>
      <w:lvlText w:val="%2."/>
      <w:lvlJc w:val="left"/>
      <w:pPr>
        <w:ind w:left="1800" w:hanging="360"/>
      </w:pPr>
    </w:lvl>
    <w:lvl w:ilvl="2" w:tplc="DD74325E">
      <w:start w:val="1"/>
      <w:numFmt w:val="lowerRoman"/>
      <w:lvlText w:val="%3."/>
      <w:lvlJc w:val="right"/>
      <w:pPr>
        <w:ind w:left="2520" w:hanging="180"/>
      </w:pPr>
    </w:lvl>
    <w:lvl w:ilvl="3" w:tplc="A49C6AD2">
      <w:start w:val="1"/>
      <w:numFmt w:val="decimal"/>
      <w:lvlText w:val="%4."/>
      <w:lvlJc w:val="left"/>
      <w:pPr>
        <w:ind w:left="3240" w:hanging="360"/>
      </w:pPr>
    </w:lvl>
    <w:lvl w:ilvl="4" w:tplc="5FA24A04">
      <w:start w:val="1"/>
      <w:numFmt w:val="lowerLetter"/>
      <w:lvlText w:val="%5."/>
      <w:lvlJc w:val="left"/>
      <w:pPr>
        <w:ind w:left="3960" w:hanging="360"/>
      </w:pPr>
    </w:lvl>
    <w:lvl w:ilvl="5" w:tplc="062E5436">
      <w:start w:val="1"/>
      <w:numFmt w:val="lowerRoman"/>
      <w:lvlText w:val="%6."/>
      <w:lvlJc w:val="right"/>
      <w:pPr>
        <w:ind w:left="4680" w:hanging="180"/>
      </w:pPr>
    </w:lvl>
    <w:lvl w:ilvl="6" w:tplc="EE7EF676">
      <w:start w:val="1"/>
      <w:numFmt w:val="decimal"/>
      <w:lvlText w:val="%7."/>
      <w:lvlJc w:val="left"/>
      <w:pPr>
        <w:ind w:left="5400" w:hanging="360"/>
      </w:pPr>
    </w:lvl>
    <w:lvl w:ilvl="7" w:tplc="A390779E">
      <w:start w:val="1"/>
      <w:numFmt w:val="lowerLetter"/>
      <w:lvlText w:val="%8."/>
      <w:lvlJc w:val="left"/>
      <w:pPr>
        <w:ind w:left="6120" w:hanging="360"/>
      </w:pPr>
    </w:lvl>
    <w:lvl w:ilvl="8" w:tplc="7E3C5220">
      <w:start w:val="1"/>
      <w:numFmt w:val="lowerRoman"/>
      <w:lvlText w:val="%9."/>
      <w:lvlJc w:val="right"/>
      <w:pPr>
        <w:ind w:left="6840" w:hanging="180"/>
      </w:pPr>
    </w:lvl>
  </w:abstractNum>
  <w:abstractNum w:abstractNumId="14" w15:restartNumberingAfterBreak="0">
    <w:nsid w:val="04747C48"/>
    <w:multiLevelType w:val="multilevel"/>
    <w:tmpl w:val="2DF6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793557"/>
    <w:multiLevelType w:val="multilevel"/>
    <w:tmpl w:val="224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9919C3"/>
    <w:multiLevelType w:val="multilevel"/>
    <w:tmpl w:val="EEA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9F6F39"/>
    <w:multiLevelType w:val="multilevel"/>
    <w:tmpl w:val="3466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A42CDB"/>
    <w:multiLevelType w:val="multilevel"/>
    <w:tmpl w:val="1F2E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B00C6E"/>
    <w:multiLevelType w:val="multilevel"/>
    <w:tmpl w:val="F42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C51C53"/>
    <w:multiLevelType w:val="multilevel"/>
    <w:tmpl w:val="980A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DE57B4"/>
    <w:multiLevelType w:val="multilevel"/>
    <w:tmpl w:val="98F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D576FB"/>
    <w:multiLevelType w:val="multilevel"/>
    <w:tmpl w:val="953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F823D8"/>
    <w:multiLevelType w:val="multilevel"/>
    <w:tmpl w:val="A29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470D06"/>
    <w:multiLevelType w:val="multilevel"/>
    <w:tmpl w:val="C330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DA1304"/>
    <w:multiLevelType w:val="multilevel"/>
    <w:tmpl w:val="769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DC486C"/>
    <w:multiLevelType w:val="multilevel"/>
    <w:tmpl w:val="568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2E257F"/>
    <w:multiLevelType w:val="multilevel"/>
    <w:tmpl w:val="4556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7A7EF8"/>
    <w:multiLevelType w:val="multilevel"/>
    <w:tmpl w:val="693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7950BF7"/>
    <w:multiLevelType w:val="multilevel"/>
    <w:tmpl w:val="645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B96C4D"/>
    <w:multiLevelType w:val="multilevel"/>
    <w:tmpl w:val="1906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014EB4"/>
    <w:multiLevelType w:val="multilevel"/>
    <w:tmpl w:val="4448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2F1D65"/>
    <w:multiLevelType w:val="hybridMultilevel"/>
    <w:tmpl w:val="A66C066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085D5AA2"/>
    <w:multiLevelType w:val="hybridMultilevel"/>
    <w:tmpl w:val="D1DEC658"/>
    <w:lvl w:ilvl="0" w:tplc="9ADC834C">
      <w:start w:val="1"/>
      <w:numFmt w:val="bullet"/>
      <w:lvlText w:val="-"/>
      <w:lvlJc w:val="left"/>
      <w:pPr>
        <w:ind w:left="720" w:hanging="360"/>
      </w:pPr>
      <w:rPr>
        <w:rFonts w:ascii="Aptos" w:hAnsi="Aptos" w:hint="default"/>
      </w:rPr>
    </w:lvl>
    <w:lvl w:ilvl="1" w:tplc="74AECC28">
      <w:start w:val="1"/>
      <w:numFmt w:val="bullet"/>
      <w:lvlText w:val="o"/>
      <w:lvlJc w:val="left"/>
      <w:pPr>
        <w:ind w:left="1440" w:hanging="360"/>
      </w:pPr>
      <w:rPr>
        <w:rFonts w:ascii="Courier New" w:hAnsi="Courier New" w:hint="default"/>
      </w:rPr>
    </w:lvl>
    <w:lvl w:ilvl="2" w:tplc="8F8A0FF8">
      <w:start w:val="1"/>
      <w:numFmt w:val="bullet"/>
      <w:lvlText w:val=""/>
      <w:lvlJc w:val="left"/>
      <w:pPr>
        <w:ind w:left="2160" w:hanging="360"/>
      </w:pPr>
      <w:rPr>
        <w:rFonts w:ascii="Wingdings" w:hAnsi="Wingdings" w:hint="default"/>
      </w:rPr>
    </w:lvl>
    <w:lvl w:ilvl="3" w:tplc="161CA3FE">
      <w:start w:val="1"/>
      <w:numFmt w:val="bullet"/>
      <w:lvlText w:val=""/>
      <w:lvlJc w:val="left"/>
      <w:pPr>
        <w:ind w:left="2880" w:hanging="360"/>
      </w:pPr>
      <w:rPr>
        <w:rFonts w:ascii="Symbol" w:hAnsi="Symbol" w:hint="default"/>
      </w:rPr>
    </w:lvl>
    <w:lvl w:ilvl="4" w:tplc="CFCE963A">
      <w:start w:val="1"/>
      <w:numFmt w:val="bullet"/>
      <w:lvlText w:val="o"/>
      <w:lvlJc w:val="left"/>
      <w:pPr>
        <w:ind w:left="3600" w:hanging="360"/>
      </w:pPr>
      <w:rPr>
        <w:rFonts w:ascii="Courier New" w:hAnsi="Courier New" w:hint="default"/>
      </w:rPr>
    </w:lvl>
    <w:lvl w:ilvl="5" w:tplc="95205932">
      <w:start w:val="1"/>
      <w:numFmt w:val="bullet"/>
      <w:lvlText w:val=""/>
      <w:lvlJc w:val="left"/>
      <w:pPr>
        <w:ind w:left="4320" w:hanging="360"/>
      </w:pPr>
      <w:rPr>
        <w:rFonts w:ascii="Wingdings" w:hAnsi="Wingdings" w:hint="default"/>
      </w:rPr>
    </w:lvl>
    <w:lvl w:ilvl="6" w:tplc="41222C06">
      <w:start w:val="1"/>
      <w:numFmt w:val="bullet"/>
      <w:lvlText w:val=""/>
      <w:lvlJc w:val="left"/>
      <w:pPr>
        <w:ind w:left="5040" w:hanging="360"/>
      </w:pPr>
      <w:rPr>
        <w:rFonts w:ascii="Symbol" w:hAnsi="Symbol" w:hint="default"/>
      </w:rPr>
    </w:lvl>
    <w:lvl w:ilvl="7" w:tplc="5704A230">
      <w:start w:val="1"/>
      <w:numFmt w:val="bullet"/>
      <w:lvlText w:val="o"/>
      <w:lvlJc w:val="left"/>
      <w:pPr>
        <w:ind w:left="5760" w:hanging="360"/>
      </w:pPr>
      <w:rPr>
        <w:rFonts w:ascii="Courier New" w:hAnsi="Courier New" w:hint="default"/>
      </w:rPr>
    </w:lvl>
    <w:lvl w:ilvl="8" w:tplc="BDBA3BD4">
      <w:start w:val="1"/>
      <w:numFmt w:val="bullet"/>
      <w:lvlText w:val=""/>
      <w:lvlJc w:val="left"/>
      <w:pPr>
        <w:ind w:left="6480" w:hanging="360"/>
      </w:pPr>
      <w:rPr>
        <w:rFonts w:ascii="Wingdings" w:hAnsi="Wingdings" w:hint="default"/>
      </w:rPr>
    </w:lvl>
  </w:abstractNum>
  <w:abstractNum w:abstractNumId="34" w15:restartNumberingAfterBreak="0">
    <w:nsid w:val="08BB1474"/>
    <w:multiLevelType w:val="multilevel"/>
    <w:tmpl w:val="CDA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BE1CC6"/>
    <w:multiLevelType w:val="multilevel"/>
    <w:tmpl w:val="13D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CA4EEA"/>
    <w:multiLevelType w:val="multilevel"/>
    <w:tmpl w:val="690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8DD2BD5"/>
    <w:multiLevelType w:val="multilevel"/>
    <w:tmpl w:val="7B4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E6237E"/>
    <w:multiLevelType w:val="multilevel"/>
    <w:tmpl w:val="ABE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0B13C7"/>
    <w:multiLevelType w:val="multilevel"/>
    <w:tmpl w:val="E80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9500355"/>
    <w:multiLevelType w:val="multilevel"/>
    <w:tmpl w:val="0F8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9B640C9"/>
    <w:multiLevelType w:val="multilevel"/>
    <w:tmpl w:val="4DE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9D97D12"/>
    <w:multiLevelType w:val="multilevel"/>
    <w:tmpl w:val="CC1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4F2C18"/>
    <w:multiLevelType w:val="multilevel"/>
    <w:tmpl w:val="B56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ABF67FD"/>
    <w:multiLevelType w:val="multilevel"/>
    <w:tmpl w:val="4DF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2980FB"/>
    <w:multiLevelType w:val="hybridMultilevel"/>
    <w:tmpl w:val="3FBA4B50"/>
    <w:lvl w:ilvl="0" w:tplc="B61E0CFA">
      <w:start w:val="1"/>
      <w:numFmt w:val="bullet"/>
      <w:lvlText w:val=""/>
      <w:lvlJc w:val="left"/>
      <w:pPr>
        <w:ind w:left="720" w:hanging="360"/>
      </w:pPr>
      <w:rPr>
        <w:rFonts w:ascii="Symbol" w:hAnsi="Symbol" w:hint="default"/>
      </w:rPr>
    </w:lvl>
    <w:lvl w:ilvl="1" w:tplc="2D789876">
      <w:start w:val="1"/>
      <w:numFmt w:val="bullet"/>
      <w:lvlText w:val="o"/>
      <w:lvlJc w:val="left"/>
      <w:pPr>
        <w:ind w:left="1440" w:hanging="360"/>
      </w:pPr>
      <w:rPr>
        <w:rFonts w:ascii="Courier New" w:hAnsi="Courier New" w:hint="default"/>
      </w:rPr>
    </w:lvl>
    <w:lvl w:ilvl="2" w:tplc="545CC990">
      <w:start w:val="1"/>
      <w:numFmt w:val="bullet"/>
      <w:lvlText w:val=""/>
      <w:lvlJc w:val="left"/>
      <w:pPr>
        <w:ind w:left="2160" w:hanging="360"/>
      </w:pPr>
      <w:rPr>
        <w:rFonts w:ascii="Wingdings" w:hAnsi="Wingdings" w:hint="default"/>
      </w:rPr>
    </w:lvl>
    <w:lvl w:ilvl="3" w:tplc="2438E0DA">
      <w:start w:val="1"/>
      <w:numFmt w:val="bullet"/>
      <w:lvlText w:val=""/>
      <w:lvlJc w:val="left"/>
      <w:pPr>
        <w:ind w:left="2880" w:hanging="360"/>
      </w:pPr>
      <w:rPr>
        <w:rFonts w:ascii="Symbol" w:hAnsi="Symbol" w:hint="default"/>
      </w:rPr>
    </w:lvl>
    <w:lvl w:ilvl="4" w:tplc="883CF3C0">
      <w:start w:val="1"/>
      <w:numFmt w:val="bullet"/>
      <w:lvlText w:val="o"/>
      <w:lvlJc w:val="left"/>
      <w:pPr>
        <w:ind w:left="3600" w:hanging="360"/>
      </w:pPr>
      <w:rPr>
        <w:rFonts w:ascii="Courier New" w:hAnsi="Courier New" w:hint="default"/>
      </w:rPr>
    </w:lvl>
    <w:lvl w:ilvl="5" w:tplc="B3EE4796">
      <w:start w:val="1"/>
      <w:numFmt w:val="bullet"/>
      <w:lvlText w:val=""/>
      <w:lvlJc w:val="left"/>
      <w:pPr>
        <w:ind w:left="4320" w:hanging="360"/>
      </w:pPr>
      <w:rPr>
        <w:rFonts w:ascii="Wingdings" w:hAnsi="Wingdings" w:hint="default"/>
      </w:rPr>
    </w:lvl>
    <w:lvl w:ilvl="6" w:tplc="CA00EF98">
      <w:start w:val="1"/>
      <w:numFmt w:val="bullet"/>
      <w:lvlText w:val=""/>
      <w:lvlJc w:val="left"/>
      <w:pPr>
        <w:ind w:left="5040" w:hanging="360"/>
      </w:pPr>
      <w:rPr>
        <w:rFonts w:ascii="Symbol" w:hAnsi="Symbol" w:hint="default"/>
      </w:rPr>
    </w:lvl>
    <w:lvl w:ilvl="7" w:tplc="514063DA">
      <w:start w:val="1"/>
      <w:numFmt w:val="bullet"/>
      <w:lvlText w:val="o"/>
      <w:lvlJc w:val="left"/>
      <w:pPr>
        <w:ind w:left="5760" w:hanging="360"/>
      </w:pPr>
      <w:rPr>
        <w:rFonts w:ascii="Courier New" w:hAnsi="Courier New" w:hint="default"/>
      </w:rPr>
    </w:lvl>
    <w:lvl w:ilvl="8" w:tplc="FB161820">
      <w:start w:val="1"/>
      <w:numFmt w:val="bullet"/>
      <w:lvlText w:val=""/>
      <w:lvlJc w:val="left"/>
      <w:pPr>
        <w:ind w:left="6480" w:hanging="360"/>
      </w:pPr>
      <w:rPr>
        <w:rFonts w:ascii="Wingdings" w:hAnsi="Wingdings" w:hint="default"/>
      </w:rPr>
    </w:lvl>
  </w:abstractNum>
  <w:abstractNum w:abstractNumId="46" w15:restartNumberingAfterBreak="0">
    <w:nsid w:val="0B2C36F9"/>
    <w:multiLevelType w:val="multilevel"/>
    <w:tmpl w:val="39F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2C5100"/>
    <w:multiLevelType w:val="multilevel"/>
    <w:tmpl w:val="5CA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8C3AD9"/>
    <w:multiLevelType w:val="multilevel"/>
    <w:tmpl w:val="B49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BF4823"/>
    <w:multiLevelType w:val="multilevel"/>
    <w:tmpl w:val="68A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BD760DE"/>
    <w:multiLevelType w:val="multilevel"/>
    <w:tmpl w:val="E4DE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2F22CB"/>
    <w:multiLevelType w:val="multilevel"/>
    <w:tmpl w:val="189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3D25F5"/>
    <w:multiLevelType w:val="multilevel"/>
    <w:tmpl w:val="A2A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C997E3F"/>
    <w:multiLevelType w:val="multilevel"/>
    <w:tmpl w:val="059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CB07866"/>
    <w:multiLevelType w:val="multilevel"/>
    <w:tmpl w:val="66D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CB93894"/>
    <w:multiLevelType w:val="multilevel"/>
    <w:tmpl w:val="83F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D03649A"/>
    <w:multiLevelType w:val="multilevel"/>
    <w:tmpl w:val="818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D4540F9"/>
    <w:multiLevelType w:val="multilevel"/>
    <w:tmpl w:val="82F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D797AB8"/>
    <w:multiLevelType w:val="multilevel"/>
    <w:tmpl w:val="7A1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D995D66"/>
    <w:multiLevelType w:val="multilevel"/>
    <w:tmpl w:val="C48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D9E16E0"/>
    <w:multiLevelType w:val="multilevel"/>
    <w:tmpl w:val="AE6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DBE581B"/>
    <w:multiLevelType w:val="multilevel"/>
    <w:tmpl w:val="9022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DC20897"/>
    <w:multiLevelType w:val="multilevel"/>
    <w:tmpl w:val="707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E6F6A29"/>
    <w:multiLevelType w:val="multilevel"/>
    <w:tmpl w:val="F9F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E712F8A"/>
    <w:multiLevelType w:val="multilevel"/>
    <w:tmpl w:val="EFE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333D88"/>
    <w:multiLevelType w:val="multilevel"/>
    <w:tmpl w:val="78C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8054CF"/>
    <w:multiLevelType w:val="multilevel"/>
    <w:tmpl w:val="9AF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F9C7D88"/>
    <w:multiLevelType w:val="multilevel"/>
    <w:tmpl w:val="46D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FC06304"/>
    <w:multiLevelType w:val="multilevel"/>
    <w:tmpl w:val="DDCA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FFB4D49"/>
    <w:multiLevelType w:val="multilevel"/>
    <w:tmpl w:val="3CB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0BD5717"/>
    <w:multiLevelType w:val="multilevel"/>
    <w:tmpl w:val="AB3E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0D315B5"/>
    <w:multiLevelType w:val="multilevel"/>
    <w:tmpl w:val="07A4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0F83B75"/>
    <w:multiLevelType w:val="multilevel"/>
    <w:tmpl w:val="4E5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14238B5"/>
    <w:multiLevelType w:val="multilevel"/>
    <w:tmpl w:val="8982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16C7E97"/>
    <w:multiLevelType w:val="multilevel"/>
    <w:tmpl w:val="8772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1FC142D"/>
    <w:multiLevelType w:val="multilevel"/>
    <w:tmpl w:val="5FF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866256"/>
    <w:multiLevelType w:val="multilevel"/>
    <w:tmpl w:val="89C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A914E6"/>
    <w:multiLevelType w:val="multilevel"/>
    <w:tmpl w:val="F446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AF085A"/>
    <w:multiLevelType w:val="multilevel"/>
    <w:tmpl w:val="475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194A7D"/>
    <w:multiLevelType w:val="multilevel"/>
    <w:tmpl w:val="E3C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363791C"/>
    <w:multiLevelType w:val="multilevel"/>
    <w:tmpl w:val="F3F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384530F"/>
    <w:multiLevelType w:val="multilevel"/>
    <w:tmpl w:val="476C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A27283"/>
    <w:multiLevelType w:val="multilevel"/>
    <w:tmpl w:val="CD4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3AC57FE"/>
    <w:multiLevelType w:val="multilevel"/>
    <w:tmpl w:val="C92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3BE0BA0"/>
    <w:multiLevelType w:val="multilevel"/>
    <w:tmpl w:val="617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3C63813"/>
    <w:multiLevelType w:val="multilevel"/>
    <w:tmpl w:val="DCC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4B64B11"/>
    <w:multiLevelType w:val="multilevel"/>
    <w:tmpl w:val="02E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4C918C8"/>
    <w:multiLevelType w:val="multilevel"/>
    <w:tmpl w:val="E23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4E83208"/>
    <w:multiLevelType w:val="multilevel"/>
    <w:tmpl w:val="413C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4EA7BB0"/>
    <w:multiLevelType w:val="multilevel"/>
    <w:tmpl w:val="A05A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5E072E8"/>
    <w:multiLevelType w:val="multilevel"/>
    <w:tmpl w:val="0EE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AB4879"/>
    <w:multiLevelType w:val="multilevel"/>
    <w:tmpl w:val="F9A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6E62F04"/>
    <w:multiLevelType w:val="multilevel"/>
    <w:tmpl w:val="E75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6F433DC"/>
    <w:multiLevelType w:val="multilevel"/>
    <w:tmpl w:val="8C3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7BF34D3"/>
    <w:multiLevelType w:val="multilevel"/>
    <w:tmpl w:val="A79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7FC5893"/>
    <w:multiLevelType w:val="multilevel"/>
    <w:tmpl w:val="729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97314B2"/>
    <w:multiLevelType w:val="multilevel"/>
    <w:tmpl w:val="574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9D5382B"/>
    <w:multiLevelType w:val="multilevel"/>
    <w:tmpl w:val="030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7B246D"/>
    <w:multiLevelType w:val="multilevel"/>
    <w:tmpl w:val="2F3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BA1643"/>
    <w:multiLevelType w:val="multilevel"/>
    <w:tmpl w:val="7E8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C10558"/>
    <w:multiLevelType w:val="multilevel"/>
    <w:tmpl w:val="6F6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AEB6D82"/>
    <w:multiLevelType w:val="multilevel"/>
    <w:tmpl w:val="A6A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B3752BE"/>
    <w:multiLevelType w:val="multilevel"/>
    <w:tmpl w:val="EDE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B5C5FD7"/>
    <w:multiLevelType w:val="multilevel"/>
    <w:tmpl w:val="FFD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746192"/>
    <w:multiLevelType w:val="multilevel"/>
    <w:tmpl w:val="DB8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B7914D6"/>
    <w:multiLevelType w:val="multilevel"/>
    <w:tmpl w:val="20DC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BCD2D5F"/>
    <w:multiLevelType w:val="multilevel"/>
    <w:tmpl w:val="854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BD5624A"/>
    <w:multiLevelType w:val="multilevel"/>
    <w:tmpl w:val="152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1879E0"/>
    <w:multiLevelType w:val="multilevel"/>
    <w:tmpl w:val="8F3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C412371"/>
    <w:multiLevelType w:val="multilevel"/>
    <w:tmpl w:val="C35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C580AA8"/>
    <w:multiLevelType w:val="multilevel"/>
    <w:tmpl w:val="0CE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C785C9A"/>
    <w:multiLevelType w:val="multilevel"/>
    <w:tmpl w:val="B8E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CC72D43"/>
    <w:multiLevelType w:val="multilevel"/>
    <w:tmpl w:val="57E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D149226"/>
    <w:multiLevelType w:val="hybridMultilevel"/>
    <w:tmpl w:val="FDB83FB2"/>
    <w:lvl w:ilvl="0" w:tplc="FB7EBF5E">
      <w:start w:val="1"/>
      <w:numFmt w:val="bullet"/>
      <w:lvlText w:val=""/>
      <w:lvlJc w:val="left"/>
      <w:pPr>
        <w:ind w:left="720" w:hanging="360"/>
      </w:pPr>
      <w:rPr>
        <w:rFonts w:ascii="Symbol" w:hAnsi="Symbol" w:hint="default"/>
      </w:rPr>
    </w:lvl>
    <w:lvl w:ilvl="1" w:tplc="34285016">
      <w:start w:val="1"/>
      <w:numFmt w:val="bullet"/>
      <w:lvlText w:val="o"/>
      <w:lvlJc w:val="left"/>
      <w:pPr>
        <w:ind w:left="1440" w:hanging="360"/>
      </w:pPr>
      <w:rPr>
        <w:rFonts w:ascii="Courier New" w:hAnsi="Courier New" w:hint="default"/>
      </w:rPr>
    </w:lvl>
    <w:lvl w:ilvl="2" w:tplc="CA547070">
      <w:start w:val="1"/>
      <w:numFmt w:val="bullet"/>
      <w:lvlText w:val=""/>
      <w:lvlJc w:val="left"/>
      <w:pPr>
        <w:ind w:left="2160" w:hanging="360"/>
      </w:pPr>
      <w:rPr>
        <w:rFonts w:ascii="Wingdings" w:hAnsi="Wingdings" w:hint="default"/>
      </w:rPr>
    </w:lvl>
    <w:lvl w:ilvl="3" w:tplc="0862F120">
      <w:start w:val="1"/>
      <w:numFmt w:val="bullet"/>
      <w:lvlText w:val=""/>
      <w:lvlJc w:val="left"/>
      <w:pPr>
        <w:ind w:left="2880" w:hanging="360"/>
      </w:pPr>
      <w:rPr>
        <w:rFonts w:ascii="Symbol" w:hAnsi="Symbol" w:hint="default"/>
      </w:rPr>
    </w:lvl>
    <w:lvl w:ilvl="4" w:tplc="099AA6E6">
      <w:start w:val="1"/>
      <w:numFmt w:val="bullet"/>
      <w:lvlText w:val="o"/>
      <w:lvlJc w:val="left"/>
      <w:pPr>
        <w:ind w:left="3600" w:hanging="360"/>
      </w:pPr>
      <w:rPr>
        <w:rFonts w:ascii="Courier New" w:hAnsi="Courier New" w:hint="default"/>
      </w:rPr>
    </w:lvl>
    <w:lvl w:ilvl="5" w:tplc="3E92BB5A">
      <w:start w:val="1"/>
      <w:numFmt w:val="bullet"/>
      <w:lvlText w:val=""/>
      <w:lvlJc w:val="left"/>
      <w:pPr>
        <w:ind w:left="4320" w:hanging="360"/>
      </w:pPr>
      <w:rPr>
        <w:rFonts w:ascii="Wingdings" w:hAnsi="Wingdings" w:hint="default"/>
      </w:rPr>
    </w:lvl>
    <w:lvl w:ilvl="6" w:tplc="FAA66A10">
      <w:start w:val="1"/>
      <w:numFmt w:val="bullet"/>
      <w:lvlText w:val=""/>
      <w:lvlJc w:val="left"/>
      <w:pPr>
        <w:ind w:left="5040" w:hanging="360"/>
      </w:pPr>
      <w:rPr>
        <w:rFonts w:ascii="Symbol" w:hAnsi="Symbol" w:hint="default"/>
      </w:rPr>
    </w:lvl>
    <w:lvl w:ilvl="7" w:tplc="707CE594">
      <w:start w:val="1"/>
      <w:numFmt w:val="bullet"/>
      <w:lvlText w:val="o"/>
      <w:lvlJc w:val="left"/>
      <w:pPr>
        <w:ind w:left="5760" w:hanging="360"/>
      </w:pPr>
      <w:rPr>
        <w:rFonts w:ascii="Courier New" w:hAnsi="Courier New" w:hint="default"/>
      </w:rPr>
    </w:lvl>
    <w:lvl w:ilvl="8" w:tplc="DBC2307C">
      <w:start w:val="1"/>
      <w:numFmt w:val="bullet"/>
      <w:lvlText w:val=""/>
      <w:lvlJc w:val="left"/>
      <w:pPr>
        <w:ind w:left="6480" w:hanging="360"/>
      </w:pPr>
      <w:rPr>
        <w:rFonts w:ascii="Wingdings" w:hAnsi="Wingdings" w:hint="default"/>
      </w:rPr>
    </w:lvl>
  </w:abstractNum>
  <w:abstractNum w:abstractNumId="114" w15:restartNumberingAfterBreak="0">
    <w:nsid w:val="1D737E2B"/>
    <w:multiLevelType w:val="multilevel"/>
    <w:tmpl w:val="F9B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D975155"/>
    <w:multiLevelType w:val="multilevel"/>
    <w:tmpl w:val="F6C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DC43276"/>
    <w:multiLevelType w:val="multilevel"/>
    <w:tmpl w:val="4E2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E45704A"/>
    <w:multiLevelType w:val="multilevel"/>
    <w:tmpl w:val="1F4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E585FAD"/>
    <w:multiLevelType w:val="multilevel"/>
    <w:tmpl w:val="92A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E624B58"/>
    <w:multiLevelType w:val="multilevel"/>
    <w:tmpl w:val="5A4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E8935DA"/>
    <w:multiLevelType w:val="multilevel"/>
    <w:tmpl w:val="4CF6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F036075"/>
    <w:multiLevelType w:val="multilevel"/>
    <w:tmpl w:val="4C2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F5121CA"/>
    <w:multiLevelType w:val="multilevel"/>
    <w:tmpl w:val="CF4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FE3706B"/>
    <w:multiLevelType w:val="multilevel"/>
    <w:tmpl w:val="196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0075B4C"/>
    <w:multiLevelType w:val="multilevel"/>
    <w:tmpl w:val="5ED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02A2129"/>
    <w:multiLevelType w:val="multilevel"/>
    <w:tmpl w:val="938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0D53098"/>
    <w:multiLevelType w:val="multilevel"/>
    <w:tmpl w:val="FFE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0D8486F"/>
    <w:multiLevelType w:val="multilevel"/>
    <w:tmpl w:val="2336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0EA7649"/>
    <w:multiLevelType w:val="multilevel"/>
    <w:tmpl w:val="3352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12C5631"/>
    <w:multiLevelType w:val="multilevel"/>
    <w:tmpl w:val="B35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14E675A"/>
    <w:multiLevelType w:val="multilevel"/>
    <w:tmpl w:val="5FE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15E452F"/>
    <w:multiLevelType w:val="multilevel"/>
    <w:tmpl w:val="BE32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1643290"/>
    <w:multiLevelType w:val="multilevel"/>
    <w:tmpl w:val="0EE8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20A1B87"/>
    <w:multiLevelType w:val="multilevel"/>
    <w:tmpl w:val="98BA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257198A"/>
    <w:multiLevelType w:val="multilevel"/>
    <w:tmpl w:val="D3C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28169C8"/>
    <w:multiLevelType w:val="multilevel"/>
    <w:tmpl w:val="D0A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29A20F7"/>
    <w:multiLevelType w:val="multilevel"/>
    <w:tmpl w:val="B22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2D04E99"/>
    <w:multiLevelType w:val="multilevel"/>
    <w:tmpl w:val="053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35359DE"/>
    <w:multiLevelType w:val="multilevel"/>
    <w:tmpl w:val="DF4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3872868"/>
    <w:multiLevelType w:val="multilevel"/>
    <w:tmpl w:val="C96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4003DBE"/>
    <w:multiLevelType w:val="multilevel"/>
    <w:tmpl w:val="BFC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42A25E9"/>
    <w:multiLevelType w:val="multilevel"/>
    <w:tmpl w:val="42C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4B26C6D"/>
    <w:multiLevelType w:val="multilevel"/>
    <w:tmpl w:val="AE1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4E80510"/>
    <w:multiLevelType w:val="multilevel"/>
    <w:tmpl w:val="F0AC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4F465A5"/>
    <w:multiLevelType w:val="multilevel"/>
    <w:tmpl w:val="65E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5125175"/>
    <w:multiLevelType w:val="multilevel"/>
    <w:tmpl w:val="5270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5304961"/>
    <w:multiLevelType w:val="multilevel"/>
    <w:tmpl w:val="927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53C3958"/>
    <w:multiLevelType w:val="multilevel"/>
    <w:tmpl w:val="49A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6BC2324"/>
    <w:multiLevelType w:val="multilevel"/>
    <w:tmpl w:val="A9C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6BE0D74"/>
    <w:multiLevelType w:val="multilevel"/>
    <w:tmpl w:val="96C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70932C0"/>
    <w:multiLevelType w:val="multilevel"/>
    <w:tmpl w:val="4A06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70C23ED"/>
    <w:multiLevelType w:val="multilevel"/>
    <w:tmpl w:val="03B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73C66E8"/>
    <w:multiLevelType w:val="multilevel"/>
    <w:tmpl w:val="5C1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7A76FBB"/>
    <w:multiLevelType w:val="multilevel"/>
    <w:tmpl w:val="55F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7A9256F"/>
    <w:multiLevelType w:val="hybridMultilevel"/>
    <w:tmpl w:val="AD4020E4"/>
    <w:lvl w:ilvl="0" w:tplc="576E8510">
      <w:start w:val="1"/>
      <w:numFmt w:val="bullet"/>
      <w:lvlText w:val=""/>
      <w:lvlJc w:val="left"/>
      <w:pPr>
        <w:ind w:left="720" w:hanging="360"/>
      </w:pPr>
      <w:rPr>
        <w:rFonts w:ascii="Symbol" w:hAnsi="Symbol" w:hint="default"/>
      </w:rPr>
    </w:lvl>
    <w:lvl w:ilvl="1" w:tplc="3B126E4A" w:tentative="1">
      <w:start w:val="1"/>
      <w:numFmt w:val="bullet"/>
      <w:lvlText w:val="o"/>
      <w:lvlJc w:val="left"/>
      <w:pPr>
        <w:ind w:left="1440" w:hanging="360"/>
      </w:pPr>
      <w:rPr>
        <w:rFonts w:ascii="Courier New" w:hAnsi="Courier New" w:hint="default"/>
      </w:rPr>
    </w:lvl>
    <w:lvl w:ilvl="2" w:tplc="7C3A2FC0" w:tentative="1">
      <w:start w:val="1"/>
      <w:numFmt w:val="bullet"/>
      <w:lvlText w:val=""/>
      <w:lvlJc w:val="left"/>
      <w:pPr>
        <w:ind w:left="2160" w:hanging="360"/>
      </w:pPr>
      <w:rPr>
        <w:rFonts w:ascii="Wingdings" w:hAnsi="Wingdings" w:hint="default"/>
      </w:rPr>
    </w:lvl>
    <w:lvl w:ilvl="3" w:tplc="65B8D364" w:tentative="1">
      <w:start w:val="1"/>
      <w:numFmt w:val="bullet"/>
      <w:lvlText w:val=""/>
      <w:lvlJc w:val="left"/>
      <w:pPr>
        <w:ind w:left="2880" w:hanging="360"/>
      </w:pPr>
      <w:rPr>
        <w:rFonts w:ascii="Symbol" w:hAnsi="Symbol" w:hint="default"/>
      </w:rPr>
    </w:lvl>
    <w:lvl w:ilvl="4" w:tplc="39FE533A" w:tentative="1">
      <w:start w:val="1"/>
      <w:numFmt w:val="bullet"/>
      <w:lvlText w:val="o"/>
      <w:lvlJc w:val="left"/>
      <w:pPr>
        <w:ind w:left="3600" w:hanging="360"/>
      </w:pPr>
      <w:rPr>
        <w:rFonts w:ascii="Courier New" w:hAnsi="Courier New" w:hint="default"/>
      </w:rPr>
    </w:lvl>
    <w:lvl w:ilvl="5" w:tplc="615CA02E" w:tentative="1">
      <w:start w:val="1"/>
      <w:numFmt w:val="bullet"/>
      <w:lvlText w:val=""/>
      <w:lvlJc w:val="left"/>
      <w:pPr>
        <w:ind w:left="4320" w:hanging="360"/>
      </w:pPr>
      <w:rPr>
        <w:rFonts w:ascii="Wingdings" w:hAnsi="Wingdings" w:hint="default"/>
      </w:rPr>
    </w:lvl>
    <w:lvl w:ilvl="6" w:tplc="ABCC529A" w:tentative="1">
      <w:start w:val="1"/>
      <w:numFmt w:val="bullet"/>
      <w:lvlText w:val=""/>
      <w:lvlJc w:val="left"/>
      <w:pPr>
        <w:ind w:left="5040" w:hanging="360"/>
      </w:pPr>
      <w:rPr>
        <w:rFonts w:ascii="Symbol" w:hAnsi="Symbol" w:hint="default"/>
      </w:rPr>
    </w:lvl>
    <w:lvl w:ilvl="7" w:tplc="68A4E278" w:tentative="1">
      <w:start w:val="1"/>
      <w:numFmt w:val="bullet"/>
      <w:lvlText w:val="o"/>
      <w:lvlJc w:val="left"/>
      <w:pPr>
        <w:ind w:left="5760" w:hanging="360"/>
      </w:pPr>
      <w:rPr>
        <w:rFonts w:ascii="Courier New" w:hAnsi="Courier New" w:hint="default"/>
      </w:rPr>
    </w:lvl>
    <w:lvl w:ilvl="8" w:tplc="CF7ED188" w:tentative="1">
      <w:start w:val="1"/>
      <w:numFmt w:val="bullet"/>
      <w:lvlText w:val=""/>
      <w:lvlJc w:val="left"/>
      <w:pPr>
        <w:ind w:left="6480" w:hanging="360"/>
      </w:pPr>
      <w:rPr>
        <w:rFonts w:ascii="Wingdings" w:hAnsi="Wingdings" w:hint="default"/>
      </w:rPr>
    </w:lvl>
  </w:abstractNum>
  <w:abstractNum w:abstractNumId="155" w15:restartNumberingAfterBreak="0">
    <w:nsid w:val="285D40CB"/>
    <w:multiLevelType w:val="multilevel"/>
    <w:tmpl w:val="E51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9175D22"/>
    <w:multiLevelType w:val="hybridMultilevel"/>
    <w:tmpl w:val="FFFFFFFF"/>
    <w:lvl w:ilvl="0" w:tplc="FBE4EFC4">
      <w:start w:val="1"/>
      <w:numFmt w:val="bullet"/>
      <w:lvlText w:val="-"/>
      <w:lvlJc w:val="left"/>
      <w:pPr>
        <w:ind w:left="720" w:hanging="360"/>
      </w:pPr>
      <w:rPr>
        <w:rFonts w:ascii="Aptos" w:hAnsi="Aptos" w:hint="default"/>
      </w:rPr>
    </w:lvl>
    <w:lvl w:ilvl="1" w:tplc="B144F222">
      <w:start w:val="1"/>
      <w:numFmt w:val="bullet"/>
      <w:lvlText w:val="o"/>
      <w:lvlJc w:val="left"/>
      <w:pPr>
        <w:ind w:left="1440" w:hanging="360"/>
      </w:pPr>
      <w:rPr>
        <w:rFonts w:ascii="Courier New" w:hAnsi="Courier New" w:hint="default"/>
      </w:rPr>
    </w:lvl>
    <w:lvl w:ilvl="2" w:tplc="B652DA8C">
      <w:start w:val="1"/>
      <w:numFmt w:val="bullet"/>
      <w:lvlText w:val=""/>
      <w:lvlJc w:val="left"/>
      <w:pPr>
        <w:ind w:left="2160" w:hanging="360"/>
      </w:pPr>
      <w:rPr>
        <w:rFonts w:ascii="Wingdings" w:hAnsi="Wingdings" w:hint="default"/>
      </w:rPr>
    </w:lvl>
    <w:lvl w:ilvl="3" w:tplc="CB8C46D6">
      <w:start w:val="1"/>
      <w:numFmt w:val="bullet"/>
      <w:lvlText w:val=""/>
      <w:lvlJc w:val="left"/>
      <w:pPr>
        <w:ind w:left="2880" w:hanging="360"/>
      </w:pPr>
      <w:rPr>
        <w:rFonts w:ascii="Symbol" w:hAnsi="Symbol" w:hint="default"/>
      </w:rPr>
    </w:lvl>
    <w:lvl w:ilvl="4" w:tplc="F9B88C0A">
      <w:start w:val="1"/>
      <w:numFmt w:val="bullet"/>
      <w:lvlText w:val="o"/>
      <w:lvlJc w:val="left"/>
      <w:pPr>
        <w:ind w:left="3600" w:hanging="360"/>
      </w:pPr>
      <w:rPr>
        <w:rFonts w:ascii="Courier New" w:hAnsi="Courier New" w:hint="default"/>
      </w:rPr>
    </w:lvl>
    <w:lvl w:ilvl="5" w:tplc="E1089B62">
      <w:start w:val="1"/>
      <w:numFmt w:val="bullet"/>
      <w:lvlText w:val=""/>
      <w:lvlJc w:val="left"/>
      <w:pPr>
        <w:ind w:left="4320" w:hanging="360"/>
      </w:pPr>
      <w:rPr>
        <w:rFonts w:ascii="Wingdings" w:hAnsi="Wingdings" w:hint="default"/>
      </w:rPr>
    </w:lvl>
    <w:lvl w:ilvl="6" w:tplc="9DCC0C4A">
      <w:start w:val="1"/>
      <w:numFmt w:val="bullet"/>
      <w:lvlText w:val=""/>
      <w:lvlJc w:val="left"/>
      <w:pPr>
        <w:ind w:left="5040" w:hanging="360"/>
      </w:pPr>
      <w:rPr>
        <w:rFonts w:ascii="Symbol" w:hAnsi="Symbol" w:hint="default"/>
      </w:rPr>
    </w:lvl>
    <w:lvl w:ilvl="7" w:tplc="B7EEA286">
      <w:start w:val="1"/>
      <w:numFmt w:val="bullet"/>
      <w:lvlText w:val="o"/>
      <w:lvlJc w:val="left"/>
      <w:pPr>
        <w:ind w:left="5760" w:hanging="360"/>
      </w:pPr>
      <w:rPr>
        <w:rFonts w:ascii="Courier New" w:hAnsi="Courier New" w:hint="default"/>
      </w:rPr>
    </w:lvl>
    <w:lvl w:ilvl="8" w:tplc="6CB27756">
      <w:start w:val="1"/>
      <w:numFmt w:val="bullet"/>
      <w:lvlText w:val=""/>
      <w:lvlJc w:val="left"/>
      <w:pPr>
        <w:ind w:left="6480" w:hanging="360"/>
      </w:pPr>
      <w:rPr>
        <w:rFonts w:ascii="Wingdings" w:hAnsi="Wingdings" w:hint="default"/>
      </w:rPr>
    </w:lvl>
  </w:abstractNum>
  <w:abstractNum w:abstractNumId="157" w15:restartNumberingAfterBreak="0">
    <w:nsid w:val="296F400A"/>
    <w:multiLevelType w:val="multilevel"/>
    <w:tmpl w:val="0DD0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970626E"/>
    <w:multiLevelType w:val="multilevel"/>
    <w:tmpl w:val="9F3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98D4764"/>
    <w:multiLevelType w:val="multilevel"/>
    <w:tmpl w:val="347C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98F1A1E"/>
    <w:multiLevelType w:val="multilevel"/>
    <w:tmpl w:val="3E2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99327AA"/>
    <w:multiLevelType w:val="multilevel"/>
    <w:tmpl w:val="C9E25F12"/>
    <w:lvl w:ilvl="0">
      <w:start w:val="1"/>
      <w:numFmt w:val="decimal"/>
      <w:lvlText w:val="%1."/>
      <w:lvlJc w:val="left"/>
      <w:pPr>
        <w:ind w:left="720" w:hanging="360"/>
      </w:pPr>
    </w:lvl>
    <w:lvl w:ilvl="1">
      <w:start w:val="1"/>
      <w:numFmt w:val="decimal"/>
      <w:lvlText w:val="%1.%2."/>
      <w:lvlJc w:val="left"/>
      <w:pPr>
        <w:ind w:left="39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62" w15:restartNumberingAfterBreak="0">
    <w:nsid w:val="29946032"/>
    <w:multiLevelType w:val="multilevel"/>
    <w:tmpl w:val="7770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9D05938"/>
    <w:multiLevelType w:val="multilevel"/>
    <w:tmpl w:val="094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A48390A"/>
    <w:multiLevelType w:val="multilevel"/>
    <w:tmpl w:val="0A4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AC62221"/>
    <w:multiLevelType w:val="multilevel"/>
    <w:tmpl w:val="EC0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ACB623E"/>
    <w:multiLevelType w:val="multilevel"/>
    <w:tmpl w:val="50D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B32610F"/>
    <w:multiLevelType w:val="multilevel"/>
    <w:tmpl w:val="786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BB56DB0"/>
    <w:multiLevelType w:val="multilevel"/>
    <w:tmpl w:val="8928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BC731FF"/>
    <w:multiLevelType w:val="multilevel"/>
    <w:tmpl w:val="94A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BF51FCE"/>
    <w:multiLevelType w:val="multilevel"/>
    <w:tmpl w:val="C98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CC41A23"/>
    <w:multiLevelType w:val="multilevel"/>
    <w:tmpl w:val="D2F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D6F2A31"/>
    <w:multiLevelType w:val="multilevel"/>
    <w:tmpl w:val="AA1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E4A19AB"/>
    <w:multiLevelType w:val="multilevel"/>
    <w:tmpl w:val="C90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E84283E"/>
    <w:multiLevelType w:val="multilevel"/>
    <w:tmpl w:val="0EE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F0E9FFE"/>
    <w:multiLevelType w:val="hybridMultilevel"/>
    <w:tmpl w:val="CC7C5BD2"/>
    <w:lvl w:ilvl="0" w:tplc="DF22CB66">
      <w:start w:val="1"/>
      <w:numFmt w:val="bullet"/>
      <w:lvlText w:val="-"/>
      <w:lvlJc w:val="left"/>
      <w:pPr>
        <w:ind w:left="750" w:hanging="360"/>
      </w:pPr>
      <w:rPr>
        <w:rFonts w:ascii="Aptos" w:hAnsi="Aptos" w:hint="default"/>
      </w:rPr>
    </w:lvl>
    <w:lvl w:ilvl="1" w:tplc="BE542C4A">
      <w:start w:val="1"/>
      <w:numFmt w:val="bullet"/>
      <w:lvlText w:val="o"/>
      <w:lvlJc w:val="left"/>
      <w:pPr>
        <w:ind w:left="1470" w:hanging="360"/>
      </w:pPr>
      <w:rPr>
        <w:rFonts w:ascii="Courier New" w:hAnsi="Courier New" w:hint="default"/>
      </w:rPr>
    </w:lvl>
    <w:lvl w:ilvl="2" w:tplc="8F4A744E">
      <w:start w:val="1"/>
      <w:numFmt w:val="bullet"/>
      <w:lvlText w:val=""/>
      <w:lvlJc w:val="left"/>
      <w:pPr>
        <w:ind w:left="2190" w:hanging="360"/>
      </w:pPr>
      <w:rPr>
        <w:rFonts w:ascii="Wingdings" w:hAnsi="Wingdings" w:hint="default"/>
      </w:rPr>
    </w:lvl>
    <w:lvl w:ilvl="3" w:tplc="53A07222">
      <w:start w:val="1"/>
      <w:numFmt w:val="bullet"/>
      <w:lvlText w:val=""/>
      <w:lvlJc w:val="left"/>
      <w:pPr>
        <w:ind w:left="2910" w:hanging="360"/>
      </w:pPr>
      <w:rPr>
        <w:rFonts w:ascii="Symbol" w:hAnsi="Symbol" w:hint="default"/>
      </w:rPr>
    </w:lvl>
    <w:lvl w:ilvl="4" w:tplc="22940C52">
      <w:start w:val="1"/>
      <w:numFmt w:val="bullet"/>
      <w:lvlText w:val="o"/>
      <w:lvlJc w:val="left"/>
      <w:pPr>
        <w:ind w:left="3630" w:hanging="360"/>
      </w:pPr>
      <w:rPr>
        <w:rFonts w:ascii="Courier New" w:hAnsi="Courier New" w:hint="default"/>
      </w:rPr>
    </w:lvl>
    <w:lvl w:ilvl="5" w:tplc="E982DB8A">
      <w:start w:val="1"/>
      <w:numFmt w:val="bullet"/>
      <w:lvlText w:val=""/>
      <w:lvlJc w:val="left"/>
      <w:pPr>
        <w:ind w:left="4350" w:hanging="360"/>
      </w:pPr>
      <w:rPr>
        <w:rFonts w:ascii="Wingdings" w:hAnsi="Wingdings" w:hint="default"/>
      </w:rPr>
    </w:lvl>
    <w:lvl w:ilvl="6" w:tplc="CFC671E6">
      <w:start w:val="1"/>
      <w:numFmt w:val="bullet"/>
      <w:lvlText w:val=""/>
      <w:lvlJc w:val="left"/>
      <w:pPr>
        <w:ind w:left="5070" w:hanging="360"/>
      </w:pPr>
      <w:rPr>
        <w:rFonts w:ascii="Symbol" w:hAnsi="Symbol" w:hint="default"/>
      </w:rPr>
    </w:lvl>
    <w:lvl w:ilvl="7" w:tplc="E968EFD4">
      <w:start w:val="1"/>
      <w:numFmt w:val="bullet"/>
      <w:lvlText w:val="o"/>
      <w:lvlJc w:val="left"/>
      <w:pPr>
        <w:ind w:left="5790" w:hanging="360"/>
      </w:pPr>
      <w:rPr>
        <w:rFonts w:ascii="Courier New" w:hAnsi="Courier New" w:hint="default"/>
      </w:rPr>
    </w:lvl>
    <w:lvl w:ilvl="8" w:tplc="1CD6B874">
      <w:start w:val="1"/>
      <w:numFmt w:val="bullet"/>
      <w:lvlText w:val=""/>
      <w:lvlJc w:val="left"/>
      <w:pPr>
        <w:ind w:left="6510" w:hanging="360"/>
      </w:pPr>
      <w:rPr>
        <w:rFonts w:ascii="Wingdings" w:hAnsi="Wingdings" w:hint="default"/>
      </w:rPr>
    </w:lvl>
  </w:abstractNum>
  <w:abstractNum w:abstractNumId="176" w15:restartNumberingAfterBreak="0">
    <w:nsid w:val="2F0F2123"/>
    <w:multiLevelType w:val="multilevel"/>
    <w:tmpl w:val="FCC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F160885"/>
    <w:multiLevelType w:val="multilevel"/>
    <w:tmpl w:val="342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F9773F3"/>
    <w:multiLevelType w:val="multilevel"/>
    <w:tmpl w:val="184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FA57928"/>
    <w:multiLevelType w:val="multilevel"/>
    <w:tmpl w:val="9F3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FCE3062"/>
    <w:multiLevelType w:val="multilevel"/>
    <w:tmpl w:val="A790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0031213"/>
    <w:multiLevelType w:val="hybridMultilevel"/>
    <w:tmpl w:val="746A9E16"/>
    <w:lvl w:ilvl="0" w:tplc="549EA0E6">
      <w:numFmt w:val="bullet"/>
      <w:lvlText w:val="-"/>
      <w:lvlJc w:val="left"/>
      <w:pPr>
        <w:ind w:left="1080" w:hanging="360"/>
      </w:pPr>
      <w:rPr>
        <w:rFonts w:ascii="Calibri" w:hAnsi="Calibri" w:hint="default"/>
        <w:b w:val="0"/>
        <w:u w:val="none"/>
      </w:rPr>
    </w:lvl>
    <w:lvl w:ilvl="1" w:tplc="34E81072" w:tentative="1">
      <w:start w:val="1"/>
      <w:numFmt w:val="bullet"/>
      <w:lvlText w:val="o"/>
      <w:lvlJc w:val="left"/>
      <w:pPr>
        <w:ind w:left="1800" w:hanging="360"/>
      </w:pPr>
      <w:rPr>
        <w:rFonts w:ascii="Courier New" w:hAnsi="Courier New" w:hint="default"/>
      </w:rPr>
    </w:lvl>
    <w:lvl w:ilvl="2" w:tplc="4A20015E" w:tentative="1">
      <w:start w:val="1"/>
      <w:numFmt w:val="bullet"/>
      <w:lvlText w:val=""/>
      <w:lvlJc w:val="left"/>
      <w:pPr>
        <w:ind w:left="2520" w:hanging="360"/>
      </w:pPr>
      <w:rPr>
        <w:rFonts w:ascii="Wingdings" w:hAnsi="Wingdings" w:hint="default"/>
      </w:rPr>
    </w:lvl>
    <w:lvl w:ilvl="3" w:tplc="BEF43BDA" w:tentative="1">
      <w:start w:val="1"/>
      <w:numFmt w:val="bullet"/>
      <w:lvlText w:val=""/>
      <w:lvlJc w:val="left"/>
      <w:pPr>
        <w:ind w:left="3240" w:hanging="360"/>
      </w:pPr>
      <w:rPr>
        <w:rFonts w:ascii="Symbol" w:hAnsi="Symbol" w:hint="default"/>
      </w:rPr>
    </w:lvl>
    <w:lvl w:ilvl="4" w:tplc="83F4A208" w:tentative="1">
      <w:start w:val="1"/>
      <w:numFmt w:val="bullet"/>
      <w:lvlText w:val="o"/>
      <w:lvlJc w:val="left"/>
      <w:pPr>
        <w:ind w:left="3960" w:hanging="360"/>
      </w:pPr>
      <w:rPr>
        <w:rFonts w:ascii="Courier New" w:hAnsi="Courier New" w:hint="default"/>
      </w:rPr>
    </w:lvl>
    <w:lvl w:ilvl="5" w:tplc="800A7DD4" w:tentative="1">
      <w:start w:val="1"/>
      <w:numFmt w:val="bullet"/>
      <w:lvlText w:val=""/>
      <w:lvlJc w:val="left"/>
      <w:pPr>
        <w:ind w:left="4680" w:hanging="360"/>
      </w:pPr>
      <w:rPr>
        <w:rFonts w:ascii="Wingdings" w:hAnsi="Wingdings" w:hint="default"/>
      </w:rPr>
    </w:lvl>
    <w:lvl w:ilvl="6" w:tplc="C534F72C" w:tentative="1">
      <w:start w:val="1"/>
      <w:numFmt w:val="bullet"/>
      <w:lvlText w:val=""/>
      <w:lvlJc w:val="left"/>
      <w:pPr>
        <w:ind w:left="5400" w:hanging="360"/>
      </w:pPr>
      <w:rPr>
        <w:rFonts w:ascii="Symbol" w:hAnsi="Symbol" w:hint="default"/>
      </w:rPr>
    </w:lvl>
    <w:lvl w:ilvl="7" w:tplc="1A4E608C" w:tentative="1">
      <w:start w:val="1"/>
      <w:numFmt w:val="bullet"/>
      <w:lvlText w:val="o"/>
      <w:lvlJc w:val="left"/>
      <w:pPr>
        <w:ind w:left="6120" w:hanging="360"/>
      </w:pPr>
      <w:rPr>
        <w:rFonts w:ascii="Courier New" w:hAnsi="Courier New" w:hint="default"/>
      </w:rPr>
    </w:lvl>
    <w:lvl w:ilvl="8" w:tplc="5472304C" w:tentative="1">
      <w:start w:val="1"/>
      <w:numFmt w:val="bullet"/>
      <w:lvlText w:val=""/>
      <w:lvlJc w:val="left"/>
      <w:pPr>
        <w:ind w:left="6840" w:hanging="360"/>
      </w:pPr>
      <w:rPr>
        <w:rFonts w:ascii="Wingdings" w:hAnsi="Wingdings" w:hint="default"/>
      </w:rPr>
    </w:lvl>
  </w:abstractNum>
  <w:abstractNum w:abstractNumId="182" w15:restartNumberingAfterBreak="0">
    <w:nsid w:val="30532F40"/>
    <w:multiLevelType w:val="multilevel"/>
    <w:tmpl w:val="E21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06B2C6D"/>
    <w:multiLevelType w:val="multilevel"/>
    <w:tmpl w:val="2F2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08F2188"/>
    <w:multiLevelType w:val="multilevel"/>
    <w:tmpl w:val="1C3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2F52B83"/>
    <w:multiLevelType w:val="multilevel"/>
    <w:tmpl w:val="FD7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32553DA"/>
    <w:multiLevelType w:val="multilevel"/>
    <w:tmpl w:val="20D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40322E8"/>
    <w:multiLevelType w:val="multilevel"/>
    <w:tmpl w:val="8A5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4143104"/>
    <w:multiLevelType w:val="multilevel"/>
    <w:tmpl w:val="3006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4AD1ADB"/>
    <w:multiLevelType w:val="multilevel"/>
    <w:tmpl w:val="155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4FE3358"/>
    <w:multiLevelType w:val="multilevel"/>
    <w:tmpl w:val="E58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5151A98"/>
    <w:multiLevelType w:val="multilevel"/>
    <w:tmpl w:val="B98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6017E09"/>
    <w:multiLevelType w:val="multilevel"/>
    <w:tmpl w:val="09B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6412800"/>
    <w:multiLevelType w:val="multilevel"/>
    <w:tmpl w:val="7DC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6C30712"/>
    <w:multiLevelType w:val="multilevel"/>
    <w:tmpl w:val="D98A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6E941FC"/>
    <w:multiLevelType w:val="multilevel"/>
    <w:tmpl w:val="378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71852ED"/>
    <w:multiLevelType w:val="multilevel"/>
    <w:tmpl w:val="502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7B37CE5"/>
    <w:multiLevelType w:val="multilevel"/>
    <w:tmpl w:val="627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8817B4A"/>
    <w:multiLevelType w:val="multilevel"/>
    <w:tmpl w:val="315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88B7562"/>
    <w:multiLevelType w:val="multilevel"/>
    <w:tmpl w:val="0206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8AC6FF6"/>
    <w:multiLevelType w:val="multilevel"/>
    <w:tmpl w:val="E34A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9314BAA"/>
    <w:multiLevelType w:val="multilevel"/>
    <w:tmpl w:val="141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9343C4D"/>
    <w:multiLevelType w:val="multilevel"/>
    <w:tmpl w:val="2E52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94C592A"/>
    <w:multiLevelType w:val="multilevel"/>
    <w:tmpl w:val="BA5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99C4EAB"/>
    <w:multiLevelType w:val="multilevel"/>
    <w:tmpl w:val="6E9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9BA633B"/>
    <w:multiLevelType w:val="multilevel"/>
    <w:tmpl w:val="41C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9DA122C"/>
    <w:multiLevelType w:val="multilevel"/>
    <w:tmpl w:val="B4B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A476D4B"/>
    <w:multiLevelType w:val="multilevel"/>
    <w:tmpl w:val="665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A661B37"/>
    <w:multiLevelType w:val="multilevel"/>
    <w:tmpl w:val="AA7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A6F0714"/>
    <w:multiLevelType w:val="multilevel"/>
    <w:tmpl w:val="525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A837DEE"/>
    <w:multiLevelType w:val="multilevel"/>
    <w:tmpl w:val="C96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AAAA561"/>
    <w:multiLevelType w:val="hybridMultilevel"/>
    <w:tmpl w:val="FFFFFFFF"/>
    <w:lvl w:ilvl="0" w:tplc="B1164ED6">
      <w:start w:val="1"/>
      <w:numFmt w:val="bullet"/>
      <w:lvlText w:val="o"/>
      <w:lvlJc w:val="left"/>
      <w:pPr>
        <w:ind w:left="1440" w:hanging="360"/>
      </w:pPr>
      <w:rPr>
        <w:rFonts w:ascii="Courier New" w:hAnsi="Courier New" w:hint="default"/>
      </w:rPr>
    </w:lvl>
    <w:lvl w:ilvl="1" w:tplc="EB6E839A">
      <w:start w:val="1"/>
      <w:numFmt w:val="bullet"/>
      <w:lvlText w:val="o"/>
      <w:lvlJc w:val="left"/>
      <w:pPr>
        <w:ind w:left="2160" w:hanging="360"/>
      </w:pPr>
      <w:rPr>
        <w:rFonts w:ascii="Courier New" w:hAnsi="Courier New" w:hint="default"/>
      </w:rPr>
    </w:lvl>
    <w:lvl w:ilvl="2" w:tplc="14F69140">
      <w:start w:val="1"/>
      <w:numFmt w:val="bullet"/>
      <w:lvlText w:val=""/>
      <w:lvlJc w:val="left"/>
      <w:pPr>
        <w:ind w:left="2880" w:hanging="360"/>
      </w:pPr>
      <w:rPr>
        <w:rFonts w:ascii="Wingdings" w:hAnsi="Wingdings" w:hint="default"/>
      </w:rPr>
    </w:lvl>
    <w:lvl w:ilvl="3" w:tplc="CCC05EA6">
      <w:start w:val="1"/>
      <w:numFmt w:val="bullet"/>
      <w:lvlText w:val=""/>
      <w:lvlJc w:val="left"/>
      <w:pPr>
        <w:ind w:left="3600" w:hanging="360"/>
      </w:pPr>
      <w:rPr>
        <w:rFonts w:ascii="Symbol" w:hAnsi="Symbol" w:hint="default"/>
      </w:rPr>
    </w:lvl>
    <w:lvl w:ilvl="4" w:tplc="71ECDF4E">
      <w:start w:val="1"/>
      <w:numFmt w:val="bullet"/>
      <w:lvlText w:val="o"/>
      <w:lvlJc w:val="left"/>
      <w:pPr>
        <w:ind w:left="4320" w:hanging="360"/>
      </w:pPr>
      <w:rPr>
        <w:rFonts w:ascii="Courier New" w:hAnsi="Courier New" w:hint="default"/>
      </w:rPr>
    </w:lvl>
    <w:lvl w:ilvl="5" w:tplc="673846A2">
      <w:start w:val="1"/>
      <w:numFmt w:val="bullet"/>
      <w:lvlText w:val=""/>
      <w:lvlJc w:val="left"/>
      <w:pPr>
        <w:ind w:left="5040" w:hanging="360"/>
      </w:pPr>
      <w:rPr>
        <w:rFonts w:ascii="Wingdings" w:hAnsi="Wingdings" w:hint="default"/>
      </w:rPr>
    </w:lvl>
    <w:lvl w:ilvl="6" w:tplc="2DDA92BE">
      <w:start w:val="1"/>
      <w:numFmt w:val="bullet"/>
      <w:lvlText w:val=""/>
      <w:lvlJc w:val="left"/>
      <w:pPr>
        <w:ind w:left="5760" w:hanging="360"/>
      </w:pPr>
      <w:rPr>
        <w:rFonts w:ascii="Symbol" w:hAnsi="Symbol" w:hint="default"/>
      </w:rPr>
    </w:lvl>
    <w:lvl w:ilvl="7" w:tplc="1CE036AC">
      <w:start w:val="1"/>
      <w:numFmt w:val="bullet"/>
      <w:lvlText w:val="o"/>
      <w:lvlJc w:val="left"/>
      <w:pPr>
        <w:ind w:left="6480" w:hanging="360"/>
      </w:pPr>
      <w:rPr>
        <w:rFonts w:ascii="Courier New" w:hAnsi="Courier New" w:hint="default"/>
      </w:rPr>
    </w:lvl>
    <w:lvl w:ilvl="8" w:tplc="D1AA0382">
      <w:start w:val="1"/>
      <w:numFmt w:val="bullet"/>
      <w:lvlText w:val=""/>
      <w:lvlJc w:val="left"/>
      <w:pPr>
        <w:ind w:left="7200" w:hanging="360"/>
      </w:pPr>
      <w:rPr>
        <w:rFonts w:ascii="Wingdings" w:hAnsi="Wingdings" w:hint="default"/>
      </w:rPr>
    </w:lvl>
  </w:abstractNum>
  <w:abstractNum w:abstractNumId="212" w15:restartNumberingAfterBreak="0">
    <w:nsid w:val="3AB853BD"/>
    <w:multiLevelType w:val="multilevel"/>
    <w:tmpl w:val="971C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B462941"/>
    <w:multiLevelType w:val="multilevel"/>
    <w:tmpl w:val="C722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B961E45"/>
    <w:multiLevelType w:val="multilevel"/>
    <w:tmpl w:val="D04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B9B7B18"/>
    <w:multiLevelType w:val="multilevel"/>
    <w:tmpl w:val="142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BA84A3A"/>
    <w:multiLevelType w:val="multilevel"/>
    <w:tmpl w:val="BDF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BAD2DAD"/>
    <w:multiLevelType w:val="multilevel"/>
    <w:tmpl w:val="11E6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C111063"/>
    <w:multiLevelType w:val="multilevel"/>
    <w:tmpl w:val="980ED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CCE5F9D"/>
    <w:multiLevelType w:val="multilevel"/>
    <w:tmpl w:val="90C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CE31002"/>
    <w:multiLevelType w:val="multilevel"/>
    <w:tmpl w:val="C20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CF308DB"/>
    <w:multiLevelType w:val="multilevel"/>
    <w:tmpl w:val="C11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D21597E"/>
    <w:multiLevelType w:val="hybridMultilevel"/>
    <w:tmpl w:val="396AE1CA"/>
    <w:lvl w:ilvl="0" w:tplc="26308D3C">
      <w:start w:val="1"/>
      <w:numFmt w:val="bullet"/>
      <w:lvlText w:val=""/>
      <w:lvlJc w:val="left"/>
      <w:pPr>
        <w:ind w:left="1080" w:hanging="360"/>
      </w:pPr>
      <w:rPr>
        <w:rFonts w:ascii="Symbol" w:hAnsi="Symbol" w:hint="default"/>
      </w:rPr>
    </w:lvl>
    <w:lvl w:ilvl="1" w:tplc="A7BEC2F6">
      <w:start w:val="1"/>
      <w:numFmt w:val="bullet"/>
      <w:lvlText w:val="o"/>
      <w:lvlJc w:val="left"/>
      <w:pPr>
        <w:ind w:left="1800" w:hanging="360"/>
      </w:pPr>
      <w:rPr>
        <w:rFonts w:ascii="Courier New" w:hAnsi="Courier New" w:hint="default"/>
      </w:rPr>
    </w:lvl>
    <w:lvl w:ilvl="2" w:tplc="04F81AA8">
      <w:start w:val="1"/>
      <w:numFmt w:val="bullet"/>
      <w:lvlText w:val=""/>
      <w:lvlJc w:val="left"/>
      <w:pPr>
        <w:ind w:left="2520" w:hanging="360"/>
      </w:pPr>
      <w:rPr>
        <w:rFonts w:ascii="Wingdings" w:hAnsi="Wingdings" w:hint="default"/>
      </w:rPr>
    </w:lvl>
    <w:lvl w:ilvl="3" w:tplc="F7E84B44" w:tentative="1">
      <w:start w:val="1"/>
      <w:numFmt w:val="bullet"/>
      <w:lvlText w:val=""/>
      <w:lvlJc w:val="left"/>
      <w:pPr>
        <w:ind w:left="3240" w:hanging="360"/>
      </w:pPr>
      <w:rPr>
        <w:rFonts w:ascii="Symbol" w:hAnsi="Symbol" w:hint="default"/>
      </w:rPr>
    </w:lvl>
    <w:lvl w:ilvl="4" w:tplc="ECD2EBB8" w:tentative="1">
      <w:start w:val="1"/>
      <w:numFmt w:val="bullet"/>
      <w:lvlText w:val="o"/>
      <w:lvlJc w:val="left"/>
      <w:pPr>
        <w:ind w:left="3960" w:hanging="360"/>
      </w:pPr>
      <w:rPr>
        <w:rFonts w:ascii="Courier New" w:hAnsi="Courier New" w:hint="default"/>
      </w:rPr>
    </w:lvl>
    <w:lvl w:ilvl="5" w:tplc="A6FCBAFC" w:tentative="1">
      <w:start w:val="1"/>
      <w:numFmt w:val="bullet"/>
      <w:lvlText w:val=""/>
      <w:lvlJc w:val="left"/>
      <w:pPr>
        <w:ind w:left="4680" w:hanging="360"/>
      </w:pPr>
      <w:rPr>
        <w:rFonts w:ascii="Wingdings" w:hAnsi="Wingdings" w:hint="default"/>
      </w:rPr>
    </w:lvl>
    <w:lvl w:ilvl="6" w:tplc="07104ACC" w:tentative="1">
      <w:start w:val="1"/>
      <w:numFmt w:val="bullet"/>
      <w:lvlText w:val=""/>
      <w:lvlJc w:val="left"/>
      <w:pPr>
        <w:ind w:left="5400" w:hanging="360"/>
      </w:pPr>
      <w:rPr>
        <w:rFonts w:ascii="Symbol" w:hAnsi="Symbol" w:hint="default"/>
      </w:rPr>
    </w:lvl>
    <w:lvl w:ilvl="7" w:tplc="C78E4B94" w:tentative="1">
      <w:start w:val="1"/>
      <w:numFmt w:val="bullet"/>
      <w:lvlText w:val="o"/>
      <w:lvlJc w:val="left"/>
      <w:pPr>
        <w:ind w:left="6120" w:hanging="360"/>
      </w:pPr>
      <w:rPr>
        <w:rFonts w:ascii="Courier New" w:hAnsi="Courier New" w:hint="default"/>
      </w:rPr>
    </w:lvl>
    <w:lvl w:ilvl="8" w:tplc="D8F24428" w:tentative="1">
      <w:start w:val="1"/>
      <w:numFmt w:val="bullet"/>
      <w:lvlText w:val=""/>
      <w:lvlJc w:val="left"/>
      <w:pPr>
        <w:ind w:left="6840" w:hanging="360"/>
      </w:pPr>
      <w:rPr>
        <w:rFonts w:ascii="Wingdings" w:hAnsi="Wingdings" w:hint="default"/>
      </w:rPr>
    </w:lvl>
  </w:abstractNum>
  <w:abstractNum w:abstractNumId="223" w15:restartNumberingAfterBreak="0">
    <w:nsid w:val="3D2734EA"/>
    <w:multiLevelType w:val="multilevel"/>
    <w:tmpl w:val="675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D396FF1"/>
    <w:multiLevelType w:val="multilevel"/>
    <w:tmpl w:val="94B4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DA1DEB8"/>
    <w:multiLevelType w:val="hybridMultilevel"/>
    <w:tmpl w:val="6B145590"/>
    <w:lvl w:ilvl="0" w:tplc="E46A6B28">
      <w:start w:val="1"/>
      <w:numFmt w:val="bullet"/>
      <w:lvlText w:val="-"/>
      <w:lvlJc w:val="left"/>
      <w:pPr>
        <w:ind w:left="720" w:hanging="360"/>
      </w:pPr>
      <w:rPr>
        <w:rFonts w:ascii="Aptos" w:hAnsi="Aptos" w:hint="default"/>
      </w:rPr>
    </w:lvl>
    <w:lvl w:ilvl="1" w:tplc="75C474EC">
      <w:start w:val="1"/>
      <w:numFmt w:val="bullet"/>
      <w:lvlText w:val="o"/>
      <w:lvlJc w:val="left"/>
      <w:pPr>
        <w:ind w:left="1440" w:hanging="360"/>
      </w:pPr>
      <w:rPr>
        <w:rFonts w:ascii="Courier New" w:hAnsi="Courier New" w:hint="default"/>
      </w:rPr>
    </w:lvl>
    <w:lvl w:ilvl="2" w:tplc="1848E19A">
      <w:start w:val="1"/>
      <w:numFmt w:val="bullet"/>
      <w:lvlText w:val=""/>
      <w:lvlJc w:val="left"/>
      <w:pPr>
        <w:ind w:left="2160" w:hanging="360"/>
      </w:pPr>
      <w:rPr>
        <w:rFonts w:ascii="Wingdings" w:hAnsi="Wingdings" w:hint="default"/>
      </w:rPr>
    </w:lvl>
    <w:lvl w:ilvl="3" w:tplc="55565AF6">
      <w:start w:val="1"/>
      <w:numFmt w:val="bullet"/>
      <w:lvlText w:val=""/>
      <w:lvlJc w:val="left"/>
      <w:pPr>
        <w:ind w:left="2880" w:hanging="360"/>
      </w:pPr>
      <w:rPr>
        <w:rFonts w:ascii="Symbol" w:hAnsi="Symbol" w:hint="default"/>
      </w:rPr>
    </w:lvl>
    <w:lvl w:ilvl="4" w:tplc="FE468F30">
      <w:start w:val="1"/>
      <w:numFmt w:val="bullet"/>
      <w:lvlText w:val="o"/>
      <w:lvlJc w:val="left"/>
      <w:pPr>
        <w:ind w:left="3600" w:hanging="360"/>
      </w:pPr>
      <w:rPr>
        <w:rFonts w:ascii="Courier New" w:hAnsi="Courier New" w:hint="default"/>
      </w:rPr>
    </w:lvl>
    <w:lvl w:ilvl="5" w:tplc="B3789478">
      <w:start w:val="1"/>
      <w:numFmt w:val="bullet"/>
      <w:lvlText w:val=""/>
      <w:lvlJc w:val="left"/>
      <w:pPr>
        <w:ind w:left="4320" w:hanging="360"/>
      </w:pPr>
      <w:rPr>
        <w:rFonts w:ascii="Wingdings" w:hAnsi="Wingdings" w:hint="default"/>
      </w:rPr>
    </w:lvl>
    <w:lvl w:ilvl="6" w:tplc="3294CF2A">
      <w:start w:val="1"/>
      <w:numFmt w:val="bullet"/>
      <w:lvlText w:val=""/>
      <w:lvlJc w:val="left"/>
      <w:pPr>
        <w:ind w:left="5040" w:hanging="360"/>
      </w:pPr>
      <w:rPr>
        <w:rFonts w:ascii="Symbol" w:hAnsi="Symbol" w:hint="default"/>
      </w:rPr>
    </w:lvl>
    <w:lvl w:ilvl="7" w:tplc="248C85CE">
      <w:start w:val="1"/>
      <w:numFmt w:val="bullet"/>
      <w:lvlText w:val="o"/>
      <w:lvlJc w:val="left"/>
      <w:pPr>
        <w:ind w:left="5760" w:hanging="360"/>
      </w:pPr>
      <w:rPr>
        <w:rFonts w:ascii="Courier New" w:hAnsi="Courier New" w:hint="default"/>
      </w:rPr>
    </w:lvl>
    <w:lvl w:ilvl="8" w:tplc="94D665BA">
      <w:start w:val="1"/>
      <w:numFmt w:val="bullet"/>
      <w:lvlText w:val=""/>
      <w:lvlJc w:val="left"/>
      <w:pPr>
        <w:ind w:left="6480" w:hanging="360"/>
      </w:pPr>
      <w:rPr>
        <w:rFonts w:ascii="Wingdings" w:hAnsi="Wingdings" w:hint="default"/>
      </w:rPr>
    </w:lvl>
  </w:abstractNum>
  <w:abstractNum w:abstractNumId="226" w15:restartNumberingAfterBreak="0">
    <w:nsid w:val="3E15773C"/>
    <w:multiLevelType w:val="multilevel"/>
    <w:tmpl w:val="1AF8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E2E3AFC"/>
    <w:multiLevelType w:val="multilevel"/>
    <w:tmpl w:val="1C7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E2F6416"/>
    <w:multiLevelType w:val="multilevel"/>
    <w:tmpl w:val="E45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E712E5B"/>
    <w:multiLevelType w:val="multilevel"/>
    <w:tmpl w:val="1B1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EB264CB"/>
    <w:multiLevelType w:val="multilevel"/>
    <w:tmpl w:val="0E0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F2E1BFB"/>
    <w:multiLevelType w:val="multilevel"/>
    <w:tmpl w:val="2BF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F3067BF"/>
    <w:multiLevelType w:val="multilevel"/>
    <w:tmpl w:val="8E5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FE02955"/>
    <w:multiLevelType w:val="multilevel"/>
    <w:tmpl w:val="935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01056CC"/>
    <w:multiLevelType w:val="multilevel"/>
    <w:tmpl w:val="2AF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0246144"/>
    <w:multiLevelType w:val="hybridMultilevel"/>
    <w:tmpl w:val="809E9C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6" w15:restartNumberingAfterBreak="0">
    <w:nsid w:val="40280DAE"/>
    <w:multiLevelType w:val="multilevel"/>
    <w:tmpl w:val="F2B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0554C1E"/>
    <w:multiLevelType w:val="multilevel"/>
    <w:tmpl w:val="E1C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13959B0"/>
    <w:multiLevelType w:val="multilevel"/>
    <w:tmpl w:val="D6D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14B14D2"/>
    <w:multiLevelType w:val="multilevel"/>
    <w:tmpl w:val="CE5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1633117"/>
    <w:multiLevelType w:val="multilevel"/>
    <w:tmpl w:val="FBE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1646D20"/>
    <w:multiLevelType w:val="multilevel"/>
    <w:tmpl w:val="665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18018E6"/>
    <w:multiLevelType w:val="multilevel"/>
    <w:tmpl w:val="CE5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1977457"/>
    <w:multiLevelType w:val="multilevel"/>
    <w:tmpl w:val="FCA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2284043"/>
    <w:multiLevelType w:val="multilevel"/>
    <w:tmpl w:val="F2D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2E91A21"/>
    <w:multiLevelType w:val="multilevel"/>
    <w:tmpl w:val="283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3276338"/>
    <w:multiLevelType w:val="multilevel"/>
    <w:tmpl w:val="3E5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3600EB8"/>
    <w:multiLevelType w:val="multilevel"/>
    <w:tmpl w:val="A6E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367188A"/>
    <w:multiLevelType w:val="multilevel"/>
    <w:tmpl w:val="458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37E7400"/>
    <w:multiLevelType w:val="multilevel"/>
    <w:tmpl w:val="E6B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39B5337"/>
    <w:multiLevelType w:val="multilevel"/>
    <w:tmpl w:val="5CF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3AE32D3"/>
    <w:multiLevelType w:val="multilevel"/>
    <w:tmpl w:val="1CC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411075B"/>
    <w:multiLevelType w:val="multilevel"/>
    <w:tmpl w:val="B02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42035B4"/>
    <w:multiLevelType w:val="multilevel"/>
    <w:tmpl w:val="062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4A94688"/>
    <w:multiLevelType w:val="multilevel"/>
    <w:tmpl w:val="385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4C45D9B"/>
    <w:multiLevelType w:val="multilevel"/>
    <w:tmpl w:val="A9D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4EF36E2"/>
    <w:multiLevelType w:val="multilevel"/>
    <w:tmpl w:val="5E64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5050B9A"/>
    <w:multiLevelType w:val="multilevel"/>
    <w:tmpl w:val="AB2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5365AB4"/>
    <w:multiLevelType w:val="multilevel"/>
    <w:tmpl w:val="FC8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54350D8"/>
    <w:multiLevelType w:val="multilevel"/>
    <w:tmpl w:val="5C00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566181F"/>
    <w:multiLevelType w:val="multilevel"/>
    <w:tmpl w:val="16A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5ED3582"/>
    <w:multiLevelType w:val="hybridMultilevel"/>
    <w:tmpl w:val="FFFFFFFF"/>
    <w:lvl w:ilvl="0" w:tplc="13D2B318">
      <w:start w:val="1"/>
      <w:numFmt w:val="bullet"/>
      <w:lvlText w:val="-"/>
      <w:lvlJc w:val="left"/>
      <w:pPr>
        <w:ind w:left="720" w:hanging="360"/>
      </w:pPr>
      <w:rPr>
        <w:rFonts w:ascii="Aptos" w:hAnsi="Aptos" w:hint="default"/>
      </w:rPr>
    </w:lvl>
    <w:lvl w:ilvl="1" w:tplc="2F10DE8E">
      <w:start w:val="1"/>
      <w:numFmt w:val="bullet"/>
      <w:lvlText w:val="o"/>
      <w:lvlJc w:val="left"/>
      <w:pPr>
        <w:ind w:left="1440" w:hanging="360"/>
      </w:pPr>
      <w:rPr>
        <w:rFonts w:ascii="Courier New" w:hAnsi="Courier New" w:hint="default"/>
      </w:rPr>
    </w:lvl>
    <w:lvl w:ilvl="2" w:tplc="8CE82CCC">
      <w:start w:val="1"/>
      <w:numFmt w:val="bullet"/>
      <w:lvlText w:val=""/>
      <w:lvlJc w:val="left"/>
      <w:pPr>
        <w:ind w:left="2160" w:hanging="360"/>
      </w:pPr>
      <w:rPr>
        <w:rFonts w:ascii="Wingdings" w:hAnsi="Wingdings" w:hint="default"/>
      </w:rPr>
    </w:lvl>
    <w:lvl w:ilvl="3" w:tplc="F16ECDDA">
      <w:start w:val="1"/>
      <w:numFmt w:val="bullet"/>
      <w:lvlText w:val=""/>
      <w:lvlJc w:val="left"/>
      <w:pPr>
        <w:ind w:left="2880" w:hanging="360"/>
      </w:pPr>
      <w:rPr>
        <w:rFonts w:ascii="Symbol" w:hAnsi="Symbol" w:hint="default"/>
      </w:rPr>
    </w:lvl>
    <w:lvl w:ilvl="4" w:tplc="CAAA770A">
      <w:start w:val="1"/>
      <w:numFmt w:val="bullet"/>
      <w:lvlText w:val="o"/>
      <w:lvlJc w:val="left"/>
      <w:pPr>
        <w:ind w:left="3600" w:hanging="360"/>
      </w:pPr>
      <w:rPr>
        <w:rFonts w:ascii="Courier New" w:hAnsi="Courier New" w:hint="default"/>
      </w:rPr>
    </w:lvl>
    <w:lvl w:ilvl="5" w:tplc="44D29A76">
      <w:start w:val="1"/>
      <w:numFmt w:val="bullet"/>
      <w:lvlText w:val=""/>
      <w:lvlJc w:val="left"/>
      <w:pPr>
        <w:ind w:left="4320" w:hanging="360"/>
      </w:pPr>
      <w:rPr>
        <w:rFonts w:ascii="Wingdings" w:hAnsi="Wingdings" w:hint="default"/>
      </w:rPr>
    </w:lvl>
    <w:lvl w:ilvl="6" w:tplc="20EA159A">
      <w:start w:val="1"/>
      <w:numFmt w:val="bullet"/>
      <w:lvlText w:val=""/>
      <w:lvlJc w:val="left"/>
      <w:pPr>
        <w:ind w:left="5040" w:hanging="360"/>
      </w:pPr>
      <w:rPr>
        <w:rFonts w:ascii="Symbol" w:hAnsi="Symbol" w:hint="default"/>
      </w:rPr>
    </w:lvl>
    <w:lvl w:ilvl="7" w:tplc="FFDA00B4">
      <w:start w:val="1"/>
      <w:numFmt w:val="bullet"/>
      <w:lvlText w:val="o"/>
      <w:lvlJc w:val="left"/>
      <w:pPr>
        <w:ind w:left="5760" w:hanging="360"/>
      </w:pPr>
      <w:rPr>
        <w:rFonts w:ascii="Courier New" w:hAnsi="Courier New" w:hint="default"/>
      </w:rPr>
    </w:lvl>
    <w:lvl w:ilvl="8" w:tplc="54FCAF2C">
      <w:start w:val="1"/>
      <w:numFmt w:val="bullet"/>
      <w:lvlText w:val=""/>
      <w:lvlJc w:val="left"/>
      <w:pPr>
        <w:ind w:left="6480" w:hanging="360"/>
      </w:pPr>
      <w:rPr>
        <w:rFonts w:ascii="Wingdings" w:hAnsi="Wingdings" w:hint="default"/>
      </w:rPr>
    </w:lvl>
  </w:abstractNum>
  <w:abstractNum w:abstractNumId="262" w15:restartNumberingAfterBreak="0">
    <w:nsid w:val="45F74D45"/>
    <w:multiLevelType w:val="multilevel"/>
    <w:tmpl w:val="3120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69E5987"/>
    <w:multiLevelType w:val="multilevel"/>
    <w:tmpl w:val="A38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6D40553"/>
    <w:multiLevelType w:val="multilevel"/>
    <w:tmpl w:val="D7F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74E4D39"/>
    <w:multiLevelType w:val="multilevel"/>
    <w:tmpl w:val="7A6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7BB0AD9"/>
    <w:multiLevelType w:val="multilevel"/>
    <w:tmpl w:val="A31E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7E67681"/>
    <w:multiLevelType w:val="multilevel"/>
    <w:tmpl w:val="0BE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8162B86"/>
    <w:multiLevelType w:val="multilevel"/>
    <w:tmpl w:val="02F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826301D"/>
    <w:multiLevelType w:val="multilevel"/>
    <w:tmpl w:val="E5B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8676B1A"/>
    <w:multiLevelType w:val="multilevel"/>
    <w:tmpl w:val="0C20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8B059A8"/>
    <w:multiLevelType w:val="multilevel"/>
    <w:tmpl w:val="A5D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8B57B3B"/>
    <w:multiLevelType w:val="multilevel"/>
    <w:tmpl w:val="8EB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9923D11"/>
    <w:multiLevelType w:val="multilevel"/>
    <w:tmpl w:val="0A5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A8401AF"/>
    <w:multiLevelType w:val="multilevel"/>
    <w:tmpl w:val="7E5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AC7761D"/>
    <w:multiLevelType w:val="multilevel"/>
    <w:tmpl w:val="109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ACB1046"/>
    <w:multiLevelType w:val="multilevel"/>
    <w:tmpl w:val="F30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B2B020D"/>
    <w:multiLevelType w:val="multilevel"/>
    <w:tmpl w:val="CE2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B844858"/>
    <w:multiLevelType w:val="multilevel"/>
    <w:tmpl w:val="4CE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B8C7B4A"/>
    <w:multiLevelType w:val="hybridMultilevel"/>
    <w:tmpl w:val="46B0485C"/>
    <w:lvl w:ilvl="0" w:tplc="D7C2D37C">
      <w:start w:val="1"/>
      <w:numFmt w:val="decimal"/>
      <w:lvlText w:val="%1)"/>
      <w:lvlJc w:val="left"/>
      <w:pPr>
        <w:ind w:left="750" w:hanging="360"/>
      </w:pPr>
      <w:rPr>
        <w:rFonts w:hint="default"/>
      </w:rPr>
    </w:lvl>
    <w:lvl w:ilvl="1" w:tplc="0C090019">
      <w:start w:val="1"/>
      <w:numFmt w:val="lowerLetter"/>
      <w:lvlText w:val="%2."/>
      <w:lvlJc w:val="left"/>
      <w:pPr>
        <w:ind w:left="1470" w:hanging="360"/>
      </w:pPr>
    </w:lvl>
    <w:lvl w:ilvl="2" w:tplc="65B0B150">
      <w:start w:val="1"/>
      <w:numFmt w:val="lowerLetter"/>
      <w:lvlText w:val="%3)"/>
      <w:lvlJc w:val="left"/>
      <w:pPr>
        <w:ind w:left="2370" w:hanging="360"/>
      </w:pPr>
      <w:rPr>
        <w:rFonts w:hint="default"/>
      </w:r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280" w15:restartNumberingAfterBreak="0">
    <w:nsid w:val="4B91448B"/>
    <w:multiLevelType w:val="multilevel"/>
    <w:tmpl w:val="928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BA71507"/>
    <w:multiLevelType w:val="multilevel"/>
    <w:tmpl w:val="DBA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BAB2884"/>
    <w:multiLevelType w:val="multilevel"/>
    <w:tmpl w:val="2206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BD445C0"/>
    <w:multiLevelType w:val="multilevel"/>
    <w:tmpl w:val="3B0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BEB470F"/>
    <w:multiLevelType w:val="multilevel"/>
    <w:tmpl w:val="89F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BED19FC"/>
    <w:multiLevelType w:val="multilevel"/>
    <w:tmpl w:val="235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BFF3F87"/>
    <w:multiLevelType w:val="multilevel"/>
    <w:tmpl w:val="C49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C6866B7"/>
    <w:multiLevelType w:val="multilevel"/>
    <w:tmpl w:val="7EA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D550D95"/>
    <w:multiLevelType w:val="multilevel"/>
    <w:tmpl w:val="957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D5A2BD2"/>
    <w:multiLevelType w:val="multilevel"/>
    <w:tmpl w:val="83BE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D6144F4"/>
    <w:multiLevelType w:val="multilevel"/>
    <w:tmpl w:val="F3B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D7661CE"/>
    <w:multiLevelType w:val="multilevel"/>
    <w:tmpl w:val="D99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DDF74E4"/>
    <w:multiLevelType w:val="hybridMultilevel"/>
    <w:tmpl w:val="86086924"/>
    <w:lvl w:ilvl="0" w:tplc="E9A644D0">
      <w:start w:val="1"/>
      <w:numFmt w:val="bullet"/>
      <w:lvlText w:val=""/>
      <w:lvlJc w:val="left"/>
      <w:pPr>
        <w:ind w:left="720" w:hanging="360"/>
      </w:pPr>
      <w:rPr>
        <w:rFonts w:ascii="Symbol" w:hAnsi="Symbol" w:hint="default"/>
      </w:rPr>
    </w:lvl>
    <w:lvl w:ilvl="1" w:tplc="6742E2D2">
      <w:start w:val="1"/>
      <w:numFmt w:val="bullet"/>
      <w:lvlText w:val="o"/>
      <w:lvlJc w:val="left"/>
      <w:pPr>
        <w:ind w:left="1440" w:hanging="360"/>
      </w:pPr>
      <w:rPr>
        <w:rFonts w:ascii="Courier New" w:hAnsi="Courier New" w:hint="default"/>
      </w:rPr>
    </w:lvl>
    <w:lvl w:ilvl="2" w:tplc="11F6494A">
      <w:start w:val="1"/>
      <w:numFmt w:val="bullet"/>
      <w:lvlText w:val=""/>
      <w:lvlJc w:val="left"/>
      <w:pPr>
        <w:ind w:left="2160" w:hanging="360"/>
      </w:pPr>
      <w:rPr>
        <w:rFonts w:ascii="Wingdings" w:hAnsi="Wingdings" w:hint="default"/>
      </w:rPr>
    </w:lvl>
    <w:lvl w:ilvl="3" w:tplc="2F5421EC">
      <w:start w:val="1"/>
      <w:numFmt w:val="bullet"/>
      <w:lvlText w:val=""/>
      <w:lvlJc w:val="left"/>
      <w:pPr>
        <w:ind w:left="2880" w:hanging="360"/>
      </w:pPr>
      <w:rPr>
        <w:rFonts w:ascii="Symbol" w:hAnsi="Symbol" w:hint="default"/>
      </w:rPr>
    </w:lvl>
    <w:lvl w:ilvl="4" w:tplc="BB5AE59E">
      <w:start w:val="1"/>
      <w:numFmt w:val="bullet"/>
      <w:lvlText w:val="o"/>
      <w:lvlJc w:val="left"/>
      <w:pPr>
        <w:ind w:left="3600" w:hanging="360"/>
      </w:pPr>
      <w:rPr>
        <w:rFonts w:ascii="Courier New" w:hAnsi="Courier New" w:hint="default"/>
      </w:rPr>
    </w:lvl>
    <w:lvl w:ilvl="5" w:tplc="8EE8DCA0">
      <w:start w:val="1"/>
      <w:numFmt w:val="bullet"/>
      <w:lvlText w:val=""/>
      <w:lvlJc w:val="left"/>
      <w:pPr>
        <w:ind w:left="4320" w:hanging="360"/>
      </w:pPr>
      <w:rPr>
        <w:rFonts w:ascii="Wingdings" w:hAnsi="Wingdings" w:hint="default"/>
      </w:rPr>
    </w:lvl>
    <w:lvl w:ilvl="6" w:tplc="72D0FF92">
      <w:start w:val="1"/>
      <w:numFmt w:val="bullet"/>
      <w:lvlText w:val=""/>
      <w:lvlJc w:val="left"/>
      <w:pPr>
        <w:ind w:left="5040" w:hanging="360"/>
      </w:pPr>
      <w:rPr>
        <w:rFonts w:ascii="Symbol" w:hAnsi="Symbol" w:hint="default"/>
      </w:rPr>
    </w:lvl>
    <w:lvl w:ilvl="7" w:tplc="493009DA">
      <w:start w:val="1"/>
      <w:numFmt w:val="bullet"/>
      <w:lvlText w:val="o"/>
      <w:lvlJc w:val="left"/>
      <w:pPr>
        <w:ind w:left="5760" w:hanging="360"/>
      </w:pPr>
      <w:rPr>
        <w:rFonts w:ascii="Courier New" w:hAnsi="Courier New" w:hint="default"/>
      </w:rPr>
    </w:lvl>
    <w:lvl w:ilvl="8" w:tplc="2E56F582">
      <w:start w:val="1"/>
      <w:numFmt w:val="bullet"/>
      <w:lvlText w:val=""/>
      <w:lvlJc w:val="left"/>
      <w:pPr>
        <w:ind w:left="6480" w:hanging="360"/>
      </w:pPr>
      <w:rPr>
        <w:rFonts w:ascii="Wingdings" w:hAnsi="Wingdings" w:hint="default"/>
      </w:rPr>
    </w:lvl>
  </w:abstractNum>
  <w:abstractNum w:abstractNumId="293" w15:restartNumberingAfterBreak="0">
    <w:nsid w:val="4E3E7504"/>
    <w:multiLevelType w:val="multilevel"/>
    <w:tmpl w:val="C8E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E46180D"/>
    <w:multiLevelType w:val="multilevel"/>
    <w:tmpl w:val="C06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E543147"/>
    <w:multiLevelType w:val="multilevel"/>
    <w:tmpl w:val="36A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EA71D91"/>
    <w:multiLevelType w:val="multilevel"/>
    <w:tmpl w:val="06D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F0065EA"/>
    <w:multiLevelType w:val="multilevel"/>
    <w:tmpl w:val="396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F732CA0"/>
    <w:multiLevelType w:val="multilevel"/>
    <w:tmpl w:val="595C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F827046"/>
    <w:multiLevelType w:val="multilevel"/>
    <w:tmpl w:val="E48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FE41667"/>
    <w:multiLevelType w:val="multilevel"/>
    <w:tmpl w:val="69E4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0080624"/>
    <w:multiLevelType w:val="multilevel"/>
    <w:tmpl w:val="6E0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0354C8E"/>
    <w:multiLevelType w:val="multilevel"/>
    <w:tmpl w:val="2EE6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0D00C03"/>
    <w:multiLevelType w:val="multilevel"/>
    <w:tmpl w:val="0D5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13244A5"/>
    <w:multiLevelType w:val="multilevel"/>
    <w:tmpl w:val="545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1613AD2"/>
    <w:multiLevelType w:val="multilevel"/>
    <w:tmpl w:val="81F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1D0682D"/>
    <w:multiLevelType w:val="multilevel"/>
    <w:tmpl w:val="CDD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23A3EE9"/>
    <w:multiLevelType w:val="multilevel"/>
    <w:tmpl w:val="83D2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2430C37"/>
    <w:multiLevelType w:val="multilevel"/>
    <w:tmpl w:val="76B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28030F4"/>
    <w:multiLevelType w:val="multilevel"/>
    <w:tmpl w:val="9B6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290158E"/>
    <w:multiLevelType w:val="hybridMultilevel"/>
    <w:tmpl w:val="161A2CE6"/>
    <w:lvl w:ilvl="0" w:tplc="69DEE292">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01">
      <w:start w:val="1"/>
      <w:numFmt w:val="bullet"/>
      <w:lvlText w:val=""/>
      <w:lvlJc w:val="left"/>
      <w:pPr>
        <w:ind w:left="1080" w:hanging="360"/>
      </w:pPr>
      <w:rPr>
        <w:rFonts w:ascii="Symbol" w:hAnsi="Symbol" w:hint="default"/>
      </w:r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11" w15:restartNumberingAfterBreak="0">
    <w:nsid w:val="52A66EF6"/>
    <w:multiLevelType w:val="multilevel"/>
    <w:tmpl w:val="5B06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2E445B9"/>
    <w:multiLevelType w:val="multilevel"/>
    <w:tmpl w:val="128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35C36DE"/>
    <w:multiLevelType w:val="multilevel"/>
    <w:tmpl w:val="4D0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4546D46"/>
    <w:multiLevelType w:val="multilevel"/>
    <w:tmpl w:val="D94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4713BAE"/>
    <w:multiLevelType w:val="multilevel"/>
    <w:tmpl w:val="765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4B6864F"/>
    <w:multiLevelType w:val="hybridMultilevel"/>
    <w:tmpl w:val="4C361300"/>
    <w:lvl w:ilvl="0" w:tplc="51AED4AC">
      <w:start w:val="1"/>
      <w:numFmt w:val="bullet"/>
      <w:lvlText w:val="-"/>
      <w:lvlJc w:val="left"/>
      <w:pPr>
        <w:ind w:left="720" w:hanging="360"/>
      </w:pPr>
      <w:rPr>
        <w:rFonts w:ascii="Aptos" w:hAnsi="Aptos" w:hint="default"/>
      </w:rPr>
    </w:lvl>
    <w:lvl w:ilvl="1" w:tplc="5F0CDD4C">
      <w:start w:val="1"/>
      <w:numFmt w:val="bullet"/>
      <w:lvlText w:val="o"/>
      <w:lvlJc w:val="left"/>
      <w:pPr>
        <w:ind w:left="1440" w:hanging="360"/>
      </w:pPr>
      <w:rPr>
        <w:rFonts w:ascii="Courier New" w:hAnsi="Courier New" w:hint="default"/>
      </w:rPr>
    </w:lvl>
    <w:lvl w:ilvl="2" w:tplc="5F909F06">
      <w:start w:val="1"/>
      <w:numFmt w:val="bullet"/>
      <w:lvlText w:val=""/>
      <w:lvlJc w:val="left"/>
      <w:pPr>
        <w:ind w:left="2160" w:hanging="360"/>
      </w:pPr>
      <w:rPr>
        <w:rFonts w:ascii="Wingdings" w:hAnsi="Wingdings" w:hint="default"/>
      </w:rPr>
    </w:lvl>
    <w:lvl w:ilvl="3" w:tplc="4A62FDE4">
      <w:start w:val="1"/>
      <w:numFmt w:val="bullet"/>
      <w:lvlText w:val=""/>
      <w:lvlJc w:val="left"/>
      <w:pPr>
        <w:ind w:left="2880" w:hanging="360"/>
      </w:pPr>
      <w:rPr>
        <w:rFonts w:ascii="Symbol" w:hAnsi="Symbol" w:hint="default"/>
      </w:rPr>
    </w:lvl>
    <w:lvl w:ilvl="4" w:tplc="C49898E0">
      <w:start w:val="1"/>
      <w:numFmt w:val="bullet"/>
      <w:lvlText w:val="o"/>
      <w:lvlJc w:val="left"/>
      <w:pPr>
        <w:ind w:left="3600" w:hanging="360"/>
      </w:pPr>
      <w:rPr>
        <w:rFonts w:ascii="Courier New" w:hAnsi="Courier New" w:hint="default"/>
      </w:rPr>
    </w:lvl>
    <w:lvl w:ilvl="5" w:tplc="50846BCA">
      <w:start w:val="1"/>
      <w:numFmt w:val="bullet"/>
      <w:lvlText w:val=""/>
      <w:lvlJc w:val="left"/>
      <w:pPr>
        <w:ind w:left="4320" w:hanging="360"/>
      </w:pPr>
      <w:rPr>
        <w:rFonts w:ascii="Wingdings" w:hAnsi="Wingdings" w:hint="default"/>
      </w:rPr>
    </w:lvl>
    <w:lvl w:ilvl="6" w:tplc="9DFAF756">
      <w:start w:val="1"/>
      <w:numFmt w:val="bullet"/>
      <w:lvlText w:val=""/>
      <w:lvlJc w:val="left"/>
      <w:pPr>
        <w:ind w:left="5040" w:hanging="360"/>
      </w:pPr>
      <w:rPr>
        <w:rFonts w:ascii="Symbol" w:hAnsi="Symbol" w:hint="default"/>
      </w:rPr>
    </w:lvl>
    <w:lvl w:ilvl="7" w:tplc="2C02C27C">
      <w:start w:val="1"/>
      <w:numFmt w:val="bullet"/>
      <w:lvlText w:val="o"/>
      <w:lvlJc w:val="left"/>
      <w:pPr>
        <w:ind w:left="5760" w:hanging="360"/>
      </w:pPr>
      <w:rPr>
        <w:rFonts w:ascii="Courier New" w:hAnsi="Courier New" w:hint="default"/>
      </w:rPr>
    </w:lvl>
    <w:lvl w:ilvl="8" w:tplc="AAA4C22A">
      <w:start w:val="1"/>
      <w:numFmt w:val="bullet"/>
      <w:lvlText w:val=""/>
      <w:lvlJc w:val="left"/>
      <w:pPr>
        <w:ind w:left="6480" w:hanging="360"/>
      </w:pPr>
      <w:rPr>
        <w:rFonts w:ascii="Wingdings" w:hAnsi="Wingdings" w:hint="default"/>
      </w:rPr>
    </w:lvl>
  </w:abstractNum>
  <w:abstractNum w:abstractNumId="317" w15:restartNumberingAfterBreak="0">
    <w:nsid w:val="54F756E6"/>
    <w:multiLevelType w:val="multilevel"/>
    <w:tmpl w:val="F870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5404FB8"/>
    <w:multiLevelType w:val="multilevel"/>
    <w:tmpl w:val="2CD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55E38E7"/>
    <w:multiLevelType w:val="multilevel"/>
    <w:tmpl w:val="893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56B5652"/>
    <w:multiLevelType w:val="hybridMultilevel"/>
    <w:tmpl w:val="FFFFFFFF"/>
    <w:lvl w:ilvl="0" w:tplc="3ED8614C">
      <w:numFmt w:val="none"/>
      <w:lvlText w:val=""/>
      <w:lvlJc w:val="left"/>
      <w:pPr>
        <w:tabs>
          <w:tab w:val="num" w:pos="360"/>
        </w:tabs>
      </w:pPr>
    </w:lvl>
    <w:lvl w:ilvl="1" w:tplc="F59E4C98">
      <w:start w:val="1"/>
      <w:numFmt w:val="lowerLetter"/>
      <w:lvlText w:val="%2."/>
      <w:lvlJc w:val="left"/>
      <w:pPr>
        <w:ind w:left="1440" w:hanging="360"/>
      </w:pPr>
    </w:lvl>
    <w:lvl w:ilvl="2" w:tplc="F7F4172E">
      <w:start w:val="1"/>
      <w:numFmt w:val="lowerRoman"/>
      <w:lvlText w:val="%3."/>
      <w:lvlJc w:val="right"/>
      <w:pPr>
        <w:ind w:left="2160" w:hanging="180"/>
      </w:pPr>
    </w:lvl>
    <w:lvl w:ilvl="3" w:tplc="B0DEE34E">
      <w:start w:val="1"/>
      <w:numFmt w:val="decimal"/>
      <w:lvlText w:val="%4."/>
      <w:lvlJc w:val="left"/>
      <w:pPr>
        <w:ind w:left="2880" w:hanging="360"/>
      </w:pPr>
    </w:lvl>
    <w:lvl w:ilvl="4" w:tplc="B1FE069A">
      <w:start w:val="1"/>
      <w:numFmt w:val="lowerLetter"/>
      <w:lvlText w:val="%5."/>
      <w:lvlJc w:val="left"/>
      <w:pPr>
        <w:ind w:left="3600" w:hanging="360"/>
      </w:pPr>
    </w:lvl>
    <w:lvl w:ilvl="5" w:tplc="90E2922A">
      <w:start w:val="1"/>
      <w:numFmt w:val="lowerRoman"/>
      <w:lvlText w:val="%6."/>
      <w:lvlJc w:val="right"/>
      <w:pPr>
        <w:ind w:left="4320" w:hanging="180"/>
      </w:pPr>
    </w:lvl>
    <w:lvl w:ilvl="6" w:tplc="FF90BE96">
      <w:start w:val="1"/>
      <w:numFmt w:val="decimal"/>
      <w:lvlText w:val="%7."/>
      <w:lvlJc w:val="left"/>
      <w:pPr>
        <w:ind w:left="5040" w:hanging="360"/>
      </w:pPr>
    </w:lvl>
    <w:lvl w:ilvl="7" w:tplc="2FFE8C6E">
      <w:start w:val="1"/>
      <w:numFmt w:val="lowerLetter"/>
      <w:lvlText w:val="%8."/>
      <w:lvlJc w:val="left"/>
      <w:pPr>
        <w:ind w:left="5760" w:hanging="360"/>
      </w:pPr>
    </w:lvl>
    <w:lvl w:ilvl="8" w:tplc="EBE2F948">
      <w:start w:val="1"/>
      <w:numFmt w:val="lowerRoman"/>
      <w:lvlText w:val="%9."/>
      <w:lvlJc w:val="right"/>
      <w:pPr>
        <w:ind w:left="6480" w:hanging="180"/>
      </w:pPr>
    </w:lvl>
  </w:abstractNum>
  <w:abstractNum w:abstractNumId="321" w15:restartNumberingAfterBreak="0">
    <w:nsid w:val="557F40FE"/>
    <w:multiLevelType w:val="multilevel"/>
    <w:tmpl w:val="468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5974878"/>
    <w:multiLevelType w:val="multilevel"/>
    <w:tmpl w:val="C49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609531D"/>
    <w:multiLevelType w:val="multilevel"/>
    <w:tmpl w:val="932A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60C4741"/>
    <w:multiLevelType w:val="multilevel"/>
    <w:tmpl w:val="B9D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7441439"/>
    <w:multiLevelType w:val="multilevel"/>
    <w:tmpl w:val="E97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8770E32"/>
    <w:multiLevelType w:val="multilevel"/>
    <w:tmpl w:val="AC7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93D4C66"/>
    <w:multiLevelType w:val="multilevel"/>
    <w:tmpl w:val="427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9402910"/>
    <w:multiLevelType w:val="multilevel"/>
    <w:tmpl w:val="F9C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9E44AA6"/>
    <w:multiLevelType w:val="multilevel"/>
    <w:tmpl w:val="0CE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9E62504"/>
    <w:multiLevelType w:val="multilevel"/>
    <w:tmpl w:val="850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A4A1CF1"/>
    <w:multiLevelType w:val="multilevel"/>
    <w:tmpl w:val="EF8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A5B0C0B"/>
    <w:multiLevelType w:val="multilevel"/>
    <w:tmpl w:val="6C8A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A5B1211"/>
    <w:multiLevelType w:val="multilevel"/>
    <w:tmpl w:val="B05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A751051"/>
    <w:multiLevelType w:val="multilevel"/>
    <w:tmpl w:val="636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AE26651"/>
    <w:multiLevelType w:val="multilevel"/>
    <w:tmpl w:val="F406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AE70B19"/>
    <w:multiLevelType w:val="multilevel"/>
    <w:tmpl w:val="EBA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B0751F9"/>
    <w:multiLevelType w:val="hybridMultilevel"/>
    <w:tmpl w:val="FFFFFFFF"/>
    <w:lvl w:ilvl="0" w:tplc="41524C5A">
      <w:start w:val="1"/>
      <w:numFmt w:val="bullet"/>
      <w:lvlText w:val="-"/>
      <w:lvlJc w:val="left"/>
      <w:pPr>
        <w:ind w:left="720" w:hanging="360"/>
      </w:pPr>
      <w:rPr>
        <w:rFonts w:ascii="Aptos" w:hAnsi="Aptos" w:hint="default"/>
      </w:rPr>
    </w:lvl>
    <w:lvl w:ilvl="1" w:tplc="696A7E3E">
      <w:start w:val="1"/>
      <w:numFmt w:val="bullet"/>
      <w:lvlText w:val="o"/>
      <w:lvlJc w:val="left"/>
      <w:pPr>
        <w:ind w:left="1440" w:hanging="360"/>
      </w:pPr>
      <w:rPr>
        <w:rFonts w:ascii="Courier New" w:hAnsi="Courier New" w:hint="default"/>
      </w:rPr>
    </w:lvl>
    <w:lvl w:ilvl="2" w:tplc="7230F5DE">
      <w:start w:val="1"/>
      <w:numFmt w:val="bullet"/>
      <w:lvlText w:val=""/>
      <w:lvlJc w:val="left"/>
      <w:pPr>
        <w:ind w:left="2160" w:hanging="360"/>
      </w:pPr>
      <w:rPr>
        <w:rFonts w:ascii="Wingdings" w:hAnsi="Wingdings" w:hint="default"/>
      </w:rPr>
    </w:lvl>
    <w:lvl w:ilvl="3" w:tplc="DD3A9344">
      <w:start w:val="1"/>
      <w:numFmt w:val="bullet"/>
      <w:lvlText w:val=""/>
      <w:lvlJc w:val="left"/>
      <w:pPr>
        <w:ind w:left="2880" w:hanging="360"/>
      </w:pPr>
      <w:rPr>
        <w:rFonts w:ascii="Symbol" w:hAnsi="Symbol" w:hint="default"/>
      </w:rPr>
    </w:lvl>
    <w:lvl w:ilvl="4" w:tplc="4208ADB8">
      <w:start w:val="1"/>
      <w:numFmt w:val="bullet"/>
      <w:lvlText w:val="o"/>
      <w:lvlJc w:val="left"/>
      <w:pPr>
        <w:ind w:left="3600" w:hanging="360"/>
      </w:pPr>
      <w:rPr>
        <w:rFonts w:ascii="Courier New" w:hAnsi="Courier New" w:hint="default"/>
      </w:rPr>
    </w:lvl>
    <w:lvl w:ilvl="5" w:tplc="05AA97FA">
      <w:start w:val="1"/>
      <w:numFmt w:val="bullet"/>
      <w:lvlText w:val=""/>
      <w:lvlJc w:val="left"/>
      <w:pPr>
        <w:ind w:left="4320" w:hanging="360"/>
      </w:pPr>
      <w:rPr>
        <w:rFonts w:ascii="Wingdings" w:hAnsi="Wingdings" w:hint="default"/>
      </w:rPr>
    </w:lvl>
    <w:lvl w:ilvl="6" w:tplc="E6EEEBA2">
      <w:start w:val="1"/>
      <w:numFmt w:val="bullet"/>
      <w:lvlText w:val=""/>
      <w:lvlJc w:val="left"/>
      <w:pPr>
        <w:ind w:left="5040" w:hanging="360"/>
      </w:pPr>
      <w:rPr>
        <w:rFonts w:ascii="Symbol" w:hAnsi="Symbol" w:hint="default"/>
      </w:rPr>
    </w:lvl>
    <w:lvl w:ilvl="7" w:tplc="53A200EC">
      <w:start w:val="1"/>
      <w:numFmt w:val="bullet"/>
      <w:lvlText w:val="o"/>
      <w:lvlJc w:val="left"/>
      <w:pPr>
        <w:ind w:left="5760" w:hanging="360"/>
      </w:pPr>
      <w:rPr>
        <w:rFonts w:ascii="Courier New" w:hAnsi="Courier New" w:hint="default"/>
      </w:rPr>
    </w:lvl>
    <w:lvl w:ilvl="8" w:tplc="A6F82808">
      <w:start w:val="1"/>
      <w:numFmt w:val="bullet"/>
      <w:lvlText w:val=""/>
      <w:lvlJc w:val="left"/>
      <w:pPr>
        <w:ind w:left="6480" w:hanging="360"/>
      </w:pPr>
      <w:rPr>
        <w:rFonts w:ascii="Wingdings" w:hAnsi="Wingdings" w:hint="default"/>
      </w:rPr>
    </w:lvl>
  </w:abstractNum>
  <w:abstractNum w:abstractNumId="338" w15:restartNumberingAfterBreak="0">
    <w:nsid w:val="5B6043A1"/>
    <w:multiLevelType w:val="multilevel"/>
    <w:tmpl w:val="73D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C016C1E"/>
    <w:multiLevelType w:val="multilevel"/>
    <w:tmpl w:val="F0C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C032FD5"/>
    <w:multiLevelType w:val="multilevel"/>
    <w:tmpl w:val="843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C0C7F7D"/>
    <w:multiLevelType w:val="multilevel"/>
    <w:tmpl w:val="50C6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C417FDF"/>
    <w:multiLevelType w:val="multilevel"/>
    <w:tmpl w:val="DFC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C6F5D34"/>
    <w:multiLevelType w:val="multilevel"/>
    <w:tmpl w:val="A6A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C7713CE"/>
    <w:multiLevelType w:val="multilevel"/>
    <w:tmpl w:val="FEE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C796A8F"/>
    <w:multiLevelType w:val="multilevel"/>
    <w:tmpl w:val="8DA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D584A02"/>
    <w:multiLevelType w:val="multilevel"/>
    <w:tmpl w:val="D90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D792B3F"/>
    <w:multiLevelType w:val="multilevel"/>
    <w:tmpl w:val="8C3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DF25C78"/>
    <w:multiLevelType w:val="multilevel"/>
    <w:tmpl w:val="632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E051EF9"/>
    <w:multiLevelType w:val="multilevel"/>
    <w:tmpl w:val="BF5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E1511F3"/>
    <w:multiLevelType w:val="multilevel"/>
    <w:tmpl w:val="8DA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ED25C83"/>
    <w:multiLevelType w:val="multilevel"/>
    <w:tmpl w:val="9D62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F214F1B"/>
    <w:multiLevelType w:val="multilevel"/>
    <w:tmpl w:val="E76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F9225FD"/>
    <w:multiLevelType w:val="multilevel"/>
    <w:tmpl w:val="0AC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08C2E69"/>
    <w:multiLevelType w:val="multilevel"/>
    <w:tmpl w:val="369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0A14908"/>
    <w:multiLevelType w:val="multilevel"/>
    <w:tmpl w:val="091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0E90336"/>
    <w:multiLevelType w:val="multilevel"/>
    <w:tmpl w:val="9E0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1414C6E"/>
    <w:multiLevelType w:val="multilevel"/>
    <w:tmpl w:val="CD4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19E33A4"/>
    <w:multiLevelType w:val="multilevel"/>
    <w:tmpl w:val="C2E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2CA3CB4"/>
    <w:multiLevelType w:val="multilevel"/>
    <w:tmpl w:val="2592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2D021E1"/>
    <w:multiLevelType w:val="multilevel"/>
    <w:tmpl w:val="ECD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39343C7"/>
    <w:multiLevelType w:val="multilevel"/>
    <w:tmpl w:val="E830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3BF6A25"/>
    <w:multiLevelType w:val="multilevel"/>
    <w:tmpl w:val="C21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3C30EC9"/>
    <w:multiLevelType w:val="multilevel"/>
    <w:tmpl w:val="B48C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3DF37F7"/>
    <w:multiLevelType w:val="multilevel"/>
    <w:tmpl w:val="9B7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4252155"/>
    <w:multiLevelType w:val="multilevel"/>
    <w:tmpl w:val="DE6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440387D"/>
    <w:multiLevelType w:val="hybridMultilevel"/>
    <w:tmpl w:val="FFFFFFFF"/>
    <w:lvl w:ilvl="0" w:tplc="C9C2D350">
      <w:start w:val="1"/>
      <w:numFmt w:val="bullet"/>
      <w:lvlText w:val="-"/>
      <w:lvlJc w:val="left"/>
      <w:pPr>
        <w:ind w:left="1080" w:hanging="360"/>
      </w:pPr>
      <w:rPr>
        <w:rFonts w:ascii="Aptos" w:hAnsi="Aptos" w:hint="default"/>
      </w:rPr>
    </w:lvl>
    <w:lvl w:ilvl="1" w:tplc="569C32CA">
      <w:start w:val="1"/>
      <w:numFmt w:val="bullet"/>
      <w:lvlText w:val="o"/>
      <w:lvlJc w:val="left"/>
      <w:pPr>
        <w:ind w:left="1800" w:hanging="360"/>
      </w:pPr>
      <w:rPr>
        <w:rFonts w:ascii="Courier New" w:hAnsi="Courier New" w:hint="default"/>
      </w:rPr>
    </w:lvl>
    <w:lvl w:ilvl="2" w:tplc="DE841376">
      <w:start w:val="1"/>
      <w:numFmt w:val="bullet"/>
      <w:lvlText w:val=""/>
      <w:lvlJc w:val="left"/>
      <w:pPr>
        <w:ind w:left="2520" w:hanging="360"/>
      </w:pPr>
      <w:rPr>
        <w:rFonts w:ascii="Wingdings" w:hAnsi="Wingdings" w:hint="default"/>
      </w:rPr>
    </w:lvl>
    <w:lvl w:ilvl="3" w:tplc="02E42914">
      <w:start w:val="1"/>
      <w:numFmt w:val="bullet"/>
      <w:lvlText w:val=""/>
      <w:lvlJc w:val="left"/>
      <w:pPr>
        <w:ind w:left="3240" w:hanging="360"/>
      </w:pPr>
      <w:rPr>
        <w:rFonts w:ascii="Symbol" w:hAnsi="Symbol" w:hint="default"/>
      </w:rPr>
    </w:lvl>
    <w:lvl w:ilvl="4" w:tplc="445E27CC">
      <w:start w:val="1"/>
      <w:numFmt w:val="bullet"/>
      <w:lvlText w:val="o"/>
      <w:lvlJc w:val="left"/>
      <w:pPr>
        <w:ind w:left="3960" w:hanging="360"/>
      </w:pPr>
      <w:rPr>
        <w:rFonts w:ascii="Courier New" w:hAnsi="Courier New" w:hint="default"/>
      </w:rPr>
    </w:lvl>
    <w:lvl w:ilvl="5" w:tplc="1EBC61F0">
      <w:start w:val="1"/>
      <w:numFmt w:val="bullet"/>
      <w:lvlText w:val=""/>
      <w:lvlJc w:val="left"/>
      <w:pPr>
        <w:ind w:left="4680" w:hanging="360"/>
      </w:pPr>
      <w:rPr>
        <w:rFonts w:ascii="Wingdings" w:hAnsi="Wingdings" w:hint="default"/>
      </w:rPr>
    </w:lvl>
    <w:lvl w:ilvl="6" w:tplc="BD3415E2">
      <w:start w:val="1"/>
      <w:numFmt w:val="bullet"/>
      <w:lvlText w:val=""/>
      <w:lvlJc w:val="left"/>
      <w:pPr>
        <w:ind w:left="5400" w:hanging="360"/>
      </w:pPr>
      <w:rPr>
        <w:rFonts w:ascii="Symbol" w:hAnsi="Symbol" w:hint="default"/>
      </w:rPr>
    </w:lvl>
    <w:lvl w:ilvl="7" w:tplc="02B054C8">
      <w:start w:val="1"/>
      <w:numFmt w:val="bullet"/>
      <w:lvlText w:val="o"/>
      <w:lvlJc w:val="left"/>
      <w:pPr>
        <w:ind w:left="6120" w:hanging="360"/>
      </w:pPr>
      <w:rPr>
        <w:rFonts w:ascii="Courier New" w:hAnsi="Courier New" w:hint="default"/>
      </w:rPr>
    </w:lvl>
    <w:lvl w:ilvl="8" w:tplc="E9307C7C">
      <w:start w:val="1"/>
      <w:numFmt w:val="bullet"/>
      <w:lvlText w:val=""/>
      <w:lvlJc w:val="left"/>
      <w:pPr>
        <w:ind w:left="6840" w:hanging="360"/>
      </w:pPr>
      <w:rPr>
        <w:rFonts w:ascii="Wingdings" w:hAnsi="Wingdings" w:hint="default"/>
      </w:rPr>
    </w:lvl>
  </w:abstractNum>
  <w:abstractNum w:abstractNumId="367" w15:restartNumberingAfterBreak="0">
    <w:nsid w:val="64431CA7"/>
    <w:multiLevelType w:val="multilevel"/>
    <w:tmpl w:val="DF1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4473D51"/>
    <w:multiLevelType w:val="multilevel"/>
    <w:tmpl w:val="052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44F69FD"/>
    <w:multiLevelType w:val="multilevel"/>
    <w:tmpl w:val="A7C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45E47CB"/>
    <w:multiLevelType w:val="hybridMultilevel"/>
    <w:tmpl w:val="CF06D6B0"/>
    <w:lvl w:ilvl="0" w:tplc="D7C2D37C">
      <w:start w:val="1"/>
      <w:numFmt w:val="decimal"/>
      <w:lvlText w:val="%1)"/>
      <w:lvlJc w:val="left"/>
      <w:pPr>
        <w:ind w:left="750" w:hanging="360"/>
      </w:pPr>
      <w:rPr>
        <w:rFonts w:hint="default"/>
      </w:rPr>
    </w:lvl>
    <w:lvl w:ilvl="1" w:tplc="0C090019">
      <w:start w:val="1"/>
      <w:numFmt w:val="lowerLetter"/>
      <w:lvlText w:val="%2."/>
      <w:lvlJc w:val="left"/>
      <w:pPr>
        <w:ind w:left="1470" w:hanging="360"/>
      </w:pPr>
    </w:lvl>
    <w:lvl w:ilvl="2" w:tplc="0C09001B">
      <w:start w:val="1"/>
      <w:numFmt w:val="lowerRoman"/>
      <w:lvlText w:val="%3."/>
      <w:lvlJc w:val="right"/>
      <w:pPr>
        <w:ind w:left="2190" w:hanging="180"/>
      </w:pPr>
    </w:lvl>
    <w:lvl w:ilvl="3" w:tplc="0C09000F" w:tentative="1">
      <w:start w:val="1"/>
      <w:numFmt w:val="decimal"/>
      <w:lvlText w:val="%4."/>
      <w:lvlJc w:val="left"/>
      <w:pPr>
        <w:ind w:left="2910" w:hanging="360"/>
      </w:pPr>
    </w:lvl>
    <w:lvl w:ilvl="4" w:tplc="0C090019" w:tentative="1">
      <w:start w:val="1"/>
      <w:numFmt w:val="lowerLetter"/>
      <w:lvlText w:val="%5."/>
      <w:lvlJc w:val="left"/>
      <w:pPr>
        <w:ind w:left="3630" w:hanging="360"/>
      </w:pPr>
    </w:lvl>
    <w:lvl w:ilvl="5" w:tplc="0C09001B" w:tentative="1">
      <w:start w:val="1"/>
      <w:numFmt w:val="lowerRoman"/>
      <w:lvlText w:val="%6."/>
      <w:lvlJc w:val="right"/>
      <w:pPr>
        <w:ind w:left="4350" w:hanging="180"/>
      </w:pPr>
    </w:lvl>
    <w:lvl w:ilvl="6" w:tplc="0C09000F" w:tentative="1">
      <w:start w:val="1"/>
      <w:numFmt w:val="decimal"/>
      <w:lvlText w:val="%7."/>
      <w:lvlJc w:val="left"/>
      <w:pPr>
        <w:ind w:left="5070" w:hanging="360"/>
      </w:pPr>
    </w:lvl>
    <w:lvl w:ilvl="7" w:tplc="0C090019" w:tentative="1">
      <w:start w:val="1"/>
      <w:numFmt w:val="lowerLetter"/>
      <w:lvlText w:val="%8."/>
      <w:lvlJc w:val="left"/>
      <w:pPr>
        <w:ind w:left="5790" w:hanging="360"/>
      </w:pPr>
    </w:lvl>
    <w:lvl w:ilvl="8" w:tplc="0C09001B" w:tentative="1">
      <w:start w:val="1"/>
      <w:numFmt w:val="lowerRoman"/>
      <w:lvlText w:val="%9."/>
      <w:lvlJc w:val="right"/>
      <w:pPr>
        <w:ind w:left="6510" w:hanging="180"/>
      </w:pPr>
    </w:lvl>
  </w:abstractNum>
  <w:abstractNum w:abstractNumId="371" w15:restartNumberingAfterBreak="0">
    <w:nsid w:val="645F6CF6"/>
    <w:multiLevelType w:val="multilevel"/>
    <w:tmpl w:val="F11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49E5AA1"/>
    <w:multiLevelType w:val="hybridMultilevel"/>
    <w:tmpl w:val="1EF29526"/>
    <w:lvl w:ilvl="0" w:tplc="0C09001B">
      <w:start w:val="1"/>
      <w:numFmt w:val="lowerRoman"/>
      <w:lvlText w:val="%1."/>
      <w:lvlJc w:val="right"/>
      <w:pPr>
        <w:ind w:left="2370" w:hanging="360"/>
      </w:pPr>
    </w:lvl>
    <w:lvl w:ilvl="1" w:tplc="0C090019">
      <w:start w:val="1"/>
      <w:numFmt w:val="lowerLetter"/>
      <w:lvlText w:val="%2."/>
      <w:lvlJc w:val="left"/>
      <w:pPr>
        <w:ind w:left="3090" w:hanging="360"/>
      </w:pPr>
    </w:lvl>
    <w:lvl w:ilvl="2" w:tplc="0C09001B" w:tentative="1">
      <w:start w:val="1"/>
      <w:numFmt w:val="lowerRoman"/>
      <w:lvlText w:val="%3."/>
      <w:lvlJc w:val="right"/>
      <w:pPr>
        <w:ind w:left="3810" w:hanging="180"/>
      </w:pPr>
    </w:lvl>
    <w:lvl w:ilvl="3" w:tplc="0C09000F" w:tentative="1">
      <w:start w:val="1"/>
      <w:numFmt w:val="decimal"/>
      <w:lvlText w:val="%4."/>
      <w:lvlJc w:val="left"/>
      <w:pPr>
        <w:ind w:left="4530" w:hanging="360"/>
      </w:pPr>
    </w:lvl>
    <w:lvl w:ilvl="4" w:tplc="0C090019" w:tentative="1">
      <w:start w:val="1"/>
      <w:numFmt w:val="lowerLetter"/>
      <w:lvlText w:val="%5."/>
      <w:lvlJc w:val="left"/>
      <w:pPr>
        <w:ind w:left="5250" w:hanging="360"/>
      </w:pPr>
    </w:lvl>
    <w:lvl w:ilvl="5" w:tplc="0C09001B" w:tentative="1">
      <w:start w:val="1"/>
      <w:numFmt w:val="lowerRoman"/>
      <w:lvlText w:val="%6."/>
      <w:lvlJc w:val="right"/>
      <w:pPr>
        <w:ind w:left="5970" w:hanging="180"/>
      </w:pPr>
    </w:lvl>
    <w:lvl w:ilvl="6" w:tplc="0C09000F" w:tentative="1">
      <w:start w:val="1"/>
      <w:numFmt w:val="decimal"/>
      <w:lvlText w:val="%7."/>
      <w:lvlJc w:val="left"/>
      <w:pPr>
        <w:ind w:left="6690" w:hanging="360"/>
      </w:pPr>
    </w:lvl>
    <w:lvl w:ilvl="7" w:tplc="0C090019" w:tentative="1">
      <w:start w:val="1"/>
      <w:numFmt w:val="lowerLetter"/>
      <w:lvlText w:val="%8."/>
      <w:lvlJc w:val="left"/>
      <w:pPr>
        <w:ind w:left="7410" w:hanging="360"/>
      </w:pPr>
    </w:lvl>
    <w:lvl w:ilvl="8" w:tplc="0C09001B" w:tentative="1">
      <w:start w:val="1"/>
      <w:numFmt w:val="lowerRoman"/>
      <w:lvlText w:val="%9."/>
      <w:lvlJc w:val="right"/>
      <w:pPr>
        <w:ind w:left="8130" w:hanging="180"/>
      </w:pPr>
    </w:lvl>
  </w:abstractNum>
  <w:abstractNum w:abstractNumId="373" w15:restartNumberingAfterBreak="0">
    <w:nsid w:val="64A5696C"/>
    <w:multiLevelType w:val="multilevel"/>
    <w:tmpl w:val="63C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4B2469C"/>
    <w:multiLevelType w:val="multilevel"/>
    <w:tmpl w:val="FE6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4F72FF9"/>
    <w:multiLevelType w:val="multilevel"/>
    <w:tmpl w:val="1B2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569427B"/>
    <w:multiLevelType w:val="multilevel"/>
    <w:tmpl w:val="4D52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56C3A50"/>
    <w:multiLevelType w:val="multilevel"/>
    <w:tmpl w:val="AEE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59425F6"/>
    <w:multiLevelType w:val="multilevel"/>
    <w:tmpl w:val="20B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6145B04"/>
    <w:multiLevelType w:val="multilevel"/>
    <w:tmpl w:val="E3C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6261FD1"/>
    <w:multiLevelType w:val="multilevel"/>
    <w:tmpl w:val="A3A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6580D9B"/>
    <w:multiLevelType w:val="multilevel"/>
    <w:tmpl w:val="53C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67C903D"/>
    <w:multiLevelType w:val="hybridMultilevel"/>
    <w:tmpl w:val="FFFFFFFF"/>
    <w:lvl w:ilvl="0" w:tplc="18562432">
      <w:start w:val="1"/>
      <w:numFmt w:val="bullet"/>
      <w:lvlText w:val="-"/>
      <w:lvlJc w:val="left"/>
      <w:pPr>
        <w:ind w:left="720" w:hanging="360"/>
      </w:pPr>
      <w:rPr>
        <w:rFonts w:ascii="Aptos" w:hAnsi="Aptos" w:hint="default"/>
      </w:rPr>
    </w:lvl>
    <w:lvl w:ilvl="1" w:tplc="E7844760">
      <w:start w:val="1"/>
      <w:numFmt w:val="bullet"/>
      <w:lvlText w:val="o"/>
      <w:lvlJc w:val="left"/>
      <w:pPr>
        <w:ind w:left="1440" w:hanging="360"/>
      </w:pPr>
      <w:rPr>
        <w:rFonts w:ascii="Courier New" w:hAnsi="Courier New" w:hint="default"/>
      </w:rPr>
    </w:lvl>
    <w:lvl w:ilvl="2" w:tplc="94ACFFF6">
      <w:start w:val="1"/>
      <w:numFmt w:val="bullet"/>
      <w:lvlText w:val=""/>
      <w:lvlJc w:val="left"/>
      <w:pPr>
        <w:ind w:left="2160" w:hanging="360"/>
      </w:pPr>
      <w:rPr>
        <w:rFonts w:ascii="Wingdings" w:hAnsi="Wingdings" w:hint="default"/>
      </w:rPr>
    </w:lvl>
    <w:lvl w:ilvl="3" w:tplc="41327EC4">
      <w:start w:val="1"/>
      <w:numFmt w:val="bullet"/>
      <w:lvlText w:val=""/>
      <w:lvlJc w:val="left"/>
      <w:pPr>
        <w:ind w:left="2880" w:hanging="360"/>
      </w:pPr>
      <w:rPr>
        <w:rFonts w:ascii="Symbol" w:hAnsi="Symbol" w:hint="default"/>
      </w:rPr>
    </w:lvl>
    <w:lvl w:ilvl="4" w:tplc="889EB6A6">
      <w:start w:val="1"/>
      <w:numFmt w:val="bullet"/>
      <w:lvlText w:val="o"/>
      <w:lvlJc w:val="left"/>
      <w:pPr>
        <w:ind w:left="3600" w:hanging="360"/>
      </w:pPr>
      <w:rPr>
        <w:rFonts w:ascii="Courier New" w:hAnsi="Courier New" w:hint="default"/>
      </w:rPr>
    </w:lvl>
    <w:lvl w:ilvl="5" w:tplc="854EABD4">
      <w:start w:val="1"/>
      <w:numFmt w:val="bullet"/>
      <w:lvlText w:val=""/>
      <w:lvlJc w:val="left"/>
      <w:pPr>
        <w:ind w:left="4320" w:hanging="360"/>
      </w:pPr>
      <w:rPr>
        <w:rFonts w:ascii="Wingdings" w:hAnsi="Wingdings" w:hint="default"/>
      </w:rPr>
    </w:lvl>
    <w:lvl w:ilvl="6" w:tplc="4EE653FE">
      <w:start w:val="1"/>
      <w:numFmt w:val="bullet"/>
      <w:lvlText w:val=""/>
      <w:lvlJc w:val="left"/>
      <w:pPr>
        <w:ind w:left="5040" w:hanging="360"/>
      </w:pPr>
      <w:rPr>
        <w:rFonts w:ascii="Symbol" w:hAnsi="Symbol" w:hint="default"/>
      </w:rPr>
    </w:lvl>
    <w:lvl w:ilvl="7" w:tplc="C23C2458">
      <w:start w:val="1"/>
      <w:numFmt w:val="bullet"/>
      <w:lvlText w:val="o"/>
      <w:lvlJc w:val="left"/>
      <w:pPr>
        <w:ind w:left="5760" w:hanging="360"/>
      </w:pPr>
      <w:rPr>
        <w:rFonts w:ascii="Courier New" w:hAnsi="Courier New" w:hint="default"/>
      </w:rPr>
    </w:lvl>
    <w:lvl w:ilvl="8" w:tplc="CB8E86B2">
      <w:start w:val="1"/>
      <w:numFmt w:val="bullet"/>
      <w:lvlText w:val=""/>
      <w:lvlJc w:val="left"/>
      <w:pPr>
        <w:ind w:left="6480" w:hanging="360"/>
      </w:pPr>
      <w:rPr>
        <w:rFonts w:ascii="Wingdings" w:hAnsi="Wingdings" w:hint="default"/>
      </w:rPr>
    </w:lvl>
  </w:abstractNum>
  <w:abstractNum w:abstractNumId="383" w15:restartNumberingAfterBreak="0">
    <w:nsid w:val="66811CED"/>
    <w:multiLevelType w:val="multilevel"/>
    <w:tmpl w:val="BAC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6B5737F"/>
    <w:multiLevelType w:val="multilevel"/>
    <w:tmpl w:val="478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6BA8664"/>
    <w:multiLevelType w:val="hybridMultilevel"/>
    <w:tmpl w:val="9856A75C"/>
    <w:lvl w:ilvl="0" w:tplc="01A69F16">
      <w:start w:val="1"/>
      <w:numFmt w:val="decimal"/>
      <w:lvlText w:val="%1)"/>
      <w:lvlJc w:val="left"/>
      <w:pPr>
        <w:ind w:left="1080" w:hanging="360"/>
      </w:pPr>
    </w:lvl>
    <w:lvl w:ilvl="1" w:tplc="BE5456A0">
      <w:start w:val="1"/>
      <w:numFmt w:val="lowerLetter"/>
      <w:lvlText w:val="%2."/>
      <w:lvlJc w:val="left"/>
      <w:pPr>
        <w:ind w:left="1800" w:hanging="360"/>
      </w:pPr>
    </w:lvl>
    <w:lvl w:ilvl="2" w:tplc="A35EBEAA">
      <w:start w:val="1"/>
      <w:numFmt w:val="lowerRoman"/>
      <w:lvlText w:val="%3."/>
      <w:lvlJc w:val="right"/>
      <w:pPr>
        <w:ind w:left="2520" w:hanging="180"/>
      </w:pPr>
    </w:lvl>
    <w:lvl w:ilvl="3" w:tplc="1078320A">
      <w:start w:val="1"/>
      <w:numFmt w:val="decimal"/>
      <w:lvlText w:val="%4."/>
      <w:lvlJc w:val="left"/>
      <w:pPr>
        <w:ind w:left="3240" w:hanging="360"/>
      </w:pPr>
    </w:lvl>
    <w:lvl w:ilvl="4" w:tplc="F7400500">
      <w:start w:val="1"/>
      <w:numFmt w:val="lowerLetter"/>
      <w:lvlText w:val="%5."/>
      <w:lvlJc w:val="left"/>
      <w:pPr>
        <w:ind w:left="3960" w:hanging="360"/>
      </w:pPr>
    </w:lvl>
    <w:lvl w:ilvl="5" w:tplc="1584DB2A">
      <w:start w:val="1"/>
      <w:numFmt w:val="lowerRoman"/>
      <w:lvlText w:val="%6."/>
      <w:lvlJc w:val="right"/>
      <w:pPr>
        <w:ind w:left="4680" w:hanging="180"/>
      </w:pPr>
    </w:lvl>
    <w:lvl w:ilvl="6" w:tplc="60DA0ADE">
      <w:start w:val="1"/>
      <w:numFmt w:val="decimal"/>
      <w:lvlText w:val="%7."/>
      <w:lvlJc w:val="left"/>
      <w:pPr>
        <w:ind w:left="5400" w:hanging="360"/>
      </w:pPr>
    </w:lvl>
    <w:lvl w:ilvl="7" w:tplc="33522620">
      <w:start w:val="1"/>
      <w:numFmt w:val="lowerLetter"/>
      <w:lvlText w:val="%8."/>
      <w:lvlJc w:val="left"/>
      <w:pPr>
        <w:ind w:left="6120" w:hanging="360"/>
      </w:pPr>
    </w:lvl>
    <w:lvl w:ilvl="8" w:tplc="26C6F32E">
      <w:start w:val="1"/>
      <w:numFmt w:val="lowerRoman"/>
      <w:lvlText w:val="%9."/>
      <w:lvlJc w:val="right"/>
      <w:pPr>
        <w:ind w:left="6840" w:hanging="180"/>
      </w:pPr>
    </w:lvl>
  </w:abstractNum>
  <w:abstractNum w:abstractNumId="386" w15:restartNumberingAfterBreak="0">
    <w:nsid w:val="66D24157"/>
    <w:multiLevelType w:val="multilevel"/>
    <w:tmpl w:val="E2C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6DC4E77"/>
    <w:multiLevelType w:val="multilevel"/>
    <w:tmpl w:val="C73C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74B6E1E"/>
    <w:multiLevelType w:val="multilevel"/>
    <w:tmpl w:val="A50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7A2717A"/>
    <w:multiLevelType w:val="multilevel"/>
    <w:tmpl w:val="5542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84A2201"/>
    <w:multiLevelType w:val="multilevel"/>
    <w:tmpl w:val="594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84D16B2"/>
    <w:multiLevelType w:val="multilevel"/>
    <w:tmpl w:val="BB7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8740644"/>
    <w:multiLevelType w:val="multilevel"/>
    <w:tmpl w:val="24A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96504E4"/>
    <w:multiLevelType w:val="multilevel"/>
    <w:tmpl w:val="A8E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968074F"/>
    <w:multiLevelType w:val="multilevel"/>
    <w:tmpl w:val="12F4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98729ED"/>
    <w:multiLevelType w:val="multilevel"/>
    <w:tmpl w:val="288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9EB29FC"/>
    <w:multiLevelType w:val="multilevel"/>
    <w:tmpl w:val="B726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A06239E"/>
    <w:multiLevelType w:val="multilevel"/>
    <w:tmpl w:val="45A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A4760D2"/>
    <w:multiLevelType w:val="multilevel"/>
    <w:tmpl w:val="3FF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A6C0ABC"/>
    <w:multiLevelType w:val="multilevel"/>
    <w:tmpl w:val="049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AAE6093"/>
    <w:multiLevelType w:val="multilevel"/>
    <w:tmpl w:val="4CD8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AC56511"/>
    <w:multiLevelType w:val="multilevel"/>
    <w:tmpl w:val="0808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AD65216"/>
    <w:multiLevelType w:val="multilevel"/>
    <w:tmpl w:val="A82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AE06406"/>
    <w:multiLevelType w:val="multilevel"/>
    <w:tmpl w:val="1DF0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B0A3607"/>
    <w:multiLevelType w:val="multilevel"/>
    <w:tmpl w:val="E49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B0C7418"/>
    <w:multiLevelType w:val="multilevel"/>
    <w:tmpl w:val="060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B57305E"/>
    <w:multiLevelType w:val="multilevel"/>
    <w:tmpl w:val="6512B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B586EE3"/>
    <w:multiLevelType w:val="multilevel"/>
    <w:tmpl w:val="8D9A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B8E7EAC"/>
    <w:multiLevelType w:val="multilevel"/>
    <w:tmpl w:val="D52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C5539B1"/>
    <w:multiLevelType w:val="multilevel"/>
    <w:tmpl w:val="ECB2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CC045CF"/>
    <w:multiLevelType w:val="multilevel"/>
    <w:tmpl w:val="AA5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CCD4994"/>
    <w:multiLevelType w:val="multilevel"/>
    <w:tmpl w:val="D6A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D7B640C"/>
    <w:multiLevelType w:val="multilevel"/>
    <w:tmpl w:val="F5E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D8439EE"/>
    <w:multiLevelType w:val="multilevel"/>
    <w:tmpl w:val="23C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DD42B70"/>
    <w:multiLevelType w:val="multilevel"/>
    <w:tmpl w:val="2AB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DD83CAF"/>
    <w:multiLevelType w:val="multilevel"/>
    <w:tmpl w:val="AE82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DF94603"/>
    <w:multiLevelType w:val="multilevel"/>
    <w:tmpl w:val="56A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E241FFA"/>
    <w:multiLevelType w:val="multilevel"/>
    <w:tmpl w:val="BD4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E592B16"/>
    <w:multiLevelType w:val="multilevel"/>
    <w:tmpl w:val="307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E8B1AAE"/>
    <w:multiLevelType w:val="multilevel"/>
    <w:tmpl w:val="87B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EBF6380"/>
    <w:multiLevelType w:val="multilevel"/>
    <w:tmpl w:val="F93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F027E8C"/>
    <w:multiLevelType w:val="multilevel"/>
    <w:tmpl w:val="40F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F142C94"/>
    <w:multiLevelType w:val="multilevel"/>
    <w:tmpl w:val="C3B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F6E1E1D"/>
    <w:multiLevelType w:val="multilevel"/>
    <w:tmpl w:val="CF7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F76624F"/>
    <w:multiLevelType w:val="multilevel"/>
    <w:tmpl w:val="698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F9F08B9"/>
    <w:multiLevelType w:val="multilevel"/>
    <w:tmpl w:val="BF6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0B23A2F"/>
    <w:multiLevelType w:val="multilevel"/>
    <w:tmpl w:val="A35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1812F86"/>
    <w:multiLevelType w:val="multilevel"/>
    <w:tmpl w:val="A88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1866C26"/>
    <w:multiLevelType w:val="multilevel"/>
    <w:tmpl w:val="9A2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1FC2D53"/>
    <w:multiLevelType w:val="multilevel"/>
    <w:tmpl w:val="073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21B4CF9"/>
    <w:multiLevelType w:val="multilevel"/>
    <w:tmpl w:val="61E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23D5FBA"/>
    <w:multiLevelType w:val="multilevel"/>
    <w:tmpl w:val="64E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24F7E03"/>
    <w:multiLevelType w:val="multilevel"/>
    <w:tmpl w:val="2C5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26432F6"/>
    <w:multiLevelType w:val="multilevel"/>
    <w:tmpl w:val="80A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356788E"/>
    <w:multiLevelType w:val="multilevel"/>
    <w:tmpl w:val="7A8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3960AD6"/>
    <w:multiLevelType w:val="multilevel"/>
    <w:tmpl w:val="C43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3B073CD"/>
    <w:multiLevelType w:val="multilevel"/>
    <w:tmpl w:val="7E6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3D33554"/>
    <w:multiLevelType w:val="multilevel"/>
    <w:tmpl w:val="311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3F41B45"/>
    <w:multiLevelType w:val="multilevel"/>
    <w:tmpl w:val="CFEE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43910FB"/>
    <w:multiLevelType w:val="multilevel"/>
    <w:tmpl w:val="56D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4AD5062"/>
    <w:multiLevelType w:val="hybridMultilevel"/>
    <w:tmpl w:val="23888976"/>
    <w:lvl w:ilvl="0" w:tplc="01CEB8AC">
      <w:numFmt w:val="bullet"/>
      <w:lvlText w:val="-"/>
      <w:lvlJc w:val="left"/>
      <w:pPr>
        <w:ind w:left="1440" w:hanging="360"/>
      </w:pPr>
      <w:rPr>
        <w:rFonts w:ascii="Calibri" w:hAnsi="Calibri" w:hint="default"/>
      </w:rPr>
    </w:lvl>
    <w:lvl w:ilvl="1" w:tplc="2FC2970C">
      <w:start w:val="1"/>
      <w:numFmt w:val="bullet"/>
      <w:lvlText w:val="o"/>
      <w:lvlJc w:val="left"/>
      <w:pPr>
        <w:ind w:left="2160" w:hanging="360"/>
      </w:pPr>
      <w:rPr>
        <w:rFonts w:ascii="Courier New" w:hAnsi="Courier New" w:hint="default"/>
      </w:rPr>
    </w:lvl>
    <w:lvl w:ilvl="2" w:tplc="4D0AEE22" w:tentative="1">
      <w:start w:val="1"/>
      <w:numFmt w:val="bullet"/>
      <w:lvlText w:val=""/>
      <w:lvlJc w:val="left"/>
      <w:pPr>
        <w:ind w:left="2880" w:hanging="360"/>
      </w:pPr>
      <w:rPr>
        <w:rFonts w:ascii="Wingdings" w:hAnsi="Wingdings" w:hint="default"/>
      </w:rPr>
    </w:lvl>
    <w:lvl w:ilvl="3" w:tplc="1C683F66" w:tentative="1">
      <w:start w:val="1"/>
      <w:numFmt w:val="bullet"/>
      <w:lvlText w:val=""/>
      <w:lvlJc w:val="left"/>
      <w:pPr>
        <w:ind w:left="3600" w:hanging="360"/>
      </w:pPr>
      <w:rPr>
        <w:rFonts w:ascii="Symbol" w:hAnsi="Symbol" w:hint="default"/>
      </w:rPr>
    </w:lvl>
    <w:lvl w:ilvl="4" w:tplc="B85C43E2" w:tentative="1">
      <w:start w:val="1"/>
      <w:numFmt w:val="bullet"/>
      <w:lvlText w:val="o"/>
      <w:lvlJc w:val="left"/>
      <w:pPr>
        <w:ind w:left="4320" w:hanging="360"/>
      </w:pPr>
      <w:rPr>
        <w:rFonts w:ascii="Courier New" w:hAnsi="Courier New" w:hint="default"/>
      </w:rPr>
    </w:lvl>
    <w:lvl w:ilvl="5" w:tplc="9E70BD68" w:tentative="1">
      <w:start w:val="1"/>
      <w:numFmt w:val="bullet"/>
      <w:lvlText w:val=""/>
      <w:lvlJc w:val="left"/>
      <w:pPr>
        <w:ind w:left="5040" w:hanging="360"/>
      </w:pPr>
      <w:rPr>
        <w:rFonts w:ascii="Wingdings" w:hAnsi="Wingdings" w:hint="default"/>
      </w:rPr>
    </w:lvl>
    <w:lvl w:ilvl="6" w:tplc="E196C9D8" w:tentative="1">
      <w:start w:val="1"/>
      <w:numFmt w:val="bullet"/>
      <w:lvlText w:val=""/>
      <w:lvlJc w:val="left"/>
      <w:pPr>
        <w:ind w:left="5760" w:hanging="360"/>
      </w:pPr>
      <w:rPr>
        <w:rFonts w:ascii="Symbol" w:hAnsi="Symbol" w:hint="default"/>
      </w:rPr>
    </w:lvl>
    <w:lvl w:ilvl="7" w:tplc="19345E0C" w:tentative="1">
      <w:start w:val="1"/>
      <w:numFmt w:val="bullet"/>
      <w:lvlText w:val="o"/>
      <w:lvlJc w:val="left"/>
      <w:pPr>
        <w:ind w:left="6480" w:hanging="360"/>
      </w:pPr>
      <w:rPr>
        <w:rFonts w:ascii="Courier New" w:hAnsi="Courier New" w:hint="default"/>
      </w:rPr>
    </w:lvl>
    <w:lvl w:ilvl="8" w:tplc="5AD286C2" w:tentative="1">
      <w:start w:val="1"/>
      <w:numFmt w:val="bullet"/>
      <w:lvlText w:val=""/>
      <w:lvlJc w:val="left"/>
      <w:pPr>
        <w:ind w:left="7200" w:hanging="360"/>
      </w:pPr>
      <w:rPr>
        <w:rFonts w:ascii="Wingdings" w:hAnsi="Wingdings" w:hint="default"/>
      </w:rPr>
    </w:lvl>
  </w:abstractNum>
  <w:abstractNum w:abstractNumId="441" w15:restartNumberingAfterBreak="0">
    <w:nsid w:val="74EE26C1"/>
    <w:multiLevelType w:val="multilevel"/>
    <w:tmpl w:val="CFF2F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4F81405"/>
    <w:multiLevelType w:val="multilevel"/>
    <w:tmpl w:val="87A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51040E4"/>
    <w:multiLevelType w:val="multilevel"/>
    <w:tmpl w:val="3C4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5225821"/>
    <w:multiLevelType w:val="multilevel"/>
    <w:tmpl w:val="8AC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5E94553"/>
    <w:multiLevelType w:val="multilevel"/>
    <w:tmpl w:val="77C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6630900"/>
    <w:multiLevelType w:val="multilevel"/>
    <w:tmpl w:val="C66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6A32CE9"/>
    <w:multiLevelType w:val="multilevel"/>
    <w:tmpl w:val="3CA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6FD1589"/>
    <w:multiLevelType w:val="multilevel"/>
    <w:tmpl w:val="D5C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70954A7"/>
    <w:multiLevelType w:val="multilevel"/>
    <w:tmpl w:val="8D12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73B5FD0"/>
    <w:multiLevelType w:val="multilevel"/>
    <w:tmpl w:val="EA7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73D242D"/>
    <w:multiLevelType w:val="multilevel"/>
    <w:tmpl w:val="372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7EC6843"/>
    <w:multiLevelType w:val="multilevel"/>
    <w:tmpl w:val="297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871632A"/>
    <w:multiLevelType w:val="multilevel"/>
    <w:tmpl w:val="3A0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9AC06DF"/>
    <w:multiLevelType w:val="multilevel"/>
    <w:tmpl w:val="789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9DE0237"/>
    <w:multiLevelType w:val="multilevel"/>
    <w:tmpl w:val="688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AAA103C"/>
    <w:multiLevelType w:val="multilevel"/>
    <w:tmpl w:val="FE8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ADF7E41"/>
    <w:multiLevelType w:val="multilevel"/>
    <w:tmpl w:val="C2B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B09497E"/>
    <w:multiLevelType w:val="multilevel"/>
    <w:tmpl w:val="78B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B303C13"/>
    <w:multiLevelType w:val="multilevel"/>
    <w:tmpl w:val="D8B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B500EEA"/>
    <w:multiLevelType w:val="multilevel"/>
    <w:tmpl w:val="BA3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B7223C4"/>
    <w:multiLevelType w:val="multilevel"/>
    <w:tmpl w:val="BF5A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B746DE3"/>
    <w:multiLevelType w:val="multilevel"/>
    <w:tmpl w:val="C08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B8454C7"/>
    <w:multiLevelType w:val="multilevel"/>
    <w:tmpl w:val="5EE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C3B42DD"/>
    <w:multiLevelType w:val="multilevel"/>
    <w:tmpl w:val="9A04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C6B5F5A"/>
    <w:multiLevelType w:val="multilevel"/>
    <w:tmpl w:val="988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C714153"/>
    <w:multiLevelType w:val="multilevel"/>
    <w:tmpl w:val="B572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CA93D8B"/>
    <w:multiLevelType w:val="multilevel"/>
    <w:tmpl w:val="8E7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CDB420F"/>
    <w:multiLevelType w:val="multilevel"/>
    <w:tmpl w:val="F99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CDE35FC"/>
    <w:multiLevelType w:val="multilevel"/>
    <w:tmpl w:val="898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CE06225"/>
    <w:multiLevelType w:val="multilevel"/>
    <w:tmpl w:val="E0B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D2557DF"/>
    <w:multiLevelType w:val="multilevel"/>
    <w:tmpl w:val="A35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D527F25"/>
    <w:multiLevelType w:val="multilevel"/>
    <w:tmpl w:val="E866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D73674F"/>
    <w:multiLevelType w:val="multilevel"/>
    <w:tmpl w:val="23F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D8121B7"/>
    <w:multiLevelType w:val="multilevel"/>
    <w:tmpl w:val="3FF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DB26FBD"/>
    <w:multiLevelType w:val="multilevel"/>
    <w:tmpl w:val="010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E2D5315"/>
    <w:multiLevelType w:val="multilevel"/>
    <w:tmpl w:val="0C6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E6B1139"/>
    <w:multiLevelType w:val="multilevel"/>
    <w:tmpl w:val="C4C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E932AB4"/>
    <w:multiLevelType w:val="multilevel"/>
    <w:tmpl w:val="CC6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EF12C33"/>
    <w:multiLevelType w:val="multilevel"/>
    <w:tmpl w:val="D7A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F43051D"/>
    <w:multiLevelType w:val="multilevel"/>
    <w:tmpl w:val="AD4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F5C3E70"/>
    <w:multiLevelType w:val="multilevel"/>
    <w:tmpl w:val="FAC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F733C01"/>
    <w:multiLevelType w:val="multilevel"/>
    <w:tmpl w:val="462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8077568">
    <w:abstractNumId w:val="5"/>
  </w:num>
  <w:num w:numId="2" w16cid:durableId="949895070">
    <w:abstractNumId w:val="316"/>
  </w:num>
  <w:num w:numId="3" w16cid:durableId="1469981277">
    <w:abstractNumId w:val="225"/>
  </w:num>
  <w:num w:numId="4" w16cid:durableId="4792973">
    <w:abstractNumId w:val="33"/>
  </w:num>
  <w:num w:numId="5" w16cid:durableId="662317188">
    <w:abstractNumId w:val="292"/>
  </w:num>
  <w:num w:numId="6" w16cid:durableId="663633244">
    <w:abstractNumId w:val="45"/>
  </w:num>
  <w:num w:numId="7" w16cid:durableId="401369217">
    <w:abstractNumId w:val="113"/>
  </w:num>
  <w:num w:numId="8" w16cid:durableId="717899497">
    <w:abstractNumId w:val="1"/>
  </w:num>
  <w:num w:numId="9" w16cid:durableId="1986887350">
    <w:abstractNumId w:val="385"/>
  </w:num>
  <w:num w:numId="10" w16cid:durableId="1362703782">
    <w:abstractNumId w:val="175"/>
  </w:num>
  <w:num w:numId="11" w16cid:durableId="464546213">
    <w:abstractNumId w:val="161"/>
  </w:num>
  <w:num w:numId="12" w16cid:durableId="833028573">
    <w:abstractNumId w:val="222"/>
  </w:num>
  <w:num w:numId="13" w16cid:durableId="1109204909">
    <w:abstractNumId w:val="279"/>
  </w:num>
  <w:num w:numId="14" w16cid:durableId="2064281863">
    <w:abstractNumId w:val="310"/>
  </w:num>
  <w:num w:numId="15" w16cid:durableId="381297324">
    <w:abstractNumId w:val="32"/>
  </w:num>
  <w:num w:numId="16" w16cid:durableId="732436375">
    <w:abstractNumId w:val="440"/>
  </w:num>
  <w:num w:numId="17" w16cid:durableId="1516531721">
    <w:abstractNumId w:val="370"/>
  </w:num>
  <w:num w:numId="18" w16cid:durableId="910701386">
    <w:abstractNumId w:val="372"/>
  </w:num>
  <w:num w:numId="19" w16cid:durableId="1147555008">
    <w:abstractNumId w:val="181"/>
  </w:num>
  <w:num w:numId="20" w16cid:durableId="1280070761">
    <w:abstractNumId w:val="78"/>
  </w:num>
  <w:num w:numId="21" w16cid:durableId="560681234">
    <w:abstractNumId w:val="368"/>
  </w:num>
  <w:num w:numId="22" w16cid:durableId="1333333768">
    <w:abstractNumId w:val="153"/>
  </w:num>
  <w:num w:numId="23" w16cid:durableId="1378311095">
    <w:abstractNumId w:val="169"/>
  </w:num>
  <w:num w:numId="24" w16cid:durableId="335616400">
    <w:abstractNumId w:val="71"/>
  </w:num>
  <w:num w:numId="25" w16cid:durableId="631442939">
    <w:abstractNumId w:val="325"/>
  </w:num>
  <w:num w:numId="26" w16cid:durableId="1037777056">
    <w:abstractNumId w:val="31"/>
  </w:num>
  <w:num w:numId="27" w16cid:durableId="1516504848">
    <w:abstractNumId w:val="64"/>
  </w:num>
  <w:num w:numId="28" w16cid:durableId="1251041441">
    <w:abstractNumId w:val="232"/>
  </w:num>
  <w:num w:numId="29" w16cid:durableId="2033992798">
    <w:abstractNumId w:val="28"/>
  </w:num>
  <w:num w:numId="30" w16cid:durableId="1055785897">
    <w:abstractNumId w:val="53"/>
  </w:num>
  <w:num w:numId="31" w16cid:durableId="278223028">
    <w:abstractNumId w:val="160"/>
  </w:num>
  <w:num w:numId="32" w16cid:durableId="1772124937">
    <w:abstractNumId w:val="403"/>
  </w:num>
  <w:num w:numId="33" w16cid:durableId="705329939">
    <w:abstractNumId w:val="20"/>
  </w:num>
  <w:num w:numId="34" w16cid:durableId="1623994011">
    <w:abstractNumId w:val="374"/>
  </w:num>
  <w:num w:numId="35" w16cid:durableId="1788157639">
    <w:abstractNumId w:val="54"/>
  </w:num>
  <w:num w:numId="36" w16cid:durableId="833885552">
    <w:abstractNumId w:val="81"/>
  </w:num>
  <w:num w:numId="37" w16cid:durableId="326057993">
    <w:abstractNumId w:val="218"/>
  </w:num>
  <w:num w:numId="38" w16cid:durableId="568659619">
    <w:abstractNumId w:val="166"/>
  </w:num>
  <w:num w:numId="39" w16cid:durableId="1148473744">
    <w:abstractNumId w:val="480"/>
  </w:num>
  <w:num w:numId="40" w16cid:durableId="1151019811">
    <w:abstractNumId w:val="14"/>
  </w:num>
  <w:num w:numId="41" w16cid:durableId="2108501686">
    <w:abstractNumId w:val="190"/>
  </w:num>
  <w:num w:numId="42" w16cid:durableId="1360934631">
    <w:abstractNumId w:val="231"/>
  </w:num>
  <w:num w:numId="43" w16cid:durableId="1405377163">
    <w:abstractNumId w:val="98"/>
  </w:num>
  <w:num w:numId="44" w16cid:durableId="1074400478">
    <w:abstractNumId w:val="115"/>
  </w:num>
  <w:num w:numId="45" w16cid:durableId="515341550">
    <w:abstractNumId w:val="294"/>
  </w:num>
  <w:num w:numId="46" w16cid:durableId="1210729660">
    <w:abstractNumId w:val="444"/>
  </w:num>
  <w:num w:numId="47" w16cid:durableId="359625543">
    <w:abstractNumId w:val="356"/>
  </w:num>
  <w:num w:numId="48" w16cid:durableId="1206791000">
    <w:abstractNumId w:val="359"/>
  </w:num>
  <w:num w:numId="49" w16cid:durableId="1688941430">
    <w:abstractNumId w:val="234"/>
  </w:num>
  <w:num w:numId="50" w16cid:durableId="1203254355">
    <w:abstractNumId w:val="296"/>
  </w:num>
  <w:num w:numId="51" w16cid:durableId="1553077908">
    <w:abstractNumId w:val="118"/>
  </w:num>
  <w:num w:numId="52" w16cid:durableId="1667899346">
    <w:abstractNumId w:val="351"/>
  </w:num>
  <w:num w:numId="53" w16cid:durableId="904490776">
    <w:abstractNumId w:val="461"/>
  </w:num>
  <w:num w:numId="54" w16cid:durableId="1840463053">
    <w:abstractNumId w:val="272"/>
  </w:num>
  <w:num w:numId="55" w16cid:durableId="152990119">
    <w:abstractNumId w:val="82"/>
  </w:num>
  <w:num w:numId="56" w16cid:durableId="1314338690">
    <w:abstractNumId w:val="289"/>
  </w:num>
  <w:num w:numId="57" w16cid:durableId="1915579432">
    <w:abstractNumId w:val="408"/>
  </w:num>
  <w:num w:numId="58" w16cid:durableId="1095898985">
    <w:abstractNumId w:val="188"/>
  </w:num>
  <w:num w:numId="59" w16cid:durableId="874855120">
    <w:abstractNumId w:val="387"/>
  </w:num>
  <w:num w:numId="60" w16cid:durableId="515079478">
    <w:abstractNumId w:val="217"/>
  </w:num>
  <w:num w:numId="61" w16cid:durableId="1984582270">
    <w:abstractNumId w:val="250"/>
  </w:num>
  <w:num w:numId="62" w16cid:durableId="435448113">
    <w:abstractNumId w:val="358"/>
  </w:num>
  <w:num w:numId="63" w16cid:durableId="1285036421">
    <w:abstractNumId w:val="271"/>
  </w:num>
  <w:num w:numId="64" w16cid:durableId="732582441">
    <w:abstractNumId w:val="273"/>
  </w:num>
  <w:num w:numId="65" w16cid:durableId="1963069637">
    <w:abstractNumId w:val="433"/>
  </w:num>
  <w:num w:numId="66" w16cid:durableId="710114034">
    <w:abstractNumId w:val="380"/>
  </w:num>
  <w:num w:numId="67" w16cid:durableId="858272021">
    <w:abstractNumId w:val="182"/>
  </w:num>
  <w:num w:numId="68" w16cid:durableId="2130051794">
    <w:abstractNumId w:val="390"/>
  </w:num>
  <w:num w:numId="69" w16cid:durableId="716392467">
    <w:abstractNumId w:val="278"/>
  </w:num>
  <w:num w:numId="70" w16cid:durableId="515996913">
    <w:abstractNumId w:val="255"/>
  </w:num>
  <w:num w:numId="71" w16cid:durableId="1527864659">
    <w:abstractNumId w:val="257"/>
  </w:num>
  <w:num w:numId="72" w16cid:durableId="864096625">
    <w:abstractNumId w:val="361"/>
  </w:num>
  <w:num w:numId="73" w16cid:durableId="1367561428">
    <w:abstractNumId w:val="404"/>
  </w:num>
  <w:num w:numId="74" w16cid:durableId="1348823332">
    <w:abstractNumId w:val="328"/>
  </w:num>
  <w:num w:numId="75" w16cid:durableId="546837022">
    <w:abstractNumId w:val="394"/>
  </w:num>
  <w:num w:numId="76" w16cid:durableId="1201551117">
    <w:abstractNumId w:val="34"/>
  </w:num>
  <w:num w:numId="77" w16cid:durableId="100036221">
    <w:abstractNumId w:val="37"/>
  </w:num>
  <w:num w:numId="78" w16cid:durableId="1927766889">
    <w:abstractNumId w:val="439"/>
  </w:num>
  <w:num w:numId="79" w16cid:durableId="684091171">
    <w:abstractNumId w:val="454"/>
  </w:num>
  <w:num w:numId="80" w16cid:durableId="1360473197">
    <w:abstractNumId w:val="303"/>
  </w:num>
  <w:num w:numId="81" w16cid:durableId="1808277303">
    <w:abstractNumId w:val="424"/>
  </w:num>
  <w:num w:numId="82" w16cid:durableId="1252738513">
    <w:abstractNumId w:val="38"/>
  </w:num>
  <w:num w:numId="83" w16cid:durableId="2048019286">
    <w:abstractNumId w:val="68"/>
  </w:num>
  <w:num w:numId="84" w16cid:durableId="1821917619">
    <w:abstractNumId w:val="150"/>
  </w:num>
  <w:num w:numId="85" w16cid:durableId="1871067574">
    <w:abstractNumId w:val="346"/>
  </w:num>
  <w:num w:numId="86" w16cid:durableId="926966044">
    <w:abstractNumId w:val="95"/>
  </w:num>
  <w:num w:numId="87" w16cid:durableId="223378085">
    <w:abstractNumId w:val="447"/>
  </w:num>
  <w:num w:numId="88" w16cid:durableId="2101413188">
    <w:abstractNumId w:val="376"/>
  </w:num>
  <w:num w:numId="89" w16cid:durableId="1723207693">
    <w:abstractNumId w:val="411"/>
  </w:num>
  <w:num w:numId="90" w16cid:durableId="1529102232">
    <w:abstractNumId w:val="299"/>
  </w:num>
  <w:num w:numId="91" w16cid:durableId="1081221238">
    <w:abstractNumId w:val="353"/>
  </w:num>
  <w:num w:numId="92" w16cid:durableId="447237698">
    <w:abstractNumId w:val="148"/>
  </w:num>
  <w:num w:numId="93" w16cid:durableId="1320770186">
    <w:abstractNumId w:val="432"/>
  </w:num>
  <w:num w:numId="94" w16cid:durableId="257252414">
    <w:abstractNumId w:val="0"/>
  </w:num>
  <w:num w:numId="95" w16cid:durableId="1652714994">
    <w:abstractNumId w:val="347"/>
  </w:num>
  <w:num w:numId="96" w16cid:durableId="652878998">
    <w:abstractNumId w:val="40"/>
  </w:num>
  <w:num w:numId="97" w16cid:durableId="1445272875">
    <w:abstractNumId w:val="29"/>
  </w:num>
  <w:num w:numId="98" w16cid:durableId="1816794315">
    <w:abstractNumId w:val="206"/>
  </w:num>
  <w:num w:numId="99" w16cid:durableId="2139299964">
    <w:abstractNumId w:val="233"/>
  </w:num>
  <w:num w:numId="100" w16cid:durableId="418644596">
    <w:abstractNumId w:val="392"/>
  </w:num>
  <w:num w:numId="101" w16cid:durableId="1529640097">
    <w:abstractNumId w:val="285"/>
  </w:num>
  <w:num w:numId="102" w16cid:durableId="1039430571">
    <w:abstractNumId w:val="130"/>
  </w:num>
  <w:num w:numId="103" w16cid:durableId="1299413153">
    <w:abstractNumId w:val="16"/>
  </w:num>
  <w:num w:numId="104" w16cid:durableId="2127650189">
    <w:abstractNumId w:val="128"/>
  </w:num>
  <w:num w:numId="105" w16cid:durableId="1921064499">
    <w:abstractNumId w:val="142"/>
  </w:num>
  <w:num w:numId="106" w16cid:durableId="855733410">
    <w:abstractNumId w:val="405"/>
  </w:num>
  <w:num w:numId="107" w16cid:durableId="1433746832">
    <w:abstractNumId w:val="416"/>
  </w:num>
  <w:num w:numId="108" w16cid:durableId="82839933">
    <w:abstractNumId w:val="348"/>
  </w:num>
  <w:num w:numId="109" w16cid:durableId="1697775662">
    <w:abstractNumId w:val="191"/>
  </w:num>
  <w:num w:numId="110" w16cid:durableId="1368142621">
    <w:abstractNumId w:val="450"/>
  </w:num>
  <w:num w:numId="111" w16cid:durableId="1598102566">
    <w:abstractNumId w:val="141"/>
  </w:num>
  <w:num w:numId="112" w16cid:durableId="1199733782">
    <w:abstractNumId w:val="384"/>
  </w:num>
  <w:num w:numId="113" w16cid:durableId="319312612">
    <w:abstractNumId w:val="268"/>
  </w:num>
  <w:num w:numId="114" w16cid:durableId="264927162">
    <w:abstractNumId w:val="72"/>
  </w:num>
  <w:num w:numId="115" w16cid:durableId="139198598">
    <w:abstractNumId w:val="102"/>
  </w:num>
  <w:num w:numId="116" w16cid:durableId="214319699">
    <w:abstractNumId w:val="342"/>
  </w:num>
  <w:num w:numId="117" w16cid:durableId="1273433793">
    <w:abstractNumId w:val="402"/>
  </w:num>
  <w:num w:numId="118" w16cid:durableId="1622609818">
    <w:abstractNumId w:val="140"/>
  </w:num>
  <w:num w:numId="119" w16cid:durableId="1166048835">
    <w:abstractNumId w:val="65"/>
  </w:num>
  <w:num w:numId="120" w16cid:durableId="997227838">
    <w:abstractNumId w:val="453"/>
  </w:num>
  <w:num w:numId="121" w16cid:durableId="34817133">
    <w:abstractNumId w:val="238"/>
  </w:num>
  <w:num w:numId="122" w16cid:durableId="1684285201">
    <w:abstractNumId w:val="331"/>
  </w:num>
  <w:num w:numId="123" w16cid:durableId="1641762797">
    <w:abstractNumId w:val="108"/>
  </w:num>
  <w:num w:numId="124" w16cid:durableId="1635451152">
    <w:abstractNumId w:val="229"/>
  </w:num>
  <w:num w:numId="125" w16cid:durableId="1358502876">
    <w:abstractNumId w:val="61"/>
  </w:num>
  <w:num w:numId="126" w16cid:durableId="1464805448">
    <w:abstractNumId w:val="105"/>
  </w:num>
  <w:num w:numId="127" w16cid:durableId="908421222">
    <w:abstractNumId w:val="319"/>
  </w:num>
  <w:num w:numId="128" w16cid:durableId="1921793413">
    <w:abstractNumId w:val="227"/>
  </w:num>
  <w:num w:numId="129" w16cid:durableId="1554848527">
    <w:abstractNumId w:val="167"/>
  </w:num>
  <w:num w:numId="130" w16cid:durableId="990787067">
    <w:abstractNumId w:val="79"/>
  </w:num>
  <w:num w:numId="131" w16cid:durableId="1150832600">
    <w:abstractNumId w:val="215"/>
  </w:num>
  <w:num w:numId="132" w16cid:durableId="273903000">
    <w:abstractNumId w:val="23"/>
  </w:num>
  <w:num w:numId="133" w16cid:durableId="1569456564">
    <w:abstractNumId w:val="297"/>
  </w:num>
  <w:num w:numId="134" w16cid:durableId="1829901787">
    <w:abstractNumId w:val="46"/>
  </w:num>
  <w:num w:numId="135" w16cid:durableId="778722746">
    <w:abstractNumId w:val="194"/>
  </w:num>
  <w:num w:numId="136" w16cid:durableId="1839270516">
    <w:abstractNumId w:val="281"/>
  </w:num>
  <w:num w:numId="137" w16cid:durableId="380399295">
    <w:abstractNumId w:val="109"/>
  </w:num>
  <w:num w:numId="138" w16cid:durableId="882251376">
    <w:abstractNumId w:val="172"/>
  </w:num>
  <w:num w:numId="139" w16cid:durableId="1599361819">
    <w:abstractNumId w:val="22"/>
  </w:num>
  <w:num w:numId="140" w16cid:durableId="2027831026">
    <w:abstractNumId w:val="89"/>
  </w:num>
  <w:num w:numId="141" w16cid:durableId="1996447246">
    <w:abstractNumId w:val="293"/>
  </w:num>
  <w:num w:numId="142" w16cid:durableId="1323585103">
    <w:abstractNumId w:val="341"/>
  </w:num>
  <w:num w:numId="143" w16cid:durableId="889417182">
    <w:abstractNumId w:val="158"/>
  </w:num>
  <w:num w:numId="144" w16cid:durableId="1911839571">
    <w:abstractNumId w:val="70"/>
  </w:num>
  <w:num w:numId="145" w16cid:durableId="2076973186">
    <w:abstractNumId w:val="388"/>
  </w:num>
  <w:num w:numId="146" w16cid:durableId="1890527188">
    <w:abstractNumId w:val="375"/>
  </w:num>
  <w:num w:numId="147" w16cid:durableId="181281129">
    <w:abstractNumId w:val="52"/>
  </w:num>
  <w:num w:numId="148" w16cid:durableId="457186717">
    <w:abstractNumId w:val="236"/>
  </w:num>
  <w:num w:numId="149" w16cid:durableId="1996447700">
    <w:abstractNumId w:val="204"/>
  </w:num>
  <w:num w:numId="150" w16cid:durableId="1877161847">
    <w:abstractNumId w:val="202"/>
  </w:num>
  <w:num w:numId="151" w16cid:durableId="2008551462">
    <w:abstractNumId w:val="420"/>
  </w:num>
  <w:num w:numId="152" w16cid:durableId="788550790">
    <w:abstractNumId w:val="287"/>
  </w:num>
  <w:num w:numId="153" w16cid:durableId="670764617">
    <w:abstractNumId w:val="178"/>
  </w:num>
  <w:num w:numId="154" w16cid:durableId="1110277827">
    <w:abstractNumId w:val="145"/>
  </w:num>
  <w:num w:numId="155" w16cid:durableId="1670710717">
    <w:abstractNumId w:val="479"/>
  </w:num>
  <w:num w:numId="156" w16cid:durableId="266428830">
    <w:abstractNumId w:val="179"/>
  </w:num>
  <w:num w:numId="157" w16cid:durableId="1826894271">
    <w:abstractNumId w:val="418"/>
  </w:num>
  <w:num w:numId="158" w16cid:durableId="1428845752">
    <w:abstractNumId w:val="339"/>
  </w:num>
  <w:num w:numId="159" w16cid:durableId="1956671154">
    <w:abstractNumId w:val="122"/>
  </w:num>
  <w:num w:numId="160" w16cid:durableId="1704939465">
    <w:abstractNumId w:val="86"/>
  </w:num>
  <w:num w:numId="161" w16cid:durableId="79330731">
    <w:abstractNumId w:val="335"/>
  </w:num>
  <w:num w:numId="162" w16cid:durableId="339893489">
    <w:abstractNumId w:val="39"/>
  </w:num>
  <w:num w:numId="163" w16cid:durableId="981547188">
    <w:abstractNumId w:val="25"/>
  </w:num>
  <w:num w:numId="164" w16cid:durableId="1324239753">
    <w:abstractNumId w:val="426"/>
  </w:num>
  <w:num w:numId="165" w16cid:durableId="1240286931">
    <w:abstractNumId w:val="134"/>
  </w:num>
  <w:num w:numId="166" w16cid:durableId="502165497">
    <w:abstractNumId w:val="393"/>
  </w:num>
  <w:num w:numId="167" w16cid:durableId="1752124090">
    <w:abstractNumId w:val="193"/>
  </w:num>
  <w:num w:numId="168" w16cid:durableId="721178283">
    <w:abstractNumId w:val="125"/>
  </w:num>
  <w:num w:numId="169" w16cid:durableId="849876685">
    <w:abstractNumId w:val="333"/>
  </w:num>
  <w:num w:numId="170" w16cid:durableId="1477333643">
    <w:abstractNumId w:val="110"/>
  </w:num>
  <w:num w:numId="171" w16cid:durableId="1004940207">
    <w:abstractNumId w:val="283"/>
  </w:num>
  <w:num w:numId="172" w16cid:durableId="891624033">
    <w:abstractNumId w:val="201"/>
  </w:num>
  <w:num w:numId="173" w16cid:durableId="1596861328">
    <w:abstractNumId w:val="138"/>
  </w:num>
  <w:num w:numId="174" w16cid:durableId="1841044997">
    <w:abstractNumId w:val="245"/>
  </w:num>
  <w:num w:numId="175" w16cid:durableId="1446772973">
    <w:abstractNumId w:val="164"/>
  </w:num>
  <w:num w:numId="176" w16cid:durableId="343670930">
    <w:abstractNumId w:val="459"/>
  </w:num>
  <w:num w:numId="177" w16cid:durableId="2114207226">
    <w:abstractNumId w:val="59"/>
  </w:num>
  <w:num w:numId="178" w16cid:durableId="1917856781">
    <w:abstractNumId w:val="157"/>
  </w:num>
  <w:num w:numId="179" w16cid:durableId="1538156696">
    <w:abstractNumId w:val="24"/>
  </w:num>
  <w:num w:numId="180" w16cid:durableId="1860850648">
    <w:abstractNumId w:val="133"/>
  </w:num>
  <w:num w:numId="181" w16cid:durableId="2083141210">
    <w:abstractNumId w:val="241"/>
  </w:num>
  <w:num w:numId="182" w16cid:durableId="1327829501">
    <w:abstractNumId w:val="139"/>
  </w:num>
  <w:num w:numId="183" w16cid:durableId="130679184">
    <w:abstractNumId w:val="77"/>
  </w:num>
  <w:num w:numId="184" w16cid:durableId="401298569">
    <w:abstractNumId w:val="306"/>
  </w:num>
  <w:num w:numId="185" w16cid:durableId="380062639">
    <w:abstractNumId w:val="357"/>
  </w:num>
  <w:num w:numId="186" w16cid:durableId="1989699035">
    <w:abstractNumId w:val="452"/>
  </w:num>
  <w:num w:numId="187" w16cid:durableId="949898457">
    <w:abstractNumId w:val="256"/>
  </w:num>
  <w:num w:numId="188" w16cid:durableId="339359990">
    <w:abstractNumId w:val="80"/>
  </w:num>
  <w:num w:numId="189" w16cid:durableId="879322368">
    <w:abstractNumId w:val="136"/>
  </w:num>
  <w:num w:numId="190" w16cid:durableId="1243444537">
    <w:abstractNumId w:val="162"/>
  </w:num>
  <w:num w:numId="191" w16cid:durableId="482232696">
    <w:abstractNumId w:val="155"/>
  </w:num>
  <w:num w:numId="192" w16cid:durableId="304355555">
    <w:abstractNumId w:val="307"/>
  </w:num>
  <w:num w:numId="193" w16cid:durableId="1505784754">
    <w:abstractNumId w:val="365"/>
  </w:num>
  <w:num w:numId="194" w16cid:durableId="1055472206">
    <w:abstractNumId w:val="286"/>
  </w:num>
  <w:num w:numId="195" w16cid:durableId="1989431744">
    <w:abstractNumId w:val="389"/>
  </w:num>
  <w:num w:numId="196" w16cid:durableId="1246647234">
    <w:abstractNumId w:val="327"/>
  </w:num>
  <w:num w:numId="197" w16cid:durableId="2095738149">
    <w:abstractNumId w:val="60"/>
  </w:num>
  <w:num w:numId="198" w16cid:durableId="1789622046">
    <w:abstractNumId w:val="94"/>
  </w:num>
  <w:num w:numId="199" w16cid:durableId="1580556321">
    <w:abstractNumId w:val="121"/>
  </w:num>
  <w:num w:numId="200" w16cid:durableId="642930532">
    <w:abstractNumId w:val="27"/>
  </w:num>
  <w:num w:numId="201" w16cid:durableId="1999726635">
    <w:abstractNumId w:val="360"/>
  </w:num>
  <w:num w:numId="202" w16cid:durableId="1218585573">
    <w:abstractNumId w:val="252"/>
  </w:num>
  <w:num w:numId="203" w16cid:durableId="189147438">
    <w:abstractNumId w:val="354"/>
  </w:num>
  <w:num w:numId="204" w16cid:durableId="566498752">
    <w:abstractNumId w:val="165"/>
  </w:num>
  <w:num w:numId="205" w16cid:durableId="288560676">
    <w:abstractNumId w:val="2"/>
  </w:num>
  <w:num w:numId="206" w16cid:durableId="1484395738">
    <w:abstractNumId w:val="267"/>
  </w:num>
  <w:num w:numId="207" w16cid:durableId="118690809">
    <w:abstractNumId w:val="448"/>
  </w:num>
  <w:num w:numId="208" w16cid:durableId="1118452386">
    <w:abstractNumId w:val="321"/>
  </w:num>
  <w:num w:numId="209" w16cid:durableId="1881435647">
    <w:abstractNumId w:val="386"/>
  </w:num>
  <w:num w:numId="210" w16cid:durableId="596402078">
    <w:abstractNumId w:val="476"/>
  </w:num>
  <w:num w:numId="211" w16cid:durableId="1116829028">
    <w:abstractNumId w:val="116"/>
  </w:num>
  <w:num w:numId="212" w16cid:durableId="1070082025">
    <w:abstractNumId w:val="395"/>
  </w:num>
  <w:num w:numId="213" w16cid:durableId="352806315">
    <w:abstractNumId w:val="427"/>
  </w:num>
  <w:num w:numId="214" w16cid:durableId="1301376830">
    <w:abstractNumId w:val="419"/>
  </w:num>
  <w:num w:numId="215" w16cid:durableId="1311326506">
    <w:abstractNumId w:val="83"/>
  </w:num>
  <w:num w:numId="216" w16cid:durableId="1421026049">
    <w:abstractNumId w:val="239"/>
  </w:num>
  <w:num w:numId="217" w16cid:durableId="1026559181">
    <w:abstractNumId w:val="413"/>
  </w:num>
  <w:num w:numId="218" w16cid:durableId="1213737060">
    <w:abstractNumId w:val="423"/>
  </w:num>
  <w:num w:numId="219" w16cid:durableId="1313176041">
    <w:abstractNumId w:val="8"/>
  </w:num>
  <w:num w:numId="220" w16cid:durableId="711883158">
    <w:abstractNumId w:val="184"/>
  </w:num>
  <w:num w:numId="221" w16cid:durableId="1638218116">
    <w:abstractNumId w:val="391"/>
  </w:num>
  <w:num w:numId="222" w16cid:durableId="576287435">
    <w:abstractNumId w:val="58"/>
  </w:num>
  <w:num w:numId="223" w16cid:durableId="1900902256">
    <w:abstractNumId w:val="203"/>
  </w:num>
  <w:num w:numId="224" w16cid:durableId="1379010935">
    <w:abstractNumId w:val="322"/>
  </w:num>
  <w:num w:numId="225" w16cid:durableId="1484155330">
    <w:abstractNumId w:val="84"/>
  </w:num>
  <w:num w:numId="226" w16cid:durableId="1185946405">
    <w:abstractNumId w:val="469"/>
  </w:num>
  <w:num w:numId="227" w16cid:durableId="1325162678">
    <w:abstractNumId w:val="249"/>
  </w:num>
  <w:num w:numId="228" w16cid:durableId="910582264">
    <w:abstractNumId w:val="163"/>
  </w:num>
  <w:num w:numId="229" w16cid:durableId="633220323">
    <w:abstractNumId w:val="302"/>
  </w:num>
  <w:num w:numId="230" w16cid:durableId="1667318561">
    <w:abstractNumId w:val="149"/>
  </w:num>
  <w:num w:numId="231" w16cid:durableId="1321618427">
    <w:abstractNumId w:val="41"/>
  </w:num>
  <w:num w:numId="232" w16cid:durableId="1614827436">
    <w:abstractNumId w:val="195"/>
  </w:num>
  <w:num w:numId="233" w16cid:durableId="539131803">
    <w:abstractNumId w:val="55"/>
  </w:num>
  <w:num w:numId="234" w16cid:durableId="1414665239">
    <w:abstractNumId w:val="309"/>
  </w:num>
  <w:num w:numId="235" w16cid:durableId="1443499850">
    <w:abstractNumId w:val="192"/>
  </w:num>
  <w:num w:numId="236" w16cid:durableId="992217145">
    <w:abstractNumId w:val="104"/>
  </w:num>
  <w:num w:numId="237" w16cid:durableId="1005782969">
    <w:abstractNumId w:val="317"/>
  </w:num>
  <w:num w:numId="238" w16cid:durableId="800808863">
    <w:abstractNumId w:val="460"/>
  </w:num>
  <w:num w:numId="239" w16cid:durableId="81420804">
    <w:abstractNumId w:val="263"/>
  </w:num>
  <w:num w:numId="240" w16cid:durableId="1476950096">
    <w:abstractNumId w:val="51"/>
  </w:num>
  <w:num w:numId="241" w16cid:durableId="1070540842">
    <w:abstractNumId w:val="464"/>
  </w:num>
  <w:num w:numId="242" w16cid:durableId="425729621">
    <w:abstractNumId w:val="237"/>
  </w:num>
  <w:num w:numId="243" w16cid:durableId="1491948770">
    <w:abstractNumId w:val="44"/>
  </w:num>
  <w:num w:numId="244" w16cid:durableId="957031957">
    <w:abstractNumId w:val="214"/>
  </w:num>
  <w:num w:numId="245" w16cid:durableId="1805929680">
    <w:abstractNumId w:val="434"/>
  </w:num>
  <w:num w:numId="246" w16cid:durableId="1431659240">
    <w:abstractNumId w:val="199"/>
  </w:num>
  <w:num w:numId="247" w16cid:durableId="79372773">
    <w:abstractNumId w:val="106"/>
  </w:num>
  <w:num w:numId="248" w16cid:durableId="95101496">
    <w:abstractNumId w:val="50"/>
  </w:num>
  <w:num w:numId="249" w16cid:durableId="261685894">
    <w:abstractNumId w:val="243"/>
  </w:num>
  <w:num w:numId="250" w16cid:durableId="515921823">
    <w:abstractNumId w:val="355"/>
  </w:num>
  <w:num w:numId="251" w16cid:durableId="1504248778">
    <w:abstractNumId w:val="458"/>
  </w:num>
  <w:num w:numId="252" w16cid:durableId="2089111898">
    <w:abstractNumId w:val="377"/>
  </w:num>
  <w:num w:numId="253" w16cid:durableId="240725628">
    <w:abstractNumId w:val="312"/>
  </w:num>
  <w:num w:numId="254" w16cid:durableId="544635571">
    <w:abstractNumId w:val="462"/>
  </w:num>
  <w:num w:numId="255" w16cid:durableId="990326393">
    <w:abstractNumId w:val="406"/>
  </w:num>
  <w:num w:numId="256" w16cid:durableId="948320910">
    <w:abstractNumId w:val="470"/>
  </w:num>
  <w:num w:numId="257" w16cid:durableId="1743679835">
    <w:abstractNumId w:val="417"/>
  </w:num>
  <w:num w:numId="258" w16cid:durableId="831140883">
    <w:abstractNumId w:val="36"/>
  </w:num>
  <w:num w:numId="259" w16cid:durableId="1821801898">
    <w:abstractNumId w:val="210"/>
  </w:num>
  <w:num w:numId="260" w16cid:durableId="1140683560">
    <w:abstractNumId w:val="75"/>
  </w:num>
  <w:num w:numId="261" w16cid:durableId="433404253">
    <w:abstractNumId w:val="258"/>
  </w:num>
  <w:num w:numId="262" w16cid:durableId="406270364">
    <w:abstractNumId w:val="114"/>
  </w:num>
  <w:num w:numId="263" w16cid:durableId="1181630052">
    <w:abstractNumId w:val="334"/>
  </w:num>
  <w:num w:numId="264" w16cid:durableId="1395809728">
    <w:abstractNumId w:val="187"/>
  </w:num>
  <w:num w:numId="265" w16cid:durableId="2145006980">
    <w:abstractNumId w:val="410"/>
  </w:num>
  <w:num w:numId="266" w16cid:durableId="493105026">
    <w:abstractNumId w:val="274"/>
  </w:num>
  <w:num w:numId="267" w16cid:durableId="1664047333">
    <w:abstractNumId w:val="171"/>
  </w:num>
  <w:num w:numId="268" w16cid:durableId="586960097">
    <w:abstractNumId w:val="264"/>
  </w:num>
  <w:num w:numId="269" w16cid:durableId="1804998535">
    <w:abstractNumId w:val="147"/>
  </w:num>
  <w:num w:numId="270" w16cid:durableId="1899513556">
    <w:abstractNumId w:val="397"/>
  </w:num>
  <w:num w:numId="271" w16cid:durableId="29032859">
    <w:abstractNumId w:val="288"/>
  </w:num>
  <w:num w:numId="272" w16cid:durableId="1455950131">
    <w:abstractNumId w:val="367"/>
  </w:num>
  <w:num w:numId="273" w16cid:durableId="1107504580">
    <w:abstractNumId w:val="425"/>
  </w:num>
  <w:num w:numId="274" w16cid:durableId="76024081">
    <w:abstractNumId w:val="119"/>
  </w:num>
  <w:num w:numId="275" w16cid:durableId="856311917">
    <w:abstractNumId w:val="414"/>
  </w:num>
  <w:num w:numId="276" w16cid:durableId="1663504926">
    <w:abstractNumId w:val="474"/>
  </w:num>
  <w:num w:numId="277" w16cid:durableId="18898780">
    <w:abstractNumId w:val="19"/>
  </w:num>
  <w:num w:numId="278" w16cid:durableId="455223517">
    <w:abstractNumId w:val="300"/>
  </w:num>
  <w:num w:numId="279" w16cid:durableId="41486044">
    <w:abstractNumId w:val="308"/>
  </w:num>
  <w:num w:numId="280" w16cid:durableId="1730109806">
    <w:abstractNumId w:val="463"/>
  </w:num>
  <w:num w:numId="281" w16cid:durableId="1682657480">
    <w:abstractNumId w:val="73"/>
  </w:num>
  <w:num w:numId="282" w16cid:durableId="303974243">
    <w:abstractNumId w:val="301"/>
  </w:num>
  <w:num w:numId="283" w16cid:durableId="267198945">
    <w:abstractNumId w:val="472"/>
  </w:num>
  <w:num w:numId="284" w16cid:durableId="743262903">
    <w:abstractNumId w:val="174"/>
  </w:num>
  <w:num w:numId="285" w16cid:durableId="2086221222">
    <w:abstractNumId w:val="90"/>
  </w:num>
  <w:num w:numId="286" w16cid:durableId="699860752">
    <w:abstractNumId w:val="451"/>
  </w:num>
  <w:num w:numId="287" w16cid:durableId="221983710">
    <w:abstractNumId w:val="311"/>
  </w:num>
  <w:num w:numId="288" w16cid:durableId="647520253">
    <w:abstractNumId w:val="173"/>
  </w:num>
  <w:num w:numId="289" w16cid:durableId="633488282">
    <w:abstractNumId w:val="97"/>
  </w:num>
  <w:num w:numId="290" w16cid:durableId="765271204">
    <w:abstractNumId w:val="49"/>
  </w:num>
  <w:num w:numId="291" w16cid:durableId="411397443">
    <w:abstractNumId w:val="329"/>
  </w:num>
  <w:num w:numId="292" w16cid:durableId="303657732">
    <w:abstractNumId w:val="57"/>
  </w:num>
  <w:num w:numId="293" w16cid:durableId="601181632">
    <w:abstractNumId w:val="265"/>
  </w:num>
  <w:num w:numId="294" w16cid:durableId="1915387815">
    <w:abstractNumId w:val="338"/>
  </w:num>
  <w:num w:numId="295" w16cid:durableId="2056271983">
    <w:abstractNumId w:val="313"/>
  </w:num>
  <w:num w:numId="296" w16cid:durableId="1303774712">
    <w:abstractNumId w:val="76"/>
  </w:num>
  <w:num w:numId="297" w16cid:durableId="386925311">
    <w:abstractNumId w:val="111"/>
  </w:num>
  <w:num w:numId="298" w16cid:durableId="356007123">
    <w:abstractNumId w:val="343"/>
  </w:num>
  <w:num w:numId="299" w16cid:durableId="579756350">
    <w:abstractNumId w:val="349"/>
  </w:num>
  <w:num w:numId="300" w16cid:durableId="827284746">
    <w:abstractNumId w:val="412"/>
  </w:num>
  <w:num w:numId="301" w16cid:durableId="245461982">
    <w:abstractNumId w:val="126"/>
  </w:num>
  <w:num w:numId="302" w16cid:durableId="1474756638">
    <w:abstractNumId w:val="92"/>
  </w:num>
  <w:num w:numId="303" w16cid:durableId="367029529">
    <w:abstractNumId w:val="248"/>
  </w:num>
  <w:num w:numId="304" w16cid:durableId="165903558">
    <w:abstractNumId w:val="473"/>
  </w:num>
  <w:num w:numId="305" w16cid:durableId="181558510">
    <w:abstractNumId w:val="246"/>
  </w:num>
  <w:num w:numId="306" w16cid:durableId="1548451020">
    <w:abstractNumId w:val="228"/>
  </w:num>
  <w:num w:numId="307" w16cid:durableId="1011688482">
    <w:abstractNumId w:val="277"/>
  </w:num>
  <w:num w:numId="308" w16cid:durableId="1311714704">
    <w:abstractNumId w:val="205"/>
  </w:num>
  <w:num w:numId="309" w16cid:durableId="2000158784">
    <w:abstractNumId w:val="12"/>
  </w:num>
  <w:num w:numId="310" w16cid:durableId="541789263">
    <w:abstractNumId w:val="315"/>
  </w:num>
  <w:num w:numId="311" w16cid:durableId="1896575399">
    <w:abstractNumId w:val="6"/>
  </w:num>
  <w:num w:numId="312" w16cid:durableId="1642422866">
    <w:abstractNumId w:val="219"/>
  </w:num>
  <w:num w:numId="313" w16cid:durableId="803547722">
    <w:abstractNumId w:val="340"/>
  </w:num>
  <w:num w:numId="314" w16cid:durableId="692806949">
    <w:abstractNumId w:val="260"/>
  </w:num>
  <w:num w:numId="315" w16cid:durableId="720129114">
    <w:abstractNumId w:val="62"/>
  </w:num>
  <w:num w:numId="316" w16cid:durableId="2023045316">
    <w:abstractNumId w:val="449"/>
  </w:num>
  <w:num w:numId="317" w16cid:durableId="564297437">
    <w:abstractNumId w:val="43"/>
  </w:num>
  <w:num w:numId="318" w16cid:durableId="723481801">
    <w:abstractNumId w:val="363"/>
  </w:num>
  <w:num w:numId="319" w16cid:durableId="1445072628">
    <w:abstractNumId w:val="438"/>
  </w:num>
  <w:num w:numId="320" w16cid:durableId="755249110">
    <w:abstractNumId w:val="67"/>
  </w:num>
  <w:num w:numId="321" w16cid:durableId="769735284">
    <w:abstractNumId w:val="422"/>
  </w:num>
  <w:num w:numId="322" w16cid:durableId="989139396">
    <w:abstractNumId w:val="198"/>
  </w:num>
  <w:num w:numId="323" w16cid:durableId="1430157812">
    <w:abstractNumId w:val="93"/>
  </w:num>
  <w:num w:numId="324" w16cid:durableId="1857961086">
    <w:abstractNumId w:val="63"/>
  </w:num>
  <w:num w:numId="325" w16cid:durableId="133791209">
    <w:abstractNumId w:val="47"/>
  </w:num>
  <w:num w:numId="326" w16cid:durableId="665019757">
    <w:abstractNumId w:val="88"/>
  </w:num>
  <w:num w:numId="327" w16cid:durableId="2107967836">
    <w:abstractNumId w:val="344"/>
  </w:num>
  <w:num w:numId="328" w16cid:durableId="1056123011">
    <w:abstractNumId w:val="207"/>
  </w:num>
  <w:num w:numId="329" w16cid:durableId="423383785">
    <w:abstractNumId w:val="7"/>
  </w:num>
  <w:num w:numId="330" w16cid:durableId="1479492122">
    <w:abstractNumId w:val="254"/>
  </w:num>
  <w:num w:numId="331" w16cid:durableId="1717927166">
    <w:abstractNumId w:val="364"/>
  </w:num>
  <w:num w:numId="332" w16cid:durableId="534468486">
    <w:abstractNumId w:val="30"/>
  </w:num>
  <w:num w:numId="333" w16cid:durableId="997345963">
    <w:abstractNumId w:val="129"/>
  </w:num>
  <w:num w:numId="334" w16cid:durableId="440341247">
    <w:abstractNumId w:val="455"/>
  </w:num>
  <w:num w:numId="335" w16cid:durableId="1561092015">
    <w:abstractNumId w:val="314"/>
  </w:num>
  <w:num w:numId="336" w16cid:durableId="191581101">
    <w:abstractNumId w:val="42"/>
  </w:num>
  <w:num w:numId="337" w16cid:durableId="1290891435">
    <w:abstractNumId w:val="221"/>
  </w:num>
  <w:num w:numId="338" w16cid:durableId="683089870">
    <w:abstractNumId w:val="100"/>
  </w:num>
  <w:num w:numId="339" w16cid:durableId="522866395">
    <w:abstractNumId w:val="304"/>
  </w:num>
  <w:num w:numId="340" w16cid:durableId="470483280">
    <w:abstractNumId w:val="262"/>
  </w:num>
  <w:num w:numId="341" w16cid:durableId="1152674818">
    <w:abstractNumId w:val="305"/>
  </w:num>
  <w:num w:numId="342" w16cid:durableId="1701970261">
    <w:abstractNumId w:val="196"/>
  </w:num>
  <w:num w:numId="343" w16cid:durableId="1174609639">
    <w:abstractNumId w:val="152"/>
  </w:num>
  <w:num w:numId="344" w16cid:durableId="2104454902">
    <w:abstractNumId w:val="478"/>
  </w:num>
  <w:num w:numId="345" w16cid:durableId="718670023">
    <w:abstractNumId w:val="399"/>
  </w:num>
  <w:num w:numId="346" w16cid:durableId="478116688">
    <w:abstractNumId w:val="284"/>
  </w:num>
  <w:num w:numId="347" w16cid:durableId="798185743">
    <w:abstractNumId w:val="4"/>
  </w:num>
  <w:num w:numId="348" w16cid:durableId="1623802647">
    <w:abstractNumId w:val="213"/>
  </w:num>
  <w:num w:numId="349" w16cid:durableId="1833721320">
    <w:abstractNumId w:val="436"/>
  </w:num>
  <w:num w:numId="350" w16cid:durableId="1930037245">
    <w:abstractNumId w:val="352"/>
  </w:num>
  <w:num w:numId="351" w16cid:durableId="1049300205">
    <w:abstractNumId w:val="247"/>
  </w:num>
  <w:num w:numId="352" w16cid:durableId="1659648266">
    <w:abstractNumId w:val="282"/>
  </w:num>
  <w:num w:numId="353" w16cid:durableId="117378758">
    <w:abstractNumId w:val="471"/>
  </w:num>
  <w:num w:numId="354" w16cid:durableId="1273971329">
    <w:abstractNumId w:val="465"/>
  </w:num>
  <w:num w:numId="355" w16cid:durableId="439764572">
    <w:abstractNumId w:val="481"/>
  </w:num>
  <w:num w:numId="356" w16cid:durableId="976225602">
    <w:abstractNumId w:val="124"/>
  </w:num>
  <w:num w:numId="357" w16cid:durableId="1278027039">
    <w:abstractNumId w:val="112"/>
  </w:num>
  <w:num w:numId="358" w16cid:durableId="1331181146">
    <w:abstractNumId w:val="456"/>
  </w:num>
  <w:num w:numId="359" w16cid:durableId="1567565947">
    <w:abstractNumId w:val="21"/>
  </w:num>
  <w:num w:numId="360" w16cid:durableId="1528181561">
    <w:abstractNumId w:val="135"/>
  </w:num>
  <w:num w:numId="361" w16cid:durableId="1345519908">
    <w:abstractNumId w:val="10"/>
  </w:num>
  <w:num w:numId="362" w16cid:durableId="2118131716">
    <w:abstractNumId w:val="216"/>
  </w:num>
  <w:num w:numId="363" w16cid:durableId="407576931">
    <w:abstractNumId w:val="270"/>
  </w:num>
  <w:num w:numId="364" w16cid:durableId="1225603612">
    <w:abstractNumId w:val="466"/>
  </w:num>
  <w:num w:numId="365" w16cid:durableId="1669946183">
    <w:abstractNumId w:val="324"/>
  </w:num>
  <w:num w:numId="366" w16cid:durableId="416250684">
    <w:abstractNumId w:val="251"/>
  </w:num>
  <w:num w:numId="367" w16cid:durableId="1242331558">
    <w:abstractNumId w:val="362"/>
  </w:num>
  <w:num w:numId="368" w16cid:durableId="1191407914">
    <w:abstractNumId w:val="318"/>
  </w:num>
  <w:num w:numId="369" w16cid:durableId="40054566">
    <w:abstractNumId w:val="381"/>
  </w:num>
  <w:num w:numId="370" w16cid:durableId="73599418">
    <w:abstractNumId w:val="103"/>
  </w:num>
  <w:num w:numId="371" w16cid:durableId="157311643">
    <w:abstractNumId w:val="137"/>
  </w:num>
  <w:num w:numId="372" w16cid:durableId="952706215">
    <w:abstractNumId w:val="430"/>
  </w:num>
  <w:num w:numId="373" w16cid:durableId="2140877161">
    <w:abstractNumId w:val="26"/>
  </w:num>
  <w:num w:numId="374" w16cid:durableId="1504275980">
    <w:abstractNumId w:val="441"/>
  </w:num>
  <w:num w:numId="375" w16cid:durableId="1198618147">
    <w:abstractNumId w:val="253"/>
  </w:num>
  <w:num w:numId="376" w16cid:durableId="1272543465">
    <w:abstractNumId w:val="48"/>
  </w:num>
  <w:num w:numId="377" w16cid:durableId="1946307411">
    <w:abstractNumId w:val="326"/>
  </w:num>
  <w:num w:numId="378" w16cid:durableId="859777435">
    <w:abstractNumId w:val="99"/>
  </w:num>
  <w:num w:numId="379" w16cid:durableId="2130856248">
    <w:abstractNumId w:val="383"/>
  </w:num>
  <w:num w:numId="380" w16cid:durableId="194387010">
    <w:abstractNumId w:val="443"/>
  </w:num>
  <w:num w:numId="381" w16cid:durableId="18165577">
    <w:abstractNumId w:val="66"/>
  </w:num>
  <w:num w:numId="382" w16cid:durableId="1388382818">
    <w:abstractNumId w:val="91"/>
  </w:num>
  <w:num w:numId="383" w16cid:durableId="2003699476">
    <w:abstractNumId w:val="401"/>
  </w:num>
  <w:num w:numId="384" w16cid:durableId="765033986">
    <w:abstractNumId w:val="369"/>
  </w:num>
  <w:num w:numId="385" w16cid:durableId="843013208">
    <w:abstractNumId w:val="159"/>
  </w:num>
  <w:num w:numId="386" w16cid:durableId="658771408">
    <w:abstractNumId w:val="244"/>
  </w:num>
  <w:num w:numId="387" w16cid:durableId="1380670584">
    <w:abstractNumId w:val="132"/>
  </w:num>
  <w:num w:numId="388" w16cid:durableId="1651710468">
    <w:abstractNumId w:val="442"/>
  </w:num>
  <w:num w:numId="389" w16cid:durableId="195394617">
    <w:abstractNumId w:val="56"/>
  </w:num>
  <w:num w:numId="390" w16cid:durableId="152336639">
    <w:abstractNumId w:val="212"/>
  </w:num>
  <w:num w:numId="391" w16cid:durableId="267084889">
    <w:abstractNumId w:val="421"/>
  </w:num>
  <w:num w:numId="392" w16cid:durableId="1750301384">
    <w:abstractNumId w:val="298"/>
  </w:num>
  <w:num w:numId="393" w16cid:durableId="834106748">
    <w:abstractNumId w:val="371"/>
  </w:num>
  <w:num w:numId="394" w16cid:durableId="1113481375">
    <w:abstractNumId w:val="269"/>
  </w:num>
  <w:num w:numId="395" w16cid:durableId="611060198">
    <w:abstractNumId w:val="409"/>
  </w:num>
  <w:num w:numId="396" w16cid:durableId="1803620738">
    <w:abstractNumId w:val="240"/>
  </w:num>
  <w:num w:numId="397" w16cid:durableId="381633017">
    <w:abstractNumId w:val="209"/>
  </w:num>
  <w:num w:numId="398" w16cid:durableId="190532466">
    <w:abstractNumId w:val="276"/>
  </w:num>
  <w:num w:numId="399" w16cid:durableId="1892615979">
    <w:abstractNumId w:val="226"/>
  </w:num>
  <w:num w:numId="400" w16cid:durableId="274337687">
    <w:abstractNumId w:val="446"/>
  </w:num>
  <w:num w:numId="401" w16cid:durableId="1405645930">
    <w:abstractNumId w:val="280"/>
  </w:num>
  <w:num w:numId="402" w16cid:durableId="61801761">
    <w:abstractNumId w:val="230"/>
  </w:num>
  <w:num w:numId="403" w16cid:durableId="1778408853">
    <w:abstractNumId w:val="467"/>
  </w:num>
  <w:num w:numId="404" w16cid:durableId="622545215">
    <w:abstractNumId w:val="431"/>
  </w:num>
  <w:num w:numId="405" w16cid:durableId="835535613">
    <w:abstractNumId w:val="445"/>
  </w:num>
  <w:num w:numId="406" w16cid:durableId="799492846">
    <w:abstractNumId w:val="123"/>
  </w:num>
  <w:num w:numId="407" w16cid:durableId="501236073">
    <w:abstractNumId w:val="242"/>
  </w:num>
  <w:num w:numId="408" w16cid:durableId="479467620">
    <w:abstractNumId w:val="117"/>
  </w:num>
  <w:num w:numId="409" w16cid:durableId="589197097">
    <w:abstractNumId w:val="69"/>
  </w:num>
  <w:num w:numId="410" w16cid:durableId="1241600533">
    <w:abstractNumId w:val="350"/>
  </w:num>
  <w:num w:numId="411" w16cid:durableId="87578952">
    <w:abstractNumId w:val="131"/>
  </w:num>
  <w:num w:numId="412" w16cid:durableId="1964919572">
    <w:abstractNumId w:val="183"/>
  </w:num>
  <w:num w:numId="413" w16cid:durableId="477040263">
    <w:abstractNumId w:val="275"/>
  </w:num>
  <w:num w:numId="414" w16cid:durableId="9375953">
    <w:abstractNumId w:val="107"/>
  </w:num>
  <w:num w:numId="415" w16cid:durableId="428546267">
    <w:abstractNumId w:val="9"/>
  </w:num>
  <w:num w:numId="416" w16cid:durableId="612246660">
    <w:abstractNumId w:val="35"/>
  </w:num>
  <w:num w:numId="417" w16cid:durableId="354890663">
    <w:abstractNumId w:val="437"/>
  </w:num>
  <w:num w:numId="418" w16cid:durableId="514733950">
    <w:abstractNumId w:val="428"/>
  </w:num>
  <w:num w:numId="419" w16cid:durableId="744300554">
    <w:abstractNumId w:val="398"/>
  </w:num>
  <w:num w:numId="420" w16cid:durableId="1774276341">
    <w:abstractNumId w:val="323"/>
  </w:num>
  <w:num w:numId="421" w16cid:durableId="1797985193">
    <w:abstractNumId w:val="185"/>
  </w:num>
  <w:num w:numId="422" w16cid:durableId="1608855895">
    <w:abstractNumId w:val="15"/>
  </w:num>
  <w:num w:numId="423" w16cid:durableId="108205714">
    <w:abstractNumId w:val="151"/>
  </w:num>
  <w:num w:numId="424" w16cid:durableId="2100710403">
    <w:abstractNumId w:val="186"/>
  </w:num>
  <w:num w:numId="425" w16cid:durableId="1488012437">
    <w:abstractNumId w:val="345"/>
  </w:num>
  <w:num w:numId="426" w16cid:durableId="2019843980">
    <w:abstractNumId w:val="330"/>
  </w:num>
  <w:num w:numId="427" w16cid:durableId="83380">
    <w:abstractNumId w:val="475"/>
  </w:num>
  <w:num w:numId="428" w16cid:durableId="871109347">
    <w:abstractNumId w:val="477"/>
  </w:num>
  <w:num w:numId="429" w16cid:durableId="691346711">
    <w:abstractNumId w:val="85"/>
  </w:num>
  <w:num w:numId="430" w16cid:durableId="738404232">
    <w:abstractNumId w:val="200"/>
  </w:num>
  <w:num w:numId="431" w16cid:durableId="1566456336">
    <w:abstractNumId w:val="146"/>
  </w:num>
  <w:num w:numId="432" w16cid:durableId="275873681">
    <w:abstractNumId w:val="168"/>
  </w:num>
  <w:num w:numId="433" w16cid:durableId="1847788122">
    <w:abstractNumId w:val="378"/>
  </w:num>
  <w:num w:numId="434" w16cid:durableId="1967927327">
    <w:abstractNumId w:val="180"/>
  </w:num>
  <w:num w:numId="435" w16cid:durableId="1759207621">
    <w:abstractNumId w:val="223"/>
  </w:num>
  <w:num w:numId="436" w16cid:durableId="847018242">
    <w:abstractNumId w:val="143"/>
  </w:num>
  <w:num w:numId="437" w16cid:durableId="1611476102">
    <w:abstractNumId w:val="336"/>
  </w:num>
  <w:num w:numId="438" w16cid:durableId="944574523">
    <w:abstractNumId w:val="3"/>
  </w:num>
  <w:num w:numId="439" w16cid:durableId="692924623">
    <w:abstractNumId w:val="144"/>
  </w:num>
  <w:num w:numId="440" w16cid:durableId="150145428">
    <w:abstractNumId w:val="291"/>
  </w:num>
  <w:num w:numId="441" w16cid:durableId="2100713743">
    <w:abstractNumId w:val="189"/>
  </w:num>
  <w:num w:numId="442" w16cid:durableId="584463433">
    <w:abstractNumId w:val="177"/>
  </w:num>
  <w:num w:numId="443" w16cid:durableId="1527063684">
    <w:abstractNumId w:val="220"/>
  </w:num>
  <w:num w:numId="444" w16cid:durableId="1288050379">
    <w:abstractNumId w:val="290"/>
  </w:num>
  <w:num w:numId="445" w16cid:durableId="36131895">
    <w:abstractNumId w:val="468"/>
  </w:num>
  <w:num w:numId="446" w16cid:durableId="1684891801">
    <w:abstractNumId w:val="17"/>
  </w:num>
  <w:num w:numId="447" w16cid:durableId="1583491626">
    <w:abstractNumId w:val="435"/>
  </w:num>
  <w:num w:numId="448" w16cid:durableId="536504902">
    <w:abstractNumId w:val="332"/>
  </w:num>
  <w:num w:numId="449" w16cid:durableId="2053075916">
    <w:abstractNumId w:val="379"/>
  </w:num>
  <w:num w:numId="450" w16cid:durableId="1358040745">
    <w:abstractNumId w:val="396"/>
  </w:num>
  <w:num w:numId="451" w16cid:durableId="1149637878">
    <w:abstractNumId w:val="457"/>
  </w:num>
  <w:num w:numId="452" w16cid:durableId="677317355">
    <w:abstractNumId w:val="170"/>
  </w:num>
  <w:num w:numId="453" w16cid:durableId="1385061117">
    <w:abstractNumId w:val="87"/>
  </w:num>
  <w:num w:numId="454" w16cid:durableId="1738286989">
    <w:abstractNumId w:val="197"/>
  </w:num>
  <w:num w:numId="455" w16cid:durableId="282201537">
    <w:abstractNumId w:val="176"/>
  </w:num>
  <w:num w:numId="456" w16cid:durableId="1084566247">
    <w:abstractNumId w:val="11"/>
  </w:num>
  <w:num w:numId="457" w16cid:durableId="1375764395">
    <w:abstractNumId w:val="101"/>
  </w:num>
  <w:num w:numId="458" w16cid:durableId="531922188">
    <w:abstractNumId w:val="224"/>
  </w:num>
  <w:num w:numId="459" w16cid:durableId="812334918">
    <w:abstractNumId w:val="373"/>
  </w:num>
  <w:num w:numId="460" w16cid:durableId="1369454685">
    <w:abstractNumId w:val="259"/>
  </w:num>
  <w:num w:numId="461" w16cid:durableId="1772239760">
    <w:abstractNumId w:val="96"/>
  </w:num>
  <w:num w:numId="462" w16cid:durableId="1477260613">
    <w:abstractNumId w:val="295"/>
  </w:num>
  <w:num w:numId="463" w16cid:durableId="40445617">
    <w:abstractNumId w:val="400"/>
  </w:num>
  <w:num w:numId="464" w16cid:durableId="406195106">
    <w:abstractNumId w:val="74"/>
  </w:num>
  <w:num w:numId="465" w16cid:durableId="497312778">
    <w:abstractNumId w:val="127"/>
  </w:num>
  <w:num w:numId="466" w16cid:durableId="1988900068">
    <w:abstractNumId w:val="120"/>
  </w:num>
  <w:num w:numId="467" w16cid:durableId="624653890">
    <w:abstractNumId w:val="266"/>
  </w:num>
  <w:num w:numId="468" w16cid:durableId="1780757526">
    <w:abstractNumId w:val="415"/>
  </w:num>
  <w:num w:numId="469" w16cid:durableId="763261318">
    <w:abstractNumId w:val="407"/>
  </w:num>
  <w:num w:numId="470" w16cid:durableId="1203442428">
    <w:abstractNumId w:val="482"/>
  </w:num>
  <w:num w:numId="471" w16cid:durableId="417798947">
    <w:abstractNumId w:val="429"/>
  </w:num>
  <w:num w:numId="472" w16cid:durableId="1809012209">
    <w:abstractNumId w:val="18"/>
  </w:num>
  <w:num w:numId="473" w16cid:durableId="969483253">
    <w:abstractNumId w:val="208"/>
  </w:num>
  <w:num w:numId="474" w16cid:durableId="70473847">
    <w:abstractNumId w:val="154"/>
  </w:num>
  <w:num w:numId="475" w16cid:durableId="1259487600">
    <w:abstractNumId w:val="13"/>
  </w:num>
  <w:num w:numId="476" w16cid:durableId="76951773">
    <w:abstractNumId w:val="211"/>
  </w:num>
  <w:num w:numId="477" w16cid:durableId="601885904">
    <w:abstractNumId w:val="235"/>
  </w:num>
  <w:num w:numId="478" w16cid:durableId="831529295">
    <w:abstractNumId w:val="366"/>
  </w:num>
  <w:num w:numId="479" w16cid:durableId="1784038642">
    <w:abstractNumId w:val="337"/>
  </w:num>
  <w:num w:numId="480" w16cid:durableId="2079015004">
    <w:abstractNumId w:val="320"/>
  </w:num>
  <w:num w:numId="481" w16cid:durableId="441582110">
    <w:abstractNumId w:val="382"/>
  </w:num>
  <w:num w:numId="482" w16cid:durableId="348215173">
    <w:abstractNumId w:val="261"/>
  </w:num>
  <w:num w:numId="483" w16cid:durableId="161968761">
    <w:abstractNumId w:val="156"/>
  </w:num>
  <w:numIdMacAtCleanup w:val="4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Lumpan">
    <w15:presenceInfo w15:providerId="AD" w15:userId="S::lump1kev@police.nsw.gov.au::59873b9f-cc0a-439b-a248-ed8216aba809"/>
  </w15:person>
  <w15:person w15:author="Andre Zorba">
    <w15:presenceInfo w15:providerId="AD" w15:userId="S::zorb1and@police.nsw.gov.au::632f44be-f022-454f-a117-2a581e9a863f"/>
  </w15:person>
  <w15:person w15:author="Matthew Johnson">
    <w15:presenceInfo w15:providerId="AD" w15:userId="S::JOHN6MAT@police.nsw.gov.au::0d3f002f-529c-4523-9363-b510bb2b9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2B5"/>
    <w:rsid w:val="00000599"/>
    <w:rsid w:val="00000C0D"/>
    <w:rsid w:val="00000C29"/>
    <w:rsid w:val="00001063"/>
    <w:rsid w:val="00001089"/>
    <w:rsid w:val="000010DE"/>
    <w:rsid w:val="00001108"/>
    <w:rsid w:val="0000134C"/>
    <w:rsid w:val="0000156E"/>
    <w:rsid w:val="0000179A"/>
    <w:rsid w:val="0000185B"/>
    <w:rsid w:val="00001A73"/>
    <w:rsid w:val="00002438"/>
    <w:rsid w:val="000027A1"/>
    <w:rsid w:val="00002FF5"/>
    <w:rsid w:val="000031CD"/>
    <w:rsid w:val="00003882"/>
    <w:rsid w:val="00003A25"/>
    <w:rsid w:val="00004364"/>
    <w:rsid w:val="00004682"/>
    <w:rsid w:val="000049F0"/>
    <w:rsid w:val="00004BF1"/>
    <w:rsid w:val="00004C38"/>
    <w:rsid w:val="00004C4D"/>
    <w:rsid w:val="000050AD"/>
    <w:rsid w:val="00005152"/>
    <w:rsid w:val="000052EB"/>
    <w:rsid w:val="000054F1"/>
    <w:rsid w:val="000058A1"/>
    <w:rsid w:val="000059DC"/>
    <w:rsid w:val="00005E71"/>
    <w:rsid w:val="00005EDB"/>
    <w:rsid w:val="00006A41"/>
    <w:rsid w:val="00006BBF"/>
    <w:rsid w:val="00006D1F"/>
    <w:rsid w:val="000072BC"/>
    <w:rsid w:val="000073B7"/>
    <w:rsid w:val="0000759C"/>
    <w:rsid w:val="0000766A"/>
    <w:rsid w:val="00007857"/>
    <w:rsid w:val="00007BA8"/>
    <w:rsid w:val="00007DD8"/>
    <w:rsid w:val="00010330"/>
    <w:rsid w:val="00010939"/>
    <w:rsid w:val="00011566"/>
    <w:rsid w:val="0001176B"/>
    <w:rsid w:val="00011967"/>
    <w:rsid w:val="00011CE6"/>
    <w:rsid w:val="000120F3"/>
    <w:rsid w:val="00012557"/>
    <w:rsid w:val="00013133"/>
    <w:rsid w:val="000136E4"/>
    <w:rsid w:val="00013E43"/>
    <w:rsid w:val="00014701"/>
    <w:rsid w:val="00014A0E"/>
    <w:rsid w:val="00014A20"/>
    <w:rsid w:val="000155B4"/>
    <w:rsid w:val="000159DB"/>
    <w:rsid w:val="000161DE"/>
    <w:rsid w:val="00016739"/>
    <w:rsid w:val="00016B31"/>
    <w:rsid w:val="00016C75"/>
    <w:rsid w:val="00016F9C"/>
    <w:rsid w:val="00017122"/>
    <w:rsid w:val="00017184"/>
    <w:rsid w:val="00017478"/>
    <w:rsid w:val="00017491"/>
    <w:rsid w:val="00017536"/>
    <w:rsid w:val="00017601"/>
    <w:rsid w:val="0001795D"/>
    <w:rsid w:val="00017B19"/>
    <w:rsid w:val="00017E56"/>
    <w:rsid w:val="000201A6"/>
    <w:rsid w:val="00020242"/>
    <w:rsid w:val="0002064E"/>
    <w:rsid w:val="0002126A"/>
    <w:rsid w:val="00021411"/>
    <w:rsid w:val="00021856"/>
    <w:rsid w:val="00021945"/>
    <w:rsid w:val="00021947"/>
    <w:rsid w:val="00021A1E"/>
    <w:rsid w:val="00021F67"/>
    <w:rsid w:val="00021FC9"/>
    <w:rsid w:val="000223CE"/>
    <w:rsid w:val="000229D4"/>
    <w:rsid w:val="00022AC7"/>
    <w:rsid w:val="00022B04"/>
    <w:rsid w:val="00022FBB"/>
    <w:rsid w:val="00023337"/>
    <w:rsid w:val="00023C92"/>
    <w:rsid w:val="00024319"/>
    <w:rsid w:val="0002461E"/>
    <w:rsid w:val="00024896"/>
    <w:rsid w:val="00024963"/>
    <w:rsid w:val="0002534E"/>
    <w:rsid w:val="000254F4"/>
    <w:rsid w:val="0002555D"/>
    <w:rsid w:val="00025682"/>
    <w:rsid w:val="000257F9"/>
    <w:rsid w:val="0002584E"/>
    <w:rsid w:val="00025872"/>
    <w:rsid w:val="0002592A"/>
    <w:rsid w:val="0002598A"/>
    <w:rsid w:val="000259B4"/>
    <w:rsid w:val="00025DE4"/>
    <w:rsid w:val="00025F21"/>
    <w:rsid w:val="0002617A"/>
    <w:rsid w:val="0002619D"/>
    <w:rsid w:val="000266EF"/>
    <w:rsid w:val="0002675B"/>
    <w:rsid w:val="00026858"/>
    <w:rsid w:val="000268CF"/>
    <w:rsid w:val="00026C19"/>
    <w:rsid w:val="00027085"/>
    <w:rsid w:val="0002736A"/>
    <w:rsid w:val="0002740E"/>
    <w:rsid w:val="00027B96"/>
    <w:rsid w:val="00030FF8"/>
    <w:rsid w:val="00031011"/>
    <w:rsid w:val="000311B9"/>
    <w:rsid w:val="0003164A"/>
    <w:rsid w:val="00031777"/>
    <w:rsid w:val="00031D8F"/>
    <w:rsid w:val="00031F9D"/>
    <w:rsid w:val="00032028"/>
    <w:rsid w:val="000327C1"/>
    <w:rsid w:val="00032C1B"/>
    <w:rsid w:val="00032E3A"/>
    <w:rsid w:val="0003303E"/>
    <w:rsid w:val="00033444"/>
    <w:rsid w:val="00033514"/>
    <w:rsid w:val="000339A9"/>
    <w:rsid w:val="000342A1"/>
    <w:rsid w:val="00034C22"/>
    <w:rsid w:val="00034D65"/>
    <w:rsid w:val="000358DF"/>
    <w:rsid w:val="00035D95"/>
    <w:rsid w:val="000367C3"/>
    <w:rsid w:val="00036862"/>
    <w:rsid w:val="00036AC6"/>
    <w:rsid w:val="00037518"/>
    <w:rsid w:val="00037630"/>
    <w:rsid w:val="00037823"/>
    <w:rsid w:val="00040A15"/>
    <w:rsid w:val="00040A3F"/>
    <w:rsid w:val="00040D3B"/>
    <w:rsid w:val="0004143A"/>
    <w:rsid w:val="00041792"/>
    <w:rsid w:val="00041A52"/>
    <w:rsid w:val="00041A7D"/>
    <w:rsid w:val="00041DFD"/>
    <w:rsid w:val="000421DF"/>
    <w:rsid w:val="00042220"/>
    <w:rsid w:val="00042221"/>
    <w:rsid w:val="00042887"/>
    <w:rsid w:val="00042933"/>
    <w:rsid w:val="00042AF4"/>
    <w:rsid w:val="00043A41"/>
    <w:rsid w:val="00043EF0"/>
    <w:rsid w:val="0004442C"/>
    <w:rsid w:val="00044435"/>
    <w:rsid w:val="00044E01"/>
    <w:rsid w:val="000454BC"/>
    <w:rsid w:val="0004550C"/>
    <w:rsid w:val="00046032"/>
    <w:rsid w:val="0004604A"/>
    <w:rsid w:val="00046A26"/>
    <w:rsid w:val="00046D91"/>
    <w:rsid w:val="00046E12"/>
    <w:rsid w:val="000472D7"/>
    <w:rsid w:val="000478AF"/>
    <w:rsid w:val="00047D3F"/>
    <w:rsid w:val="0005000E"/>
    <w:rsid w:val="0005051D"/>
    <w:rsid w:val="00050617"/>
    <w:rsid w:val="000507A1"/>
    <w:rsid w:val="00050999"/>
    <w:rsid w:val="00050ABE"/>
    <w:rsid w:val="00050AFE"/>
    <w:rsid w:val="00050D19"/>
    <w:rsid w:val="000515BB"/>
    <w:rsid w:val="00052262"/>
    <w:rsid w:val="000523D1"/>
    <w:rsid w:val="00052530"/>
    <w:rsid w:val="0005269C"/>
    <w:rsid w:val="000529AE"/>
    <w:rsid w:val="00052D7F"/>
    <w:rsid w:val="00052DDC"/>
    <w:rsid w:val="000530F9"/>
    <w:rsid w:val="0005323D"/>
    <w:rsid w:val="0005338D"/>
    <w:rsid w:val="0005354C"/>
    <w:rsid w:val="00053588"/>
    <w:rsid w:val="000537CD"/>
    <w:rsid w:val="000538A7"/>
    <w:rsid w:val="00053B38"/>
    <w:rsid w:val="00053C4E"/>
    <w:rsid w:val="00054435"/>
    <w:rsid w:val="00054B25"/>
    <w:rsid w:val="00054C2A"/>
    <w:rsid w:val="00054C5E"/>
    <w:rsid w:val="00054EAD"/>
    <w:rsid w:val="00055127"/>
    <w:rsid w:val="00055310"/>
    <w:rsid w:val="000560AC"/>
    <w:rsid w:val="0005617A"/>
    <w:rsid w:val="00056D88"/>
    <w:rsid w:val="00056E51"/>
    <w:rsid w:val="000574DD"/>
    <w:rsid w:val="00057E08"/>
    <w:rsid w:val="0006002F"/>
    <w:rsid w:val="000600BE"/>
    <w:rsid w:val="00060108"/>
    <w:rsid w:val="00060282"/>
    <w:rsid w:val="00060511"/>
    <w:rsid w:val="00060ADD"/>
    <w:rsid w:val="000610B9"/>
    <w:rsid w:val="0006147A"/>
    <w:rsid w:val="0006160F"/>
    <w:rsid w:val="00061A6D"/>
    <w:rsid w:val="00061BC3"/>
    <w:rsid w:val="000624C9"/>
    <w:rsid w:val="00062B4B"/>
    <w:rsid w:val="00062CA5"/>
    <w:rsid w:val="00062E88"/>
    <w:rsid w:val="0006367E"/>
    <w:rsid w:val="00063771"/>
    <w:rsid w:val="00063909"/>
    <w:rsid w:val="000639FE"/>
    <w:rsid w:val="00063BA5"/>
    <w:rsid w:val="00064109"/>
    <w:rsid w:val="00064190"/>
    <w:rsid w:val="00064458"/>
    <w:rsid w:val="00064C39"/>
    <w:rsid w:val="00064C6B"/>
    <w:rsid w:val="00064E73"/>
    <w:rsid w:val="00064FD5"/>
    <w:rsid w:val="000650C2"/>
    <w:rsid w:val="00065567"/>
    <w:rsid w:val="00065A3D"/>
    <w:rsid w:val="00065D1C"/>
    <w:rsid w:val="00065E5F"/>
    <w:rsid w:val="00066FA7"/>
    <w:rsid w:val="00067284"/>
    <w:rsid w:val="00067B0C"/>
    <w:rsid w:val="00067DBC"/>
    <w:rsid w:val="00067E83"/>
    <w:rsid w:val="00067F9F"/>
    <w:rsid w:val="0007038F"/>
    <w:rsid w:val="0007050F"/>
    <w:rsid w:val="000706AB"/>
    <w:rsid w:val="000708AD"/>
    <w:rsid w:val="00070D48"/>
    <w:rsid w:val="00070DB9"/>
    <w:rsid w:val="00070E1C"/>
    <w:rsid w:val="00070F82"/>
    <w:rsid w:val="00071C97"/>
    <w:rsid w:val="00072089"/>
    <w:rsid w:val="00072163"/>
    <w:rsid w:val="000721C0"/>
    <w:rsid w:val="00072721"/>
    <w:rsid w:val="00072D7B"/>
    <w:rsid w:val="00072E68"/>
    <w:rsid w:val="00072FD4"/>
    <w:rsid w:val="00074C1D"/>
    <w:rsid w:val="0007520E"/>
    <w:rsid w:val="00075263"/>
    <w:rsid w:val="00075952"/>
    <w:rsid w:val="0007656C"/>
    <w:rsid w:val="00076B45"/>
    <w:rsid w:val="00076D42"/>
    <w:rsid w:val="00076E68"/>
    <w:rsid w:val="000779FF"/>
    <w:rsid w:val="0008022D"/>
    <w:rsid w:val="00080684"/>
    <w:rsid w:val="00080DDB"/>
    <w:rsid w:val="00081359"/>
    <w:rsid w:val="000815E9"/>
    <w:rsid w:val="0008167A"/>
    <w:rsid w:val="00082333"/>
    <w:rsid w:val="00082804"/>
    <w:rsid w:val="0008293A"/>
    <w:rsid w:val="000829F7"/>
    <w:rsid w:val="00082F54"/>
    <w:rsid w:val="000832D3"/>
    <w:rsid w:val="00083313"/>
    <w:rsid w:val="000833DC"/>
    <w:rsid w:val="000834C9"/>
    <w:rsid w:val="000834CD"/>
    <w:rsid w:val="0008380D"/>
    <w:rsid w:val="00083823"/>
    <w:rsid w:val="00083831"/>
    <w:rsid w:val="0008383D"/>
    <w:rsid w:val="00083D8A"/>
    <w:rsid w:val="00083E08"/>
    <w:rsid w:val="00084032"/>
    <w:rsid w:val="000847F0"/>
    <w:rsid w:val="0008493B"/>
    <w:rsid w:val="00084BD1"/>
    <w:rsid w:val="00085318"/>
    <w:rsid w:val="0008535E"/>
    <w:rsid w:val="00085780"/>
    <w:rsid w:val="00085881"/>
    <w:rsid w:val="00085B2E"/>
    <w:rsid w:val="000860B9"/>
    <w:rsid w:val="0008650E"/>
    <w:rsid w:val="00086858"/>
    <w:rsid w:val="0008766F"/>
    <w:rsid w:val="00087A68"/>
    <w:rsid w:val="0008D628"/>
    <w:rsid w:val="00090275"/>
    <w:rsid w:val="000906E9"/>
    <w:rsid w:val="00090DDC"/>
    <w:rsid w:val="0009159B"/>
    <w:rsid w:val="000915F6"/>
    <w:rsid w:val="00091777"/>
    <w:rsid w:val="00091B3E"/>
    <w:rsid w:val="000920FF"/>
    <w:rsid w:val="00092726"/>
    <w:rsid w:val="0009328A"/>
    <w:rsid w:val="000946C4"/>
    <w:rsid w:val="000948D0"/>
    <w:rsid w:val="00094A96"/>
    <w:rsid w:val="00094C02"/>
    <w:rsid w:val="00094D38"/>
    <w:rsid w:val="00095A14"/>
    <w:rsid w:val="00095B0E"/>
    <w:rsid w:val="00095BC3"/>
    <w:rsid w:val="00096A4C"/>
    <w:rsid w:val="00096B42"/>
    <w:rsid w:val="00096E22"/>
    <w:rsid w:val="00096EDF"/>
    <w:rsid w:val="0009745E"/>
    <w:rsid w:val="00097FD6"/>
    <w:rsid w:val="000A0935"/>
    <w:rsid w:val="000A0AC1"/>
    <w:rsid w:val="000A140F"/>
    <w:rsid w:val="000A1465"/>
    <w:rsid w:val="000A1479"/>
    <w:rsid w:val="000A14F4"/>
    <w:rsid w:val="000A19D0"/>
    <w:rsid w:val="000A1D1F"/>
    <w:rsid w:val="000A1ED7"/>
    <w:rsid w:val="000A229A"/>
    <w:rsid w:val="000A29DE"/>
    <w:rsid w:val="000A2D37"/>
    <w:rsid w:val="000A383B"/>
    <w:rsid w:val="000A38E9"/>
    <w:rsid w:val="000A3BA2"/>
    <w:rsid w:val="000A3CB3"/>
    <w:rsid w:val="000A3DD5"/>
    <w:rsid w:val="000A479A"/>
    <w:rsid w:val="000A4A79"/>
    <w:rsid w:val="000A5524"/>
    <w:rsid w:val="000A5826"/>
    <w:rsid w:val="000A6D97"/>
    <w:rsid w:val="000A7615"/>
    <w:rsid w:val="000A7968"/>
    <w:rsid w:val="000A797B"/>
    <w:rsid w:val="000A7B54"/>
    <w:rsid w:val="000A7C3C"/>
    <w:rsid w:val="000A7EE8"/>
    <w:rsid w:val="000B00B0"/>
    <w:rsid w:val="000B00EE"/>
    <w:rsid w:val="000B05CB"/>
    <w:rsid w:val="000B0894"/>
    <w:rsid w:val="000B0C9B"/>
    <w:rsid w:val="000B1172"/>
    <w:rsid w:val="000B1692"/>
    <w:rsid w:val="000B18C9"/>
    <w:rsid w:val="000B2053"/>
    <w:rsid w:val="000B2850"/>
    <w:rsid w:val="000B2A91"/>
    <w:rsid w:val="000B2D6F"/>
    <w:rsid w:val="000B2DC0"/>
    <w:rsid w:val="000B2FCE"/>
    <w:rsid w:val="000B32BE"/>
    <w:rsid w:val="000B3475"/>
    <w:rsid w:val="000B357E"/>
    <w:rsid w:val="000B3707"/>
    <w:rsid w:val="000B45CF"/>
    <w:rsid w:val="000B4988"/>
    <w:rsid w:val="000B4E34"/>
    <w:rsid w:val="000B50CF"/>
    <w:rsid w:val="000B522A"/>
    <w:rsid w:val="000B5755"/>
    <w:rsid w:val="000B5D19"/>
    <w:rsid w:val="000B5E59"/>
    <w:rsid w:val="000B5E6B"/>
    <w:rsid w:val="000B5EAC"/>
    <w:rsid w:val="000B5F1A"/>
    <w:rsid w:val="000B6118"/>
    <w:rsid w:val="000B65BD"/>
    <w:rsid w:val="000B66BE"/>
    <w:rsid w:val="000B7183"/>
    <w:rsid w:val="000B7B1F"/>
    <w:rsid w:val="000C013D"/>
    <w:rsid w:val="000C049D"/>
    <w:rsid w:val="000C0572"/>
    <w:rsid w:val="000C0DB7"/>
    <w:rsid w:val="000C15A1"/>
    <w:rsid w:val="000C1667"/>
    <w:rsid w:val="000C1BC9"/>
    <w:rsid w:val="000C1C69"/>
    <w:rsid w:val="000C1D41"/>
    <w:rsid w:val="000C23FF"/>
    <w:rsid w:val="000C2CDF"/>
    <w:rsid w:val="000C2EED"/>
    <w:rsid w:val="000C325D"/>
    <w:rsid w:val="000C35F1"/>
    <w:rsid w:val="000C386D"/>
    <w:rsid w:val="000C3885"/>
    <w:rsid w:val="000C3B1F"/>
    <w:rsid w:val="000C3CD2"/>
    <w:rsid w:val="000C40DC"/>
    <w:rsid w:val="000C45EB"/>
    <w:rsid w:val="000C4613"/>
    <w:rsid w:val="000C4798"/>
    <w:rsid w:val="000C4A55"/>
    <w:rsid w:val="000C4AC8"/>
    <w:rsid w:val="000C4E0D"/>
    <w:rsid w:val="000C4E35"/>
    <w:rsid w:val="000C52C2"/>
    <w:rsid w:val="000C548A"/>
    <w:rsid w:val="000C5710"/>
    <w:rsid w:val="000C5C5F"/>
    <w:rsid w:val="000C5E6A"/>
    <w:rsid w:val="000C5FC2"/>
    <w:rsid w:val="000C5FDD"/>
    <w:rsid w:val="000C6B1A"/>
    <w:rsid w:val="000C6DC3"/>
    <w:rsid w:val="000C6E69"/>
    <w:rsid w:val="000C6F02"/>
    <w:rsid w:val="000C766C"/>
    <w:rsid w:val="000C7E01"/>
    <w:rsid w:val="000D019D"/>
    <w:rsid w:val="000D058C"/>
    <w:rsid w:val="000D07DC"/>
    <w:rsid w:val="000D094E"/>
    <w:rsid w:val="000D0EC4"/>
    <w:rsid w:val="000D0F05"/>
    <w:rsid w:val="000D10E6"/>
    <w:rsid w:val="000D1135"/>
    <w:rsid w:val="000D14CF"/>
    <w:rsid w:val="000D15FA"/>
    <w:rsid w:val="000D17B9"/>
    <w:rsid w:val="000D197F"/>
    <w:rsid w:val="000D1AAA"/>
    <w:rsid w:val="000D25BD"/>
    <w:rsid w:val="000D27B0"/>
    <w:rsid w:val="000D283B"/>
    <w:rsid w:val="000D2A70"/>
    <w:rsid w:val="000D2A87"/>
    <w:rsid w:val="000D2B57"/>
    <w:rsid w:val="000D31B5"/>
    <w:rsid w:val="000D3543"/>
    <w:rsid w:val="000D36A5"/>
    <w:rsid w:val="000D3B7B"/>
    <w:rsid w:val="000D3E1E"/>
    <w:rsid w:val="000D3FD6"/>
    <w:rsid w:val="000D42B2"/>
    <w:rsid w:val="000D44B9"/>
    <w:rsid w:val="000D4883"/>
    <w:rsid w:val="000D4C60"/>
    <w:rsid w:val="000D4CAE"/>
    <w:rsid w:val="000D4D96"/>
    <w:rsid w:val="000D4DCE"/>
    <w:rsid w:val="000D536E"/>
    <w:rsid w:val="000D5703"/>
    <w:rsid w:val="000D581A"/>
    <w:rsid w:val="000D59F6"/>
    <w:rsid w:val="000D5B32"/>
    <w:rsid w:val="000D63A6"/>
    <w:rsid w:val="000D6406"/>
    <w:rsid w:val="000D6567"/>
    <w:rsid w:val="000D6807"/>
    <w:rsid w:val="000D6959"/>
    <w:rsid w:val="000D69E7"/>
    <w:rsid w:val="000D7370"/>
    <w:rsid w:val="000D745F"/>
    <w:rsid w:val="000D7D9A"/>
    <w:rsid w:val="000D7F21"/>
    <w:rsid w:val="000E0491"/>
    <w:rsid w:val="000E05D8"/>
    <w:rsid w:val="000E06ED"/>
    <w:rsid w:val="000E090D"/>
    <w:rsid w:val="000E1869"/>
    <w:rsid w:val="000E1D4C"/>
    <w:rsid w:val="000E2875"/>
    <w:rsid w:val="000E2C4E"/>
    <w:rsid w:val="000E356A"/>
    <w:rsid w:val="000E36DC"/>
    <w:rsid w:val="000E373F"/>
    <w:rsid w:val="000E3CCB"/>
    <w:rsid w:val="000E3DE5"/>
    <w:rsid w:val="000E4095"/>
    <w:rsid w:val="000E4E76"/>
    <w:rsid w:val="000E5106"/>
    <w:rsid w:val="000E51D4"/>
    <w:rsid w:val="000E5527"/>
    <w:rsid w:val="000E556F"/>
    <w:rsid w:val="000E5A6E"/>
    <w:rsid w:val="000E60D2"/>
    <w:rsid w:val="000E6146"/>
    <w:rsid w:val="000E6160"/>
    <w:rsid w:val="000E63B7"/>
    <w:rsid w:val="000E6461"/>
    <w:rsid w:val="000E6493"/>
    <w:rsid w:val="000E6498"/>
    <w:rsid w:val="000E6790"/>
    <w:rsid w:val="000E6837"/>
    <w:rsid w:val="000E6940"/>
    <w:rsid w:val="000E6C34"/>
    <w:rsid w:val="000E711F"/>
    <w:rsid w:val="000E72C5"/>
    <w:rsid w:val="000E7620"/>
    <w:rsid w:val="000E768D"/>
    <w:rsid w:val="000E798B"/>
    <w:rsid w:val="000E7E49"/>
    <w:rsid w:val="000E7E95"/>
    <w:rsid w:val="000E7FBA"/>
    <w:rsid w:val="000F07BC"/>
    <w:rsid w:val="000F1C72"/>
    <w:rsid w:val="000F2185"/>
    <w:rsid w:val="000F243A"/>
    <w:rsid w:val="000F249C"/>
    <w:rsid w:val="000F2AE9"/>
    <w:rsid w:val="000F30AF"/>
    <w:rsid w:val="000F37D1"/>
    <w:rsid w:val="000F3961"/>
    <w:rsid w:val="000F3A27"/>
    <w:rsid w:val="000F3B8B"/>
    <w:rsid w:val="000F3BB1"/>
    <w:rsid w:val="000F3E0C"/>
    <w:rsid w:val="000F3F22"/>
    <w:rsid w:val="000F44D7"/>
    <w:rsid w:val="000F458D"/>
    <w:rsid w:val="000F51CF"/>
    <w:rsid w:val="000F56A3"/>
    <w:rsid w:val="000F5AAA"/>
    <w:rsid w:val="000F62C2"/>
    <w:rsid w:val="000F6795"/>
    <w:rsid w:val="000F71C5"/>
    <w:rsid w:val="000F776D"/>
    <w:rsid w:val="000F7A61"/>
    <w:rsid w:val="000F7DBC"/>
    <w:rsid w:val="0010061E"/>
    <w:rsid w:val="00100BCE"/>
    <w:rsid w:val="00100C89"/>
    <w:rsid w:val="00100C9F"/>
    <w:rsid w:val="00100D4F"/>
    <w:rsid w:val="0010172E"/>
    <w:rsid w:val="00101B47"/>
    <w:rsid w:val="00102318"/>
    <w:rsid w:val="0010238A"/>
    <w:rsid w:val="00102645"/>
    <w:rsid w:val="00102691"/>
    <w:rsid w:val="00102764"/>
    <w:rsid w:val="00102995"/>
    <w:rsid w:val="00102B35"/>
    <w:rsid w:val="00102C13"/>
    <w:rsid w:val="00103062"/>
    <w:rsid w:val="0010349E"/>
    <w:rsid w:val="001037A9"/>
    <w:rsid w:val="00103A29"/>
    <w:rsid w:val="00103B17"/>
    <w:rsid w:val="00103DC8"/>
    <w:rsid w:val="00104376"/>
    <w:rsid w:val="00104BE1"/>
    <w:rsid w:val="00104D7B"/>
    <w:rsid w:val="00104F3E"/>
    <w:rsid w:val="00105062"/>
    <w:rsid w:val="001050EC"/>
    <w:rsid w:val="001052B8"/>
    <w:rsid w:val="00105B07"/>
    <w:rsid w:val="00105F05"/>
    <w:rsid w:val="001061E7"/>
    <w:rsid w:val="0010639B"/>
    <w:rsid w:val="00106487"/>
    <w:rsid w:val="0010710E"/>
    <w:rsid w:val="001075A9"/>
    <w:rsid w:val="0010767B"/>
    <w:rsid w:val="00107D53"/>
    <w:rsid w:val="00107E48"/>
    <w:rsid w:val="00110790"/>
    <w:rsid w:val="0011085E"/>
    <w:rsid w:val="00110A9A"/>
    <w:rsid w:val="00110CC0"/>
    <w:rsid w:val="00111128"/>
    <w:rsid w:val="00111275"/>
    <w:rsid w:val="00111C26"/>
    <w:rsid w:val="0011235A"/>
    <w:rsid w:val="00112776"/>
    <w:rsid w:val="0011381C"/>
    <w:rsid w:val="001138D1"/>
    <w:rsid w:val="00114797"/>
    <w:rsid w:val="0011487A"/>
    <w:rsid w:val="00114E0A"/>
    <w:rsid w:val="001159D8"/>
    <w:rsid w:val="001159E5"/>
    <w:rsid w:val="00115E42"/>
    <w:rsid w:val="001164BA"/>
    <w:rsid w:val="00116522"/>
    <w:rsid w:val="00116793"/>
    <w:rsid w:val="00116D91"/>
    <w:rsid w:val="00117A1D"/>
    <w:rsid w:val="00117AF6"/>
    <w:rsid w:val="00117B6A"/>
    <w:rsid w:val="00117C1A"/>
    <w:rsid w:val="00117C1E"/>
    <w:rsid w:val="00117E13"/>
    <w:rsid w:val="00120075"/>
    <w:rsid w:val="00120451"/>
    <w:rsid w:val="001207C4"/>
    <w:rsid w:val="00120B02"/>
    <w:rsid w:val="00120C3A"/>
    <w:rsid w:val="00121179"/>
    <w:rsid w:val="00122522"/>
    <w:rsid w:val="00122BA6"/>
    <w:rsid w:val="00122EA6"/>
    <w:rsid w:val="00123319"/>
    <w:rsid w:val="00123647"/>
    <w:rsid w:val="00123EA0"/>
    <w:rsid w:val="0012426E"/>
    <w:rsid w:val="0012450F"/>
    <w:rsid w:val="00124A06"/>
    <w:rsid w:val="00124C3D"/>
    <w:rsid w:val="00125066"/>
    <w:rsid w:val="001257B4"/>
    <w:rsid w:val="0012597D"/>
    <w:rsid w:val="001259F8"/>
    <w:rsid w:val="00125F0D"/>
    <w:rsid w:val="001262DC"/>
    <w:rsid w:val="001264F1"/>
    <w:rsid w:val="00126A07"/>
    <w:rsid w:val="00127082"/>
    <w:rsid w:val="0012710F"/>
    <w:rsid w:val="00127181"/>
    <w:rsid w:val="0012740D"/>
    <w:rsid w:val="00127445"/>
    <w:rsid w:val="0012782D"/>
    <w:rsid w:val="00127875"/>
    <w:rsid w:val="001279F6"/>
    <w:rsid w:val="00130636"/>
    <w:rsid w:val="00130951"/>
    <w:rsid w:val="00130D1C"/>
    <w:rsid w:val="00130E25"/>
    <w:rsid w:val="0013124E"/>
    <w:rsid w:val="0013152B"/>
    <w:rsid w:val="001318EB"/>
    <w:rsid w:val="00131E2A"/>
    <w:rsid w:val="00131F24"/>
    <w:rsid w:val="001320E5"/>
    <w:rsid w:val="0013213A"/>
    <w:rsid w:val="001324B9"/>
    <w:rsid w:val="0013250A"/>
    <w:rsid w:val="0013259E"/>
    <w:rsid w:val="00132B83"/>
    <w:rsid w:val="00132D90"/>
    <w:rsid w:val="00132F32"/>
    <w:rsid w:val="001335CB"/>
    <w:rsid w:val="00134839"/>
    <w:rsid w:val="00134985"/>
    <w:rsid w:val="00134F1E"/>
    <w:rsid w:val="00135251"/>
    <w:rsid w:val="001353E2"/>
    <w:rsid w:val="00135555"/>
    <w:rsid w:val="00135BF2"/>
    <w:rsid w:val="001367E6"/>
    <w:rsid w:val="00136BBD"/>
    <w:rsid w:val="00136BC6"/>
    <w:rsid w:val="00136F46"/>
    <w:rsid w:val="00136FDA"/>
    <w:rsid w:val="00137A7D"/>
    <w:rsid w:val="00137AA9"/>
    <w:rsid w:val="00137BC8"/>
    <w:rsid w:val="00137D1B"/>
    <w:rsid w:val="00137D23"/>
    <w:rsid w:val="00137D74"/>
    <w:rsid w:val="00140558"/>
    <w:rsid w:val="00140A63"/>
    <w:rsid w:val="00140B4B"/>
    <w:rsid w:val="00140E47"/>
    <w:rsid w:val="00140F13"/>
    <w:rsid w:val="001417DE"/>
    <w:rsid w:val="00141D3C"/>
    <w:rsid w:val="00141E47"/>
    <w:rsid w:val="00142134"/>
    <w:rsid w:val="00142B3C"/>
    <w:rsid w:val="00142F01"/>
    <w:rsid w:val="001432E2"/>
    <w:rsid w:val="001435B0"/>
    <w:rsid w:val="00143B6B"/>
    <w:rsid w:val="00143BAA"/>
    <w:rsid w:val="00143D78"/>
    <w:rsid w:val="00144205"/>
    <w:rsid w:val="001442EC"/>
    <w:rsid w:val="001444A3"/>
    <w:rsid w:val="00144766"/>
    <w:rsid w:val="0014481C"/>
    <w:rsid w:val="001449D1"/>
    <w:rsid w:val="00144BE3"/>
    <w:rsid w:val="00144D05"/>
    <w:rsid w:val="00144EA8"/>
    <w:rsid w:val="00145510"/>
    <w:rsid w:val="00145A33"/>
    <w:rsid w:val="00145DF0"/>
    <w:rsid w:val="00146D80"/>
    <w:rsid w:val="001470E2"/>
    <w:rsid w:val="0014754B"/>
    <w:rsid w:val="001478A2"/>
    <w:rsid w:val="00147C32"/>
    <w:rsid w:val="00147E55"/>
    <w:rsid w:val="00147FF4"/>
    <w:rsid w:val="001508CA"/>
    <w:rsid w:val="00150939"/>
    <w:rsid w:val="00151C39"/>
    <w:rsid w:val="00152219"/>
    <w:rsid w:val="001522CE"/>
    <w:rsid w:val="00152548"/>
    <w:rsid w:val="00152C7B"/>
    <w:rsid w:val="00153216"/>
    <w:rsid w:val="001532FC"/>
    <w:rsid w:val="00153352"/>
    <w:rsid w:val="00153CF0"/>
    <w:rsid w:val="00153E96"/>
    <w:rsid w:val="00153ED9"/>
    <w:rsid w:val="00154262"/>
    <w:rsid w:val="0015487E"/>
    <w:rsid w:val="001553BA"/>
    <w:rsid w:val="001553C9"/>
    <w:rsid w:val="001555CA"/>
    <w:rsid w:val="001556A2"/>
    <w:rsid w:val="001557B0"/>
    <w:rsid w:val="001557C2"/>
    <w:rsid w:val="001557CC"/>
    <w:rsid w:val="001559F4"/>
    <w:rsid w:val="00155F28"/>
    <w:rsid w:val="00156556"/>
    <w:rsid w:val="00156942"/>
    <w:rsid w:val="00157136"/>
    <w:rsid w:val="0015713F"/>
    <w:rsid w:val="0015729A"/>
    <w:rsid w:val="0015742A"/>
    <w:rsid w:val="001574FE"/>
    <w:rsid w:val="00157607"/>
    <w:rsid w:val="00157D6E"/>
    <w:rsid w:val="00157E27"/>
    <w:rsid w:val="00157ECB"/>
    <w:rsid w:val="0016038E"/>
    <w:rsid w:val="001607D1"/>
    <w:rsid w:val="00160B3D"/>
    <w:rsid w:val="001612C1"/>
    <w:rsid w:val="00161C54"/>
    <w:rsid w:val="00161FB4"/>
    <w:rsid w:val="001622E7"/>
    <w:rsid w:val="00162320"/>
    <w:rsid w:val="00162753"/>
    <w:rsid w:val="00162988"/>
    <w:rsid w:val="00163D1C"/>
    <w:rsid w:val="00163E4E"/>
    <w:rsid w:val="0016415B"/>
    <w:rsid w:val="0016435B"/>
    <w:rsid w:val="00164395"/>
    <w:rsid w:val="001646DA"/>
    <w:rsid w:val="00164847"/>
    <w:rsid w:val="00165BE0"/>
    <w:rsid w:val="00165F3E"/>
    <w:rsid w:val="0016604F"/>
    <w:rsid w:val="00166151"/>
    <w:rsid w:val="001663D6"/>
    <w:rsid w:val="001664C9"/>
    <w:rsid w:val="00166503"/>
    <w:rsid w:val="001668AD"/>
    <w:rsid w:val="0016699F"/>
    <w:rsid w:val="00166D3B"/>
    <w:rsid w:val="00167276"/>
    <w:rsid w:val="001672BE"/>
    <w:rsid w:val="001673F3"/>
    <w:rsid w:val="00167458"/>
    <w:rsid w:val="00167658"/>
    <w:rsid w:val="00170747"/>
    <w:rsid w:val="00170A61"/>
    <w:rsid w:val="00170AD3"/>
    <w:rsid w:val="001717D0"/>
    <w:rsid w:val="00171822"/>
    <w:rsid w:val="0017197C"/>
    <w:rsid w:val="00171BF3"/>
    <w:rsid w:val="00171EE1"/>
    <w:rsid w:val="00172013"/>
    <w:rsid w:val="0017264B"/>
    <w:rsid w:val="00172880"/>
    <w:rsid w:val="00172A0F"/>
    <w:rsid w:val="00172A37"/>
    <w:rsid w:val="00172CC6"/>
    <w:rsid w:val="00172D1C"/>
    <w:rsid w:val="00172FB1"/>
    <w:rsid w:val="0017323A"/>
    <w:rsid w:val="001732A9"/>
    <w:rsid w:val="001733E7"/>
    <w:rsid w:val="00173564"/>
    <w:rsid w:val="00173777"/>
    <w:rsid w:val="00174452"/>
    <w:rsid w:val="001744D6"/>
    <w:rsid w:val="00174BA5"/>
    <w:rsid w:val="00174E93"/>
    <w:rsid w:val="001754B7"/>
    <w:rsid w:val="00175681"/>
    <w:rsid w:val="00175E9B"/>
    <w:rsid w:val="00175F47"/>
    <w:rsid w:val="001764FA"/>
    <w:rsid w:val="001768D7"/>
    <w:rsid w:val="00177898"/>
    <w:rsid w:val="001778E0"/>
    <w:rsid w:val="00177E18"/>
    <w:rsid w:val="001800F4"/>
    <w:rsid w:val="00180750"/>
    <w:rsid w:val="00180C4C"/>
    <w:rsid w:val="00180D31"/>
    <w:rsid w:val="0018112C"/>
    <w:rsid w:val="001811F7"/>
    <w:rsid w:val="001815AF"/>
    <w:rsid w:val="00181999"/>
    <w:rsid w:val="00182849"/>
    <w:rsid w:val="00182A57"/>
    <w:rsid w:val="00182B00"/>
    <w:rsid w:val="00182C54"/>
    <w:rsid w:val="00182F7B"/>
    <w:rsid w:val="00182F7E"/>
    <w:rsid w:val="00183276"/>
    <w:rsid w:val="001837B9"/>
    <w:rsid w:val="00183864"/>
    <w:rsid w:val="00183EFB"/>
    <w:rsid w:val="0018417A"/>
    <w:rsid w:val="001845AA"/>
    <w:rsid w:val="001845D4"/>
    <w:rsid w:val="00184701"/>
    <w:rsid w:val="001847E9"/>
    <w:rsid w:val="001849A0"/>
    <w:rsid w:val="00184E70"/>
    <w:rsid w:val="0018525A"/>
    <w:rsid w:val="0018667E"/>
    <w:rsid w:val="001870B5"/>
    <w:rsid w:val="001877AE"/>
    <w:rsid w:val="00187827"/>
    <w:rsid w:val="0018782B"/>
    <w:rsid w:val="00187874"/>
    <w:rsid w:val="00187DF0"/>
    <w:rsid w:val="00190276"/>
    <w:rsid w:val="001904C8"/>
    <w:rsid w:val="001906F9"/>
    <w:rsid w:val="00190DC3"/>
    <w:rsid w:val="00190DFD"/>
    <w:rsid w:val="00190FD2"/>
    <w:rsid w:val="00191786"/>
    <w:rsid w:val="0019181C"/>
    <w:rsid w:val="00191B3B"/>
    <w:rsid w:val="0019248D"/>
    <w:rsid w:val="001924B8"/>
    <w:rsid w:val="001925B1"/>
    <w:rsid w:val="001926B9"/>
    <w:rsid w:val="00193354"/>
    <w:rsid w:val="001933DD"/>
    <w:rsid w:val="001938B9"/>
    <w:rsid w:val="00193EBE"/>
    <w:rsid w:val="001949AC"/>
    <w:rsid w:val="00194E61"/>
    <w:rsid w:val="00194E85"/>
    <w:rsid w:val="00195787"/>
    <w:rsid w:val="00195906"/>
    <w:rsid w:val="00195D10"/>
    <w:rsid w:val="0019654B"/>
    <w:rsid w:val="00196572"/>
    <w:rsid w:val="00196623"/>
    <w:rsid w:val="0019674C"/>
    <w:rsid w:val="00196789"/>
    <w:rsid w:val="00196BA8"/>
    <w:rsid w:val="0019718A"/>
    <w:rsid w:val="0019782F"/>
    <w:rsid w:val="00197911"/>
    <w:rsid w:val="00197BFE"/>
    <w:rsid w:val="001A035C"/>
    <w:rsid w:val="001A0912"/>
    <w:rsid w:val="001A0919"/>
    <w:rsid w:val="001A0D85"/>
    <w:rsid w:val="001A1021"/>
    <w:rsid w:val="001A104D"/>
    <w:rsid w:val="001A1090"/>
    <w:rsid w:val="001A1739"/>
    <w:rsid w:val="001A1801"/>
    <w:rsid w:val="001A184F"/>
    <w:rsid w:val="001A1F0E"/>
    <w:rsid w:val="001A1FE6"/>
    <w:rsid w:val="001A22D7"/>
    <w:rsid w:val="001A2A7D"/>
    <w:rsid w:val="001A2EED"/>
    <w:rsid w:val="001A316B"/>
    <w:rsid w:val="001A366B"/>
    <w:rsid w:val="001A3AD2"/>
    <w:rsid w:val="001A3E67"/>
    <w:rsid w:val="001A3FC7"/>
    <w:rsid w:val="001A43D9"/>
    <w:rsid w:val="001A4437"/>
    <w:rsid w:val="001A450B"/>
    <w:rsid w:val="001A4520"/>
    <w:rsid w:val="001A4914"/>
    <w:rsid w:val="001A4AB6"/>
    <w:rsid w:val="001A4DD2"/>
    <w:rsid w:val="001A4E3F"/>
    <w:rsid w:val="001A5022"/>
    <w:rsid w:val="001A5657"/>
    <w:rsid w:val="001A5950"/>
    <w:rsid w:val="001A5A3C"/>
    <w:rsid w:val="001A5C94"/>
    <w:rsid w:val="001A5DD0"/>
    <w:rsid w:val="001A5F54"/>
    <w:rsid w:val="001A63B2"/>
    <w:rsid w:val="001A63C7"/>
    <w:rsid w:val="001A66C8"/>
    <w:rsid w:val="001A6C83"/>
    <w:rsid w:val="001A6CA9"/>
    <w:rsid w:val="001A6CBC"/>
    <w:rsid w:val="001A76F0"/>
    <w:rsid w:val="001A7990"/>
    <w:rsid w:val="001A7AB6"/>
    <w:rsid w:val="001A7B45"/>
    <w:rsid w:val="001A7F15"/>
    <w:rsid w:val="001B01AA"/>
    <w:rsid w:val="001B0C30"/>
    <w:rsid w:val="001B0D35"/>
    <w:rsid w:val="001B135B"/>
    <w:rsid w:val="001B14FE"/>
    <w:rsid w:val="001B16CD"/>
    <w:rsid w:val="001B1B64"/>
    <w:rsid w:val="001B2782"/>
    <w:rsid w:val="001B38C1"/>
    <w:rsid w:val="001B3CA5"/>
    <w:rsid w:val="001B4712"/>
    <w:rsid w:val="001B4744"/>
    <w:rsid w:val="001B4798"/>
    <w:rsid w:val="001B4846"/>
    <w:rsid w:val="001B4A71"/>
    <w:rsid w:val="001B4AB3"/>
    <w:rsid w:val="001B4C42"/>
    <w:rsid w:val="001B58E6"/>
    <w:rsid w:val="001B6147"/>
    <w:rsid w:val="001B61A3"/>
    <w:rsid w:val="001B6463"/>
    <w:rsid w:val="001B6709"/>
    <w:rsid w:val="001B69E6"/>
    <w:rsid w:val="001B775D"/>
    <w:rsid w:val="001B79BD"/>
    <w:rsid w:val="001B7A44"/>
    <w:rsid w:val="001B7F60"/>
    <w:rsid w:val="001C01E4"/>
    <w:rsid w:val="001C0AB1"/>
    <w:rsid w:val="001C0B57"/>
    <w:rsid w:val="001C0CDC"/>
    <w:rsid w:val="001C22D3"/>
    <w:rsid w:val="001C2382"/>
    <w:rsid w:val="001C272C"/>
    <w:rsid w:val="001C3221"/>
    <w:rsid w:val="001C33F5"/>
    <w:rsid w:val="001C397B"/>
    <w:rsid w:val="001C39FB"/>
    <w:rsid w:val="001C3EA9"/>
    <w:rsid w:val="001C4169"/>
    <w:rsid w:val="001C48CF"/>
    <w:rsid w:val="001C4A7C"/>
    <w:rsid w:val="001C5B2E"/>
    <w:rsid w:val="001C5D57"/>
    <w:rsid w:val="001C5D60"/>
    <w:rsid w:val="001C655C"/>
    <w:rsid w:val="001C6618"/>
    <w:rsid w:val="001C66C6"/>
    <w:rsid w:val="001C6F57"/>
    <w:rsid w:val="001C7239"/>
    <w:rsid w:val="001C7377"/>
    <w:rsid w:val="001C77EA"/>
    <w:rsid w:val="001C7997"/>
    <w:rsid w:val="001C7B94"/>
    <w:rsid w:val="001C7ED4"/>
    <w:rsid w:val="001C7FCF"/>
    <w:rsid w:val="001D024B"/>
    <w:rsid w:val="001D0708"/>
    <w:rsid w:val="001D0E1A"/>
    <w:rsid w:val="001D0F7C"/>
    <w:rsid w:val="001D1D78"/>
    <w:rsid w:val="001D28FE"/>
    <w:rsid w:val="001D2BC9"/>
    <w:rsid w:val="001D2E80"/>
    <w:rsid w:val="001D3026"/>
    <w:rsid w:val="001D3251"/>
    <w:rsid w:val="001D3F2B"/>
    <w:rsid w:val="001D432D"/>
    <w:rsid w:val="001D464D"/>
    <w:rsid w:val="001D4753"/>
    <w:rsid w:val="001D5155"/>
    <w:rsid w:val="001D527B"/>
    <w:rsid w:val="001D5453"/>
    <w:rsid w:val="001D580C"/>
    <w:rsid w:val="001D5852"/>
    <w:rsid w:val="001D587D"/>
    <w:rsid w:val="001D6841"/>
    <w:rsid w:val="001D6E55"/>
    <w:rsid w:val="001D6F5B"/>
    <w:rsid w:val="001D7046"/>
    <w:rsid w:val="001D7114"/>
    <w:rsid w:val="001D7539"/>
    <w:rsid w:val="001D75DC"/>
    <w:rsid w:val="001E06D6"/>
    <w:rsid w:val="001E0A08"/>
    <w:rsid w:val="001E0C7C"/>
    <w:rsid w:val="001E101E"/>
    <w:rsid w:val="001E11A1"/>
    <w:rsid w:val="001E1211"/>
    <w:rsid w:val="001E137A"/>
    <w:rsid w:val="001E1519"/>
    <w:rsid w:val="001E16AF"/>
    <w:rsid w:val="001E1D71"/>
    <w:rsid w:val="001E22EA"/>
    <w:rsid w:val="001E24DA"/>
    <w:rsid w:val="001E26FC"/>
    <w:rsid w:val="001E27DC"/>
    <w:rsid w:val="001E2A4E"/>
    <w:rsid w:val="001E2B27"/>
    <w:rsid w:val="001E3074"/>
    <w:rsid w:val="001E32C3"/>
    <w:rsid w:val="001E3373"/>
    <w:rsid w:val="001E366B"/>
    <w:rsid w:val="001E3741"/>
    <w:rsid w:val="001E3ACE"/>
    <w:rsid w:val="001E4539"/>
    <w:rsid w:val="001E49A9"/>
    <w:rsid w:val="001E4A4A"/>
    <w:rsid w:val="001E4E2D"/>
    <w:rsid w:val="001E52CF"/>
    <w:rsid w:val="001E53A9"/>
    <w:rsid w:val="001E586A"/>
    <w:rsid w:val="001E5ECB"/>
    <w:rsid w:val="001E63ED"/>
    <w:rsid w:val="001E6B9E"/>
    <w:rsid w:val="001E6CD4"/>
    <w:rsid w:val="001E76CF"/>
    <w:rsid w:val="001E79F1"/>
    <w:rsid w:val="001E7F18"/>
    <w:rsid w:val="001F0101"/>
    <w:rsid w:val="001F0244"/>
    <w:rsid w:val="001F04F6"/>
    <w:rsid w:val="001F0C4C"/>
    <w:rsid w:val="001F0EED"/>
    <w:rsid w:val="001F0F13"/>
    <w:rsid w:val="001F10FB"/>
    <w:rsid w:val="001F16CC"/>
    <w:rsid w:val="001F1AA9"/>
    <w:rsid w:val="001F1CD7"/>
    <w:rsid w:val="001F1F69"/>
    <w:rsid w:val="001F2672"/>
    <w:rsid w:val="001F30A3"/>
    <w:rsid w:val="001F3AA9"/>
    <w:rsid w:val="001F3FE2"/>
    <w:rsid w:val="001F4091"/>
    <w:rsid w:val="001F424D"/>
    <w:rsid w:val="001F4486"/>
    <w:rsid w:val="001F470B"/>
    <w:rsid w:val="001F47BF"/>
    <w:rsid w:val="001F4867"/>
    <w:rsid w:val="001F53D2"/>
    <w:rsid w:val="001F5480"/>
    <w:rsid w:val="001F55C4"/>
    <w:rsid w:val="001F614A"/>
    <w:rsid w:val="001F65D0"/>
    <w:rsid w:val="001F69D7"/>
    <w:rsid w:val="001F74CF"/>
    <w:rsid w:val="001F7812"/>
    <w:rsid w:val="001F7CC0"/>
    <w:rsid w:val="00200786"/>
    <w:rsid w:val="00201544"/>
    <w:rsid w:val="0020169E"/>
    <w:rsid w:val="0020189E"/>
    <w:rsid w:val="00201944"/>
    <w:rsid w:val="00201A27"/>
    <w:rsid w:val="00201DB2"/>
    <w:rsid w:val="002028D8"/>
    <w:rsid w:val="00202966"/>
    <w:rsid w:val="00202A75"/>
    <w:rsid w:val="00202B65"/>
    <w:rsid w:val="00202BCF"/>
    <w:rsid w:val="00203197"/>
    <w:rsid w:val="002031AA"/>
    <w:rsid w:val="002036FE"/>
    <w:rsid w:val="00203DE2"/>
    <w:rsid w:val="00203FEB"/>
    <w:rsid w:val="002040EE"/>
    <w:rsid w:val="0020434A"/>
    <w:rsid w:val="0020440C"/>
    <w:rsid w:val="002045D7"/>
    <w:rsid w:val="00204714"/>
    <w:rsid w:val="00204A15"/>
    <w:rsid w:val="00204CDA"/>
    <w:rsid w:val="00204E19"/>
    <w:rsid w:val="002050A2"/>
    <w:rsid w:val="00205365"/>
    <w:rsid w:val="002053F4"/>
    <w:rsid w:val="002054A0"/>
    <w:rsid w:val="00205892"/>
    <w:rsid w:val="00205952"/>
    <w:rsid w:val="00205A04"/>
    <w:rsid w:val="00205E80"/>
    <w:rsid w:val="00206192"/>
    <w:rsid w:val="00206576"/>
    <w:rsid w:val="0020671B"/>
    <w:rsid w:val="00206786"/>
    <w:rsid w:val="0020696A"/>
    <w:rsid w:val="00206EFC"/>
    <w:rsid w:val="002071CA"/>
    <w:rsid w:val="0020758E"/>
    <w:rsid w:val="00207B18"/>
    <w:rsid w:val="002105F9"/>
    <w:rsid w:val="00210747"/>
    <w:rsid w:val="00210815"/>
    <w:rsid w:val="002109AC"/>
    <w:rsid w:val="00211606"/>
    <w:rsid w:val="00211661"/>
    <w:rsid w:val="00211749"/>
    <w:rsid w:val="002118EA"/>
    <w:rsid w:val="00211A7D"/>
    <w:rsid w:val="00211AF4"/>
    <w:rsid w:val="00211D8E"/>
    <w:rsid w:val="00211DA4"/>
    <w:rsid w:val="00211DDD"/>
    <w:rsid w:val="00212589"/>
    <w:rsid w:val="002129ED"/>
    <w:rsid w:val="00212E5A"/>
    <w:rsid w:val="00213380"/>
    <w:rsid w:val="002134D8"/>
    <w:rsid w:val="00213550"/>
    <w:rsid w:val="00213C69"/>
    <w:rsid w:val="00213C7B"/>
    <w:rsid w:val="002147E2"/>
    <w:rsid w:val="0021494A"/>
    <w:rsid w:val="0021499A"/>
    <w:rsid w:val="00214D30"/>
    <w:rsid w:val="0021503A"/>
    <w:rsid w:val="0021553F"/>
    <w:rsid w:val="002155BE"/>
    <w:rsid w:val="00215892"/>
    <w:rsid w:val="00215D61"/>
    <w:rsid w:val="00215F14"/>
    <w:rsid w:val="00216000"/>
    <w:rsid w:val="002165D6"/>
    <w:rsid w:val="00216753"/>
    <w:rsid w:val="00216974"/>
    <w:rsid w:val="00216FB9"/>
    <w:rsid w:val="002170DC"/>
    <w:rsid w:val="002174ED"/>
    <w:rsid w:val="0021BEF1"/>
    <w:rsid w:val="00220CBC"/>
    <w:rsid w:val="0022126F"/>
    <w:rsid w:val="00221355"/>
    <w:rsid w:val="00221380"/>
    <w:rsid w:val="0022155B"/>
    <w:rsid w:val="002215CD"/>
    <w:rsid w:val="00221B57"/>
    <w:rsid w:val="00221F0D"/>
    <w:rsid w:val="0022212A"/>
    <w:rsid w:val="00222608"/>
    <w:rsid w:val="0022269A"/>
    <w:rsid w:val="00222830"/>
    <w:rsid w:val="00222BB5"/>
    <w:rsid w:val="00223115"/>
    <w:rsid w:val="002232E9"/>
    <w:rsid w:val="00223AFC"/>
    <w:rsid w:val="00224C95"/>
    <w:rsid w:val="00224FED"/>
    <w:rsid w:val="00225020"/>
    <w:rsid w:val="00225239"/>
    <w:rsid w:val="00225726"/>
    <w:rsid w:val="00225756"/>
    <w:rsid w:val="00225AB3"/>
    <w:rsid w:val="00225D3B"/>
    <w:rsid w:val="00226562"/>
    <w:rsid w:val="00226B76"/>
    <w:rsid w:val="00226DF2"/>
    <w:rsid w:val="002277B5"/>
    <w:rsid w:val="002279D8"/>
    <w:rsid w:val="00227F37"/>
    <w:rsid w:val="00227F76"/>
    <w:rsid w:val="00230000"/>
    <w:rsid w:val="00230145"/>
    <w:rsid w:val="00230402"/>
    <w:rsid w:val="00230C37"/>
    <w:rsid w:val="0023135D"/>
    <w:rsid w:val="0023189C"/>
    <w:rsid w:val="002318C2"/>
    <w:rsid w:val="00231961"/>
    <w:rsid w:val="0023196E"/>
    <w:rsid w:val="00231E1E"/>
    <w:rsid w:val="00231F88"/>
    <w:rsid w:val="002323B8"/>
    <w:rsid w:val="002325DF"/>
    <w:rsid w:val="00232702"/>
    <w:rsid w:val="00232AB8"/>
    <w:rsid w:val="00232C9C"/>
    <w:rsid w:val="00233664"/>
    <w:rsid w:val="00233960"/>
    <w:rsid w:val="00233971"/>
    <w:rsid w:val="00233EE7"/>
    <w:rsid w:val="0023441A"/>
    <w:rsid w:val="002349EE"/>
    <w:rsid w:val="00234CD1"/>
    <w:rsid w:val="00234ECC"/>
    <w:rsid w:val="0023504A"/>
    <w:rsid w:val="002353C6"/>
    <w:rsid w:val="002354FD"/>
    <w:rsid w:val="00235A3D"/>
    <w:rsid w:val="002360EE"/>
    <w:rsid w:val="002364F2"/>
    <w:rsid w:val="00236504"/>
    <w:rsid w:val="00236A6D"/>
    <w:rsid w:val="00236AC8"/>
    <w:rsid w:val="00236BEC"/>
    <w:rsid w:val="00236CA1"/>
    <w:rsid w:val="00237721"/>
    <w:rsid w:val="002378B3"/>
    <w:rsid w:val="002379B7"/>
    <w:rsid w:val="002402A4"/>
    <w:rsid w:val="002404FC"/>
    <w:rsid w:val="00240500"/>
    <w:rsid w:val="002406C9"/>
    <w:rsid w:val="0024138C"/>
    <w:rsid w:val="00241422"/>
    <w:rsid w:val="002415DD"/>
    <w:rsid w:val="00241896"/>
    <w:rsid w:val="00241A9D"/>
    <w:rsid w:val="00241FA6"/>
    <w:rsid w:val="00242225"/>
    <w:rsid w:val="002425B3"/>
    <w:rsid w:val="002427CF"/>
    <w:rsid w:val="0024325A"/>
    <w:rsid w:val="002432F7"/>
    <w:rsid w:val="00243545"/>
    <w:rsid w:val="00243BD6"/>
    <w:rsid w:val="002444C5"/>
    <w:rsid w:val="0024509F"/>
    <w:rsid w:val="002451A3"/>
    <w:rsid w:val="0024581B"/>
    <w:rsid w:val="00245B3D"/>
    <w:rsid w:val="00245CB9"/>
    <w:rsid w:val="002462DD"/>
    <w:rsid w:val="0024663A"/>
    <w:rsid w:val="00247232"/>
    <w:rsid w:val="0024744A"/>
    <w:rsid w:val="002475D8"/>
    <w:rsid w:val="00247E08"/>
    <w:rsid w:val="0025057A"/>
    <w:rsid w:val="002507A6"/>
    <w:rsid w:val="00250827"/>
    <w:rsid w:val="0025087B"/>
    <w:rsid w:val="002509D2"/>
    <w:rsid w:val="00250DA1"/>
    <w:rsid w:val="00251316"/>
    <w:rsid w:val="0025169F"/>
    <w:rsid w:val="00251770"/>
    <w:rsid w:val="00251C02"/>
    <w:rsid w:val="00251FAC"/>
    <w:rsid w:val="00252066"/>
    <w:rsid w:val="0025225A"/>
    <w:rsid w:val="00252445"/>
    <w:rsid w:val="00252518"/>
    <w:rsid w:val="00252899"/>
    <w:rsid w:val="00252AF2"/>
    <w:rsid w:val="002530C4"/>
    <w:rsid w:val="002531AB"/>
    <w:rsid w:val="002535CB"/>
    <w:rsid w:val="00253623"/>
    <w:rsid w:val="002537F7"/>
    <w:rsid w:val="00253A4A"/>
    <w:rsid w:val="0025422A"/>
    <w:rsid w:val="00254668"/>
    <w:rsid w:val="00254929"/>
    <w:rsid w:val="00254E6F"/>
    <w:rsid w:val="00255691"/>
    <w:rsid w:val="00255770"/>
    <w:rsid w:val="002558C0"/>
    <w:rsid w:val="00255982"/>
    <w:rsid w:val="00255B85"/>
    <w:rsid w:val="00255C59"/>
    <w:rsid w:val="00256036"/>
    <w:rsid w:val="002560C1"/>
    <w:rsid w:val="0025628C"/>
    <w:rsid w:val="00256510"/>
    <w:rsid w:val="00256C29"/>
    <w:rsid w:val="00256DC6"/>
    <w:rsid w:val="00256E76"/>
    <w:rsid w:val="00257535"/>
    <w:rsid w:val="002575D5"/>
    <w:rsid w:val="00257761"/>
    <w:rsid w:val="0025781D"/>
    <w:rsid w:val="0025788D"/>
    <w:rsid w:val="00257C53"/>
    <w:rsid w:val="00260465"/>
    <w:rsid w:val="00260584"/>
    <w:rsid w:val="00260989"/>
    <w:rsid w:val="00260BEA"/>
    <w:rsid w:val="00260CFE"/>
    <w:rsid w:val="00260D45"/>
    <w:rsid w:val="002612D8"/>
    <w:rsid w:val="002617A7"/>
    <w:rsid w:val="00261A5B"/>
    <w:rsid w:val="00261FC5"/>
    <w:rsid w:val="002621D2"/>
    <w:rsid w:val="0026235F"/>
    <w:rsid w:val="0026247A"/>
    <w:rsid w:val="00262BB8"/>
    <w:rsid w:val="00263449"/>
    <w:rsid w:val="00263D92"/>
    <w:rsid w:val="002640C5"/>
    <w:rsid w:val="002647F8"/>
    <w:rsid w:val="00264D40"/>
    <w:rsid w:val="00264F85"/>
    <w:rsid w:val="00264FB5"/>
    <w:rsid w:val="00265F41"/>
    <w:rsid w:val="0026600B"/>
    <w:rsid w:val="002665CC"/>
    <w:rsid w:val="00266A68"/>
    <w:rsid w:val="00266F4A"/>
    <w:rsid w:val="0026706F"/>
    <w:rsid w:val="0026718D"/>
    <w:rsid w:val="002676EE"/>
    <w:rsid w:val="00267738"/>
    <w:rsid w:val="00267763"/>
    <w:rsid w:val="002700EC"/>
    <w:rsid w:val="00270178"/>
    <w:rsid w:val="00270659"/>
    <w:rsid w:val="0027077A"/>
    <w:rsid w:val="00270E88"/>
    <w:rsid w:val="00270EB3"/>
    <w:rsid w:val="00271658"/>
    <w:rsid w:val="00272351"/>
    <w:rsid w:val="002724C6"/>
    <w:rsid w:val="002730D6"/>
    <w:rsid w:val="0027323D"/>
    <w:rsid w:val="0027328E"/>
    <w:rsid w:val="002737E7"/>
    <w:rsid w:val="00273880"/>
    <w:rsid w:val="00273CDE"/>
    <w:rsid w:val="00273F42"/>
    <w:rsid w:val="00274152"/>
    <w:rsid w:val="0027416D"/>
    <w:rsid w:val="00274836"/>
    <w:rsid w:val="00274D6B"/>
    <w:rsid w:val="002756BE"/>
    <w:rsid w:val="00275790"/>
    <w:rsid w:val="002759FE"/>
    <w:rsid w:val="00275A2A"/>
    <w:rsid w:val="00275B1F"/>
    <w:rsid w:val="00275C7D"/>
    <w:rsid w:val="00276170"/>
    <w:rsid w:val="002762F4"/>
    <w:rsid w:val="00276410"/>
    <w:rsid w:val="0027644B"/>
    <w:rsid w:val="00276527"/>
    <w:rsid w:val="002765F3"/>
    <w:rsid w:val="00276970"/>
    <w:rsid w:val="00276BAE"/>
    <w:rsid w:val="00276BFF"/>
    <w:rsid w:val="00276F94"/>
    <w:rsid w:val="002771DE"/>
    <w:rsid w:val="00277840"/>
    <w:rsid w:val="00277ADF"/>
    <w:rsid w:val="00280502"/>
    <w:rsid w:val="002805F5"/>
    <w:rsid w:val="00280709"/>
    <w:rsid w:val="00280F95"/>
    <w:rsid w:val="002813ED"/>
    <w:rsid w:val="002818FF"/>
    <w:rsid w:val="00281A24"/>
    <w:rsid w:val="00281C2B"/>
    <w:rsid w:val="00282388"/>
    <w:rsid w:val="00282F39"/>
    <w:rsid w:val="00282F64"/>
    <w:rsid w:val="00282FD3"/>
    <w:rsid w:val="0028334D"/>
    <w:rsid w:val="00283593"/>
    <w:rsid w:val="0028387E"/>
    <w:rsid w:val="00283CCA"/>
    <w:rsid w:val="00283E28"/>
    <w:rsid w:val="002843E5"/>
    <w:rsid w:val="00284BEB"/>
    <w:rsid w:val="00284D77"/>
    <w:rsid w:val="00284F46"/>
    <w:rsid w:val="00285101"/>
    <w:rsid w:val="002851C5"/>
    <w:rsid w:val="002857DC"/>
    <w:rsid w:val="00285A73"/>
    <w:rsid w:val="00286498"/>
    <w:rsid w:val="002864F8"/>
    <w:rsid w:val="002866DB"/>
    <w:rsid w:val="00286789"/>
    <w:rsid w:val="00286806"/>
    <w:rsid w:val="002868AD"/>
    <w:rsid w:val="00286C40"/>
    <w:rsid w:val="00286FA2"/>
    <w:rsid w:val="00287CC1"/>
    <w:rsid w:val="00290845"/>
    <w:rsid w:val="002908A3"/>
    <w:rsid w:val="00290B29"/>
    <w:rsid w:val="00290C8E"/>
    <w:rsid w:val="00290F53"/>
    <w:rsid w:val="0029195A"/>
    <w:rsid w:val="00291962"/>
    <w:rsid w:val="0029197D"/>
    <w:rsid w:val="00291B0D"/>
    <w:rsid w:val="00291B1D"/>
    <w:rsid w:val="002920A2"/>
    <w:rsid w:val="002926FE"/>
    <w:rsid w:val="002927F4"/>
    <w:rsid w:val="00292852"/>
    <w:rsid w:val="00292B8A"/>
    <w:rsid w:val="00292D44"/>
    <w:rsid w:val="00292FDD"/>
    <w:rsid w:val="0029313E"/>
    <w:rsid w:val="00293618"/>
    <w:rsid w:val="00293C7C"/>
    <w:rsid w:val="002948F6"/>
    <w:rsid w:val="00294AA3"/>
    <w:rsid w:val="00294B50"/>
    <w:rsid w:val="0029520E"/>
    <w:rsid w:val="002955A2"/>
    <w:rsid w:val="00295B4C"/>
    <w:rsid w:val="00295D6B"/>
    <w:rsid w:val="00295E2B"/>
    <w:rsid w:val="00295FFC"/>
    <w:rsid w:val="0029610B"/>
    <w:rsid w:val="00296377"/>
    <w:rsid w:val="00296593"/>
    <w:rsid w:val="00296874"/>
    <w:rsid w:val="00296F2A"/>
    <w:rsid w:val="00297034"/>
    <w:rsid w:val="0029716F"/>
    <w:rsid w:val="0029717F"/>
    <w:rsid w:val="002977C6"/>
    <w:rsid w:val="00297A14"/>
    <w:rsid w:val="00297E60"/>
    <w:rsid w:val="002A013E"/>
    <w:rsid w:val="002A0237"/>
    <w:rsid w:val="002A0358"/>
    <w:rsid w:val="002A048A"/>
    <w:rsid w:val="002A092D"/>
    <w:rsid w:val="002A0D75"/>
    <w:rsid w:val="002A118C"/>
    <w:rsid w:val="002A14A9"/>
    <w:rsid w:val="002A15CB"/>
    <w:rsid w:val="002A15D9"/>
    <w:rsid w:val="002A231F"/>
    <w:rsid w:val="002A2367"/>
    <w:rsid w:val="002A237B"/>
    <w:rsid w:val="002A23C1"/>
    <w:rsid w:val="002A26D4"/>
    <w:rsid w:val="002A286B"/>
    <w:rsid w:val="002A2BAD"/>
    <w:rsid w:val="002A2EA2"/>
    <w:rsid w:val="002A31B3"/>
    <w:rsid w:val="002A3202"/>
    <w:rsid w:val="002A3243"/>
    <w:rsid w:val="002A3B4C"/>
    <w:rsid w:val="002A3C6E"/>
    <w:rsid w:val="002A3E7E"/>
    <w:rsid w:val="002A3FA5"/>
    <w:rsid w:val="002A4229"/>
    <w:rsid w:val="002A45F5"/>
    <w:rsid w:val="002A4A34"/>
    <w:rsid w:val="002A4E73"/>
    <w:rsid w:val="002A4EEF"/>
    <w:rsid w:val="002A535E"/>
    <w:rsid w:val="002A569A"/>
    <w:rsid w:val="002A5B7C"/>
    <w:rsid w:val="002A5BCD"/>
    <w:rsid w:val="002A603F"/>
    <w:rsid w:val="002A6598"/>
    <w:rsid w:val="002A66E0"/>
    <w:rsid w:val="002A6B59"/>
    <w:rsid w:val="002A772B"/>
    <w:rsid w:val="002A7B4A"/>
    <w:rsid w:val="002A7C96"/>
    <w:rsid w:val="002A7F00"/>
    <w:rsid w:val="002A7F65"/>
    <w:rsid w:val="002A7FA6"/>
    <w:rsid w:val="002B012D"/>
    <w:rsid w:val="002B0613"/>
    <w:rsid w:val="002B089D"/>
    <w:rsid w:val="002B0A22"/>
    <w:rsid w:val="002B0F65"/>
    <w:rsid w:val="002B16E7"/>
    <w:rsid w:val="002B2B02"/>
    <w:rsid w:val="002B3053"/>
    <w:rsid w:val="002B3218"/>
    <w:rsid w:val="002B3281"/>
    <w:rsid w:val="002B3641"/>
    <w:rsid w:val="002B3844"/>
    <w:rsid w:val="002B38BE"/>
    <w:rsid w:val="002B38EC"/>
    <w:rsid w:val="002B3EDA"/>
    <w:rsid w:val="002B47CE"/>
    <w:rsid w:val="002B47FD"/>
    <w:rsid w:val="002B4F76"/>
    <w:rsid w:val="002B506B"/>
    <w:rsid w:val="002B5559"/>
    <w:rsid w:val="002B55F6"/>
    <w:rsid w:val="002B5A46"/>
    <w:rsid w:val="002B5BFC"/>
    <w:rsid w:val="002B5D81"/>
    <w:rsid w:val="002B69F3"/>
    <w:rsid w:val="002B6CD1"/>
    <w:rsid w:val="002B6E84"/>
    <w:rsid w:val="002B6F89"/>
    <w:rsid w:val="002B6FA9"/>
    <w:rsid w:val="002B736E"/>
    <w:rsid w:val="002B7640"/>
    <w:rsid w:val="002B7D59"/>
    <w:rsid w:val="002C02A6"/>
    <w:rsid w:val="002C0437"/>
    <w:rsid w:val="002C0B10"/>
    <w:rsid w:val="002C0CF2"/>
    <w:rsid w:val="002C0E5F"/>
    <w:rsid w:val="002C0EB2"/>
    <w:rsid w:val="002C0F40"/>
    <w:rsid w:val="002C101B"/>
    <w:rsid w:val="002C14A7"/>
    <w:rsid w:val="002C151B"/>
    <w:rsid w:val="002C1520"/>
    <w:rsid w:val="002C1751"/>
    <w:rsid w:val="002C17C5"/>
    <w:rsid w:val="002C1AF1"/>
    <w:rsid w:val="002C1CC8"/>
    <w:rsid w:val="002C1D5F"/>
    <w:rsid w:val="002C2BD5"/>
    <w:rsid w:val="002C2FC6"/>
    <w:rsid w:val="002C30B2"/>
    <w:rsid w:val="002C32EF"/>
    <w:rsid w:val="002C33E4"/>
    <w:rsid w:val="002C36F4"/>
    <w:rsid w:val="002C3985"/>
    <w:rsid w:val="002C398E"/>
    <w:rsid w:val="002C3A22"/>
    <w:rsid w:val="002C3B34"/>
    <w:rsid w:val="002C41F9"/>
    <w:rsid w:val="002C439C"/>
    <w:rsid w:val="002C4874"/>
    <w:rsid w:val="002C495C"/>
    <w:rsid w:val="002C49C8"/>
    <w:rsid w:val="002C51B5"/>
    <w:rsid w:val="002C5B3C"/>
    <w:rsid w:val="002C5B69"/>
    <w:rsid w:val="002C5CE0"/>
    <w:rsid w:val="002C604D"/>
    <w:rsid w:val="002C60CA"/>
    <w:rsid w:val="002C644F"/>
    <w:rsid w:val="002C65C6"/>
    <w:rsid w:val="002C65E8"/>
    <w:rsid w:val="002C66D2"/>
    <w:rsid w:val="002C6D09"/>
    <w:rsid w:val="002C6D9B"/>
    <w:rsid w:val="002C6F9E"/>
    <w:rsid w:val="002C7037"/>
    <w:rsid w:val="002C74EB"/>
    <w:rsid w:val="002C7BD0"/>
    <w:rsid w:val="002D0194"/>
    <w:rsid w:val="002D02E2"/>
    <w:rsid w:val="002D09B1"/>
    <w:rsid w:val="002D1106"/>
    <w:rsid w:val="002D1649"/>
    <w:rsid w:val="002D1875"/>
    <w:rsid w:val="002D191E"/>
    <w:rsid w:val="002D1F0F"/>
    <w:rsid w:val="002D1FBD"/>
    <w:rsid w:val="002D23BB"/>
    <w:rsid w:val="002D2904"/>
    <w:rsid w:val="002D2AAA"/>
    <w:rsid w:val="002D2C6D"/>
    <w:rsid w:val="002D2CA7"/>
    <w:rsid w:val="002D31D2"/>
    <w:rsid w:val="002D37D6"/>
    <w:rsid w:val="002D3ACA"/>
    <w:rsid w:val="002D3CC6"/>
    <w:rsid w:val="002D3CF3"/>
    <w:rsid w:val="002D3D1A"/>
    <w:rsid w:val="002D3D67"/>
    <w:rsid w:val="002D4013"/>
    <w:rsid w:val="002D4476"/>
    <w:rsid w:val="002D447D"/>
    <w:rsid w:val="002D46C8"/>
    <w:rsid w:val="002D4986"/>
    <w:rsid w:val="002D4B4A"/>
    <w:rsid w:val="002D53B3"/>
    <w:rsid w:val="002D558C"/>
    <w:rsid w:val="002D5704"/>
    <w:rsid w:val="002D59A3"/>
    <w:rsid w:val="002D621F"/>
    <w:rsid w:val="002D6554"/>
    <w:rsid w:val="002D6978"/>
    <w:rsid w:val="002D6E5D"/>
    <w:rsid w:val="002D707C"/>
    <w:rsid w:val="002D7798"/>
    <w:rsid w:val="002D79A1"/>
    <w:rsid w:val="002D79B2"/>
    <w:rsid w:val="002D79B8"/>
    <w:rsid w:val="002D7C5B"/>
    <w:rsid w:val="002D7D34"/>
    <w:rsid w:val="002E05B1"/>
    <w:rsid w:val="002E05E1"/>
    <w:rsid w:val="002E074A"/>
    <w:rsid w:val="002E0825"/>
    <w:rsid w:val="002E0F57"/>
    <w:rsid w:val="002E10D7"/>
    <w:rsid w:val="002E1592"/>
    <w:rsid w:val="002E180F"/>
    <w:rsid w:val="002E1A6E"/>
    <w:rsid w:val="002E1EAA"/>
    <w:rsid w:val="002E2328"/>
    <w:rsid w:val="002E25BE"/>
    <w:rsid w:val="002E25EF"/>
    <w:rsid w:val="002E3271"/>
    <w:rsid w:val="002E328C"/>
    <w:rsid w:val="002E3454"/>
    <w:rsid w:val="002E4131"/>
    <w:rsid w:val="002E4169"/>
    <w:rsid w:val="002E426B"/>
    <w:rsid w:val="002E5257"/>
    <w:rsid w:val="002E5493"/>
    <w:rsid w:val="002E571A"/>
    <w:rsid w:val="002E5918"/>
    <w:rsid w:val="002E5E77"/>
    <w:rsid w:val="002E5F8D"/>
    <w:rsid w:val="002E6319"/>
    <w:rsid w:val="002E675B"/>
    <w:rsid w:val="002E67E6"/>
    <w:rsid w:val="002E68BC"/>
    <w:rsid w:val="002E6DFE"/>
    <w:rsid w:val="002E7068"/>
    <w:rsid w:val="002E7167"/>
    <w:rsid w:val="002E78A8"/>
    <w:rsid w:val="002E7A55"/>
    <w:rsid w:val="002E7D03"/>
    <w:rsid w:val="002E7F69"/>
    <w:rsid w:val="002E7FE1"/>
    <w:rsid w:val="002F0053"/>
    <w:rsid w:val="002F0895"/>
    <w:rsid w:val="002F0BFD"/>
    <w:rsid w:val="002F158E"/>
    <w:rsid w:val="002F16E9"/>
    <w:rsid w:val="002F230B"/>
    <w:rsid w:val="002F2D9A"/>
    <w:rsid w:val="002F36F4"/>
    <w:rsid w:val="002F3BC7"/>
    <w:rsid w:val="002F3D6A"/>
    <w:rsid w:val="002F4032"/>
    <w:rsid w:val="002F4097"/>
    <w:rsid w:val="002F4132"/>
    <w:rsid w:val="002F43A2"/>
    <w:rsid w:val="002F4667"/>
    <w:rsid w:val="002F47AA"/>
    <w:rsid w:val="002F484D"/>
    <w:rsid w:val="002F4999"/>
    <w:rsid w:val="002F4EF8"/>
    <w:rsid w:val="002F57CB"/>
    <w:rsid w:val="002F5C07"/>
    <w:rsid w:val="002F6629"/>
    <w:rsid w:val="002F6753"/>
    <w:rsid w:val="002F67F6"/>
    <w:rsid w:val="002F6887"/>
    <w:rsid w:val="002F6CA7"/>
    <w:rsid w:val="002F6E95"/>
    <w:rsid w:val="002F6FA0"/>
    <w:rsid w:val="002F709A"/>
    <w:rsid w:val="002F70FC"/>
    <w:rsid w:val="002F711F"/>
    <w:rsid w:val="002F7340"/>
    <w:rsid w:val="002F788A"/>
    <w:rsid w:val="002F78C3"/>
    <w:rsid w:val="002F79BF"/>
    <w:rsid w:val="002F7A8F"/>
    <w:rsid w:val="002F7E4C"/>
    <w:rsid w:val="00300302"/>
    <w:rsid w:val="00300393"/>
    <w:rsid w:val="00300868"/>
    <w:rsid w:val="003008A0"/>
    <w:rsid w:val="00300C8F"/>
    <w:rsid w:val="00300D40"/>
    <w:rsid w:val="00300DD2"/>
    <w:rsid w:val="00301206"/>
    <w:rsid w:val="00301443"/>
    <w:rsid w:val="003023C2"/>
    <w:rsid w:val="003024AA"/>
    <w:rsid w:val="0030253A"/>
    <w:rsid w:val="00302A9C"/>
    <w:rsid w:val="00302B8A"/>
    <w:rsid w:val="00302BA2"/>
    <w:rsid w:val="00302F54"/>
    <w:rsid w:val="00303108"/>
    <w:rsid w:val="003035FD"/>
    <w:rsid w:val="00303FB5"/>
    <w:rsid w:val="0030402A"/>
    <w:rsid w:val="003048AE"/>
    <w:rsid w:val="00304F33"/>
    <w:rsid w:val="00305715"/>
    <w:rsid w:val="00305CE4"/>
    <w:rsid w:val="00305F14"/>
    <w:rsid w:val="00305F29"/>
    <w:rsid w:val="003065EC"/>
    <w:rsid w:val="00306671"/>
    <w:rsid w:val="00306EC7"/>
    <w:rsid w:val="00310043"/>
    <w:rsid w:val="00310630"/>
    <w:rsid w:val="003106F9"/>
    <w:rsid w:val="00310711"/>
    <w:rsid w:val="00310BAA"/>
    <w:rsid w:val="00310C60"/>
    <w:rsid w:val="00311202"/>
    <w:rsid w:val="0031122D"/>
    <w:rsid w:val="003114EA"/>
    <w:rsid w:val="00311605"/>
    <w:rsid w:val="00311636"/>
    <w:rsid w:val="00311DA2"/>
    <w:rsid w:val="0031247C"/>
    <w:rsid w:val="0031308E"/>
    <w:rsid w:val="003133B4"/>
    <w:rsid w:val="003136A1"/>
    <w:rsid w:val="00313CC2"/>
    <w:rsid w:val="00314296"/>
    <w:rsid w:val="00314718"/>
    <w:rsid w:val="00314E41"/>
    <w:rsid w:val="00314E56"/>
    <w:rsid w:val="00314FA6"/>
    <w:rsid w:val="00315106"/>
    <w:rsid w:val="00315533"/>
    <w:rsid w:val="00315659"/>
    <w:rsid w:val="00316304"/>
    <w:rsid w:val="003165DC"/>
    <w:rsid w:val="003166EB"/>
    <w:rsid w:val="00316912"/>
    <w:rsid w:val="003169FA"/>
    <w:rsid w:val="00316B5F"/>
    <w:rsid w:val="00316CA7"/>
    <w:rsid w:val="00316DE8"/>
    <w:rsid w:val="00316E14"/>
    <w:rsid w:val="00317023"/>
    <w:rsid w:val="003171BA"/>
    <w:rsid w:val="00317371"/>
    <w:rsid w:val="003173A3"/>
    <w:rsid w:val="00317406"/>
    <w:rsid w:val="00317573"/>
    <w:rsid w:val="00317592"/>
    <w:rsid w:val="00317CAF"/>
    <w:rsid w:val="00317E87"/>
    <w:rsid w:val="00317EE2"/>
    <w:rsid w:val="00317FE3"/>
    <w:rsid w:val="003201E0"/>
    <w:rsid w:val="003202AD"/>
    <w:rsid w:val="003205FB"/>
    <w:rsid w:val="00320720"/>
    <w:rsid w:val="00320D9B"/>
    <w:rsid w:val="00320EC0"/>
    <w:rsid w:val="00321525"/>
    <w:rsid w:val="00321856"/>
    <w:rsid w:val="00321A31"/>
    <w:rsid w:val="00321C9F"/>
    <w:rsid w:val="00321CFF"/>
    <w:rsid w:val="0032231D"/>
    <w:rsid w:val="0032277F"/>
    <w:rsid w:val="0032328B"/>
    <w:rsid w:val="003234DE"/>
    <w:rsid w:val="00323701"/>
    <w:rsid w:val="003237B4"/>
    <w:rsid w:val="00323826"/>
    <w:rsid w:val="00323D14"/>
    <w:rsid w:val="00324208"/>
    <w:rsid w:val="00324213"/>
    <w:rsid w:val="00325104"/>
    <w:rsid w:val="003252AF"/>
    <w:rsid w:val="0032552D"/>
    <w:rsid w:val="003258A1"/>
    <w:rsid w:val="00326630"/>
    <w:rsid w:val="003268B8"/>
    <w:rsid w:val="0032694A"/>
    <w:rsid w:val="003269C0"/>
    <w:rsid w:val="00326BBC"/>
    <w:rsid w:val="003270FD"/>
    <w:rsid w:val="0032713F"/>
    <w:rsid w:val="003271A4"/>
    <w:rsid w:val="00327366"/>
    <w:rsid w:val="00327378"/>
    <w:rsid w:val="00327B25"/>
    <w:rsid w:val="00327C46"/>
    <w:rsid w:val="00330191"/>
    <w:rsid w:val="0033035E"/>
    <w:rsid w:val="00330EE2"/>
    <w:rsid w:val="00330FD4"/>
    <w:rsid w:val="0033152D"/>
    <w:rsid w:val="003317BF"/>
    <w:rsid w:val="00331D1D"/>
    <w:rsid w:val="003321B7"/>
    <w:rsid w:val="003321DF"/>
    <w:rsid w:val="00332535"/>
    <w:rsid w:val="0033289D"/>
    <w:rsid w:val="00332925"/>
    <w:rsid w:val="0033326D"/>
    <w:rsid w:val="003336FE"/>
    <w:rsid w:val="00333B14"/>
    <w:rsid w:val="00333D20"/>
    <w:rsid w:val="00333D3B"/>
    <w:rsid w:val="003349F1"/>
    <w:rsid w:val="00334F36"/>
    <w:rsid w:val="00335219"/>
    <w:rsid w:val="00335246"/>
    <w:rsid w:val="00335400"/>
    <w:rsid w:val="003355CA"/>
    <w:rsid w:val="003357FA"/>
    <w:rsid w:val="00335926"/>
    <w:rsid w:val="003360E0"/>
    <w:rsid w:val="003363F7"/>
    <w:rsid w:val="00336723"/>
    <w:rsid w:val="00336A60"/>
    <w:rsid w:val="00336D59"/>
    <w:rsid w:val="003376F5"/>
    <w:rsid w:val="00340012"/>
    <w:rsid w:val="0034020F"/>
    <w:rsid w:val="0034030D"/>
    <w:rsid w:val="003407C6"/>
    <w:rsid w:val="00340AB1"/>
    <w:rsid w:val="00340E15"/>
    <w:rsid w:val="00340F24"/>
    <w:rsid w:val="0034130B"/>
    <w:rsid w:val="00341467"/>
    <w:rsid w:val="003419C5"/>
    <w:rsid w:val="00341F2F"/>
    <w:rsid w:val="0034218E"/>
    <w:rsid w:val="003423F5"/>
    <w:rsid w:val="00342551"/>
    <w:rsid w:val="00342848"/>
    <w:rsid w:val="0034298D"/>
    <w:rsid w:val="00342C1A"/>
    <w:rsid w:val="00343531"/>
    <w:rsid w:val="00343774"/>
    <w:rsid w:val="003437F4"/>
    <w:rsid w:val="00343C7D"/>
    <w:rsid w:val="00343CB2"/>
    <w:rsid w:val="00343D44"/>
    <w:rsid w:val="00343D47"/>
    <w:rsid w:val="00344195"/>
    <w:rsid w:val="003441E5"/>
    <w:rsid w:val="00344468"/>
    <w:rsid w:val="003447E1"/>
    <w:rsid w:val="003447F8"/>
    <w:rsid w:val="0034497F"/>
    <w:rsid w:val="003452C8"/>
    <w:rsid w:val="00345444"/>
    <w:rsid w:val="0034566D"/>
    <w:rsid w:val="00345684"/>
    <w:rsid w:val="00345860"/>
    <w:rsid w:val="00345B26"/>
    <w:rsid w:val="00345D56"/>
    <w:rsid w:val="00345DE0"/>
    <w:rsid w:val="003462D6"/>
    <w:rsid w:val="0034673A"/>
    <w:rsid w:val="00346F32"/>
    <w:rsid w:val="00346FC0"/>
    <w:rsid w:val="0034721B"/>
    <w:rsid w:val="003473D5"/>
    <w:rsid w:val="00347453"/>
    <w:rsid w:val="00347BD7"/>
    <w:rsid w:val="00347D32"/>
    <w:rsid w:val="00347F30"/>
    <w:rsid w:val="003504AA"/>
    <w:rsid w:val="0035058C"/>
    <w:rsid w:val="00350697"/>
    <w:rsid w:val="00350BB6"/>
    <w:rsid w:val="00351148"/>
    <w:rsid w:val="00351206"/>
    <w:rsid w:val="003516A0"/>
    <w:rsid w:val="00351B93"/>
    <w:rsid w:val="00351CBB"/>
    <w:rsid w:val="003524EF"/>
    <w:rsid w:val="00353104"/>
    <w:rsid w:val="003532F3"/>
    <w:rsid w:val="00353354"/>
    <w:rsid w:val="00353681"/>
    <w:rsid w:val="0035374E"/>
    <w:rsid w:val="00353DAC"/>
    <w:rsid w:val="00353E9F"/>
    <w:rsid w:val="003541F4"/>
    <w:rsid w:val="00354B65"/>
    <w:rsid w:val="00354C1F"/>
    <w:rsid w:val="00354CF2"/>
    <w:rsid w:val="00355011"/>
    <w:rsid w:val="003550CC"/>
    <w:rsid w:val="00355152"/>
    <w:rsid w:val="00355837"/>
    <w:rsid w:val="00355D2B"/>
    <w:rsid w:val="00356051"/>
    <w:rsid w:val="00356270"/>
    <w:rsid w:val="00356422"/>
    <w:rsid w:val="0035660F"/>
    <w:rsid w:val="00357105"/>
    <w:rsid w:val="003601CF"/>
    <w:rsid w:val="003603BF"/>
    <w:rsid w:val="003604EA"/>
    <w:rsid w:val="003608B1"/>
    <w:rsid w:val="00360CD3"/>
    <w:rsid w:val="00361868"/>
    <w:rsid w:val="00362360"/>
    <w:rsid w:val="00362DE3"/>
    <w:rsid w:val="00362E88"/>
    <w:rsid w:val="00363021"/>
    <w:rsid w:val="00363668"/>
    <w:rsid w:val="0036373B"/>
    <w:rsid w:val="003637B6"/>
    <w:rsid w:val="00363A48"/>
    <w:rsid w:val="00363B69"/>
    <w:rsid w:val="00363C58"/>
    <w:rsid w:val="00363FB4"/>
    <w:rsid w:val="00364024"/>
    <w:rsid w:val="00364187"/>
    <w:rsid w:val="0036475E"/>
    <w:rsid w:val="00365014"/>
    <w:rsid w:val="0036528B"/>
    <w:rsid w:val="00365463"/>
    <w:rsid w:val="0036557A"/>
    <w:rsid w:val="00365BFF"/>
    <w:rsid w:val="00365F00"/>
    <w:rsid w:val="00366221"/>
    <w:rsid w:val="003662E1"/>
    <w:rsid w:val="0036639B"/>
    <w:rsid w:val="00366407"/>
    <w:rsid w:val="00366D87"/>
    <w:rsid w:val="00366F51"/>
    <w:rsid w:val="003674EE"/>
    <w:rsid w:val="00367555"/>
    <w:rsid w:val="003675F5"/>
    <w:rsid w:val="00367839"/>
    <w:rsid w:val="00367C4E"/>
    <w:rsid w:val="00367D2E"/>
    <w:rsid w:val="00370058"/>
    <w:rsid w:val="003700AE"/>
    <w:rsid w:val="0037057C"/>
    <w:rsid w:val="00370C88"/>
    <w:rsid w:val="00370E3B"/>
    <w:rsid w:val="00371019"/>
    <w:rsid w:val="003718B9"/>
    <w:rsid w:val="00371E6E"/>
    <w:rsid w:val="00371F7F"/>
    <w:rsid w:val="0037203D"/>
    <w:rsid w:val="003722DC"/>
    <w:rsid w:val="0037269C"/>
    <w:rsid w:val="00372AF9"/>
    <w:rsid w:val="00372B98"/>
    <w:rsid w:val="00373581"/>
    <w:rsid w:val="00373B53"/>
    <w:rsid w:val="00373B7F"/>
    <w:rsid w:val="00373CD0"/>
    <w:rsid w:val="00373FDF"/>
    <w:rsid w:val="003745C6"/>
    <w:rsid w:val="003749B4"/>
    <w:rsid w:val="00374BEB"/>
    <w:rsid w:val="00375840"/>
    <w:rsid w:val="00375ADB"/>
    <w:rsid w:val="00376B1B"/>
    <w:rsid w:val="00376EE0"/>
    <w:rsid w:val="00377379"/>
    <w:rsid w:val="00377711"/>
    <w:rsid w:val="00377800"/>
    <w:rsid w:val="00377898"/>
    <w:rsid w:val="00377B88"/>
    <w:rsid w:val="00377CBD"/>
    <w:rsid w:val="00377CE0"/>
    <w:rsid w:val="003804C6"/>
    <w:rsid w:val="00380D5B"/>
    <w:rsid w:val="00380EA6"/>
    <w:rsid w:val="00381242"/>
    <w:rsid w:val="003816ED"/>
    <w:rsid w:val="00381A9C"/>
    <w:rsid w:val="00381AD7"/>
    <w:rsid w:val="00381CAE"/>
    <w:rsid w:val="00382167"/>
    <w:rsid w:val="003825CC"/>
    <w:rsid w:val="00382E8C"/>
    <w:rsid w:val="00384093"/>
    <w:rsid w:val="003841B3"/>
    <w:rsid w:val="00384557"/>
    <w:rsid w:val="003846A6"/>
    <w:rsid w:val="00384F92"/>
    <w:rsid w:val="003853CF"/>
    <w:rsid w:val="00385476"/>
    <w:rsid w:val="00385AA7"/>
    <w:rsid w:val="00385B38"/>
    <w:rsid w:val="00385CD3"/>
    <w:rsid w:val="00385D4D"/>
    <w:rsid w:val="00386DFC"/>
    <w:rsid w:val="00386F6F"/>
    <w:rsid w:val="00386FAB"/>
    <w:rsid w:val="003871BE"/>
    <w:rsid w:val="00387564"/>
    <w:rsid w:val="003878D2"/>
    <w:rsid w:val="00387900"/>
    <w:rsid w:val="00387F32"/>
    <w:rsid w:val="00387F3C"/>
    <w:rsid w:val="00390041"/>
    <w:rsid w:val="003904F1"/>
    <w:rsid w:val="003905A5"/>
    <w:rsid w:val="00390D4A"/>
    <w:rsid w:val="00390E18"/>
    <w:rsid w:val="003911E3"/>
    <w:rsid w:val="00392108"/>
    <w:rsid w:val="003921FC"/>
    <w:rsid w:val="0039286C"/>
    <w:rsid w:val="00392CD1"/>
    <w:rsid w:val="00392E8E"/>
    <w:rsid w:val="00393408"/>
    <w:rsid w:val="00393468"/>
    <w:rsid w:val="00393E87"/>
    <w:rsid w:val="00394093"/>
    <w:rsid w:val="00394567"/>
    <w:rsid w:val="00394757"/>
    <w:rsid w:val="003948F2"/>
    <w:rsid w:val="00394C0C"/>
    <w:rsid w:val="00394D25"/>
    <w:rsid w:val="00394DDA"/>
    <w:rsid w:val="00394ED1"/>
    <w:rsid w:val="0039524A"/>
    <w:rsid w:val="003954E5"/>
    <w:rsid w:val="0039587C"/>
    <w:rsid w:val="00395C7D"/>
    <w:rsid w:val="003962CA"/>
    <w:rsid w:val="00396644"/>
    <w:rsid w:val="003968D4"/>
    <w:rsid w:val="00396A52"/>
    <w:rsid w:val="00396F1B"/>
    <w:rsid w:val="00396F73"/>
    <w:rsid w:val="003A02CF"/>
    <w:rsid w:val="003A08A6"/>
    <w:rsid w:val="003A0918"/>
    <w:rsid w:val="003A0D71"/>
    <w:rsid w:val="003A1139"/>
    <w:rsid w:val="003A11A8"/>
    <w:rsid w:val="003A1F94"/>
    <w:rsid w:val="003A232C"/>
    <w:rsid w:val="003A3040"/>
    <w:rsid w:val="003A361C"/>
    <w:rsid w:val="003A3644"/>
    <w:rsid w:val="003A3BCB"/>
    <w:rsid w:val="003A4022"/>
    <w:rsid w:val="003A433A"/>
    <w:rsid w:val="003A47B0"/>
    <w:rsid w:val="003A52CF"/>
    <w:rsid w:val="003A5348"/>
    <w:rsid w:val="003A5876"/>
    <w:rsid w:val="003A5A76"/>
    <w:rsid w:val="003A5C5B"/>
    <w:rsid w:val="003A5D50"/>
    <w:rsid w:val="003A6AB3"/>
    <w:rsid w:val="003A7038"/>
    <w:rsid w:val="003A7084"/>
    <w:rsid w:val="003A70EF"/>
    <w:rsid w:val="003A747A"/>
    <w:rsid w:val="003A7800"/>
    <w:rsid w:val="003B00A0"/>
    <w:rsid w:val="003B072D"/>
    <w:rsid w:val="003B0B72"/>
    <w:rsid w:val="003B0EB0"/>
    <w:rsid w:val="003B15B9"/>
    <w:rsid w:val="003B230B"/>
    <w:rsid w:val="003B2511"/>
    <w:rsid w:val="003B28B9"/>
    <w:rsid w:val="003B2955"/>
    <w:rsid w:val="003B2E35"/>
    <w:rsid w:val="003B2E52"/>
    <w:rsid w:val="003B34AD"/>
    <w:rsid w:val="003B42D6"/>
    <w:rsid w:val="003B44DE"/>
    <w:rsid w:val="003B479A"/>
    <w:rsid w:val="003B47AB"/>
    <w:rsid w:val="003B5336"/>
    <w:rsid w:val="003B53AB"/>
    <w:rsid w:val="003B5708"/>
    <w:rsid w:val="003B5A67"/>
    <w:rsid w:val="003B5C4F"/>
    <w:rsid w:val="003B5C74"/>
    <w:rsid w:val="003B5FE9"/>
    <w:rsid w:val="003B6130"/>
    <w:rsid w:val="003B63C2"/>
    <w:rsid w:val="003B687D"/>
    <w:rsid w:val="003B68AC"/>
    <w:rsid w:val="003B7115"/>
    <w:rsid w:val="003B763C"/>
    <w:rsid w:val="003B7874"/>
    <w:rsid w:val="003B7E53"/>
    <w:rsid w:val="003B7F37"/>
    <w:rsid w:val="003C0146"/>
    <w:rsid w:val="003C015C"/>
    <w:rsid w:val="003C019A"/>
    <w:rsid w:val="003C06DE"/>
    <w:rsid w:val="003C0FB1"/>
    <w:rsid w:val="003C122D"/>
    <w:rsid w:val="003C14A9"/>
    <w:rsid w:val="003C16C2"/>
    <w:rsid w:val="003C1922"/>
    <w:rsid w:val="003C1AB2"/>
    <w:rsid w:val="003C1E2A"/>
    <w:rsid w:val="003C28B3"/>
    <w:rsid w:val="003C2EDC"/>
    <w:rsid w:val="003C349B"/>
    <w:rsid w:val="003C3EE8"/>
    <w:rsid w:val="003C437D"/>
    <w:rsid w:val="003C43F8"/>
    <w:rsid w:val="003C454F"/>
    <w:rsid w:val="003C4AF3"/>
    <w:rsid w:val="003C4B4C"/>
    <w:rsid w:val="003C4DB2"/>
    <w:rsid w:val="003C4E19"/>
    <w:rsid w:val="003C5113"/>
    <w:rsid w:val="003C524C"/>
    <w:rsid w:val="003C571F"/>
    <w:rsid w:val="003C575F"/>
    <w:rsid w:val="003C5A08"/>
    <w:rsid w:val="003C5A5A"/>
    <w:rsid w:val="003C623B"/>
    <w:rsid w:val="003C687F"/>
    <w:rsid w:val="003C68CB"/>
    <w:rsid w:val="003C6B86"/>
    <w:rsid w:val="003C6B9D"/>
    <w:rsid w:val="003C6CB4"/>
    <w:rsid w:val="003C6EB7"/>
    <w:rsid w:val="003C72E0"/>
    <w:rsid w:val="003C790D"/>
    <w:rsid w:val="003C7BF7"/>
    <w:rsid w:val="003C7E44"/>
    <w:rsid w:val="003C7E95"/>
    <w:rsid w:val="003D0579"/>
    <w:rsid w:val="003D0E17"/>
    <w:rsid w:val="003D15E2"/>
    <w:rsid w:val="003D1A08"/>
    <w:rsid w:val="003D1C93"/>
    <w:rsid w:val="003D1E35"/>
    <w:rsid w:val="003D200F"/>
    <w:rsid w:val="003D24AC"/>
    <w:rsid w:val="003D280F"/>
    <w:rsid w:val="003D2B02"/>
    <w:rsid w:val="003D2BD2"/>
    <w:rsid w:val="003D31E9"/>
    <w:rsid w:val="003D36C6"/>
    <w:rsid w:val="003D3995"/>
    <w:rsid w:val="003D3B86"/>
    <w:rsid w:val="003D3DBE"/>
    <w:rsid w:val="003D417F"/>
    <w:rsid w:val="003D44EC"/>
    <w:rsid w:val="003D474B"/>
    <w:rsid w:val="003D62C9"/>
    <w:rsid w:val="003D66F4"/>
    <w:rsid w:val="003D7246"/>
    <w:rsid w:val="003D7A4B"/>
    <w:rsid w:val="003D7F22"/>
    <w:rsid w:val="003E0B20"/>
    <w:rsid w:val="003E0DF0"/>
    <w:rsid w:val="003E0EAD"/>
    <w:rsid w:val="003E1063"/>
    <w:rsid w:val="003E11A9"/>
    <w:rsid w:val="003E1A41"/>
    <w:rsid w:val="003E1F6B"/>
    <w:rsid w:val="003E2041"/>
    <w:rsid w:val="003E2100"/>
    <w:rsid w:val="003E21FA"/>
    <w:rsid w:val="003E2836"/>
    <w:rsid w:val="003E2CE9"/>
    <w:rsid w:val="003E2EE1"/>
    <w:rsid w:val="003E2F27"/>
    <w:rsid w:val="003E3DB4"/>
    <w:rsid w:val="003E3FA4"/>
    <w:rsid w:val="003E424E"/>
    <w:rsid w:val="003E55C4"/>
    <w:rsid w:val="003E5C31"/>
    <w:rsid w:val="003E6159"/>
    <w:rsid w:val="003E67E4"/>
    <w:rsid w:val="003E6958"/>
    <w:rsid w:val="003E6993"/>
    <w:rsid w:val="003E6BC6"/>
    <w:rsid w:val="003E6E86"/>
    <w:rsid w:val="003E70A9"/>
    <w:rsid w:val="003E7202"/>
    <w:rsid w:val="003E72BA"/>
    <w:rsid w:val="003E7711"/>
    <w:rsid w:val="003E7C5B"/>
    <w:rsid w:val="003E7E8C"/>
    <w:rsid w:val="003F0197"/>
    <w:rsid w:val="003F0449"/>
    <w:rsid w:val="003F0D43"/>
    <w:rsid w:val="003F156B"/>
    <w:rsid w:val="003F1973"/>
    <w:rsid w:val="003F1F70"/>
    <w:rsid w:val="003F20FE"/>
    <w:rsid w:val="003F2512"/>
    <w:rsid w:val="003F25DF"/>
    <w:rsid w:val="003F28EE"/>
    <w:rsid w:val="003F2CA4"/>
    <w:rsid w:val="003F3699"/>
    <w:rsid w:val="003F3C7A"/>
    <w:rsid w:val="003F42A1"/>
    <w:rsid w:val="003F438B"/>
    <w:rsid w:val="003F471F"/>
    <w:rsid w:val="003F4767"/>
    <w:rsid w:val="003F489E"/>
    <w:rsid w:val="003F4A11"/>
    <w:rsid w:val="003F4CEA"/>
    <w:rsid w:val="003F4CFE"/>
    <w:rsid w:val="003F4E68"/>
    <w:rsid w:val="003F50EF"/>
    <w:rsid w:val="003F551F"/>
    <w:rsid w:val="003F5764"/>
    <w:rsid w:val="003F5A60"/>
    <w:rsid w:val="003F5DEB"/>
    <w:rsid w:val="003F5EA8"/>
    <w:rsid w:val="003F5F65"/>
    <w:rsid w:val="003F606E"/>
    <w:rsid w:val="003F6442"/>
    <w:rsid w:val="003F6599"/>
    <w:rsid w:val="003F6B17"/>
    <w:rsid w:val="003F7098"/>
    <w:rsid w:val="003F7BB4"/>
    <w:rsid w:val="003F7D7D"/>
    <w:rsid w:val="00400287"/>
    <w:rsid w:val="00400982"/>
    <w:rsid w:val="00400C8F"/>
    <w:rsid w:val="00401675"/>
    <w:rsid w:val="004019A9"/>
    <w:rsid w:val="00401DC9"/>
    <w:rsid w:val="0040218A"/>
    <w:rsid w:val="004029B8"/>
    <w:rsid w:val="004035A9"/>
    <w:rsid w:val="004035C4"/>
    <w:rsid w:val="00403B62"/>
    <w:rsid w:val="00403BDC"/>
    <w:rsid w:val="00403DB3"/>
    <w:rsid w:val="00403E0F"/>
    <w:rsid w:val="00404407"/>
    <w:rsid w:val="00404584"/>
    <w:rsid w:val="004046E3"/>
    <w:rsid w:val="00404757"/>
    <w:rsid w:val="00404826"/>
    <w:rsid w:val="00404CA8"/>
    <w:rsid w:val="00404CEB"/>
    <w:rsid w:val="00404D84"/>
    <w:rsid w:val="004050AC"/>
    <w:rsid w:val="004054A3"/>
    <w:rsid w:val="004055CD"/>
    <w:rsid w:val="00405716"/>
    <w:rsid w:val="00405771"/>
    <w:rsid w:val="00405D98"/>
    <w:rsid w:val="004062A6"/>
    <w:rsid w:val="00406574"/>
    <w:rsid w:val="004069EF"/>
    <w:rsid w:val="00406E2D"/>
    <w:rsid w:val="00406E89"/>
    <w:rsid w:val="00407002"/>
    <w:rsid w:val="0040706E"/>
    <w:rsid w:val="004074FC"/>
    <w:rsid w:val="004076C9"/>
    <w:rsid w:val="0040781C"/>
    <w:rsid w:val="0040855F"/>
    <w:rsid w:val="004103F0"/>
    <w:rsid w:val="00410460"/>
    <w:rsid w:val="00410892"/>
    <w:rsid w:val="004109FF"/>
    <w:rsid w:val="0041145B"/>
    <w:rsid w:val="004115ED"/>
    <w:rsid w:val="00411766"/>
    <w:rsid w:val="00411AA8"/>
    <w:rsid w:val="00411ACB"/>
    <w:rsid w:val="00411AF9"/>
    <w:rsid w:val="00412185"/>
    <w:rsid w:val="00412201"/>
    <w:rsid w:val="00412331"/>
    <w:rsid w:val="004125E9"/>
    <w:rsid w:val="004127BA"/>
    <w:rsid w:val="0041300C"/>
    <w:rsid w:val="00413094"/>
    <w:rsid w:val="0041332B"/>
    <w:rsid w:val="00413752"/>
    <w:rsid w:val="00413A69"/>
    <w:rsid w:val="00413B48"/>
    <w:rsid w:val="00413DFD"/>
    <w:rsid w:val="00413F55"/>
    <w:rsid w:val="0041434B"/>
    <w:rsid w:val="004145F9"/>
    <w:rsid w:val="004146B9"/>
    <w:rsid w:val="004149E8"/>
    <w:rsid w:val="00414DBF"/>
    <w:rsid w:val="004152ED"/>
    <w:rsid w:val="00415450"/>
    <w:rsid w:val="004154D2"/>
    <w:rsid w:val="004155AC"/>
    <w:rsid w:val="00415A77"/>
    <w:rsid w:val="00415E27"/>
    <w:rsid w:val="004161F5"/>
    <w:rsid w:val="00416637"/>
    <w:rsid w:val="00416647"/>
    <w:rsid w:val="004167AE"/>
    <w:rsid w:val="00416A4E"/>
    <w:rsid w:val="00416DA0"/>
    <w:rsid w:val="00416FB7"/>
    <w:rsid w:val="00417040"/>
    <w:rsid w:val="0041785D"/>
    <w:rsid w:val="00417C44"/>
    <w:rsid w:val="004201AC"/>
    <w:rsid w:val="004203C9"/>
    <w:rsid w:val="004206C1"/>
    <w:rsid w:val="00420768"/>
    <w:rsid w:val="004217B7"/>
    <w:rsid w:val="00421A2B"/>
    <w:rsid w:val="00421EF7"/>
    <w:rsid w:val="0042211E"/>
    <w:rsid w:val="0042244B"/>
    <w:rsid w:val="00422A68"/>
    <w:rsid w:val="00422A69"/>
    <w:rsid w:val="00422C67"/>
    <w:rsid w:val="00422F3A"/>
    <w:rsid w:val="00422FCA"/>
    <w:rsid w:val="004231B1"/>
    <w:rsid w:val="00423555"/>
    <w:rsid w:val="0042369D"/>
    <w:rsid w:val="004237BA"/>
    <w:rsid w:val="004239AB"/>
    <w:rsid w:val="00423BA1"/>
    <w:rsid w:val="00423E1E"/>
    <w:rsid w:val="00425193"/>
    <w:rsid w:val="004251DE"/>
    <w:rsid w:val="00425242"/>
    <w:rsid w:val="00425458"/>
    <w:rsid w:val="00425974"/>
    <w:rsid w:val="00425D6E"/>
    <w:rsid w:val="00425E45"/>
    <w:rsid w:val="004262CD"/>
    <w:rsid w:val="004267EA"/>
    <w:rsid w:val="00426D76"/>
    <w:rsid w:val="00426E00"/>
    <w:rsid w:val="00427632"/>
    <w:rsid w:val="004277D4"/>
    <w:rsid w:val="00427CEE"/>
    <w:rsid w:val="00427E13"/>
    <w:rsid w:val="004301D6"/>
    <w:rsid w:val="0043048B"/>
    <w:rsid w:val="004306FE"/>
    <w:rsid w:val="00430970"/>
    <w:rsid w:val="00430C47"/>
    <w:rsid w:val="00430D45"/>
    <w:rsid w:val="00430EAD"/>
    <w:rsid w:val="00430F3B"/>
    <w:rsid w:val="00431555"/>
    <w:rsid w:val="00431B84"/>
    <w:rsid w:val="00431E66"/>
    <w:rsid w:val="00432760"/>
    <w:rsid w:val="00432A5D"/>
    <w:rsid w:val="00432CAF"/>
    <w:rsid w:val="00432E47"/>
    <w:rsid w:val="00432F70"/>
    <w:rsid w:val="00433537"/>
    <w:rsid w:val="004344E1"/>
    <w:rsid w:val="00434519"/>
    <w:rsid w:val="004345C3"/>
    <w:rsid w:val="00434E2F"/>
    <w:rsid w:val="00435646"/>
    <w:rsid w:val="004359C7"/>
    <w:rsid w:val="00435E9E"/>
    <w:rsid w:val="00435F4F"/>
    <w:rsid w:val="0043661B"/>
    <w:rsid w:val="00436697"/>
    <w:rsid w:val="004366CF"/>
    <w:rsid w:val="00437333"/>
    <w:rsid w:val="0043741D"/>
    <w:rsid w:val="004376F6"/>
    <w:rsid w:val="00437CDC"/>
    <w:rsid w:val="00437D33"/>
    <w:rsid w:val="00440214"/>
    <w:rsid w:val="00440307"/>
    <w:rsid w:val="004405BE"/>
    <w:rsid w:val="00440D19"/>
    <w:rsid w:val="00440DA2"/>
    <w:rsid w:val="00440F2B"/>
    <w:rsid w:val="004416C0"/>
    <w:rsid w:val="00441973"/>
    <w:rsid w:val="00441C4A"/>
    <w:rsid w:val="00441C4C"/>
    <w:rsid w:val="00441D83"/>
    <w:rsid w:val="00441DD6"/>
    <w:rsid w:val="00441F5D"/>
    <w:rsid w:val="0044224F"/>
    <w:rsid w:val="00442734"/>
    <w:rsid w:val="00442759"/>
    <w:rsid w:val="00442DD4"/>
    <w:rsid w:val="004433AF"/>
    <w:rsid w:val="004436D6"/>
    <w:rsid w:val="004442C4"/>
    <w:rsid w:val="004444CB"/>
    <w:rsid w:val="0044493B"/>
    <w:rsid w:val="004449C0"/>
    <w:rsid w:val="004452E9"/>
    <w:rsid w:val="00445625"/>
    <w:rsid w:val="0044563A"/>
    <w:rsid w:val="00445DD0"/>
    <w:rsid w:val="00446203"/>
    <w:rsid w:val="00446252"/>
    <w:rsid w:val="004463A0"/>
    <w:rsid w:val="00446423"/>
    <w:rsid w:val="00446D51"/>
    <w:rsid w:val="0045046F"/>
    <w:rsid w:val="00450685"/>
    <w:rsid w:val="00450CDF"/>
    <w:rsid w:val="004511C6"/>
    <w:rsid w:val="004512FE"/>
    <w:rsid w:val="00451454"/>
    <w:rsid w:val="00451771"/>
    <w:rsid w:val="00451B6B"/>
    <w:rsid w:val="00451DDA"/>
    <w:rsid w:val="00451FAB"/>
    <w:rsid w:val="004522DA"/>
    <w:rsid w:val="004523CC"/>
    <w:rsid w:val="004526EB"/>
    <w:rsid w:val="00452DAA"/>
    <w:rsid w:val="0045315A"/>
    <w:rsid w:val="004534EA"/>
    <w:rsid w:val="00453C62"/>
    <w:rsid w:val="004543BC"/>
    <w:rsid w:val="004551F6"/>
    <w:rsid w:val="00455EFA"/>
    <w:rsid w:val="00455F5E"/>
    <w:rsid w:val="004560BD"/>
    <w:rsid w:val="004566BC"/>
    <w:rsid w:val="00456842"/>
    <w:rsid w:val="004569A9"/>
    <w:rsid w:val="00456B0A"/>
    <w:rsid w:val="004571D6"/>
    <w:rsid w:val="0045756A"/>
    <w:rsid w:val="00457633"/>
    <w:rsid w:val="004576C4"/>
    <w:rsid w:val="004578C4"/>
    <w:rsid w:val="004578CF"/>
    <w:rsid w:val="00457A1D"/>
    <w:rsid w:val="00460603"/>
    <w:rsid w:val="004607ED"/>
    <w:rsid w:val="00460DB9"/>
    <w:rsid w:val="00460F85"/>
    <w:rsid w:val="004615AB"/>
    <w:rsid w:val="00461723"/>
    <w:rsid w:val="00461812"/>
    <w:rsid w:val="00461E33"/>
    <w:rsid w:val="00462F5F"/>
    <w:rsid w:val="004633A9"/>
    <w:rsid w:val="004635F2"/>
    <w:rsid w:val="00463EB5"/>
    <w:rsid w:val="00464174"/>
    <w:rsid w:val="00464437"/>
    <w:rsid w:val="00465050"/>
    <w:rsid w:val="00465567"/>
    <w:rsid w:val="00465D31"/>
    <w:rsid w:val="0046628E"/>
    <w:rsid w:val="00466BA1"/>
    <w:rsid w:val="004674DC"/>
    <w:rsid w:val="00467814"/>
    <w:rsid w:val="00467CB6"/>
    <w:rsid w:val="00467D7D"/>
    <w:rsid w:val="00467EDF"/>
    <w:rsid w:val="0047026E"/>
    <w:rsid w:val="004703C0"/>
    <w:rsid w:val="0047099B"/>
    <w:rsid w:val="00470A15"/>
    <w:rsid w:val="00470BB8"/>
    <w:rsid w:val="00470C70"/>
    <w:rsid w:val="004713F7"/>
    <w:rsid w:val="00471569"/>
    <w:rsid w:val="004717AC"/>
    <w:rsid w:val="0047208C"/>
    <w:rsid w:val="00472507"/>
    <w:rsid w:val="00472FDD"/>
    <w:rsid w:val="004733FC"/>
    <w:rsid w:val="0047346E"/>
    <w:rsid w:val="0047351D"/>
    <w:rsid w:val="00473983"/>
    <w:rsid w:val="00473B0F"/>
    <w:rsid w:val="00473CF0"/>
    <w:rsid w:val="00474116"/>
    <w:rsid w:val="00474291"/>
    <w:rsid w:val="0047474E"/>
    <w:rsid w:val="004747F4"/>
    <w:rsid w:val="004748EA"/>
    <w:rsid w:val="004749E4"/>
    <w:rsid w:val="00474C10"/>
    <w:rsid w:val="00474C16"/>
    <w:rsid w:val="00474E0D"/>
    <w:rsid w:val="00474E21"/>
    <w:rsid w:val="00474EF8"/>
    <w:rsid w:val="00474F7E"/>
    <w:rsid w:val="00475483"/>
    <w:rsid w:val="00475745"/>
    <w:rsid w:val="0047659E"/>
    <w:rsid w:val="00476780"/>
    <w:rsid w:val="004768B2"/>
    <w:rsid w:val="00476C32"/>
    <w:rsid w:val="00476C77"/>
    <w:rsid w:val="004774C7"/>
    <w:rsid w:val="004774E6"/>
    <w:rsid w:val="00477E3C"/>
    <w:rsid w:val="00477E9D"/>
    <w:rsid w:val="0047E0ED"/>
    <w:rsid w:val="00480454"/>
    <w:rsid w:val="004809E6"/>
    <w:rsid w:val="00481399"/>
    <w:rsid w:val="0048151E"/>
    <w:rsid w:val="00481773"/>
    <w:rsid w:val="00481A65"/>
    <w:rsid w:val="00481CFF"/>
    <w:rsid w:val="00481D43"/>
    <w:rsid w:val="00481EB8"/>
    <w:rsid w:val="00481FCF"/>
    <w:rsid w:val="004820DD"/>
    <w:rsid w:val="00482161"/>
    <w:rsid w:val="00482277"/>
    <w:rsid w:val="0048278B"/>
    <w:rsid w:val="00482988"/>
    <w:rsid w:val="0048361A"/>
    <w:rsid w:val="004842B5"/>
    <w:rsid w:val="00484798"/>
    <w:rsid w:val="00484B17"/>
    <w:rsid w:val="00484C05"/>
    <w:rsid w:val="00484D3F"/>
    <w:rsid w:val="004850A3"/>
    <w:rsid w:val="004851ED"/>
    <w:rsid w:val="004856A4"/>
    <w:rsid w:val="004863CE"/>
    <w:rsid w:val="004866B4"/>
    <w:rsid w:val="00486A0A"/>
    <w:rsid w:val="00486D2D"/>
    <w:rsid w:val="004872B1"/>
    <w:rsid w:val="004874BF"/>
    <w:rsid w:val="00487612"/>
    <w:rsid w:val="0048795D"/>
    <w:rsid w:val="00487F35"/>
    <w:rsid w:val="004882E0"/>
    <w:rsid w:val="00490042"/>
    <w:rsid w:val="00490448"/>
    <w:rsid w:val="00490514"/>
    <w:rsid w:val="0049110B"/>
    <w:rsid w:val="00491396"/>
    <w:rsid w:val="00491610"/>
    <w:rsid w:val="00491801"/>
    <w:rsid w:val="00491FA9"/>
    <w:rsid w:val="00492375"/>
    <w:rsid w:val="00492A48"/>
    <w:rsid w:val="00492E1D"/>
    <w:rsid w:val="00492E42"/>
    <w:rsid w:val="00493402"/>
    <w:rsid w:val="004938A5"/>
    <w:rsid w:val="004938E9"/>
    <w:rsid w:val="00493CCA"/>
    <w:rsid w:val="00493E63"/>
    <w:rsid w:val="00493FEB"/>
    <w:rsid w:val="004940C6"/>
    <w:rsid w:val="00494517"/>
    <w:rsid w:val="00494596"/>
    <w:rsid w:val="00494641"/>
    <w:rsid w:val="004947A7"/>
    <w:rsid w:val="00494C8E"/>
    <w:rsid w:val="00494F8C"/>
    <w:rsid w:val="0049524D"/>
    <w:rsid w:val="00495491"/>
    <w:rsid w:val="004956DF"/>
    <w:rsid w:val="004959F6"/>
    <w:rsid w:val="00495AA0"/>
    <w:rsid w:val="00496601"/>
    <w:rsid w:val="00496952"/>
    <w:rsid w:val="004972C1"/>
    <w:rsid w:val="00497D7C"/>
    <w:rsid w:val="004A04E7"/>
    <w:rsid w:val="004A0624"/>
    <w:rsid w:val="004A0E41"/>
    <w:rsid w:val="004A0ED5"/>
    <w:rsid w:val="004A0EF7"/>
    <w:rsid w:val="004A10C4"/>
    <w:rsid w:val="004A1450"/>
    <w:rsid w:val="004A165C"/>
    <w:rsid w:val="004A1675"/>
    <w:rsid w:val="004A1A9B"/>
    <w:rsid w:val="004A1AD5"/>
    <w:rsid w:val="004A1E5A"/>
    <w:rsid w:val="004A1ECA"/>
    <w:rsid w:val="004A1F05"/>
    <w:rsid w:val="004A2ADA"/>
    <w:rsid w:val="004A3197"/>
    <w:rsid w:val="004A33D8"/>
    <w:rsid w:val="004A376D"/>
    <w:rsid w:val="004A3836"/>
    <w:rsid w:val="004A3CFA"/>
    <w:rsid w:val="004A46B2"/>
    <w:rsid w:val="004A47B7"/>
    <w:rsid w:val="004A4BF2"/>
    <w:rsid w:val="004A4CED"/>
    <w:rsid w:val="004A4E15"/>
    <w:rsid w:val="004A4EB5"/>
    <w:rsid w:val="004A5023"/>
    <w:rsid w:val="004A5822"/>
    <w:rsid w:val="004A5867"/>
    <w:rsid w:val="004A5E35"/>
    <w:rsid w:val="004A638B"/>
    <w:rsid w:val="004A6F6B"/>
    <w:rsid w:val="004A7277"/>
    <w:rsid w:val="004A7561"/>
    <w:rsid w:val="004A7E6F"/>
    <w:rsid w:val="004B0A36"/>
    <w:rsid w:val="004B0B6D"/>
    <w:rsid w:val="004B0EC0"/>
    <w:rsid w:val="004B0FA3"/>
    <w:rsid w:val="004B1005"/>
    <w:rsid w:val="004B122B"/>
    <w:rsid w:val="004B1BA8"/>
    <w:rsid w:val="004B1C96"/>
    <w:rsid w:val="004B1DC4"/>
    <w:rsid w:val="004B1DEE"/>
    <w:rsid w:val="004B211A"/>
    <w:rsid w:val="004B2248"/>
    <w:rsid w:val="004B27D0"/>
    <w:rsid w:val="004B2FF3"/>
    <w:rsid w:val="004B324E"/>
    <w:rsid w:val="004B3528"/>
    <w:rsid w:val="004B3833"/>
    <w:rsid w:val="004B38B1"/>
    <w:rsid w:val="004B3B03"/>
    <w:rsid w:val="004B3FE5"/>
    <w:rsid w:val="004B42FB"/>
    <w:rsid w:val="004B46E4"/>
    <w:rsid w:val="004B47E8"/>
    <w:rsid w:val="004B516F"/>
    <w:rsid w:val="004B51AE"/>
    <w:rsid w:val="004B5527"/>
    <w:rsid w:val="004B614D"/>
    <w:rsid w:val="004B63E2"/>
    <w:rsid w:val="004B6842"/>
    <w:rsid w:val="004B6974"/>
    <w:rsid w:val="004B7191"/>
    <w:rsid w:val="004B7571"/>
    <w:rsid w:val="004B7AB9"/>
    <w:rsid w:val="004B7BC7"/>
    <w:rsid w:val="004C0040"/>
    <w:rsid w:val="004C0A24"/>
    <w:rsid w:val="004C0ABA"/>
    <w:rsid w:val="004C0C1E"/>
    <w:rsid w:val="004C0F2E"/>
    <w:rsid w:val="004C0FB0"/>
    <w:rsid w:val="004C0FEC"/>
    <w:rsid w:val="004C10C6"/>
    <w:rsid w:val="004C13E2"/>
    <w:rsid w:val="004C191B"/>
    <w:rsid w:val="004C21D8"/>
    <w:rsid w:val="004C2278"/>
    <w:rsid w:val="004C22A7"/>
    <w:rsid w:val="004C231A"/>
    <w:rsid w:val="004C389C"/>
    <w:rsid w:val="004C4362"/>
    <w:rsid w:val="004C45EA"/>
    <w:rsid w:val="004C46F4"/>
    <w:rsid w:val="004C4EE3"/>
    <w:rsid w:val="004C4FF8"/>
    <w:rsid w:val="004C5346"/>
    <w:rsid w:val="004C56A3"/>
    <w:rsid w:val="004C5760"/>
    <w:rsid w:val="004C5DA5"/>
    <w:rsid w:val="004C620B"/>
    <w:rsid w:val="004C6473"/>
    <w:rsid w:val="004C648F"/>
    <w:rsid w:val="004C6E54"/>
    <w:rsid w:val="004C7DFF"/>
    <w:rsid w:val="004D0173"/>
    <w:rsid w:val="004D01B2"/>
    <w:rsid w:val="004D0530"/>
    <w:rsid w:val="004D0720"/>
    <w:rsid w:val="004D0CC3"/>
    <w:rsid w:val="004D0D42"/>
    <w:rsid w:val="004D0F95"/>
    <w:rsid w:val="004D156E"/>
    <w:rsid w:val="004D1860"/>
    <w:rsid w:val="004D2904"/>
    <w:rsid w:val="004D33C3"/>
    <w:rsid w:val="004D33CD"/>
    <w:rsid w:val="004D381C"/>
    <w:rsid w:val="004D38D4"/>
    <w:rsid w:val="004D3988"/>
    <w:rsid w:val="004D3A63"/>
    <w:rsid w:val="004D3D49"/>
    <w:rsid w:val="004D3E6F"/>
    <w:rsid w:val="004D42C4"/>
    <w:rsid w:val="004D43AA"/>
    <w:rsid w:val="004D4665"/>
    <w:rsid w:val="004D4A0B"/>
    <w:rsid w:val="004D4AD6"/>
    <w:rsid w:val="004D52FB"/>
    <w:rsid w:val="004D5735"/>
    <w:rsid w:val="004D5932"/>
    <w:rsid w:val="004D5B6F"/>
    <w:rsid w:val="004D65FD"/>
    <w:rsid w:val="004D6D0B"/>
    <w:rsid w:val="004D7042"/>
    <w:rsid w:val="004D7184"/>
    <w:rsid w:val="004D759C"/>
    <w:rsid w:val="004D7A89"/>
    <w:rsid w:val="004D7B3F"/>
    <w:rsid w:val="004D7BDA"/>
    <w:rsid w:val="004E04F7"/>
    <w:rsid w:val="004E072B"/>
    <w:rsid w:val="004E13EA"/>
    <w:rsid w:val="004E1683"/>
    <w:rsid w:val="004E18CC"/>
    <w:rsid w:val="004E1A1C"/>
    <w:rsid w:val="004E1A31"/>
    <w:rsid w:val="004E1B25"/>
    <w:rsid w:val="004E1C1C"/>
    <w:rsid w:val="004E1F66"/>
    <w:rsid w:val="004E2178"/>
    <w:rsid w:val="004E2319"/>
    <w:rsid w:val="004E2582"/>
    <w:rsid w:val="004E2737"/>
    <w:rsid w:val="004E2B7B"/>
    <w:rsid w:val="004E30BF"/>
    <w:rsid w:val="004E327C"/>
    <w:rsid w:val="004E3311"/>
    <w:rsid w:val="004E33C9"/>
    <w:rsid w:val="004E3867"/>
    <w:rsid w:val="004E3B6E"/>
    <w:rsid w:val="004E4224"/>
    <w:rsid w:val="004E4E32"/>
    <w:rsid w:val="004E4FDA"/>
    <w:rsid w:val="004E55E2"/>
    <w:rsid w:val="004E574D"/>
    <w:rsid w:val="004E5B83"/>
    <w:rsid w:val="004E5E89"/>
    <w:rsid w:val="004E6142"/>
    <w:rsid w:val="004E61D6"/>
    <w:rsid w:val="004E63D9"/>
    <w:rsid w:val="004E6B91"/>
    <w:rsid w:val="004E6FCA"/>
    <w:rsid w:val="004E7279"/>
    <w:rsid w:val="004F06E4"/>
    <w:rsid w:val="004F0747"/>
    <w:rsid w:val="004F0793"/>
    <w:rsid w:val="004F0EAC"/>
    <w:rsid w:val="004F140F"/>
    <w:rsid w:val="004F16B5"/>
    <w:rsid w:val="004F2B36"/>
    <w:rsid w:val="004F33F0"/>
    <w:rsid w:val="004F340F"/>
    <w:rsid w:val="004F379C"/>
    <w:rsid w:val="004F39A8"/>
    <w:rsid w:val="004F3CBD"/>
    <w:rsid w:val="004F400F"/>
    <w:rsid w:val="004F4081"/>
    <w:rsid w:val="004F4787"/>
    <w:rsid w:val="004F4814"/>
    <w:rsid w:val="004F495A"/>
    <w:rsid w:val="004F4F86"/>
    <w:rsid w:val="004F5764"/>
    <w:rsid w:val="004F5A65"/>
    <w:rsid w:val="004F6278"/>
    <w:rsid w:val="004F62A8"/>
    <w:rsid w:val="004F6D22"/>
    <w:rsid w:val="004F77E6"/>
    <w:rsid w:val="004F79BF"/>
    <w:rsid w:val="004F7B63"/>
    <w:rsid w:val="004F7D37"/>
    <w:rsid w:val="004F7FB6"/>
    <w:rsid w:val="00500757"/>
    <w:rsid w:val="00500CD6"/>
    <w:rsid w:val="00500F6A"/>
    <w:rsid w:val="00500FC0"/>
    <w:rsid w:val="0050103F"/>
    <w:rsid w:val="005010F6"/>
    <w:rsid w:val="00501734"/>
    <w:rsid w:val="00501C0A"/>
    <w:rsid w:val="00501D7D"/>
    <w:rsid w:val="00501D8C"/>
    <w:rsid w:val="00501E4B"/>
    <w:rsid w:val="0050203E"/>
    <w:rsid w:val="0050206B"/>
    <w:rsid w:val="00502107"/>
    <w:rsid w:val="00502153"/>
    <w:rsid w:val="00502237"/>
    <w:rsid w:val="005026D3"/>
    <w:rsid w:val="00502896"/>
    <w:rsid w:val="00502990"/>
    <w:rsid w:val="00502A70"/>
    <w:rsid w:val="00503397"/>
    <w:rsid w:val="0050392C"/>
    <w:rsid w:val="005039DE"/>
    <w:rsid w:val="00503C23"/>
    <w:rsid w:val="00503D7A"/>
    <w:rsid w:val="00503ED3"/>
    <w:rsid w:val="00503EF6"/>
    <w:rsid w:val="0050429B"/>
    <w:rsid w:val="00504558"/>
    <w:rsid w:val="00504DA6"/>
    <w:rsid w:val="00504E0F"/>
    <w:rsid w:val="0050507C"/>
    <w:rsid w:val="005051F7"/>
    <w:rsid w:val="0050551F"/>
    <w:rsid w:val="0050606D"/>
    <w:rsid w:val="0050611C"/>
    <w:rsid w:val="00506402"/>
    <w:rsid w:val="00506422"/>
    <w:rsid w:val="005067F3"/>
    <w:rsid w:val="00506E05"/>
    <w:rsid w:val="0050735E"/>
    <w:rsid w:val="005079AE"/>
    <w:rsid w:val="00507AC0"/>
    <w:rsid w:val="00507E20"/>
    <w:rsid w:val="0051045C"/>
    <w:rsid w:val="00510925"/>
    <w:rsid w:val="00511480"/>
    <w:rsid w:val="00512049"/>
    <w:rsid w:val="00512309"/>
    <w:rsid w:val="005128B0"/>
    <w:rsid w:val="00513115"/>
    <w:rsid w:val="0051373A"/>
    <w:rsid w:val="0051387C"/>
    <w:rsid w:val="00513A31"/>
    <w:rsid w:val="00514265"/>
    <w:rsid w:val="0051436E"/>
    <w:rsid w:val="00514490"/>
    <w:rsid w:val="00514713"/>
    <w:rsid w:val="0051471B"/>
    <w:rsid w:val="00514D92"/>
    <w:rsid w:val="00514DCD"/>
    <w:rsid w:val="00514E60"/>
    <w:rsid w:val="00514F37"/>
    <w:rsid w:val="0051519F"/>
    <w:rsid w:val="00515BCC"/>
    <w:rsid w:val="00515E5A"/>
    <w:rsid w:val="00515E82"/>
    <w:rsid w:val="005161AA"/>
    <w:rsid w:val="005165BF"/>
    <w:rsid w:val="00516F63"/>
    <w:rsid w:val="005175F3"/>
    <w:rsid w:val="0051763E"/>
    <w:rsid w:val="0051777A"/>
    <w:rsid w:val="00517A29"/>
    <w:rsid w:val="00517ABE"/>
    <w:rsid w:val="00517E93"/>
    <w:rsid w:val="00517EE7"/>
    <w:rsid w:val="00520100"/>
    <w:rsid w:val="0052054A"/>
    <w:rsid w:val="00520638"/>
    <w:rsid w:val="00520689"/>
    <w:rsid w:val="005210B1"/>
    <w:rsid w:val="00521432"/>
    <w:rsid w:val="005219DF"/>
    <w:rsid w:val="0052203E"/>
    <w:rsid w:val="00522315"/>
    <w:rsid w:val="005228F8"/>
    <w:rsid w:val="00522C2F"/>
    <w:rsid w:val="00522F95"/>
    <w:rsid w:val="00522FD9"/>
    <w:rsid w:val="005231F8"/>
    <w:rsid w:val="00523234"/>
    <w:rsid w:val="0052338F"/>
    <w:rsid w:val="00523B27"/>
    <w:rsid w:val="00523CD1"/>
    <w:rsid w:val="00523D16"/>
    <w:rsid w:val="00524426"/>
    <w:rsid w:val="0052450A"/>
    <w:rsid w:val="00524657"/>
    <w:rsid w:val="00524AFC"/>
    <w:rsid w:val="00524D64"/>
    <w:rsid w:val="00524D74"/>
    <w:rsid w:val="00524E4F"/>
    <w:rsid w:val="0052513E"/>
    <w:rsid w:val="0052525B"/>
    <w:rsid w:val="00525400"/>
    <w:rsid w:val="00525D41"/>
    <w:rsid w:val="0052655B"/>
    <w:rsid w:val="00526781"/>
    <w:rsid w:val="005300DE"/>
    <w:rsid w:val="0053037B"/>
    <w:rsid w:val="0053078C"/>
    <w:rsid w:val="005309F3"/>
    <w:rsid w:val="00530C50"/>
    <w:rsid w:val="0053131C"/>
    <w:rsid w:val="00531BF0"/>
    <w:rsid w:val="0053289B"/>
    <w:rsid w:val="00532930"/>
    <w:rsid w:val="00532F78"/>
    <w:rsid w:val="00533A53"/>
    <w:rsid w:val="00533A7A"/>
    <w:rsid w:val="00533B57"/>
    <w:rsid w:val="00535607"/>
    <w:rsid w:val="00535E91"/>
    <w:rsid w:val="0053620D"/>
    <w:rsid w:val="0053645A"/>
    <w:rsid w:val="0053663D"/>
    <w:rsid w:val="00536C7D"/>
    <w:rsid w:val="00536DE7"/>
    <w:rsid w:val="00536F72"/>
    <w:rsid w:val="00536FDF"/>
    <w:rsid w:val="005370E1"/>
    <w:rsid w:val="00537222"/>
    <w:rsid w:val="005376A7"/>
    <w:rsid w:val="005377C9"/>
    <w:rsid w:val="00540225"/>
    <w:rsid w:val="00540435"/>
    <w:rsid w:val="00540704"/>
    <w:rsid w:val="00540AB3"/>
    <w:rsid w:val="00540DBD"/>
    <w:rsid w:val="0054119C"/>
    <w:rsid w:val="0054132F"/>
    <w:rsid w:val="005413DA"/>
    <w:rsid w:val="0054142F"/>
    <w:rsid w:val="00541566"/>
    <w:rsid w:val="00541928"/>
    <w:rsid w:val="00541F40"/>
    <w:rsid w:val="0054245C"/>
    <w:rsid w:val="00542708"/>
    <w:rsid w:val="005434B2"/>
    <w:rsid w:val="00543749"/>
    <w:rsid w:val="00543B65"/>
    <w:rsid w:val="00544515"/>
    <w:rsid w:val="0054496B"/>
    <w:rsid w:val="005449B3"/>
    <w:rsid w:val="00544C8E"/>
    <w:rsid w:val="00544DCA"/>
    <w:rsid w:val="00545376"/>
    <w:rsid w:val="0054540D"/>
    <w:rsid w:val="00545957"/>
    <w:rsid w:val="00545A8B"/>
    <w:rsid w:val="00545FE0"/>
    <w:rsid w:val="005463F5"/>
    <w:rsid w:val="00546592"/>
    <w:rsid w:val="00546DAB"/>
    <w:rsid w:val="00546E99"/>
    <w:rsid w:val="0054703E"/>
    <w:rsid w:val="00547645"/>
    <w:rsid w:val="00547A23"/>
    <w:rsid w:val="00547D16"/>
    <w:rsid w:val="00547F55"/>
    <w:rsid w:val="005504D6"/>
    <w:rsid w:val="005504ED"/>
    <w:rsid w:val="00550BB8"/>
    <w:rsid w:val="00551075"/>
    <w:rsid w:val="0055126D"/>
    <w:rsid w:val="005519BA"/>
    <w:rsid w:val="00551DB9"/>
    <w:rsid w:val="005524E4"/>
    <w:rsid w:val="0055277A"/>
    <w:rsid w:val="005530DD"/>
    <w:rsid w:val="00553E72"/>
    <w:rsid w:val="00554390"/>
    <w:rsid w:val="00554789"/>
    <w:rsid w:val="005547CF"/>
    <w:rsid w:val="00554AC8"/>
    <w:rsid w:val="00555417"/>
    <w:rsid w:val="00555506"/>
    <w:rsid w:val="00555864"/>
    <w:rsid w:val="0055587B"/>
    <w:rsid w:val="0055621C"/>
    <w:rsid w:val="005563CD"/>
    <w:rsid w:val="005565AC"/>
    <w:rsid w:val="00556AC4"/>
    <w:rsid w:val="005571EA"/>
    <w:rsid w:val="00557240"/>
    <w:rsid w:val="0055743E"/>
    <w:rsid w:val="00557574"/>
    <w:rsid w:val="00557596"/>
    <w:rsid w:val="00557807"/>
    <w:rsid w:val="00560117"/>
    <w:rsid w:val="0056025D"/>
    <w:rsid w:val="00560505"/>
    <w:rsid w:val="005608CB"/>
    <w:rsid w:val="00560D8E"/>
    <w:rsid w:val="00560E95"/>
    <w:rsid w:val="005611A2"/>
    <w:rsid w:val="0056126D"/>
    <w:rsid w:val="00561332"/>
    <w:rsid w:val="005615BA"/>
    <w:rsid w:val="00561AFF"/>
    <w:rsid w:val="00561DB5"/>
    <w:rsid w:val="00561FF8"/>
    <w:rsid w:val="00562218"/>
    <w:rsid w:val="0056224C"/>
    <w:rsid w:val="00562312"/>
    <w:rsid w:val="00562B46"/>
    <w:rsid w:val="005631B7"/>
    <w:rsid w:val="00563384"/>
    <w:rsid w:val="00563CBB"/>
    <w:rsid w:val="00563F1B"/>
    <w:rsid w:val="00563F88"/>
    <w:rsid w:val="005641EB"/>
    <w:rsid w:val="00564924"/>
    <w:rsid w:val="0056496A"/>
    <w:rsid w:val="00564DD0"/>
    <w:rsid w:val="00564E7B"/>
    <w:rsid w:val="00565055"/>
    <w:rsid w:val="00565154"/>
    <w:rsid w:val="0056560C"/>
    <w:rsid w:val="00565EB2"/>
    <w:rsid w:val="00566019"/>
    <w:rsid w:val="005663C7"/>
    <w:rsid w:val="00566426"/>
    <w:rsid w:val="005667C2"/>
    <w:rsid w:val="005669B0"/>
    <w:rsid w:val="00566AD7"/>
    <w:rsid w:val="00567487"/>
    <w:rsid w:val="005674C9"/>
    <w:rsid w:val="00567815"/>
    <w:rsid w:val="00567AEA"/>
    <w:rsid w:val="00567CEB"/>
    <w:rsid w:val="005703E4"/>
    <w:rsid w:val="005704DA"/>
    <w:rsid w:val="00570B6D"/>
    <w:rsid w:val="00571004"/>
    <w:rsid w:val="00571B9A"/>
    <w:rsid w:val="00572A12"/>
    <w:rsid w:val="00572BFE"/>
    <w:rsid w:val="005736EF"/>
    <w:rsid w:val="00573910"/>
    <w:rsid w:val="00573943"/>
    <w:rsid w:val="00573D26"/>
    <w:rsid w:val="00573DD0"/>
    <w:rsid w:val="00573E14"/>
    <w:rsid w:val="005745B4"/>
    <w:rsid w:val="00574814"/>
    <w:rsid w:val="00574DD2"/>
    <w:rsid w:val="00574FCE"/>
    <w:rsid w:val="005753B8"/>
    <w:rsid w:val="00575403"/>
    <w:rsid w:val="005757E3"/>
    <w:rsid w:val="00575B8F"/>
    <w:rsid w:val="00575E1D"/>
    <w:rsid w:val="005766CD"/>
    <w:rsid w:val="005769D2"/>
    <w:rsid w:val="005770B6"/>
    <w:rsid w:val="00577501"/>
    <w:rsid w:val="0057796E"/>
    <w:rsid w:val="00577B60"/>
    <w:rsid w:val="00577DB7"/>
    <w:rsid w:val="005803E0"/>
    <w:rsid w:val="005804C5"/>
    <w:rsid w:val="005804D9"/>
    <w:rsid w:val="005807F4"/>
    <w:rsid w:val="00580C89"/>
    <w:rsid w:val="00580FEB"/>
    <w:rsid w:val="00581086"/>
    <w:rsid w:val="005819D4"/>
    <w:rsid w:val="00581C57"/>
    <w:rsid w:val="00581CB6"/>
    <w:rsid w:val="00581DE1"/>
    <w:rsid w:val="00581E40"/>
    <w:rsid w:val="00582045"/>
    <w:rsid w:val="00582372"/>
    <w:rsid w:val="0058254B"/>
    <w:rsid w:val="0058291A"/>
    <w:rsid w:val="00582AAA"/>
    <w:rsid w:val="00582C19"/>
    <w:rsid w:val="00582C6A"/>
    <w:rsid w:val="005838F2"/>
    <w:rsid w:val="005838F6"/>
    <w:rsid w:val="00583C1D"/>
    <w:rsid w:val="005844D6"/>
    <w:rsid w:val="0058450E"/>
    <w:rsid w:val="00585225"/>
    <w:rsid w:val="00585633"/>
    <w:rsid w:val="005859CD"/>
    <w:rsid w:val="00585F71"/>
    <w:rsid w:val="00586165"/>
    <w:rsid w:val="005867CD"/>
    <w:rsid w:val="0058685E"/>
    <w:rsid w:val="00586BE8"/>
    <w:rsid w:val="00586FC8"/>
    <w:rsid w:val="005870CE"/>
    <w:rsid w:val="00587773"/>
    <w:rsid w:val="0058794F"/>
    <w:rsid w:val="00587A3B"/>
    <w:rsid w:val="00590304"/>
    <w:rsid w:val="00590599"/>
    <w:rsid w:val="0059087A"/>
    <w:rsid w:val="00590881"/>
    <w:rsid w:val="00590B91"/>
    <w:rsid w:val="00590EDA"/>
    <w:rsid w:val="00591266"/>
    <w:rsid w:val="005916B7"/>
    <w:rsid w:val="00591E6B"/>
    <w:rsid w:val="005926A6"/>
    <w:rsid w:val="005926F3"/>
    <w:rsid w:val="0059290B"/>
    <w:rsid w:val="00593376"/>
    <w:rsid w:val="005937E9"/>
    <w:rsid w:val="00593A93"/>
    <w:rsid w:val="00593C17"/>
    <w:rsid w:val="00593C8C"/>
    <w:rsid w:val="00593E1E"/>
    <w:rsid w:val="0059409A"/>
    <w:rsid w:val="00594405"/>
    <w:rsid w:val="00594876"/>
    <w:rsid w:val="005949CE"/>
    <w:rsid w:val="00594E19"/>
    <w:rsid w:val="0059517C"/>
    <w:rsid w:val="00595D0D"/>
    <w:rsid w:val="00596320"/>
    <w:rsid w:val="005967E5"/>
    <w:rsid w:val="00596B34"/>
    <w:rsid w:val="00596B81"/>
    <w:rsid w:val="00596F4F"/>
    <w:rsid w:val="00596F6E"/>
    <w:rsid w:val="00597028"/>
    <w:rsid w:val="005971CB"/>
    <w:rsid w:val="005971CF"/>
    <w:rsid w:val="00597203"/>
    <w:rsid w:val="005972B9"/>
    <w:rsid w:val="00597665"/>
    <w:rsid w:val="00597737"/>
    <w:rsid w:val="005A0564"/>
    <w:rsid w:val="005A0B54"/>
    <w:rsid w:val="005A0CCD"/>
    <w:rsid w:val="005A0D5F"/>
    <w:rsid w:val="005A1026"/>
    <w:rsid w:val="005A1090"/>
    <w:rsid w:val="005A1BFA"/>
    <w:rsid w:val="005A1D2B"/>
    <w:rsid w:val="005A1D72"/>
    <w:rsid w:val="005A1F9C"/>
    <w:rsid w:val="005A2778"/>
    <w:rsid w:val="005A2A49"/>
    <w:rsid w:val="005A2F41"/>
    <w:rsid w:val="005A3934"/>
    <w:rsid w:val="005A3B66"/>
    <w:rsid w:val="005A3C9F"/>
    <w:rsid w:val="005A3DBB"/>
    <w:rsid w:val="005A4100"/>
    <w:rsid w:val="005A4242"/>
    <w:rsid w:val="005A48A9"/>
    <w:rsid w:val="005A4C3B"/>
    <w:rsid w:val="005A4D1F"/>
    <w:rsid w:val="005A501B"/>
    <w:rsid w:val="005A553A"/>
    <w:rsid w:val="005A5550"/>
    <w:rsid w:val="005A5B0D"/>
    <w:rsid w:val="005A5F5E"/>
    <w:rsid w:val="005A6AB6"/>
    <w:rsid w:val="005A725B"/>
    <w:rsid w:val="005A7BDF"/>
    <w:rsid w:val="005A7DE7"/>
    <w:rsid w:val="005A7F6A"/>
    <w:rsid w:val="005B02C0"/>
    <w:rsid w:val="005B0316"/>
    <w:rsid w:val="005B032A"/>
    <w:rsid w:val="005B0616"/>
    <w:rsid w:val="005B0662"/>
    <w:rsid w:val="005B11AC"/>
    <w:rsid w:val="005B1754"/>
    <w:rsid w:val="005B25BF"/>
    <w:rsid w:val="005B28B2"/>
    <w:rsid w:val="005B3445"/>
    <w:rsid w:val="005B35D2"/>
    <w:rsid w:val="005B3C3B"/>
    <w:rsid w:val="005B3FE2"/>
    <w:rsid w:val="005B4578"/>
    <w:rsid w:val="005B4A42"/>
    <w:rsid w:val="005B4BB7"/>
    <w:rsid w:val="005B530E"/>
    <w:rsid w:val="005B561F"/>
    <w:rsid w:val="005B5793"/>
    <w:rsid w:val="005B5E65"/>
    <w:rsid w:val="005B5EA0"/>
    <w:rsid w:val="005B5FF3"/>
    <w:rsid w:val="005B6196"/>
    <w:rsid w:val="005B63A4"/>
    <w:rsid w:val="005B659B"/>
    <w:rsid w:val="005B6820"/>
    <w:rsid w:val="005B69BA"/>
    <w:rsid w:val="005B6ABA"/>
    <w:rsid w:val="005B6C69"/>
    <w:rsid w:val="005B7324"/>
    <w:rsid w:val="005B7907"/>
    <w:rsid w:val="005B793F"/>
    <w:rsid w:val="005B7FDD"/>
    <w:rsid w:val="005C0ACD"/>
    <w:rsid w:val="005C152C"/>
    <w:rsid w:val="005C16F1"/>
    <w:rsid w:val="005C1A26"/>
    <w:rsid w:val="005C1ADB"/>
    <w:rsid w:val="005C23D7"/>
    <w:rsid w:val="005C2D6C"/>
    <w:rsid w:val="005C2FEE"/>
    <w:rsid w:val="005C3003"/>
    <w:rsid w:val="005C39A9"/>
    <w:rsid w:val="005C3DC9"/>
    <w:rsid w:val="005C4670"/>
    <w:rsid w:val="005C4835"/>
    <w:rsid w:val="005C4A9C"/>
    <w:rsid w:val="005C4A9F"/>
    <w:rsid w:val="005C4AB2"/>
    <w:rsid w:val="005C5148"/>
    <w:rsid w:val="005C51C1"/>
    <w:rsid w:val="005C5277"/>
    <w:rsid w:val="005C5556"/>
    <w:rsid w:val="005C608A"/>
    <w:rsid w:val="005C664F"/>
    <w:rsid w:val="005C681C"/>
    <w:rsid w:val="005C7019"/>
    <w:rsid w:val="005C7FA5"/>
    <w:rsid w:val="005C7FB1"/>
    <w:rsid w:val="005D087D"/>
    <w:rsid w:val="005D0D32"/>
    <w:rsid w:val="005D1359"/>
    <w:rsid w:val="005D179F"/>
    <w:rsid w:val="005D1CCD"/>
    <w:rsid w:val="005D1E03"/>
    <w:rsid w:val="005D1EA8"/>
    <w:rsid w:val="005D21E2"/>
    <w:rsid w:val="005D26B5"/>
    <w:rsid w:val="005D2887"/>
    <w:rsid w:val="005D2991"/>
    <w:rsid w:val="005D2EBE"/>
    <w:rsid w:val="005D354B"/>
    <w:rsid w:val="005D3949"/>
    <w:rsid w:val="005D3A65"/>
    <w:rsid w:val="005D3D8A"/>
    <w:rsid w:val="005D3E93"/>
    <w:rsid w:val="005D44F1"/>
    <w:rsid w:val="005D479F"/>
    <w:rsid w:val="005D47A8"/>
    <w:rsid w:val="005D4E22"/>
    <w:rsid w:val="005D5328"/>
    <w:rsid w:val="005D54A5"/>
    <w:rsid w:val="005D55D2"/>
    <w:rsid w:val="005D5B76"/>
    <w:rsid w:val="005D5CE3"/>
    <w:rsid w:val="005D6C93"/>
    <w:rsid w:val="005D7379"/>
    <w:rsid w:val="005D7420"/>
    <w:rsid w:val="005D74AB"/>
    <w:rsid w:val="005D74F7"/>
    <w:rsid w:val="005D7B59"/>
    <w:rsid w:val="005D7DEC"/>
    <w:rsid w:val="005D7ECF"/>
    <w:rsid w:val="005D7FDD"/>
    <w:rsid w:val="005E0624"/>
    <w:rsid w:val="005E0773"/>
    <w:rsid w:val="005E0DB9"/>
    <w:rsid w:val="005E14C6"/>
    <w:rsid w:val="005E16CE"/>
    <w:rsid w:val="005E177D"/>
    <w:rsid w:val="005E1B90"/>
    <w:rsid w:val="005E207C"/>
    <w:rsid w:val="005E20DD"/>
    <w:rsid w:val="005E252E"/>
    <w:rsid w:val="005E2853"/>
    <w:rsid w:val="005E296F"/>
    <w:rsid w:val="005E2AD8"/>
    <w:rsid w:val="005E2CA4"/>
    <w:rsid w:val="005E2E83"/>
    <w:rsid w:val="005E2F5F"/>
    <w:rsid w:val="005E30E4"/>
    <w:rsid w:val="005E38B3"/>
    <w:rsid w:val="005E3A81"/>
    <w:rsid w:val="005E4006"/>
    <w:rsid w:val="005E48DA"/>
    <w:rsid w:val="005E4A5B"/>
    <w:rsid w:val="005E4B0A"/>
    <w:rsid w:val="005E4B93"/>
    <w:rsid w:val="005E583D"/>
    <w:rsid w:val="005E59EA"/>
    <w:rsid w:val="005E5BFC"/>
    <w:rsid w:val="005E68A1"/>
    <w:rsid w:val="005E6C65"/>
    <w:rsid w:val="005E6D4B"/>
    <w:rsid w:val="005E6ED7"/>
    <w:rsid w:val="005E6EE4"/>
    <w:rsid w:val="005E6FE8"/>
    <w:rsid w:val="005E7446"/>
    <w:rsid w:val="005E74B8"/>
    <w:rsid w:val="005E7677"/>
    <w:rsid w:val="005E7D05"/>
    <w:rsid w:val="005E7D3A"/>
    <w:rsid w:val="005F0516"/>
    <w:rsid w:val="005F07CE"/>
    <w:rsid w:val="005F0AAF"/>
    <w:rsid w:val="005F1070"/>
    <w:rsid w:val="005F1097"/>
    <w:rsid w:val="005F12B7"/>
    <w:rsid w:val="005F1303"/>
    <w:rsid w:val="005F15DB"/>
    <w:rsid w:val="005F1B3E"/>
    <w:rsid w:val="005F1C85"/>
    <w:rsid w:val="005F1CA9"/>
    <w:rsid w:val="005F1E84"/>
    <w:rsid w:val="005F1F82"/>
    <w:rsid w:val="005F2221"/>
    <w:rsid w:val="005F227F"/>
    <w:rsid w:val="005F2BED"/>
    <w:rsid w:val="005F2D79"/>
    <w:rsid w:val="005F338A"/>
    <w:rsid w:val="005F3532"/>
    <w:rsid w:val="005F376F"/>
    <w:rsid w:val="005F3774"/>
    <w:rsid w:val="005F4243"/>
    <w:rsid w:val="005F45B9"/>
    <w:rsid w:val="005F46AA"/>
    <w:rsid w:val="005F46E3"/>
    <w:rsid w:val="005F4EC5"/>
    <w:rsid w:val="005F5191"/>
    <w:rsid w:val="005F51BE"/>
    <w:rsid w:val="005F51DB"/>
    <w:rsid w:val="005F5275"/>
    <w:rsid w:val="005F562F"/>
    <w:rsid w:val="005F5873"/>
    <w:rsid w:val="005F5B04"/>
    <w:rsid w:val="005F5E00"/>
    <w:rsid w:val="005F5E78"/>
    <w:rsid w:val="005F63F5"/>
    <w:rsid w:val="005F6721"/>
    <w:rsid w:val="005F6A6E"/>
    <w:rsid w:val="005F6C52"/>
    <w:rsid w:val="005F745B"/>
    <w:rsid w:val="005F7592"/>
    <w:rsid w:val="005F75C5"/>
    <w:rsid w:val="005F75E2"/>
    <w:rsid w:val="005F77BA"/>
    <w:rsid w:val="005F7E6E"/>
    <w:rsid w:val="0060032B"/>
    <w:rsid w:val="0060086A"/>
    <w:rsid w:val="00600B9D"/>
    <w:rsid w:val="00601526"/>
    <w:rsid w:val="00601769"/>
    <w:rsid w:val="0060182A"/>
    <w:rsid w:val="006018DE"/>
    <w:rsid w:val="00601C1E"/>
    <w:rsid w:val="00601C72"/>
    <w:rsid w:val="00601CAC"/>
    <w:rsid w:val="00601F64"/>
    <w:rsid w:val="0060256B"/>
    <w:rsid w:val="00602D9C"/>
    <w:rsid w:val="006030C0"/>
    <w:rsid w:val="00603A99"/>
    <w:rsid w:val="006042B5"/>
    <w:rsid w:val="00604312"/>
    <w:rsid w:val="006045B9"/>
    <w:rsid w:val="00605427"/>
    <w:rsid w:val="0060558F"/>
    <w:rsid w:val="0060563D"/>
    <w:rsid w:val="0060580A"/>
    <w:rsid w:val="00605EE6"/>
    <w:rsid w:val="00606D07"/>
    <w:rsid w:val="00606DAE"/>
    <w:rsid w:val="006077D1"/>
    <w:rsid w:val="0060799F"/>
    <w:rsid w:val="00607DE7"/>
    <w:rsid w:val="006102CB"/>
    <w:rsid w:val="006103E9"/>
    <w:rsid w:val="006104FF"/>
    <w:rsid w:val="006108B5"/>
    <w:rsid w:val="00610AAA"/>
    <w:rsid w:val="00610F23"/>
    <w:rsid w:val="00610F7E"/>
    <w:rsid w:val="00610FD3"/>
    <w:rsid w:val="006115C9"/>
    <w:rsid w:val="0061182E"/>
    <w:rsid w:val="0061194C"/>
    <w:rsid w:val="006119B3"/>
    <w:rsid w:val="00611CE3"/>
    <w:rsid w:val="0061201D"/>
    <w:rsid w:val="00612145"/>
    <w:rsid w:val="00613335"/>
    <w:rsid w:val="00613773"/>
    <w:rsid w:val="00613A73"/>
    <w:rsid w:val="00613EDF"/>
    <w:rsid w:val="00613EF0"/>
    <w:rsid w:val="006144EF"/>
    <w:rsid w:val="00614A30"/>
    <w:rsid w:val="00615427"/>
    <w:rsid w:val="00615AF8"/>
    <w:rsid w:val="00615E32"/>
    <w:rsid w:val="0061658C"/>
    <w:rsid w:val="00617052"/>
    <w:rsid w:val="006170C4"/>
    <w:rsid w:val="0061742B"/>
    <w:rsid w:val="00617993"/>
    <w:rsid w:val="00617A5B"/>
    <w:rsid w:val="00617B2D"/>
    <w:rsid w:val="00617B77"/>
    <w:rsid w:val="00617D72"/>
    <w:rsid w:val="00620163"/>
    <w:rsid w:val="00620280"/>
    <w:rsid w:val="0062053F"/>
    <w:rsid w:val="0062065A"/>
    <w:rsid w:val="00621554"/>
    <w:rsid w:val="00621748"/>
    <w:rsid w:val="00621AA7"/>
    <w:rsid w:val="00621CBB"/>
    <w:rsid w:val="00621FAA"/>
    <w:rsid w:val="0062234B"/>
    <w:rsid w:val="0062272B"/>
    <w:rsid w:val="00622897"/>
    <w:rsid w:val="00622DF5"/>
    <w:rsid w:val="00623223"/>
    <w:rsid w:val="0062339C"/>
    <w:rsid w:val="006235D3"/>
    <w:rsid w:val="006235D6"/>
    <w:rsid w:val="00623611"/>
    <w:rsid w:val="00623669"/>
    <w:rsid w:val="006238F4"/>
    <w:rsid w:val="006239D9"/>
    <w:rsid w:val="00623D9C"/>
    <w:rsid w:val="006240F1"/>
    <w:rsid w:val="00624781"/>
    <w:rsid w:val="0062505C"/>
    <w:rsid w:val="006250DC"/>
    <w:rsid w:val="0062524D"/>
    <w:rsid w:val="006253A9"/>
    <w:rsid w:val="006256D3"/>
    <w:rsid w:val="00625782"/>
    <w:rsid w:val="00625998"/>
    <w:rsid w:val="00625DED"/>
    <w:rsid w:val="00625E73"/>
    <w:rsid w:val="00625FB0"/>
    <w:rsid w:val="00626467"/>
    <w:rsid w:val="00626E9C"/>
    <w:rsid w:val="00626FFF"/>
    <w:rsid w:val="006273AA"/>
    <w:rsid w:val="0062742D"/>
    <w:rsid w:val="0062745A"/>
    <w:rsid w:val="0062760A"/>
    <w:rsid w:val="0062767A"/>
    <w:rsid w:val="00627778"/>
    <w:rsid w:val="00627A01"/>
    <w:rsid w:val="006300B4"/>
    <w:rsid w:val="00630254"/>
    <w:rsid w:val="006305E4"/>
    <w:rsid w:val="00630700"/>
    <w:rsid w:val="00630934"/>
    <w:rsid w:val="006313A7"/>
    <w:rsid w:val="00631A52"/>
    <w:rsid w:val="00631BC3"/>
    <w:rsid w:val="0063226C"/>
    <w:rsid w:val="006323EC"/>
    <w:rsid w:val="00632686"/>
    <w:rsid w:val="006329B6"/>
    <w:rsid w:val="00632B8A"/>
    <w:rsid w:val="00632BD4"/>
    <w:rsid w:val="0063314C"/>
    <w:rsid w:val="006336DD"/>
    <w:rsid w:val="00633AC1"/>
    <w:rsid w:val="00634F8F"/>
    <w:rsid w:val="00635292"/>
    <w:rsid w:val="0063591D"/>
    <w:rsid w:val="00635A86"/>
    <w:rsid w:val="0063608A"/>
    <w:rsid w:val="00636114"/>
    <w:rsid w:val="006364C8"/>
    <w:rsid w:val="00636526"/>
    <w:rsid w:val="00636678"/>
    <w:rsid w:val="0063714F"/>
    <w:rsid w:val="00637208"/>
    <w:rsid w:val="00637241"/>
    <w:rsid w:val="00637660"/>
    <w:rsid w:val="006378E1"/>
    <w:rsid w:val="006379F8"/>
    <w:rsid w:val="00637AB4"/>
    <w:rsid w:val="00637CC7"/>
    <w:rsid w:val="00640091"/>
    <w:rsid w:val="006406C4"/>
    <w:rsid w:val="00640BBB"/>
    <w:rsid w:val="00641350"/>
    <w:rsid w:val="00641B7B"/>
    <w:rsid w:val="00641B7F"/>
    <w:rsid w:val="00641D0B"/>
    <w:rsid w:val="00641EF1"/>
    <w:rsid w:val="00642135"/>
    <w:rsid w:val="006422C6"/>
    <w:rsid w:val="0064270B"/>
    <w:rsid w:val="006429F8"/>
    <w:rsid w:val="00642AAC"/>
    <w:rsid w:val="00642B1A"/>
    <w:rsid w:val="006434CD"/>
    <w:rsid w:val="0064366F"/>
    <w:rsid w:val="006438D5"/>
    <w:rsid w:val="00643F58"/>
    <w:rsid w:val="0064404E"/>
    <w:rsid w:val="00644159"/>
    <w:rsid w:val="00644527"/>
    <w:rsid w:val="00644DAD"/>
    <w:rsid w:val="006453E3"/>
    <w:rsid w:val="006456DA"/>
    <w:rsid w:val="006459CD"/>
    <w:rsid w:val="00645D8E"/>
    <w:rsid w:val="00645EE9"/>
    <w:rsid w:val="00646000"/>
    <w:rsid w:val="00646399"/>
    <w:rsid w:val="006463B3"/>
    <w:rsid w:val="006466B7"/>
    <w:rsid w:val="006466E9"/>
    <w:rsid w:val="00646705"/>
    <w:rsid w:val="006473CF"/>
    <w:rsid w:val="006474BA"/>
    <w:rsid w:val="006479E5"/>
    <w:rsid w:val="00647BDA"/>
    <w:rsid w:val="006500A5"/>
    <w:rsid w:val="0065055B"/>
    <w:rsid w:val="00650B47"/>
    <w:rsid w:val="0065171F"/>
    <w:rsid w:val="00651747"/>
    <w:rsid w:val="00651DFD"/>
    <w:rsid w:val="006525CC"/>
    <w:rsid w:val="0065265E"/>
    <w:rsid w:val="00652979"/>
    <w:rsid w:val="0065373F"/>
    <w:rsid w:val="00653792"/>
    <w:rsid w:val="00653BF8"/>
    <w:rsid w:val="00653EB7"/>
    <w:rsid w:val="0065410B"/>
    <w:rsid w:val="006541D4"/>
    <w:rsid w:val="0065427B"/>
    <w:rsid w:val="00654405"/>
    <w:rsid w:val="006546A8"/>
    <w:rsid w:val="006548E3"/>
    <w:rsid w:val="00654976"/>
    <w:rsid w:val="00654C7B"/>
    <w:rsid w:val="00654FE0"/>
    <w:rsid w:val="00655154"/>
    <w:rsid w:val="0065515E"/>
    <w:rsid w:val="00655178"/>
    <w:rsid w:val="00655441"/>
    <w:rsid w:val="00655B0C"/>
    <w:rsid w:val="0065620B"/>
    <w:rsid w:val="00656744"/>
    <w:rsid w:val="006567B1"/>
    <w:rsid w:val="006572D5"/>
    <w:rsid w:val="006577B0"/>
    <w:rsid w:val="00657B3E"/>
    <w:rsid w:val="00657CE2"/>
    <w:rsid w:val="00657E4A"/>
    <w:rsid w:val="00657E84"/>
    <w:rsid w:val="006600E0"/>
    <w:rsid w:val="00660392"/>
    <w:rsid w:val="00660455"/>
    <w:rsid w:val="0066093A"/>
    <w:rsid w:val="00660A5B"/>
    <w:rsid w:val="00660F7A"/>
    <w:rsid w:val="00660F90"/>
    <w:rsid w:val="0066102F"/>
    <w:rsid w:val="006610B5"/>
    <w:rsid w:val="00661108"/>
    <w:rsid w:val="00661509"/>
    <w:rsid w:val="00661905"/>
    <w:rsid w:val="006619EB"/>
    <w:rsid w:val="00661AF0"/>
    <w:rsid w:val="00661F0E"/>
    <w:rsid w:val="00662077"/>
    <w:rsid w:val="006623C4"/>
    <w:rsid w:val="00662E38"/>
    <w:rsid w:val="00662EEC"/>
    <w:rsid w:val="0066377B"/>
    <w:rsid w:val="006637E8"/>
    <w:rsid w:val="00663AB8"/>
    <w:rsid w:val="00663E28"/>
    <w:rsid w:val="00664259"/>
    <w:rsid w:val="006649E0"/>
    <w:rsid w:val="00664A78"/>
    <w:rsid w:val="00664C05"/>
    <w:rsid w:val="00664E88"/>
    <w:rsid w:val="0066502C"/>
    <w:rsid w:val="006657BB"/>
    <w:rsid w:val="00666504"/>
    <w:rsid w:val="00666A77"/>
    <w:rsid w:val="00666B03"/>
    <w:rsid w:val="00666BDB"/>
    <w:rsid w:val="00666EB5"/>
    <w:rsid w:val="0066766D"/>
    <w:rsid w:val="00667DB0"/>
    <w:rsid w:val="00667F39"/>
    <w:rsid w:val="0067014D"/>
    <w:rsid w:val="00670524"/>
    <w:rsid w:val="00670CB8"/>
    <w:rsid w:val="00670EB1"/>
    <w:rsid w:val="00670FA8"/>
    <w:rsid w:val="00670FB7"/>
    <w:rsid w:val="00670FBB"/>
    <w:rsid w:val="00671A6F"/>
    <w:rsid w:val="00671C93"/>
    <w:rsid w:val="00671EEA"/>
    <w:rsid w:val="0067240C"/>
    <w:rsid w:val="00672448"/>
    <w:rsid w:val="0067255C"/>
    <w:rsid w:val="00672AF6"/>
    <w:rsid w:val="00672B0F"/>
    <w:rsid w:val="006730BC"/>
    <w:rsid w:val="006733B3"/>
    <w:rsid w:val="0067373B"/>
    <w:rsid w:val="006738A2"/>
    <w:rsid w:val="00673928"/>
    <w:rsid w:val="00673A35"/>
    <w:rsid w:val="00673C90"/>
    <w:rsid w:val="00673D10"/>
    <w:rsid w:val="00673F76"/>
    <w:rsid w:val="00674271"/>
    <w:rsid w:val="0067451C"/>
    <w:rsid w:val="0067466E"/>
    <w:rsid w:val="006747B1"/>
    <w:rsid w:val="00674BA7"/>
    <w:rsid w:val="00674D01"/>
    <w:rsid w:val="006750CD"/>
    <w:rsid w:val="006750F5"/>
    <w:rsid w:val="006750FE"/>
    <w:rsid w:val="0067560B"/>
    <w:rsid w:val="00675743"/>
    <w:rsid w:val="00675A74"/>
    <w:rsid w:val="00675C85"/>
    <w:rsid w:val="00675DD8"/>
    <w:rsid w:val="0067613D"/>
    <w:rsid w:val="00676150"/>
    <w:rsid w:val="0067631A"/>
    <w:rsid w:val="00676B86"/>
    <w:rsid w:val="00676DD2"/>
    <w:rsid w:val="00676E18"/>
    <w:rsid w:val="00677488"/>
    <w:rsid w:val="0067748D"/>
    <w:rsid w:val="00677BE8"/>
    <w:rsid w:val="00677FE2"/>
    <w:rsid w:val="0068015D"/>
    <w:rsid w:val="0068034B"/>
    <w:rsid w:val="006804EB"/>
    <w:rsid w:val="006804F6"/>
    <w:rsid w:val="006805FD"/>
    <w:rsid w:val="00680660"/>
    <w:rsid w:val="00680849"/>
    <w:rsid w:val="0068088F"/>
    <w:rsid w:val="00680B06"/>
    <w:rsid w:val="00680F46"/>
    <w:rsid w:val="00681149"/>
    <w:rsid w:val="00681198"/>
    <w:rsid w:val="0068130B"/>
    <w:rsid w:val="00681638"/>
    <w:rsid w:val="00681B52"/>
    <w:rsid w:val="00682182"/>
    <w:rsid w:val="0068272D"/>
    <w:rsid w:val="00682B58"/>
    <w:rsid w:val="00683CB6"/>
    <w:rsid w:val="00683E11"/>
    <w:rsid w:val="00683F23"/>
    <w:rsid w:val="00684060"/>
    <w:rsid w:val="006840D3"/>
    <w:rsid w:val="00684601"/>
    <w:rsid w:val="006848E6"/>
    <w:rsid w:val="00684BBE"/>
    <w:rsid w:val="00684DBE"/>
    <w:rsid w:val="00684EED"/>
    <w:rsid w:val="00684F06"/>
    <w:rsid w:val="0068500E"/>
    <w:rsid w:val="006850BC"/>
    <w:rsid w:val="00685520"/>
    <w:rsid w:val="00685E7E"/>
    <w:rsid w:val="00685E80"/>
    <w:rsid w:val="00685EF3"/>
    <w:rsid w:val="00685F3E"/>
    <w:rsid w:val="00686433"/>
    <w:rsid w:val="006869AD"/>
    <w:rsid w:val="00686C1E"/>
    <w:rsid w:val="00686DEA"/>
    <w:rsid w:val="00687035"/>
    <w:rsid w:val="006873AF"/>
    <w:rsid w:val="00687430"/>
    <w:rsid w:val="006875DE"/>
    <w:rsid w:val="0069013E"/>
    <w:rsid w:val="0069099F"/>
    <w:rsid w:val="00690A7B"/>
    <w:rsid w:val="00690F2C"/>
    <w:rsid w:val="00692072"/>
    <w:rsid w:val="00692087"/>
    <w:rsid w:val="006923C7"/>
    <w:rsid w:val="00692C8C"/>
    <w:rsid w:val="00692CF5"/>
    <w:rsid w:val="006931DA"/>
    <w:rsid w:val="00693550"/>
    <w:rsid w:val="00693CC0"/>
    <w:rsid w:val="00694211"/>
    <w:rsid w:val="006942B6"/>
    <w:rsid w:val="006943BA"/>
    <w:rsid w:val="00694A62"/>
    <w:rsid w:val="00694DFA"/>
    <w:rsid w:val="006951EA"/>
    <w:rsid w:val="00695CE0"/>
    <w:rsid w:val="006960C7"/>
    <w:rsid w:val="00696728"/>
    <w:rsid w:val="00696733"/>
    <w:rsid w:val="00697347"/>
    <w:rsid w:val="006978F4"/>
    <w:rsid w:val="00697ABF"/>
    <w:rsid w:val="00697C60"/>
    <w:rsid w:val="00697E16"/>
    <w:rsid w:val="006A00CD"/>
    <w:rsid w:val="006A02E7"/>
    <w:rsid w:val="006A0511"/>
    <w:rsid w:val="006A0B7F"/>
    <w:rsid w:val="006A0C2B"/>
    <w:rsid w:val="006A0D7E"/>
    <w:rsid w:val="006A0E2A"/>
    <w:rsid w:val="006A0E98"/>
    <w:rsid w:val="006A1232"/>
    <w:rsid w:val="006A21EF"/>
    <w:rsid w:val="006A250E"/>
    <w:rsid w:val="006A27D4"/>
    <w:rsid w:val="006A2C16"/>
    <w:rsid w:val="006A2CB4"/>
    <w:rsid w:val="006A3071"/>
    <w:rsid w:val="006A359D"/>
    <w:rsid w:val="006A3682"/>
    <w:rsid w:val="006A37BA"/>
    <w:rsid w:val="006A3B69"/>
    <w:rsid w:val="006A3BB2"/>
    <w:rsid w:val="006A4071"/>
    <w:rsid w:val="006A44F4"/>
    <w:rsid w:val="006A45E7"/>
    <w:rsid w:val="006A4731"/>
    <w:rsid w:val="006A4C87"/>
    <w:rsid w:val="006A4E28"/>
    <w:rsid w:val="006A4E34"/>
    <w:rsid w:val="006A5373"/>
    <w:rsid w:val="006A541C"/>
    <w:rsid w:val="006A6121"/>
    <w:rsid w:val="006A690B"/>
    <w:rsid w:val="006A690F"/>
    <w:rsid w:val="006A6AD8"/>
    <w:rsid w:val="006A6C92"/>
    <w:rsid w:val="006A6D09"/>
    <w:rsid w:val="006A6D62"/>
    <w:rsid w:val="006A7110"/>
    <w:rsid w:val="006A739C"/>
    <w:rsid w:val="006A7B3F"/>
    <w:rsid w:val="006A7CFA"/>
    <w:rsid w:val="006A7D49"/>
    <w:rsid w:val="006B04E5"/>
    <w:rsid w:val="006B0E60"/>
    <w:rsid w:val="006B13D8"/>
    <w:rsid w:val="006B143B"/>
    <w:rsid w:val="006B1C15"/>
    <w:rsid w:val="006B1DF8"/>
    <w:rsid w:val="006B2814"/>
    <w:rsid w:val="006B2BEE"/>
    <w:rsid w:val="006B336B"/>
    <w:rsid w:val="006B342C"/>
    <w:rsid w:val="006B356B"/>
    <w:rsid w:val="006B395D"/>
    <w:rsid w:val="006B3FE8"/>
    <w:rsid w:val="006B46C7"/>
    <w:rsid w:val="006B47A6"/>
    <w:rsid w:val="006B4E31"/>
    <w:rsid w:val="006B5543"/>
    <w:rsid w:val="006B57C6"/>
    <w:rsid w:val="006B57DE"/>
    <w:rsid w:val="006B598A"/>
    <w:rsid w:val="006B59CF"/>
    <w:rsid w:val="006B5A55"/>
    <w:rsid w:val="006B6663"/>
    <w:rsid w:val="006B68AE"/>
    <w:rsid w:val="006B694D"/>
    <w:rsid w:val="006B6ACA"/>
    <w:rsid w:val="006B6CE0"/>
    <w:rsid w:val="006B6DE8"/>
    <w:rsid w:val="006B7539"/>
    <w:rsid w:val="006C0668"/>
    <w:rsid w:val="006C0698"/>
    <w:rsid w:val="006C0D4E"/>
    <w:rsid w:val="006C0DA8"/>
    <w:rsid w:val="006C178D"/>
    <w:rsid w:val="006C1A44"/>
    <w:rsid w:val="006C1B19"/>
    <w:rsid w:val="006C1C7C"/>
    <w:rsid w:val="006C1CDC"/>
    <w:rsid w:val="006C1F72"/>
    <w:rsid w:val="006C1FF3"/>
    <w:rsid w:val="006C277D"/>
    <w:rsid w:val="006C2905"/>
    <w:rsid w:val="006C2937"/>
    <w:rsid w:val="006C2E3B"/>
    <w:rsid w:val="006C33AC"/>
    <w:rsid w:val="006C366E"/>
    <w:rsid w:val="006C3832"/>
    <w:rsid w:val="006C448F"/>
    <w:rsid w:val="006C48DB"/>
    <w:rsid w:val="006C4AFE"/>
    <w:rsid w:val="006C5396"/>
    <w:rsid w:val="006C57D5"/>
    <w:rsid w:val="006C6245"/>
    <w:rsid w:val="006C669B"/>
    <w:rsid w:val="006C6791"/>
    <w:rsid w:val="006C6D46"/>
    <w:rsid w:val="006C6FF3"/>
    <w:rsid w:val="006C72F6"/>
    <w:rsid w:val="006C7D2E"/>
    <w:rsid w:val="006C7F1E"/>
    <w:rsid w:val="006D0363"/>
    <w:rsid w:val="006D0856"/>
    <w:rsid w:val="006D09B4"/>
    <w:rsid w:val="006D0DE7"/>
    <w:rsid w:val="006D0E2D"/>
    <w:rsid w:val="006D1413"/>
    <w:rsid w:val="006D15AC"/>
    <w:rsid w:val="006D170B"/>
    <w:rsid w:val="006D1EC2"/>
    <w:rsid w:val="006D26DE"/>
    <w:rsid w:val="006D27CF"/>
    <w:rsid w:val="006D2E16"/>
    <w:rsid w:val="006D2E85"/>
    <w:rsid w:val="006D2F62"/>
    <w:rsid w:val="006D3640"/>
    <w:rsid w:val="006D36E9"/>
    <w:rsid w:val="006D37D6"/>
    <w:rsid w:val="006D3C72"/>
    <w:rsid w:val="006D4084"/>
    <w:rsid w:val="006D4136"/>
    <w:rsid w:val="006D4491"/>
    <w:rsid w:val="006D4553"/>
    <w:rsid w:val="006D48FB"/>
    <w:rsid w:val="006D4E2C"/>
    <w:rsid w:val="006D5446"/>
    <w:rsid w:val="006D5479"/>
    <w:rsid w:val="006D564E"/>
    <w:rsid w:val="006D5852"/>
    <w:rsid w:val="006D5C71"/>
    <w:rsid w:val="006D5DD0"/>
    <w:rsid w:val="006D629A"/>
    <w:rsid w:val="006D6724"/>
    <w:rsid w:val="006D6AAD"/>
    <w:rsid w:val="006D6B69"/>
    <w:rsid w:val="006D70A4"/>
    <w:rsid w:val="006D721A"/>
    <w:rsid w:val="006D73B3"/>
    <w:rsid w:val="006D7873"/>
    <w:rsid w:val="006D7AEC"/>
    <w:rsid w:val="006D7E48"/>
    <w:rsid w:val="006E0311"/>
    <w:rsid w:val="006E0B1F"/>
    <w:rsid w:val="006E0E92"/>
    <w:rsid w:val="006E1419"/>
    <w:rsid w:val="006E150E"/>
    <w:rsid w:val="006E177B"/>
    <w:rsid w:val="006E1DF7"/>
    <w:rsid w:val="006E1ED0"/>
    <w:rsid w:val="006E2137"/>
    <w:rsid w:val="006E23AF"/>
    <w:rsid w:val="006E2A57"/>
    <w:rsid w:val="006E2DE8"/>
    <w:rsid w:val="006E3468"/>
    <w:rsid w:val="006E370B"/>
    <w:rsid w:val="006E3C4D"/>
    <w:rsid w:val="006E4020"/>
    <w:rsid w:val="006E4096"/>
    <w:rsid w:val="006E44E5"/>
    <w:rsid w:val="006E542C"/>
    <w:rsid w:val="006E5B49"/>
    <w:rsid w:val="006E5E51"/>
    <w:rsid w:val="006E62AF"/>
    <w:rsid w:val="006E6428"/>
    <w:rsid w:val="006E73B6"/>
    <w:rsid w:val="006E7570"/>
    <w:rsid w:val="006E768E"/>
    <w:rsid w:val="006E76C7"/>
    <w:rsid w:val="006F02BC"/>
    <w:rsid w:val="006F0D95"/>
    <w:rsid w:val="006F0ED5"/>
    <w:rsid w:val="006F106B"/>
    <w:rsid w:val="006F1109"/>
    <w:rsid w:val="006F11AF"/>
    <w:rsid w:val="006F11E4"/>
    <w:rsid w:val="006F1297"/>
    <w:rsid w:val="006F1399"/>
    <w:rsid w:val="006F1813"/>
    <w:rsid w:val="006F1B46"/>
    <w:rsid w:val="006F1EED"/>
    <w:rsid w:val="006F2141"/>
    <w:rsid w:val="006F2FFB"/>
    <w:rsid w:val="006F318C"/>
    <w:rsid w:val="006F346B"/>
    <w:rsid w:val="006F387F"/>
    <w:rsid w:val="006F3B28"/>
    <w:rsid w:val="006F41E3"/>
    <w:rsid w:val="006F474E"/>
    <w:rsid w:val="006F4EFD"/>
    <w:rsid w:val="006F518F"/>
    <w:rsid w:val="006F5677"/>
    <w:rsid w:val="006F5B7E"/>
    <w:rsid w:val="006F5D1B"/>
    <w:rsid w:val="006F5E8D"/>
    <w:rsid w:val="006F6129"/>
    <w:rsid w:val="006F6151"/>
    <w:rsid w:val="006F61D6"/>
    <w:rsid w:val="006F67DD"/>
    <w:rsid w:val="006F6A21"/>
    <w:rsid w:val="006F6BBB"/>
    <w:rsid w:val="006F6EA6"/>
    <w:rsid w:val="006F6FFD"/>
    <w:rsid w:val="006F75AC"/>
    <w:rsid w:val="006F773B"/>
    <w:rsid w:val="006F7A41"/>
    <w:rsid w:val="006F7BDE"/>
    <w:rsid w:val="0070032E"/>
    <w:rsid w:val="007003BD"/>
    <w:rsid w:val="007008B3"/>
    <w:rsid w:val="00700AF6"/>
    <w:rsid w:val="00700D10"/>
    <w:rsid w:val="00700D79"/>
    <w:rsid w:val="00700FF7"/>
    <w:rsid w:val="00701033"/>
    <w:rsid w:val="007016AD"/>
    <w:rsid w:val="00701CC7"/>
    <w:rsid w:val="00701D02"/>
    <w:rsid w:val="00701DCC"/>
    <w:rsid w:val="00702555"/>
    <w:rsid w:val="00703080"/>
    <w:rsid w:val="007031CD"/>
    <w:rsid w:val="00703389"/>
    <w:rsid w:val="007033C3"/>
    <w:rsid w:val="00703458"/>
    <w:rsid w:val="00703EFD"/>
    <w:rsid w:val="007044DD"/>
    <w:rsid w:val="00704717"/>
    <w:rsid w:val="007051ED"/>
    <w:rsid w:val="007053F3"/>
    <w:rsid w:val="00705412"/>
    <w:rsid w:val="007059FB"/>
    <w:rsid w:val="007060A2"/>
    <w:rsid w:val="00706101"/>
    <w:rsid w:val="00706832"/>
    <w:rsid w:val="00706947"/>
    <w:rsid w:val="00707049"/>
    <w:rsid w:val="007078CD"/>
    <w:rsid w:val="00707983"/>
    <w:rsid w:val="00707A42"/>
    <w:rsid w:val="00707D0C"/>
    <w:rsid w:val="007105C1"/>
    <w:rsid w:val="00710B01"/>
    <w:rsid w:val="00710EB3"/>
    <w:rsid w:val="00711220"/>
    <w:rsid w:val="007112D8"/>
    <w:rsid w:val="00711361"/>
    <w:rsid w:val="0071189C"/>
    <w:rsid w:val="00711EC8"/>
    <w:rsid w:val="007123A2"/>
    <w:rsid w:val="00712508"/>
    <w:rsid w:val="00712BDB"/>
    <w:rsid w:val="00712C04"/>
    <w:rsid w:val="007131E3"/>
    <w:rsid w:val="00713221"/>
    <w:rsid w:val="00713B1E"/>
    <w:rsid w:val="00713BBA"/>
    <w:rsid w:val="00713F8E"/>
    <w:rsid w:val="00714322"/>
    <w:rsid w:val="00714373"/>
    <w:rsid w:val="0071438F"/>
    <w:rsid w:val="00714C63"/>
    <w:rsid w:val="007150E8"/>
    <w:rsid w:val="00715170"/>
    <w:rsid w:val="007151C9"/>
    <w:rsid w:val="00715B62"/>
    <w:rsid w:val="00715E62"/>
    <w:rsid w:val="00715E73"/>
    <w:rsid w:val="00715F39"/>
    <w:rsid w:val="00716C2E"/>
    <w:rsid w:val="00716F1C"/>
    <w:rsid w:val="0071723B"/>
    <w:rsid w:val="00717281"/>
    <w:rsid w:val="0071767B"/>
    <w:rsid w:val="00717BC7"/>
    <w:rsid w:val="0072072D"/>
    <w:rsid w:val="00721538"/>
    <w:rsid w:val="007215C7"/>
    <w:rsid w:val="00721C9A"/>
    <w:rsid w:val="00721F28"/>
    <w:rsid w:val="00722131"/>
    <w:rsid w:val="00722291"/>
    <w:rsid w:val="007222B6"/>
    <w:rsid w:val="0072237E"/>
    <w:rsid w:val="00722423"/>
    <w:rsid w:val="00722641"/>
    <w:rsid w:val="00722A03"/>
    <w:rsid w:val="00722C16"/>
    <w:rsid w:val="00722F78"/>
    <w:rsid w:val="00722FAD"/>
    <w:rsid w:val="007236C3"/>
    <w:rsid w:val="0072383A"/>
    <w:rsid w:val="00723874"/>
    <w:rsid w:val="00723D05"/>
    <w:rsid w:val="00723D64"/>
    <w:rsid w:val="007240C4"/>
    <w:rsid w:val="00724163"/>
    <w:rsid w:val="007244E2"/>
    <w:rsid w:val="00724799"/>
    <w:rsid w:val="0072508A"/>
    <w:rsid w:val="007252F2"/>
    <w:rsid w:val="007258B2"/>
    <w:rsid w:val="00725F74"/>
    <w:rsid w:val="0072622A"/>
    <w:rsid w:val="00726492"/>
    <w:rsid w:val="0072668B"/>
    <w:rsid w:val="007266EE"/>
    <w:rsid w:val="007269DC"/>
    <w:rsid w:val="007278F2"/>
    <w:rsid w:val="00727A53"/>
    <w:rsid w:val="00727ADE"/>
    <w:rsid w:val="00730154"/>
    <w:rsid w:val="0073040E"/>
    <w:rsid w:val="0073075F"/>
    <w:rsid w:val="00730813"/>
    <w:rsid w:val="00730C9C"/>
    <w:rsid w:val="00730D3B"/>
    <w:rsid w:val="007312CF"/>
    <w:rsid w:val="0073130B"/>
    <w:rsid w:val="007317D1"/>
    <w:rsid w:val="00731803"/>
    <w:rsid w:val="00732062"/>
    <w:rsid w:val="00732886"/>
    <w:rsid w:val="00732FD6"/>
    <w:rsid w:val="00733020"/>
    <w:rsid w:val="00733205"/>
    <w:rsid w:val="007332C5"/>
    <w:rsid w:val="00733393"/>
    <w:rsid w:val="007333F4"/>
    <w:rsid w:val="007342EE"/>
    <w:rsid w:val="007344FF"/>
    <w:rsid w:val="00734DDE"/>
    <w:rsid w:val="00734F27"/>
    <w:rsid w:val="007352A9"/>
    <w:rsid w:val="0073540B"/>
    <w:rsid w:val="00735B3B"/>
    <w:rsid w:val="00735DC6"/>
    <w:rsid w:val="00735EAE"/>
    <w:rsid w:val="00736463"/>
    <w:rsid w:val="00736671"/>
    <w:rsid w:val="007369AB"/>
    <w:rsid w:val="00736E94"/>
    <w:rsid w:val="00737486"/>
    <w:rsid w:val="00737AC6"/>
    <w:rsid w:val="00737F34"/>
    <w:rsid w:val="00740561"/>
    <w:rsid w:val="00740B2C"/>
    <w:rsid w:val="00740C54"/>
    <w:rsid w:val="00740D7C"/>
    <w:rsid w:val="0074122A"/>
    <w:rsid w:val="007412C4"/>
    <w:rsid w:val="007414A5"/>
    <w:rsid w:val="00741919"/>
    <w:rsid w:val="00741B36"/>
    <w:rsid w:val="00741F9B"/>
    <w:rsid w:val="0074205C"/>
    <w:rsid w:val="00742093"/>
    <w:rsid w:val="00742285"/>
    <w:rsid w:val="007425C2"/>
    <w:rsid w:val="0074285C"/>
    <w:rsid w:val="00742BD9"/>
    <w:rsid w:val="007436E4"/>
    <w:rsid w:val="00743877"/>
    <w:rsid w:val="007438C5"/>
    <w:rsid w:val="007439AE"/>
    <w:rsid w:val="007457F1"/>
    <w:rsid w:val="00745C8C"/>
    <w:rsid w:val="007461F7"/>
    <w:rsid w:val="0074679A"/>
    <w:rsid w:val="0074686D"/>
    <w:rsid w:val="00746925"/>
    <w:rsid w:val="0074710C"/>
    <w:rsid w:val="0074720E"/>
    <w:rsid w:val="007476F7"/>
    <w:rsid w:val="0074792F"/>
    <w:rsid w:val="00747EAD"/>
    <w:rsid w:val="0075002E"/>
    <w:rsid w:val="00750254"/>
    <w:rsid w:val="00750AF6"/>
    <w:rsid w:val="00750BA2"/>
    <w:rsid w:val="007511DF"/>
    <w:rsid w:val="007513B4"/>
    <w:rsid w:val="00751425"/>
    <w:rsid w:val="00751486"/>
    <w:rsid w:val="00751644"/>
    <w:rsid w:val="00751AA8"/>
    <w:rsid w:val="00751B7A"/>
    <w:rsid w:val="00751BD8"/>
    <w:rsid w:val="00751D8C"/>
    <w:rsid w:val="00752086"/>
    <w:rsid w:val="0075232D"/>
    <w:rsid w:val="00752452"/>
    <w:rsid w:val="00752708"/>
    <w:rsid w:val="00752B67"/>
    <w:rsid w:val="00753692"/>
    <w:rsid w:val="007538A2"/>
    <w:rsid w:val="00753E1D"/>
    <w:rsid w:val="00754884"/>
    <w:rsid w:val="0075492E"/>
    <w:rsid w:val="0075494C"/>
    <w:rsid w:val="00754FF3"/>
    <w:rsid w:val="007553E1"/>
    <w:rsid w:val="00755A09"/>
    <w:rsid w:val="00755AFA"/>
    <w:rsid w:val="00755B66"/>
    <w:rsid w:val="00755BD4"/>
    <w:rsid w:val="007561AE"/>
    <w:rsid w:val="007561EF"/>
    <w:rsid w:val="007571BB"/>
    <w:rsid w:val="00757465"/>
    <w:rsid w:val="00757567"/>
    <w:rsid w:val="007578B2"/>
    <w:rsid w:val="00760147"/>
    <w:rsid w:val="0076057A"/>
    <w:rsid w:val="007609A3"/>
    <w:rsid w:val="00760B00"/>
    <w:rsid w:val="007618F4"/>
    <w:rsid w:val="00761C90"/>
    <w:rsid w:val="007621EA"/>
    <w:rsid w:val="00762313"/>
    <w:rsid w:val="00763000"/>
    <w:rsid w:val="007630E5"/>
    <w:rsid w:val="00763360"/>
    <w:rsid w:val="007637F8"/>
    <w:rsid w:val="00763EB3"/>
    <w:rsid w:val="00764340"/>
    <w:rsid w:val="00764A0C"/>
    <w:rsid w:val="0076576D"/>
    <w:rsid w:val="00765C82"/>
    <w:rsid w:val="00765CDD"/>
    <w:rsid w:val="007661BB"/>
    <w:rsid w:val="00766A09"/>
    <w:rsid w:val="00766AB5"/>
    <w:rsid w:val="00766EFE"/>
    <w:rsid w:val="00766F7B"/>
    <w:rsid w:val="00766F8C"/>
    <w:rsid w:val="00766FAB"/>
    <w:rsid w:val="00767622"/>
    <w:rsid w:val="00767ACC"/>
    <w:rsid w:val="007702A5"/>
    <w:rsid w:val="007708A8"/>
    <w:rsid w:val="00770FD1"/>
    <w:rsid w:val="0077157A"/>
    <w:rsid w:val="00771B0E"/>
    <w:rsid w:val="00771C9C"/>
    <w:rsid w:val="0077201F"/>
    <w:rsid w:val="007720FB"/>
    <w:rsid w:val="00772514"/>
    <w:rsid w:val="00772902"/>
    <w:rsid w:val="00772AB9"/>
    <w:rsid w:val="00772BE9"/>
    <w:rsid w:val="00772D22"/>
    <w:rsid w:val="00772D76"/>
    <w:rsid w:val="00773065"/>
    <w:rsid w:val="00773972"/>
    <w:rsid w:val="00773C38"/>
    <w:rsid w:val="00773D5A"/>
    <w:rsid w:val="00773FAC"/>
    <w:rsid w:val="00774266"/>
    <w:rsid w:val="00774336"/>
    <w:rsid w:val="00774443"/>
    <w:rsid w:val="007745EF"/>
    <w:rsid w:val="00774B3A"/>
    <w:rsid w:val="0077500E"/>
    <w:rsid w:val="007753A3"/>
    <w:rsid w:val="007753C3"/>
    <w:rsid w:val="0077549E"/>
    <w:rsid w:val="00775630"/>
    <w:rsid w:val="00775A35"/>
    <w:rsid w:val="00775DE0"/>
    <w:rsid w:val="00775EC9"/>
    <w:rsid w:val="00775F04"/>
    <w:rsid w:val="007760B3"/>
    <w:rsid w:val="00776246"/>
    <w:rsid w:val="00776895"/>
    <w:rsid w:val="00776FBD"/>
    <w:rsid w:val="00777126"/>
    <w:rsid w:val="00777274"/>
    <w:rsid w:val="007773A7"/>
    <w:rsid w:val="00777467"/>
    <w:rsid w:val="00777AD2"/>
    <w:rsid w:val="00777F61"/>
    <w:rsid w:val="007802FC"/>
    <w:rsid w:val="0078039E"/>
    <w:rsid w:val="007803EF"/>
    <w:rsid w:val="00780DA7"/>
    <w:rsid w:val="00781050"/>
    <w:rsid w:val="0078111A"/>
    <w:rsid w:val="007814DC"/>
    <w:rsid w:val="00781DC2"/>
    <w:rsid w:val="00781E6F"/>
    <w:rsid w:val="00781F35"/>
    <w:rsid w:val="007820C2"/>
    <w:rsid w:val="0078222C"/>
    <w:rsid w:val="00782785"/>
    <w:rsid w:val="007827C4"/>
    <w:rsid w:val="0078281F"/>
    <w:rsid w:val="007828A4"/>
    <w:rsid w:val="00782FFF"/>
    <w:rsid w:val="00783606"/>
    <w:rsid w:val="0078371A"/>
    <w:rsid w:val="00783C02"/>
    <w:rsid w:val="00783C06"/>
    <w:rsid w:val="00783CDD"/>
    <w:rsid w:val="00783D36"/>
    <w:rsid w:val="007847BD"/>
    <w:rsid w:val="00784B9D"/>
    <w:rsid w:val="00784D0D"/>
    <w:rsid w:val="007851AA"/>
    <w:rsid w:val="00785357"/>
    <w:rsid w:val="0078561C"/>
    <w:rsid w:val="0078586A"/>
    <w:rsid w:val="00785DE4"/>
    <w:rsid w:val="007863EC"/>
    <w:rsid w:val="00787978"/>
    <w:rsid w:val="00790037"/>
    <w:rsid w:val="00790069"/>
    <w:rsid w:val="007901F0"/>
    <w:rsid w:val="00790353"/>
    <w:rsid w:val="0079096C"/>
    <w:rsid w:val="00790EFD"/>
    <w:rsid w:val="007910D9"/>
    <w:rsid w:val="007911BA"/>
    <w:rsid w:val="0079121A"/>
    <w:rsid w:val="00791425"/>
    <w:rsid w:val="0079175A"/>
    <w:rsid w:val="00791F27"/>
    <w:rsid w:val="00792A54"/>
    <w:rsid w:val="007932D1"/>
    <w:rsid w:val="00793E0B"/>
    <w:rsid w:val="00794250"/>
    <w:rsid w:val="00794845"/>
    <w:rsid w:val="007948A0"/>
    <w:rsid w:val="0079531C"/>
    <w:rsid w:val="007954B9"/>
    <w:rsid w:val="007954F7"/>
    <w:rsid w:val="00795833"/>
    <w:rsid w:val="00795B04"/>
    <w:rsid w:val="00795D15"/>
    <w:rsid w:val="0079629A"/>
    <w:rsid w:val="007963A9"/>
    <w:rsid w:val="007966A0"/>
    <w:rsid w:val="00797098"/>
    <w:rsid w:val="007972FF"/>
    <w:rsid w:val="00797551"/>
    <w:rsid w:val="00797806"/>
    <w:rsid w:val="00797938"/>
    <w:rsid w:val="007A0254"/>
    <w:rsid w:val="007A06E9"/>
    <w:rsid w:val="007A074C"/>
    <w:rsid w:val="007A0DA8"/>
    <w:rsid w:val="007A1182"/>
    <w:rsid w:val="007A13E4"/>
    <w:rsid w:val="007A1609"/>
    <w:rsid w:val="007A1B11"/>
    <w:rsid w:val="007A1CE9"/>
    <w:rsid w:val="007A1D0A"/>
    <w:rsid w:val="007A1FB8"/>
    <w:rsid w:val="007A2041"/>
    <w:rsid w:val="007A208C"/>
    <w:rsid w:val="007A26C9"/>
    <w:rsid w:val="007A2BEF"/>
    <w:rsid w:val="007A38AD"/>
    <w:rsid w:val="007A3B8E"/>
    <w:rsid w:val="007A3C9F"/>
    <w:rsid w:val="007A3EB2"/>
    <w:rsid w:val="007A4725"/>
    <w:rsid w:val="007A5769"/>
    <w:rsid w:val="007A582A"/>
    <w:rsid w:val="007A5ADC"/>
    <w:rsid w:val="007A5DDD"/>
    <w:rsid w:val="007A5DF8"/>
    <w:rsid w:val="007A5F5D"/>
    <w:rsid w:val="007A621C"/>
    <w:rsid w:val="007A643C"/>
    <w:rsid w:val="007A6A70"/>
    <w:rsid w:val="007A6FCA"/>
    <w:rsid w:val="007A7372"/>
    <w:rsid w:val="007A7837"/>
    <w:rsid w:val="007A7947"/>
    <w:rsid w:val="007A7D0E"/>
    <w:rsid w:val="007B00CF"/>
    <w:rsid w:val="007B0293"/>
    <w:rsid w:val="007B03AF"/>
    <w:rsid w:val="007B05EA"/>
    <w:rsid w:val="007B07AE"/>
    <w:rsid w:val="007B07D0"/>
    <w:rsid w:val="007B0975"/>
    <w:rsid w:val="007B0A6E"/>
    <w:rsid w:val="007B0A73"/>
    <w:rsid w:val="007B0D58"/>
    <w:rsid w:val="007B0EBE"/>
    <w:rsid w:val="007B0F39"/>
    <w:rsid w:val="007B15C3"/>
    <w:rsid w:val="007B1CE9"/>
    <w:rsid w:val="007B1F5B"/>
    <w:rsid w:val="007B1FC3"/>
    <w:rsid w:val="007B1FEE"/>
    <w:rsid w:val="007B232E"/>
    <w:rsid w:val="007B2A4D"/>
    <w:rsid w:val="007B2B72"/>
    <w:rsid w:val="007B2DF6"/>
    <w:rsid w:val="007B311F"/>
    <w:rsid w:val="007B335A"/>
    <w:rsid w:val="007B3788"/>
    <w:rsid w:val="007B3B52"/>
    <w:rsid w:val="007B3C74"/>
    <w:rsid w:val="007B40C7"/>
    <w:rsid w:val="007B45C7"/>
    <w:rsid w:val="007B4ACF"/>
    <w:rsid w:val="007B5142"/>
    <w:rsid w:val="007B53C4"/>
    <w:rsid w:val="007B5454"/>
    <w:rsid w:val="007B6465"/>
    <w:rsid w:val="007B6925"/>
    <w:rsid w:val="007B6B30"/>
    <w:rsid w:val="007B6DCD"/>
    <w:rsid w:val="007B6F68"/>
    <w:rsid w:val="007B71BF"/>
    <w:rsid w:val="007B7592"/>
    <w:rsid w:val="007B78C4"/>
    <w:rsid w:val="007B7F19"/>
    <w:rsid w:val="007C01A8"/>
    <w:rsid w:val="007C071C"/>
    <w:rsid w:val="007C0BCD"/>
    <w:rsid w:val="007C0DBE"/>
    <w:rsid w:val="007C1509"/>
    <w:rsid w:val="007C1709"/>
    <w:rsid w:val="007C1AA4"/>
    <w:rsid w:val="007C1E8C"/>
    <w:rsid w:val="007C1FCA"/>
    <w:rsid w:val="007C21F1"/>
    <w:rsid w:val="007C24A5"/>
    <w:rsid w:val="007C2AAB"/>
    <w:rsid w:val="007C2B8B"/>
    <w:rsid w:val="007C2C63"/>
    <w:rsid w:val="007C30A2"/>
    <w:rsid w:val="007C328E"/>
    <w:rsid w:val="007C36C1"/>
    <w:rsid w:val="007C3705"/>
    <w:rsid w:val="007C3AE2"/>
    <w:rsid w:val="007C3F6E"/>
    <w:rsid w:val="007C4030"/>
    <w:rsid w:val="007C426C"/>
    <w:rsid w:val="007C4600"/>
    <w:rsid w:val="007C55E4"/>
    <w:rsid w:val="007C55F3"/>
    <w:rsid w:val="007C5BDF"/>
    <w:rsid w:val="007C60D2"/>
    <w:rsid w:val="007C62E9"/>
    <w:rsid w:val="007C6A5F"/>
    <w:rsid w:val="007C6E47"/>
    <w:rsid w:val="007C759A"/>
    <w:rsid w:val="007C789A"/>
    <w:rsid w:val="007C7AB1"/>
    <w:rsid w:val="007C7CBC"/>
    <w:rsid w:val="007D010F"/>
    <w:rsid w:val="007D04AF"/>
    <w:rsid w:val="007D091E"/>
    <w:rsid w:val="007D09F6"/>
    <w:rsid w:val="007D0A51"/>
    <w:rsid w:val="007D0AFE"/>
    <w:rsid w:val="007D0D96"/>
    <w:rsid w:val="007D19A5"/>
    <w:rsid w:val="007D1A1E"/>
    <w:rsid w:val="007D1C16"/>
    <w:rsid w:val="007D1F56"/>
    <w:rsid w:val="007D2089"/>
    <w:rsid w:val="007D25DE"/>
    <w:rsid w:val="007D29DF"/>
    <w:rsid w:val="007D2CDD"/>
    <w:rsid w:val="007D2D55"/>
    <w:rsid w:val="007D31AF"/>
    <w:rsid w:val="007D359F"/>
    <w:rsid w:val="007D3795"/>
    <w:rsid w:val="007D3956"/>
    <w:rsid w:val="007D3CDD"/>
    <w:rsid w:val="007D3DC0"/>
    <w:rsid w:val="007D40CE"/>
    <w:rsid w:val="007D41FB"/>
    <w:rsid w:val="007D4263"/>
    <w:rsid w:val="007D46F4"/>
    <w:rsid w:val="007D46F6"/>
    <w:rsid w:val="007D477A"/>
    <w:rsid w:val="007D486E"/>
    <w:rsid w:val="007D4CDF"/>
    <w:rsid w:val="007D4EEE"/>
    <w:rsid w:val="007D51B9"/>
    <w:rsid w:val="007D533C"/>
    <w:rsid w:val="007D5A73"/>
    <w:rsid w:val="007D6380"/>
    <w:rsid w:val="007D63AA"/>
    <w:rsid w:val="007D6A43"/>
    <w:rsid w:val="007D6C64"/>
    <w:rsid w:val="007D6F14"/>
    <w:rsid w:val="007D70FA"/>
    <w:rsid w:val="007D7129"/>
    <w:rsid w:val="007D73A6"/>
    <w:rsid w:val="007D74FE"/>
    <w:rsid w:val="007D7696"/>
    <w:rsid w:val="007D7BD2"/>
    <w:rsid w:val="007E0455"/>
    <w:rsid w:val="007E0763"/>
    <w:rsid w:val="007E09E1"/>
    <w:rsid w:val="007E0D03"/>
    <w:rsid w:val="007E0F25"/>
    <w:rsid w:val="007E12AF"/>
    <w:rsid w:val="007E1628"/>
    <w:rsid w:val="007E1C41"/>
    <w:rsid w:val="007E2352"/>
    <w:rsid w:val="007E266A"/>
    <w:rsid w:val="007E27C7"/>
    <w:rsid w:val="007E301B"/>
    <w:rsid w:val="007E3031"/>
    <w:rsid w:val="007E42C8"/>
    <w:rsid w:val="007E4761"/>
    <w:rsid w:val="007E50C0"/>
    <w:rsid w:val="007E55EB"/>
    <w:rsid w:val="007E5CC0"/>
    <w:rsid w:val="007E5DD9"/>
    <w:rsid w:val="007E6686"/>
    <w:rsid w:val="007E6A09"/>
    <w:rsid w:val="007E6A2C"/>
    <w:rsid w:val="007E6CBB"/>
    <w:rsid w:val="007E6F13"/>
    <w:rsid w:val="007E6F89"/>
    <w:rsid w:val="007E7038"/>
    <w:rsid w:val="007E723A"/>
    <w:rsid w:val="007E7343"/>
    <w:rsid w:val="007E7407"/>
    <w:rsid w:val="007E745F"/>
    <w:rsid w:val="007E78CE"/>
    <w:rsid w:val="007F0280"/>
    <w:rsid w:val="007F04CB"/>
    <w:rsid w:val="007F050A"/>
    <w:rsid w:val="007F0A93"/>
    <w:rsid w:val="007F0B4B"/>
    <w:rsid w:val="007F0DC4"/>
    <w:rsid w:val="007F0ED3"/>
    <w:rsid w:val="007F10D4"/>
    <w:rsid w:val="007F12AD"/>
    <w:rsid w:val="007F186F"/>
    <w:rsid w:val="007F1994"/>
    <w:rsid w:val="007F1FA4"/>
    <w:rsid w:val="007F2E56"/>
    <w:rsid w:val="007F34E1"/>
    <w:rsid w:val="007F3767"/>
    <w:rsid w:val="007F3990"/>
    <w:rsid w:val="007F3B27"/>
    <w:rsid w:val="007F3E5A"/>
    <w:rsid w:val="007F3E90"/>
    <w:rsid w:val="007F46D9"/>
    <w:rsid w:val="007F49E4"/>
    <w:rsid w:val="007F5383"/>
    <w:rsid w:val="007F55C6"/>
    <w:rsid w:val="007F58C1"/>
    <w:rsid w:val="007F5EE6"/>
    <w:rsid w:val="007F646F"/>
    <w:rsid w:val="007F6472"/>
    <w:rsid w:val="007F6660"/>
    <w:rsid w:val="007F6669"/>
    <w:rsid w:val="007F66D6"/>
    <w:rsid w:val="007F6948"/>
    <w:rsid w:val="007F7AFA"/>
    <w:rsid w:val="0080019E"/>
    <w:rsid w:val="00800D44"/>
    <w:rsid w:val="00800F10"/>
    <w:rsid w:val="00800F69"/>
    <w:rsid w:val="008013C3"/>
    <w:rsid w:val="00801B22"/>
    <w:rsid w:val="00801C9A"/>
    <w:rsid w:val="00802284"/>
    <w:rsid w:val="00802D24"/>
    <w:rsid w:val="008031C2"/>
    <w:rsid w:val="00803C5E"/>
    <w:rsid w:val="0080438C"/>
    <w:rsid w:val="00804B09"/>
    <w:rsid w:val="00804EF4"/>
    <w:rsid w:val="00804F39"/>
    <w:rsid w:val="00805B6C"/>
    <w:rsid w:val="00805C97"/>
    <w:rsid w:val="008060CF"/>
    <w:rsid w:val="008065B0"/>
    <w:rsid w:val="00806621"/>
    <w:rsid w:val="00806922"/>
    <w:rsid w:val="00806A44"/>
    <w:rsid w:val="00806D78"/>
    <w:rsid w:val="00807804"/>
    <w:rsid w:val="008079F3"/>
    <w:rsid w:val="00807BB4"/>
    <w:rsid w:val="00807C14"/>
    <w:rsid w:val="00807F99"/>
    <w:rsid w:val="008100C9"/>
    <w:rsid w:val="00810260"/>
    <w:rsid w:val="0081075B"/>
    <w:rsid w:val="00810889"/>
    <w:rsid w:val="00810ABD"/>
    <w:rsid w:val="00810C23"/>
    <w:rsid w:val="00810D63"/>
    <w:rsid w:val="0081257C"/>
    <w:rsid w:val="00812BE0"/>
    <w:rsid w:val="00812D9E"/>
    <w:rsid w:val="00812DFA"/>
    <w:rsid w:val="00814122"/>
    <w:rsid w:val="00814CAC"/>
    <w:rsid w:val="00814F75"/>
    <w:rsid w:val="0081573D"/>
    <w:rsid w:val="00815797"/>
    <w:rsid w:val="00815894"/>
    <w:rsid w:val="008158BE"/>
    <w:rsid w:val="00816329"/>
    <w:rsid w:val="00816A74"/>
    <w:rsid w:val="00816B70"/>
    <w:rsid w:val="00816CD9"/>
    <w:rsid w:val="00817145"/>
    <w:rsid w:val="00817474"/>
    <w:rsid w:val="008176FC"/>
    <w:rsid w:val="00817B72"/>
    <w:rsid w:val="00817BB2"/>
    <w:rsid w:val="00817E98"/>
    <w:rsid w:val="00817FD1"/>
    <w:rsid w:val="008204DC"/>
    <w:rsid w:val="00820AB0"/>
    <w:rsid w:val="00821063"/>
    <w:rsid w:val="00821150"/>
    <w:rsid w:val="00821254"/>
    <w:rsid w:val="0082154E"/>
    <w:rsid w:val="0082156F"/>
    <w:rsid w:val="00821A50"/>
    <w:rsid w:val="0082303E"/>
    <w:rsid w:val="008233A6"/>
    <w:rsid w:val="008233B2"/>
    <w:rsid w:val="00823BDC"/>
    <w:rsid w:val="00823D18"/>
    <w:rsid w:val="00823E24"/>
    <w:rsid w:val="00823E4B"/>
    <w:rsid w:val="00824416"/>
    <w:rsid w:val="00825106"/>
    <w:rsid w:val="008254AA"/>
    <w:rsid w:val="008258C1"/>
    <w:rsid w:val="008258F4"/>
    <w:rsid w:val="00826205"/>
    <w:rsid w:val="00826BFC"/>
    <w:rsid w:val="00827123"/>
    <w:rsid w:val="008271AF"/>
    <w:rsid w:val="00827502"/>
    <w:rsid w:val="0082751F"/>
    <w:rsid w:val="00827534"/>
    <w:rsid w:val="00827C6D"/>
    <w:rsid w:val="00827D7E"/>
    <w:rsid w:val="0082D6DD"/>
    <w:rsid w:val="008309BF"/>
    <w:rsid w:val="0083130C"/>
    <w:rsid w:val="00831EA7"/>
    <w:rsid w:val="00832093"/>
    <w:rsid w:val="0083220E"/>
    <w:rsid w:val="0083236B"/>
    <w:rsid w:val="008324E8"/>
    <w:rsid w:val="008326CF"/>
    <w:rsid w:val="00832876"/>
    <w:rsid w:val="00832DAB"/>
    <w:rsid w:val="00833355"/>
    <w:rsid w:val="00833641"/>
    <w:rsid w:val="008338F7"/>
    <w:rsid w:val="00833A3E"/>
    <w:rsid w:val="00833AB1"/>
    <w:rsid w:val="00834509"/>
    <w:rsid w:val="00834751"/>
    <w:rsid w:val="00835302"/>
    <w:rsid w:val="008354A4"/>
    <w:rsid w:val="00835625"/>
    <w:rsid w:val="00835822"/>
    <w:rsid w:val="0083585C"/>
    <w:rsid w:val="00835971"/>
    <w:rsid w:val="00835C42"/>
    <w:rsid w:val="00835E7C"/>
    <w:rsid w:val="00835F96"/>
    <w:rsid w:val="00835F9E"/>
    <w:rsid w:val="0083649B"/>
    <w:rsid w:val="00836A68"/>
    <w:rsid w:val="00836B68"/>
    <w:rsid w:val="00837323"/>
    <w:rsid w:val="00837DEC"/>
    <w:rsid w:val="00837E4E"/>
    <w:rsid w:val="00837F55"/>
    <w:rsid w:val="008400F7"/>
    <w:rsid w:val="00840219"/>
    <w:rsid w:val="008403C1"/>
    <w:rsid w:val="0084068D"/>
    <w:rsid w:val="00840B09"/>
    <w:rsid w:val="00840B0F"/>
    <w:rsid w:val="00840E08"/>
    <w:rsid w:val="00841116"/>
    <w:rsid w:val="00841199"/>
    <w:rsid w:val="0084177F"/>
    <w:rsid w:val="008417C7"/>
    <w:rsid w:val="00841A88"/>
    <w:rsid w:val="00841F8F"/>
    <w:rsid w:val="00842196"/>
    <w:rsid w:val="008421DE"/>
    <w:rsid w:val="008425F0"/>
    <w:rsid w:val="00842A66"/>
    <w:rsid w:val="00842C50"/>
    <w:rsid w:val="00842CDC"/>
    <w:rsid w:val="008431C4"/>
    <w:rsid w:val="00843BB1"/>
    <w:rsid w:val="00843EFB"/>
    <w:rsid w:val="008440E7"/>
    <w:rsid w:val="008441D0"/>
    <w:rsid w:val="008447E9"/>
    <w:rsid w:val="00845062"/>
    <w:rsid w:val="00845809"/>
    <w:rsid w:val="00845A88"/>
    <w:rsid w:val="00845AD7"/>
    <w:rsid w:val="00845C40"/>
    <w:rsid w:val="00845CDD"/>
    <w:rsid w:val="008461DF"/>
    <w:rsid w:val="0084658E"/>
    <w:rsid w:val="00846841"/>
    <w:rsid w:val="0084685F"/>
    <w:rsid w:val="00846F42"/>
    <w:rsid w:val="008471FB"/>
    <w:rsid w:val="0084754A"/>
    <w:rsid w:val="0084755B"/>
    <w:rsid w:val="008479FD"/>
    <w:rsid w:val="00847A67"/>
    <w:rsid w:val="00847F52"/>
    <w:rsid w:val="00847FC2"/>
    <w:rsid w:val="00850197"/>
    <w:rsid w:val="00850604"/>
    <w:rsid w:val="00850C56"/>
    <w:rsid w:val="008511D4"/>
    <w:rsid w:val="008512AE"/>
    <w:rsid w:val="00851941"/>
    <w:rsid w:val="00851FAE"/>
    <w:rsid w:val="0085215A"/>
    <w:rsid w:val="008527E5"/>
    <w:rsid w:val="008528C4"/>
    <w:rsid w:val="00852A28"/>
    <w:rsid w:val="00853700"/>
    <w:rsid w:val="0085409F"/>
    <w:rsid w:val="0085414A"/>
    <w:rsid w:val="0085434E"/>
    <w:rsid w:val="008543C8"/>
    <w:rsid w:val="00854BA1"/>
    <w:rsid w:val="00855160"/>
    <w:rsid w:val="008554B5"/>
    <w:rsid w:val="00855AE7"/>
    <w:rsid w:val="00855DF6"/>
    <w:rsid w:val="00855F45"/>
    <w:rsid w:val="00856274"/>
    <w:rsid w:val="00856474"/>
    <w:rsid w:val="00856639"/>
    <w:rsid w:val="00856863"/>
    <w:rsid w:val="008569DA"/>
    <w:rsid w:val="00856E6A"/>
    <w:rsid w:val="00857101"/>
    <w:rsid w:val="0085775C"/>
    <w:rsid w:val="0085799B"/>
    <w:rsid w:val="00857BD8"/>
    <w:rsid w:val="00857D47"/>
    <w:rsid w:val="00860054"/>
    <w:rsid w:val="00860497"/>
    <w:rsid w:val="0086066E"/>
    <w:rsid w:val="008610F7"/>
    <w:rsid w:val="00861301"/>
    <w:rsid w:val="0086150F"/>
    <w:rsid w:val="00861CA5"/>
    <w:rsid w:val="00861DE3"/>
    <w:rsid w:val="00862465"/>
    <w:rsid w:val="008624E0"/>
    <w:rsid w:val="008625AF"/>
    <w:rsid w:val="008628D0"/>
    <w:rsid w:val="00862DAD"/>
    <w:rsid w:val="00862E7D"/>
    <w:rsid w:val="00862EEC"/>
    <w:rsid w:val="00863377"/>
    <w:rsid w:val="0086433D"/>
    <w:rsid w:val="0086448A"/>
    <w:rsid w:val="008644BC"/>
    <w:rsid w:val="00864552"/>
    <w:rsid w:val="008653F6"/>
    <w:rsid w:val="00865638"/>
    <w:rsid w:val="0086585C"/>
    <w:rsid w:val="00865988"/>
    <w:rsid w:val="00865CBB"/>
    <w:rsid w:val="00865F15"/>
    <w:rsid w:val="008660EA"/>
    <w:rsid w:val="008664F7"/>
    <w:rsid w:val="00866E73"/>
    <w:rsid w:val="00866FC6"/>
    <w:rsid w:val="00867202"/>
    <w:rsid w:val="00867C95"/>
    <w:rsid w:val="00870D03"/>
    <w:rsid w:val="00870E52"/>
    <w:rsid w:val="0087161C"/>
    <w:rsid w:val="00871690"/>
    <w:rsid w:val="00871F58"/>
    <w:rsid w:val="0087206C"/>
    <w:rsid w:val="00872418"/>
    <w:rsid w:val="0087262F"/>
    <w:rsid w:val="008726EE"/>
    <w:rsid w:val="00872741"/>
    <w:rsid w:val="00872C50"/>
    <w:rsid w:val="00872C5C"/>
    <w:rsid w:val="00872DF3"/>
    <w:rsid w:val="00873224"/>
    <w:rsid w:val="00873317"/>
    <w:rsid w:val="0087356F"/>
    <w:rsid w:val="008736E6"/>
    <w:rsid w:val="0087395A"/>
    <w:rsid w:val="00873DC4"/>
    <w:rsid w:val="00873DDD"/>
    <w:rsid w:val="00873EFF"/>
    <w:rsid w:val="00874255"/>
    <w:rsid w:val="00874433"/>
    <w:rsid w:val="00874603"/>
    <w:rsid w:val="0087496C"/>
    <w:rsid w:val="0087504E"/>
    <w:rsid w:val="00875EFC"/>
    <w:rsid w:val="00875F2A"/>
    <w:rsid w:val="00876728"/>
    <w:rsid w:val="00876D0E"/>
    <w:rsid w:val="00876F13"/>
    <w:rsid w:val="00877466"/>
    <w:rsid w:val="00877C68"/>
    <w:rsid w:val="00877F3D"/>
    <w:rsid w:val="008800EA"/>
    <w:rsid w:val="0088014C"/>
    <w:rsid w:val="00880819"/>
    <w:rsid w:val="00881149"/>
    <w:rsid w:val="0088134C"/>
    <w:rsid w:val="008816AC"/>
    <w:rsid w:val="00881732"/>
    <w:rsid w:val="00881AA6"/>
    <w:rsid w:val="00881D85"/>
    <w:rsid w:val="0088227D"/>
    <w:rsid w:val="00882334"/>
    <w:rsid w:val="008827AF"/>
    <w:rsid w:val="00882A84"/>
    <w:rsid w:val="00882F9C"/>
    <w:rsid w:val="00883079"/>
    <w:rsid w:val="0088335C"/>
    <w:rsid w:val="00883DB9"/>
    <w:rsid w:val="00883F8A"/>
    <w:rsid w:val="0088402A"/>
    <w:rsid w:val="00884352"/>
    <w:rsid w:val="00884441"/>
    <w:rsid w:val="00884A55"/>
    <w:rsid w:val="00884D00"/>
    <w:rsid w:val="00884FE1"/>
    <w:rsid w:val="008865FB"/>
    <w:rsid w:val="00886AD2"/>
    <w:rsid w:val="00886C1B"/>
    <w:rsid w:val="00886C38"/>
    <w:rsid w:val="00886FDE"/>
    <w:rsid w:val="008871D3"/>
    <w:rsid w:val="008874B1"/>
    <w:rsid w:val="008878D0"/>
    <w:rsid w:val="00887AC3"/>
    <w:rsid w:val="00887C49"/>
    <w:rsid w:val="00887EAE"/>
    <w:rsid w:val="00890A56"/>
    <w:rsid w:val="00890AC7"/>
    <w:rsid w:val="00890E62"/>
    <w:rsid w:val="008912FC"/>
    <w:rsid w:val="008916EA"/>
    <w:rsid w:val="0089177A"/>
    <w:rsid w:val="008918E5"/>
    <w:rsid w:val="00892279"/>
    <w:rsid w:val="00892936"/>
    <w:rsid w:val="00892CF7"/>
    <w:rsid w:val="008934CD"/>
    <w:rsid w:val="00893594"/>
    <w:rsid w:val="00893744"/>
    <w:rsid w:val="00893A3E"/>
    <w:rsid w:val="00893A45"/>
    <w:rsid w:val="00893AC6"/>
    <w:rsid w:val="0089433A"/>
    <w:rsid w:val="008943D9"/>
    <w:rsid w:val="00894404"/>
    <w:rsid w:val="0089486A"/>
    <w:rsid w:val="00894C05"/>
    <w:rsid w:val="00895098"/>
    <w:rsid w:val="00895214"/>
    <w:rsid w:val="008953A9"/>
    <w:rsid w:val="008954CB"/>
    <w:rsid w:val="0089564C"/>
    <w:rsid w:val="00895B78"/>
    <w:rsid w:val="00895F99"/>
    <w:rsid w:val="00896198"/>
    <w:rsid w:val="0089687E"/>
    <w:rsid w:val="00896A10"/>
    <w:rsid w:val="00896AD8"/>
    <w:rsid w:val="00896B24"/>
    <w:rsid w:val="008971BA"/>
    <w:rsid w:val="008974A1"/>
    <w:rsid w:val="00897800"/>
    <w:rsid w:val="008A003E"/>
    <w:rsid w:val="008A04C2"/>
    <w:rsid w:val="008A07F0"/>
    <w:rsid w:val="008A0814"/>
    <w:rsid w:val="008A10ED"/>
    <w:rsid w:val="008A1560"/>
    <w:rsid w:val="008A15C1"/>
    <w:rsid w:val="008A17DD"/>
    <w:rsid w:val="008A18B6"/>
    <w:rsid w:val="008A1E9D"/>
    <w:rsid w:val="008A1EF6"/>
    <w:rsid w:val="008A27CA"/>
    <w:rsid w:val="008A281B"/>
    <w:rsid w:val="008A29E3"/>
    <w:rsid w:val="008A2AB1"/>
    <w:rsid w:val="008A31A4"/>
    <w:rsid w:val="008A360E"/>
    <w:rsid w:val="008A3870"/>
    <w:rsid w:val="008A3B3E"/>
    <w:rsid w:val="008A4385"/>
    <w:rsid w:val="008A4608"/>
    <w:rsid w:val="008A4842"/>
    <w:rsid w:val="008A57BE"/>
    <w:rsid w:val="008A6552"/>
    <w:rsid w:val="008A672B"/>
    <w:rsid w:val="008A6C2B"/>
    <w:rsid w:val="008A6D01"/>
    <w:rsid w:val="008A72D0"/>
    <w:rsid w:val="008A75AB"/>
    <w:rsid w:val="008A76C8"/>
    <w:rsid w:val="008A77F2"/>
    <w:rsid w:val="008A7953"/>
    <w:rsid w:val="008B00F4"/>
    <w:rsid w:val="008B0358"/>
    <w:rsid w:val="008B0504"/>
    <w:rsid w:val="008B08A4"/>
    <w:rsid w:val="008B102A"/>
    <w:rsid w:val="008B13B4"/>
    <w:rsid w:val="008B1769"/>
    <w:rsid w:val="008B1912"/>
    <w:rsid w:val="008B20FB"/>
    <w:rsid w:val="008B2751"/>
    <w:rsid w:val="008B2A92"/>
    <w:rsid w:val="008B2B58"/>
    <w:rsid w:val="008B3329"/>
    <w:rsid w:val="008B3478"/>
    <w:rsid w:val="008B3CAD"/>
    <w:rsid w:val="008B3D98"/>
    <w:rsid w:val="008B43DA"/>
    <w:rsid w:val="008B47B0"/>
    <w:rsid w:val="008B4CB2"/>
    <w:rsid w:val="008B527E"/>
    <w:rsid w:val="008B5F6B"/>
    <w:rsid w:val="008B60DD"/>
    <w:rsid w:val="008B6433"/>
    <w:rsid w:val="008B6D34"/>
    <w:rsid w:val="008B6E5F"/>
    <w:rsid w:val="008B6F4E"/>
    <w:rsid w:val="008B6FFF"/>
    <w:rsid w:val="008C0214"/>
    <w:rsid w:val="008C0302"/>
    <w:rsid w:val="008C0447"/>
    <w:rsid w:val="008C068D"/>
    <w:rsid w:val="008C075A"/>
    <w:rsid w:val="008C0DD4"/>
    <w:rsid w:val="008C1B6E"/>
    <w:rsid w:val="008C1D3B"/>
    <w:rsid w:val="008C1DA3"/>
    <w:rsid w:val="008C2A3F"/>
    <w:rsid w:val="008C2DFD"/>
    <w:rsid w:val="008C3489"/>
    <w:rsid w:val="008C3CD2"/>
    <w:rsid w:val="008C4AB1"/>
    <w:rsid w:val="008C5367"/>
    <w:rsid w:val="008C53CE"/>
    <w:rsid w:val="008C55FD"/>
    <w:rsid w:val="008C5CA7"/>
    <w:rsid w:val="008C5E01"/>
    <w:rsid w:val="008C6340"/>
    <w:rsid w:val="008C6362"/>
    <w:rsid w:val="008C6491"/>
    <w:rsid w:val="008C693E"/>
    <w:rsid w:val="008C6945"/>
    <w:rsid w:val="008C761F"/>
    <w:rsid w:val="008C78CD"/>
    <w:rsid w:val="008C79EC"/>
    <w:rsid w:val="008D0AC6"/>
    <w:rsid w:val="008D0C3E"/>
    <w:rsid w:val="008D0CA7"/>
    <w:rsid w:val="008D0D41"/>
    <w:rsid w:val="008D11C6"/>
    <w:rsid w:val="008D1290"/>
    <w:rsid w:val="008D1335"/>
    <w:rsid w:val="008D13AA"/>
    <w:rsid w:val="008D14A7"/>
    <w:rsid w:val="008D18DC"/>
    <w:rsid w:val="008D19B9"/>
    <w:rsid w:val="008D1C9E"/>
    <w:rsid w:val="008D1E19"/>
    <w:rsid w:val="008D2064"/>
    <w:rsid w:val="008D268C"/>
    <w:rsid w:val="008D278E"/>
    <w:rsid w:val="008D30C9"/>
    <w:rsid w:val="008D3487"/>
    <w:rsid w:val="008D349B"/>
    <w:rsid w:val="008D3D9C"/>
    <w:rsid w:val="008D48FB"/>
    <w:rsid w:val="008D4B05"/>
    <w:rsid w:val="008D57BC"/>
    <w:rsid w:val="008D5DC5"/>
    <w:rsid w:val="008D6514"/>
    <w:rsid w:val="008D68CA"/>
    <w:rsid w:val="008D6E5A"/>
    <w:rsid w:val="008D71CE"/>
    <w:rsid w:val="008D7386"/>
    <w:rsid w:val="008D76C1"/>
    <w:rsid w:val="008D7959"/>
    <w:rsid w:val="008D79DF"/>
    <w:rsid w:val="008D7EF1"/>
    <w:rsid w:val="008E02BA"/>
    <w:rsid w:val="008E04CF"/>
    <w:rsid w:val="008E07DF"/>
    <w:rsid w:val="008E08EE"/>
    <w:rsid w:val="008E0BA4"/>
    <w:rsid w:val="008E0D56"/>
    <w:rsid w:val="008E1475"/>
    <w:rsid w:val="008E1643"/>
    <w:rsid w:val="008E16D1"/>
    <w:rsid w:val="008E183C"/>
    <w:rsid w:val="008E2137"/>
    <w:rsid w:val="008E27B2"/>
    <w:rsid w:val="008E2A16"/>
    <w:rsid w:val="008E2C8A"/>
    <w:rsid w:val="008E330F"/>
    <w:rsid w:val="008E37CB"/>
    <w:rsid w:val="008E37D3"/>
    <w:rsid w:val="008E3AEF"/>
    <w:rsid w:val="008E455C"/>
    <w:rsid w:val="008E4982"/>
    <w:rsid w:val="008E49E6"/>
    <w:rsid w:val="008E4D52"/>
    <w:rsid w:val="008E4F08"/>
    <w:rsid w:val="008E4F7C"/>
    <w:rsid w:val="008E56B2"/>
    <w:rsid w:val="008E57CD"/>
    <w:rsid w:val="008E57DD"/>
    <w:rsid w:val="008E57FA"/>
    <w:rsid w:val="008E5A7B"/>
    <w:rsid w:val="008E5EA3"/>
    <w:rsid w:val="008E6512"/>
    <w:rsid w:val="008E6538"/>
    <w:rsid w:val="008E6633"/>
    <w:rsid w:val="008E6E89"/>
    <w:rsid w:val="008E728A"/>
    <w:rsid w:val="008E73DC"/>
    <w:rsid w:val="008E73F7"/>
    <w:rsid w:val="008E7696"/>
    <w:rsid w:val="008E7A43"/>
    <w:rsid w:val="008E7D37"/>
    <w:rsid w:val="008E7E55"/>
    <w:rsid w:val="008E7E73"/>
    <w:rsid w:val="008F0025"/>
    <w:rsid w:val="008F0438"/>
    <w:rsid w:val="008F06ED"/>
    <w:rsid w:val="008F0A83"/>
    <w:rsid w:val="008F0B87"/>
    <w:rsid w:val="008F0D91"/>
    <w:rsid w:val="008F0F73"/>
    <w:rsid w:val="008F1693"/>
    <w:rsid w:val="008F213E"/>
    <w:rsid w:val="008F23BA"/>
    <w:rsid w:val="008F2865"/>
    <w:rsid w:val="008F2C98"/>
    <w:rsid w:val="008F2F34"/>
    <w:rsid w:val="008F33BE"/>
    <w:rsid w:val="008F3616"/>
    <w:rsid w:val="008F3E94"/>
    <w:rsid w:val="008F3F04"/>
    <w:rsid w:val="008F3F22"/>
    <w:rsid w:val="008F4372"/>
    <w:rsid w:val="008F43E9"/>
    <w:rsid w:val="008F4D21"/>
    <w:rsid w:val="008F5189"/>
    <w:rsid w:val="008F5400"/>
    <w:rsid w:val="008F54DD"/>
    <w:rsid w:val="008F5644"/>
    <w:rsid w:val="008F5768"/>
    <w:rsid w:val="008F5C41"/>
    <w:rsid w:val="008F5F72"/>
    <w:rsid w:val="008F5FD1"/>
    <w:rsid w:val="008F61BD"/>
    <w:rsid w:val="008F67F7"/>
    <w:rsid w:val="008F69D2"/>
    <w:rsid w:val="008F6D3E"/>
    <w:rsid w:val="008F6F40"/>
    <w:rsid w:val="008F7278"/>
    <w:rsid w:val="008F75ED"/>
    <w:rsid w:val="008F7609"/>
    <w:rsid w:val="008F770F"/>
    <w:rsid w:val="008F7856"/>
    <w:rsid w:val="008F791A"/>
    <w:rsid w:val="008F7D29"/>
    <w:rsid w:val="008F7DB3"/>
    <w:rsid w:val="008F7E84"/>
    <w:rsid w:val="009001E4"/>
    <w:rsid w:val="0090030D"/>
    <w:rsid w:val="009007CD"/>
    <w:rsid w:val="00900A7E"/>
    <w:rsid w:val="009011CF"/>
    <w:rsid w:val="00901286"/>
    <w:rsid w:val="0090146F"/>
    <w:rsid w:val="0090154B"/>
    <w:rsid w:val="00901998"/>
    <w:rsid w:val="00901BD4"/>
    <w:rsid w:val="00901C19"/>
    <w:rsid w:val="00901C90"/>
    <w:rsid w:val="00902180"/>
    <w:rsid w:val="00902337"/>
    <w:rsid w:val="0090241F"/>
    <w:rsid w:val="009025A0"/>
    <w:rsid w:val="009029F1"/>
    <w:rsid w:val="00902BC1"/>
    <w:rsid w:val="009036D7"/>
    <w:rsid w:val="00903D20"/>
    <w:rsid w:val="00903FF2"/>
    <w:rsid w:val="0090438D"/>
    <w:rsid w:val="009046D2"/>
    <w:rsid w:val="00904C47"/>
    <w:rsid w:val="00905D19"/>
    <w:rsid w:val="00905F70"/>
    <w:rsid w:val="00905FF5"/>
    <w:rsid w:val="0090601D"/>
    <w:rsid w:val="0090645F"/>
    <w:rsid w:val="00906A0C"/>
    <w:rsid w:val="00906AE1"/>
    <w:rsid w:val="0090787D"/>
    <w:rsid w:val="00907A70"/>
    <w:rsid w:val="0091076B"/>
    <w:rsid w:val="00910C6E"/>
    <w:rsid w:val="00911247"/>
    <w:rsid w:val="00911475"/>
    <w:rsid w:val="0091154F"/>
    <w:rsid w:val="00911FE6"/>
    <w:rsid w:val="009123EA"/>
    <w:rsid w:val="0091243F"/>
    <w:rsid w:val="00912563"/>
    <w:rsid w:val="00912600"/>
    <w:rsid w:val="0091314E"/>
    <w:rsid w:val="0091331B"/>
    <w:rsid w:val="009133B2"/>
    <w:rsid w:val="009134AA"/>
    <w:rsid w:val="0091353C"/>
    <w:rsid w:val="00913543"/>
    <w:rsid w:val="00913D5E"/>
    <w:rsid w:val="009142EB"/>
    <w:rsid w:val="00914563"/>
    <w:rsid w:val="009148A4"/>
    <w:rsid w:val="00915B70"/>
    <w:rsid w:val="00916297"/>
    <w:rsid w:val="0091697C"/>
    <w:rsid w:val="00916A9A"/>
    <w:rsid w:val="00916C2A"/>
    <w:rsid w:val="00916DBB"/>
    <w:rsid w:val="00917207"/>
    <w:rsid w:val="00917380"/>
    <w:rsid w:val="0091742D"/>
    <w:rsid w:val="0091743D"/>
    <w:rsid w:val="0091745C"/>
    <w:rsid w:val="009175F3"/>
    <w:rsid w:val="009206BE"/>
    <w:rsid w:val="009209D0"/>
    <w:rsid w:val="00920F78"/>
    <w:rsid w:val="009210C2"/>
    <w:rsid w:val="00921676"/>
    <w:rsid w:val="009218A5"/>
    <w:rsid w:val="00921917"/>
    <w:rsid w:val="00921922"/>
    <w:rsid w:val="00921A2C"/>
    <w:rsid w:val="009220AA"/>
    <w:rsid w:val="00922290"/>
    <w:rsid w:val="00922A29"/>
    <w:rsid w:val="00922AFA"/>
    <w:rsid w:val="00922B7C"/>
    <w:rsid w:val="00923791"/>
    <w:rsid w:val="00923958"/>
    <w:rsid w:val="009239FF"/>
    <w:rsid w:val="00923A99"/>
    <w:rsid w:val="00923B20"/>
    <w:rsid w:val="00924426"/>
    <w:rsid w:val="0092467E"/>
    <w:rsid w:val="009246C8"/>
    <w:rsid w:val="00924D82"/>
    <w:rsid w:val="00925179"/>
    <w:rsid w:val="00925241"/>
    <w:rsid w:val="009253C5"/>
    <w:rsid w:val="0092545F"/>
    <w:rsid w:val="00925B61"/>
    <w:rsid w:val="00926352"/>
    <w:rsid w:val="00926422"/>
    <w:rsid w:val="00926967"/>
    <w:rsid w:val="00926B76"/>
    <w:rsid w:val="00926D98"/>
    <w:rsid w:val="00926E41"/>
    <w:rsid w:val="00926F52"/>
    <w:rsid w:val="009275C2"/>
    <w:rsid w:val="009277F4"/>
    <w:rsid w:val="009279A0"/>
    <w:rsid w:val="00927A73"/>
    <w:rsid w:val="0092EA3C"/>
    <w:rsid w:val="009304D6"/>
    <w:rsid w:val="00930632"/>
    <w:rsid w:val="009307CE"/>
    <w:rsid w:val="00930C51"/>
    <w:rsid w:val="00930E6B"/>
    <w:rsid w:val="00930F4E"/>
    <w:rsid w:val="009310CA"/>
    <w:rsid w:val="0093153C"/>
    <w:rsid w:val="00931699"/>
    <w:rsid w:val="00931AA2"/>
    <w:rsid w:val="00931BB9"/>
    <w:rsid w:val="00931D6E"/>
    <w:rsid w:val="00931E1C"/>
    <w:rsid w:val="0093219E"/>
    <w:rsid w:val="00932232"/>
    <w:rsid w:val="0093273E"/>
    <w:rsid w:val="00932954"/>
    <w:rsid w:val="00932C06"/>
    <w:rsid w:val="0093371C"/>
    <w:rsid w:val="009338DE"/>
    <w:rsid w:val="00933CBD"/>
    <w:rsid w:val="00933F83"/>
    <w:rsid w:val="0093481B"/>
    <w:rsid w:val="0093492F"/>
    <w:rsid w:val="00934C91"/>
    <w:rsid w:val="009350E2"/>
    <w:rsid w:val="00935680"/>
    <w:rsid w:val="00935CED"/>
    <w:rsid w:val="009361AC"/>
    <w:rsid w:val="0093623D"/>
    <w:rsid w:val="009365AF"/>
    <w:rsid w:val="0093663D"/>
    <w:rsid w:val="0093677E"/>
    <w:rsid w:val="009369DF"/>
    <w:rsid w:val="0093743F"/>
    <w:rsid w:val="009377CA"/>
    <w:rsid w:val="00937911"/>
    <w:rsid w:val="0094010E"/>
    <w:rsid w:val="0094051C"/>
    <w:rsid w:val="009405FA"/>
    <w:rsid w:val="00940C8D"/>
    <w:rsid w:val="00941D2E"/>
    <w:rsid w:val="00941EC1"/>
    <w:rsid w:val="00943293"/>
    <w:rsid w:val="00943317"/>
    <w:rsid w:val="0094338F"/>
    <w:rsid w:val="00943466"/>
    <w:rsid w:val="0094374C"/>
    <w:rsid w:val="00943864"/>
    <w:rsid w:val="00944176"/>
    <w:rsid w:val="00944634"/>
    <w:rsid w:val="009446C4"/>
    <w:rsid w:val="0094489B"/>
    <w:rsid w:val="00944986"/>
    <w:rsid w:val="00944A68"/>
    <w:rsid w:val="00944BAC"/>
    <w:rsid w:val="00944F81"/>
    <w:rsid w:val="009450E7"/>
    <w:rsid w:val="009451EA"/>
    <w:rsid w:val="00945415"/>
    <w:rsid w:val="00945985"/>
    <w:rsid w:val="00945AC6"/>
    <w:rsid w:val="009460CE"/>
    <w:rsid w:val="00946533"/>
    <w:rsid w:val="00946742"/>
    <w:rsid w:val="009467BA"/>
    <w:rsid w:val="00946B71"/>
    <w:rsid w:val="00946C38"/>
    <w:rsid w:val="009479D1"/>
    <w:rsid w:val="00947B1F"/>
    <w:rsid w:val="00950080"/>
    <w:rsid w:val="00950131"/>
    <w:rsid w:val="009509DC"/>
    <w:rsid w:val="00951A66"/>
    <w:rsid w:val="009520C9"/>
    <w:rsid w:val="009525C8"/>
    <w:rsid w:val="00952807"/>
    <w:rsid w:val="00952808"/>
    <w:rsid w:val="0095322B"/>
    <w:rsid w:val="009536DA"/>
    <w:rsid w:val="0095377B"/>
    <w:rsid w:val="009538B2"/>
    <w:rsid w:val="00953E97"/>
    <w:rsid w:val="00954D3B"/>
    <w:rsid w:val="00954FC1"/>
    <w:rsid w:val="0095529D"/>
    <w:rsid w:val="0095533F"/>
    <w:rsid w:val="009553BD"/>
    <w:rsid w:val="00955951"/>
    <w:rsid w:val="00955C64"/>
    <w:rsid w:val="00955FF3"/>
    <w:rsid w:val="00956165"/>
    <w:rsid w:val="009565D1"/>
    <w:rsid w:val="009569C5"/>
    <w:rsid w:val="00956F10"/>
    <w:rsid w:val="009571D9"/>
    <w:rsid w:val="0095781F"/>
    <w:rsid w:val="0095785F"/>
    <w:rsid w:val="009579AF"/>
    <w:rsid w:val="00957BCA"/>
    <w:rsid w:val="00960BD7"/>
    <w:rsid w:val="00960EA3"/>
    <w:rsid w:val="00960EDE"/>
    <w:rsid w:val="00960FDD"/>
    <w:rsid w:val="00961279"/>
    <w:rsid w:val="0096167E"/>
    <w:rsid w:val="009617F8"/>
    <w:rsid w:val="00961EC5"/>
    <w:rsid w:val="0096263C"/>
    <w:rsid w:val="009626F0"/>
    <w:rsid w:val="00962A43"/>
    <w:rsid w:val="0096357F"/>
    <w:rsid w:val="0096393F"/>
    <w:rsid w:val="00963F64"/>
    <w:rsid w:val="00964999"/>
    <w:rsid w:val="00964A1C"/>
    <w:rsid w:val="00964BEB"/>
    <w:rsid w:val="00964FBE"/>
    <w:rsid w:val="0096563D"/>
    <w:rsid w:val="00965780"/>
    <w:rsid w:val="0096588E"/>
    <w:rsid w:val="0096752E"/>
    <w:rsid w:val="00967E22"/>
    <w:rsid w:val="0097008D"/>
    <w:rsid w:val="00970212"/>
    <w:rsid w:val="009702F5"/>
    <w:rsid w:val="00970458"/>
    <w:rsid w:val="00970ACD"/>
    <w:rsid w:val="00970AF2"/>
    <w:rsid w:val="00970D50"/>
    <w:rsid w:val="00971201"/>
    <w:rsid w:val="009712B5"/>
    <w:rsid w:val="00971664"/>
    <w:rsid w:val="009716B8"/>
    <w:rsid w:val="0097194F"/>
    <w:rsid w:val="009719F9"/>
    <w:rsid w:val="00971D25"/>
    <w:rsid w:val="009726DA"/>
    <w:rsid w:val="00972B97"/>
    <w:rsid w:val="009731D9"/>
    <w:rsid w:val="00973210"/>
    <w:rsid w:val="009736E3"/>
    <w:rsid w:val="00974551"/>
    <w:rsid w:val="00974991"/>
    <w:rsid w:val="00974E00"/>
    <w:rsid w:val="00974FFC"/>
    <w:rsid w:val="009756F8"/>
    <w:rsid w:val="009759A5"/>
    <w:rsid w:val="00975A58"/>
    <w:rsid w:val="00975B77"/>
    <w:rsid w:val="00975CAD"/>
    <w:rsid w:val="009762E6"/>
    <w:rsid w:val="009766CF"/>
    <w:rsid w:val="00976A78"/>
    <w:rsid w:val="00976DF7"/>
    <w:rsid w:val="00976E35"/>
    <w:rsid w:val="00976E7D"/>
    <w:rsid w:val="00976EBB"/>
    <w:rsid w:val="009771AB"/>
    <w:rsid w:val="00977232"/>
    <w:rsid w:val="009775FA"/>
    <w:rsid w:val="00977AAE"/>
    <w:rsid w:val="0098010C"/>
    <w:rsid w:val="00980D7C"/>
    <w:rsid w:val="00981080"/>
    <w:rsid w:val="00981944"/>
    <w:rsid w:val="00981CEB"/>
    <w:rsid w:val="00981E73"/>
    <w:rsid w:val="00982324"/>
    <w:rsid w:val="00982737"/>
    <w:rsid w:val="009827BF"/>
    <w:rsid w:val="0098291C"/>
    <w:rsid w:val="0098292B"/>
    <w:rsid w:val="00982D00"/>
    <w:rsid w:val="00982D33"/>
    <w:rsid w:val="00982DED"/>
    <w:rsid w:val="00982F20"/>
    <w:rsid w:val="009832D5"/>
    <w:rsid w:val="00983962"/>
    <w:rsid w:val="009844E4"/>
    <w:rsid w:val="009846F9"/>
    <w:rsid w:val="009847A9"/>
    <w:rsid w:val="00984E90"/>
    <w:rsid w:val="00984F0F"/>
    <w:rsid w:val="00985377"/>
    <w:rsid w:val="009854C4"/>
    <w:rsid w:val="009856DC"/>
    <w:rsid w:val="009858FC"/>
    <w:rsid w:val="00985F2F"/>
    <w:rsid w:val="00986A64"/>
    <w:rsid w:val="00986C9F"/>
    <w:rsid w:val="00986CE3"/>
    <w:rsid w:val="00987F2E"/>
    <w:rsid w:val="009902B2"/>
    <w:rsid w:val="00990303"/>
    <w:rsid w:val="009907ED"/>
    <w:rsid w:val="0099193D"/>
    <w:rsid w:val="00991C9B"/>
    <w:rsid w:val="00992211"/>
    <w:rsid w:val="00992711"/>
    <w:rsid w:val="00992BCE"/>
    <w:rsid w:val="00992C6A"/>
    <w:rsid w:val="00992C95"/>
    <w:rsid w:val="00993067"/>
    <w:rsid w:val="009932B5"/>
    <w:rsid w:val="00993843"/>
    <w:rsid w:val="00993B1F"/>
    <w:rsid w:val="00993B6B"/>
    <w:rsid w:val="00993C6E"/>
    <w:rsid w:val="00993D33"/>
    <w:rsid w:val="00993FEC"/>
    <w:rsid w:val="009944D3"/>
    <w:rsid w:val="0099480D"/>
    <w:rsid w:val="009949AB"/>
    <w:rsid w:val="00994A28"/>
    <w:rsid w:val="00994C36"/>
    <w:rsid w:val="00994E3D"/>
    <w:rsid w:val="009954E2"/>
    <w:rsid w:val="00995555"/>
    <w:rsid w:val="00995ABE"/>
    <w:rsid w:val="00995CE5"/>
    <w:rsid w:val="00995F08"/>
    <w:rsid w:val="00996110"/>
    <w:rsid w:val="0099613E"/>
    <w:rsid w:val="009961C8"/>
    <w:rsid w:val="0099623C"/>
    <w:rsid w:val="0099650F"/>
    <w:rsid w:val="00996A03"/>
    <w:rsid w:val="00996ADF"/>
    <w:rsid w:val="00996BA2"/>
    <w:rsid w:val="009971E9"/>
    <w:rsid w:val="00997B96"/>
    <w:rsid w:val="00997BF3"/>
    <w:rsid w:val="009A03BB"/>
    <w:rsid w:val="009A0587"/>
    <w:rsid w:val="009A0900"/>
    <w:rsid w:val="009A0931"/>
    <w:rsid w:val="009A0D0E"/>
    <w:rsid w:val="009A164F"/>
    <w:rsid w:val="009A1989"/>
    <w:rsid w:val="009A19AB"/>
    <w:rsid w:val="009A1EAF"/>
    <w:rsid w:val="009A1F01"/>
    <w:rsid w:val="009A2719"/>
    <w:rsid w:val="009A2C8E"/>
    <w:rsid w:val="009A2CB4"/>
    <w:rsid w:val="009A2DC7"/>
    <w:rsid w:val="009A2FA1"/>
    <w:rsid w:val="009A3057"/>
    <w:rsid w:val="009A31C9"/>
    <w:rsid w:val="009A3BCE"/>
    <w:rsid w:val="009A41FF"/>
    <w:rsid w:val="009A4436"/>
    <w:rsid w:val="009A47F4"/>
    <w:rsid w:val="009A4C4C"/>
    <w:rsid w:val="009A4DC8"/>
    <w:rsid w:val="009A5427"/>
    <w:rsid w:val="009A583D"/>
    <w:rsid w:val="009A5980"/>
    <w:rsid w:val="009A6134"/>
    <w:rsid w:val="009A6361"/>
    <w:rsid w:val="009A6BA5"/>
    <w:rsid w:val="009A6BD2"/>
    <w:rsid w:val="009A6E1A"/>
    <w:rsid w:val="009A6E39"/>
    <w:rsid w:val="009A709F"/>
    <w:rsid w:val="009A77A8"/>
    <w:rsid w:val="009A7FDF"/>
    <w:rsid w:val="009B0586"/>
    <w:rsid w:val="009B08E3"/>
    <w:rsid w:val="009B0EBF"/>
    <w:rsid w:val="009B0F62"/>
    <w:rsid w:val="009B11D7"/>
    <w:rsid w:val="009B1365"/>
    <w:rsid w:val="009B1546"/>
    <w:rsid w:val="009B1E71"/>
    <w:rsid w:val="009B269C"/>
    <w:rsid w:val="009B2DEB"/>
    <w:rsid w:val="009B33E6"/>
    <w:rsid w:val="009B387D"/>
    <w:rsid w:val="009B3A5E"/>
    <w:rsid w:val="009B3C4C"/>
    <w:rsid w:val="009B424A"/>
    <w:rsid w:val="009B44D0"/>
    <w:rsid w:val="009B4728"/>
    <w:rsid w:val="009B48F0"/>
    <w:rsid w:val="009B4C65"/>
    <w:rsid w:val="009B4F90"/>
    <w:rsid w:val="009B5086"/>
    <w:rsid w:val="009B5448"/>
    <w:rsid w:val="009B560C"/>
    <w:rsid w:val="009B5630"/>
    <w:rsid w:val="009B580F"/>
    <w:rsid w:val="009B58A9"/>
    <w:rsid w:val="009B594E"/>
    <w:rsid w:val="009B5AC0"/>
    <w:rsid w:val="009B6102"/>
    <w:rsid w:val="009B6790"/>
    <w:rsid w:val="009B67B4"/>
    <w:rsid w:val="009B6B24"/>
    <w:rsid w:val="009B6F97"/>
    <w:rsid w:val="009B6FAD"/>
    <w:rsid w:val="009B727B"/>
    <w:rsid w:val="009B7656"/>
    <w:rsid w:val="009B7934"/>
    <w:rsid w:val="009B7A49"/>
    <w:rsid w:val="009B7ABF"/>
    <w:rsid w:val="009C000F"/>
    <w:rsid w:val="009C0439"/>
    <w:rsid w:val="009C084F"/>
    <w:rsid w:val="009C0B5D"/>
    <w:rsid w:val="009C0CE6"/>
    <w:rsid w:val="009C0E53"/>
    <w:rsid w:val="009C13C1"/>
    <w:rsid w:val="009C1401"/>
    <w:rsid w:val="009C1802"/>
    <w:rsid w:val="009C1AAD"/>
    <w:rsid w:val="009C1B71"/>
    <w:rsid w:val="009C20FA"/>
    <w:rsid w:val="009C2723"/>
    <w:rsid w:val="009C286D"/>
    <w:rsid w:val="009C28F7"/>
    <w:rsid w:val="009C2A22"/>
    <w:rsid w:val="009C302A"/>
    <w:rsid w:val="009C33F4"/>
    <w:rsid w:val="009C366B"/>
    <w:rsid w:val="009C3C07"/>
    <w:rsid w:val="009C3F7C"/>
    <w:rsid w:val="009C417A"/>
    <w:rsid w:val="009C4240"/>
    <w:rsid w:val="009C47FD"/>
    <w:rsid w:val="009C51F1"/>
    <w:rsid w:val="009C5405"/>
    <w:rsid w:val="009C5A54"/>
    <w:rsid w:val="009C5BB3"/>
    <w:rsid w:val="009C5BB7"/>
    <w:rsid w:val="009C5D22"/>
    <w:rsid w:val="009C5DB4"/>
    <w:rsid w:val="009C5DFC"/>
    <w:rsid w:val="009C5E0B"/>
    <w:rsid w:val="009C6979"/>
    <w:rsid w:val="009C6A79"/>
    <w:rsid w:val="009C6B96"/>
    <w:rsid w:val="009C70E1"/>
    <w:rsid w:val="009C77F9"/>
    <w:rsid w:val="009C7808"/>
    <w:rsid w:val="009D017A"/>
    <w:rsid w:val="009D024C"/>
    <w:rsid w:val="009D054A"/>
    <w:rsid w:val="009D0585"/>
    <w:rsid w:val="009D0697"/>
    <w:rsid w:val="009D07E3"/>
    <w:rsid w:val="009D089B"/>
    <w:rsid w:val="009D0AD0"/>
    <w:rsid w:val="009D0EED"/>
    <w:rsid w:val="009D12CE"/>
    <w:rsid w:val="009D1575"/>
    <w:rsid w:val="009D1762"/>
    <w:rsid w:val="009D1B46"/>
    <w:rsid w:val="009D2178"/>
    <w:rsid w:val="009D23F4"/>
    <w:rsid w:val="009D2579"/>
    <w:rsid w:val="009D2885"/>
    <w:rsid w:val="009D2B21"/>
    <w:rsid w:val="009D2F88"/>
    <w:rsid w:val="009D382C"/>
    <w:rsid w:val="009D3846"/>
    <w:rsid w:val="009D41E0"/>
    <w:rsid w:val="009D4491"/>
    <w:rsid w:val="009D4900"/>
    <w:rsid w:val="009D4BBF"/>
    <w:rsid w:val="009D4C36"/>
    <w:rsid w:val="009D4E2C"/>
    <w:rsid w:val="009D5562"/>
    <w:rsid w:val="009D574A"/>
    <w:rsid w:val="009D58AE"/>
    <w:rsid w:val="009D62F6"/>
    <w:rsid w:val="009D6591"/>
    <w:rsid w:val="009D6BFB"/>
    <w:rsid w:val="009D6EC6"/>
    <w:rsid w:val="009D6EF6"/>
    <w:rsid w:val="009D70B9"/>
    <w:rsid w:val="009D79EF"/>
    <w:rsid w:val="009E05B0"/>
    <w:rsid w:val="009E0BA3"/>
    <w:rsid w:val="009E0CEC"/>
    <w:rsid w:val="009E0D51"/>
    <w:rsid w:val="009E0D58"/>
    <w:rsid w:val="009E0F37"/>
    <w:rsid w:val="009E10F0"/>
    <w:rsid w:val="009E1327"/>
    <w:rsid w:val="009E143B"/>
    <w:rsid w:val="009E1A22"/>
    <w:rsid w:val="009E1EAB"/>
    <w:rsid w:val="009E1EED"/>
    <w:rsid w:val="009E2349"/>
    <w:rsid w:val="009E2815"/>
    <w:rsid w:val="009E2835"/>
    <w:rsid w:val="009E2A08"/>
    <w:rsid w:val="009E2A8B"/>
    <w:rsid w:val="009E2C16"/>
    <w:rsid w:val="009E308B"/>
    <w:rsid w:val="009E313C"/>
    <w:rsid w:val="009E3512"/>
    <w:rsid w:val="009E38ED"/>
    <w:rsid w:val="009E3AF9"/>
    <w:rsid w:val="009E415A"/>
    <w:rsid w:val="009E4537"/>
    <w:rsid w:val="009E4A69"/>
    <w:rsid w:val="009E4DF9"/>
    <w:rsid w:val="009E4E2B"/>
    <w:rsid w:val="009E4ECF"/>
    <w:rsid w:val="009E4FAA"/>
    <w:rsid w:val="009E541D"/>
    <w:rsid w:val="009E55C0"/>
    <w:rsid w:val="009E5FD8"/>
    <w:rsid w:val="009E60F4"/>
    <w:rsid w:val="009E6F7D"/>
    <w:rsid w:val="009E7BF9"/>
    <w:rsid w:val="009E7F21"/>
    <w:rsid w:val="009F09E6"/>
    <w:rsid w:val="009F0C9C"/>
    <w:rsid w:val="009F0F3F"/>
    <w:rsid w:val="009F11DF"/>
    <w:rsid w:val="009F1A62"/>
    <w:rsid w:val="009F23FD"/>
    <w:rsid w:val="009F2783"/>
    <w:rsid w:val="009F2795"/>
    <w:rsid w:val="009F2CE7"/>
    <w:rsid w:val="009F2E4D"/>
    <w:rsid w:val="009F2FAC"/>
    <w:rsid w:val="009F3373"/>
    <w:rsid w:val="009F33D0"/>
    <w:rsid w:val="009F36A5"/>
    <w:rsid w:val="009F3B2C"/>
    <w:rsid w:val="009F4024"/>
    <w:rsid w:val="009F417F"/>
    <w:rsid w:val="009F4356"/>
    <w:rsid w:val="009F4855"/>
    <w:rsid w:val="009F4C49"/>
    <w:rsid w:val="009F50C8"/>
    <w:rsid w:val="009F53EE"/>
    <w:rsid w:val="009F5699"/>
    <w:rsid w:val="009F583E"/>
    <w:rsid w:val="009F5928"/>
    <w:rsid w:val="009F6174"/>
    <w:rsid w:val="009F64AD"/>
    <w:rsid w:val="009F654E"/>
    <w:rsid w:val="009F6583"/>
    <w:rsid w:val="009F6A68"/>
    <w:rsid w:val="009F6D5E"/>
    <w:rsid w:val="009F6F5A"/>
    <w:rsid w:val="009F7218"/>
    <w:rsid w:val="009F7400"/>
    <w:rsid w:val="009F7409"/>
    <w:rsid w:val="009F789B"/>
    <w:rsid w:val="009F78B5"/>
    <w:rsid w:val="009F7AD2"/>
    <w:rsid w:val="009F7BC4"/>
    <w:rsid w:val="009F7C4D"/>
    <w:rsid w:val="009F7EF4"/>
    <w:rsid w:val="00A007FA"/>
    <w:rsid w:val="00A00E8C"/>
    <w:rsid w:val="00A00F1E"/>
    <w:rsid w:val="00A01242"/>
    <w:rsid w:val="00A0156A"/>
    <w:rsid w:val="00A0158A"/>
    <w:rsid w:val="00A01BE3"/>
    <w:rsid w:val="00A020C7"/>
    <w:rsid w:val="00A0213A"/>
    <w:rsid w:val="00A0236C"/>
    <w:rsid w:val="00A02566"/>
    <w:rsid w:val="00A02C2B"/>
    <w:rsid w:val="00A02D2E"/>
    <w:rsid w:val="00A02FDF"/>
    <w:rsid w:val="00A03462"/>
    <w:rsid w:val="00A034B9"/>
    <w:rsid w:val="00A0368A"/>
    <w:rsid w:val="00A036B6"/>
    <w:rsid w:val="00A037EC"/>
    <w:rsid w:val="00A03800"/>
    <w:rsid w:val="00A03DD3"/>
    <w:rsid w:val="00A03E21"/>
    <w:rsid w:val="00A03FE0"/>
    <w:rsid w:val="00A045F6"/>
    <w:rsid w:val="00A04954"/>
    <w:rsid w:val="00A049D1"/>
    <w:rsid w:val="00A04C08"/>
    <w:rsid w:val="00A04D53"/>
    <w:rsid w:val="00A04E9A"/>
    <w:rsid w:val="00A05528"/>
    <w:rsid w:val="00A05B1F"/>
    <w:rsid w:val="00A05D09"/>
    <w:rsid w:val="00A0610A"/>
    <w:rsid w:val="00A06157"/>
    <w:rsid w:val="00A061A9"/>
    <w:rsid w:val="00A062B1"/>
    <w:rsid w:val="00A06429"/>
    <w:rsid w:val="00A06898"/>
    <w:rsid w:val="00A06CCC"/>
    <w:rsid w:val="00A06CF0"/>
    <w:rsid w:val="00A06FFB"/>
    <w:rsid w:val="00A07B6D"/>
    <w:rsid w:val="00A07E3E"/>
    <w:rsid w:val="00A1016C"/>
    <w:rsid w:val="00A107DA"/>
    <w:rsid w:val="00A10D4D"/>
    <w:rsid w:val="00A1199E"/>
    <w:rsid w:val="00A11B73"/>
    <w:rsid w:val="00A11B7A"/>
    <w:rsid w:val="00A11C35"/>
    <w:rsid w:val="00A11F37"/>
    <w:rsid w:val="00A12659"/>
    <w:rsid w:val="00A12CDA"/>
    <w:rsid w:val="00A13A48"/>
    <w:rsid w:val="00A13D7D"/>
    <w:rsid w:val="00A13DF5"/>
    <w:rsid w:val="00A13EEE"/>
    <w:rsid w:val="00A1402D"/>
    <w:rsid w:val="00A141E0"/>
    <w:rsid w:val="00A14553"/>
    <w:rsid w:val="00A1494F"/>
    <w:rsid w:val="00A14FDC"/>
    <w:rsid w:val="00A15366"/>
    <w:rsid w:val="00A158A9"/>
    <w:rsid w:val="00A1613B"/>
    <w:rsid w:val="00A16257"/>
    <w:rsid w:val="00A16AAA"/>
    <w:rsid w:val="00A16B0A"/>
    <w:rsid w:val="00A16CDF"/>
    <w:rsid w:val="00A17253"/>
    <w:rsid w:val="00A175CE"/>
    <w:rsid w:val="00A17658"/>
    <w:rsid w:val="00A17829"/>
    <w:rsid w:val="00A17E4A"/>
    <w:rsid w:val="00A20012"/>
    <w:rsid w:val="00A2020F"/>
    <w:rsid w:val="00A206AD"/>
    <w:rsid w:val="00A21762"/>
    <w:rsid w:val="00A21772"/>
    <w:rsid w:val="00A217A7"/>
    <w:rsid w:val="00A21F03"/>
    <w:rsid w:val="00A22337"/>
    <w:rsid w:val="00A2247D"/>
    <w:rsid w:val="00A228B9"/>
    <w:rsid w:val="00A22955"/>
    <w:rsid w:val="00A2398D"/>
    <w:rsid w:val="00A24C21"/>
    <w:rsid w:val="00A24ED6"/>
    <w:rsid w:val="00A24F3F"/>
    <w:rsid w:val="00A251F2"/>
    <w:rsid w:val="00A252EB"/>
    <w:rsid w:val="00A25908"/>
    <w:rsid w:val="00A25B64"/>
    <w:rsid w:val="00A25DD5"/>
    <w:rsid w:val="00A260B2"/>
    <w:rsid w:val="00A264E2"/>
    <w:rsid w:val="00A265CB"/>
    <w:rsid w:val="00A26614"/>
    <w:rsid w:val="00A26654"/>
    <w:rsid w:val="00A26893"/>
    <w:rsid w:val="00A268E2"/>
    <w:rsid w:val="00A26A3E"/>
    <w:rsid w:val="00A26D90"/>
    <w:rsid w:val="00A27151"/>
    <w:rsid w:val="00A27268"/>
    <w:rsid w:val="00A272F0"/>
    <w:rsid w:val="00A275D8"/>
    <w:rsid w:val="00A27BB2"/>
    <w:rsid w:val="00A27BD5"/>
    <w:rsid w:val="00A27D80"/>
    <w:rsid w:val="00A27ED4"/>
    <w:rsid w:val="00A30398"/>
    <w:rsid w:val="00A305D9"/>
    <w:rsid w:val="00A30811"/>
    <w:rsid w:val="00A30EEC"/>
    <w:rsid w:val="00A312AE"/>
    <w:rsid w:val="00A31731"/>
    <w:rsid w:val="00A324FD"/>
    <w:rsid w:val="00A32BCA"/>
    <w:rsid w:val="00A32FB0"/>
    <w:rsid w:val="00A33306"/>
    <w:rsid w:val="00A334C2"/>
    <w:rsid w:val="00A33706"/>
    <w:rsid w:val="00A33BAC"/>
    <w:rsid w:val="00A34113"/>
    <w:rsid w:val="00A34255"/>
    <w:rsid w:val="00A34292"/>
    <w:rsid w:val="00A36C82"/>
    <w:rsid w:val="00A3701A"/>
    <w:rsid w:val="00A37289"/>
    <w:rsid w:val="00A377E3"/>
    <w:rsid w:val="00A3799A"/>
    <w:rsid w:val="00A37E2F"/>
    <w:rsid w:val="00A40385"/>
    <w:rsid w:val="00A40AF1"/>
    <w:rsid w:val="00A40C27"/>
    <w:rsid w:val="00A4126C"/>
    <w:rsid w:val="00A41539"/>
    <w:rsid w:val="00A41631"/>
    <w:rsid w:val="00A4188D"/>
    <w:rsid w:val="00A41925"/>
    <w:rsid w:val="00A41BD3"/>
    <w:rsid w:val="00A41CAC"/>
    <w:rsid w:val="00A41E67"/>
    <w:rsid w:val="00A41F7D"/>
    <w:rsid w:val="00A41FEE"/>
    <w:rsid w:val="00A420A9"/>
    <w:rsid w:val="00A4233D"/>
    <w:rsid w:val="00A42500"/>
    <w:rsid w:val="00A4301B"/>
    <w:rsid w:val="00A43314"/>
    <w:rsid w:val="00A43347"/>
    <w:rsid w:val="00A434EE"/>
    <w:rsid w:val="00A435C1"/>
    <w:rsid w:val="00A4369B"/>
    <w:rsid w:val="00A43B0B"/>
    <w:rsid w:val="00A43D94"/>
    <w:rsid w:val="00A4437B"/>
    <w:rsid w:val="00A44596"/>
    <w:rsid w:val="00A445C2"/>
    <w:rsid w:val="00A4461C"/>
    <w:rsid w:val="00A4490A"/>
    <w:rsid w:val="00A44A1E"/>
    <w:rsid w:val="00A44EE2"/>
    <w:rsid w:val="00A44F7A"/>
    <w:rsid w:val="00A468D7"/>
    <w:rsid w:val="00A46DD8"/>
    <w:rsid w:val="00A4709B"/>
    <w:rsid w:val="00A47237"/>
    <w:rsid w:val="00A4738F"/>
    <w:rsid w:val="00A477B9"/>
    <w:rsid w:val="00A47D04"/>
    <w:rsid w:val="00A500B0"/>
    <w:rsid w:val="00A5018C"/>
    <w:rsid w:val="00A504A6"/>
    <w:rsid w:val="00A506AD"/>
    <w:rsid w:val="00A50A36"/>
    <w:rsid w:val="00A51489"/>
    <w:rsid w:val="00A5149D"/>
    <w:rsid w:val="00A515D2"/>
    <w:rsid w:val="00A51CBD"/>
    <w:rsid w:val="00A51DCD"/>
    <w:rsid w:val="00A52656"/>
    <w:rsid w:val="00A52C31"/>
    <w:rsid w:val="00A52E54"/>
    <w:rsid w:val="00A536A5"/>
    <w:rsid w:val="00A53A22"/>
    <w:rsid w:val="00A53D3A"/>
    <w:rsid w:val="00A5423F"/>
    <w:rsid w:val="00A5494C"/>
    <w:rsid w:val="00A54B5B"/>
    <w:rsid w:val="00A54B5F"/>
    <w:rsid w:val="00A55637"/>
    <w:rsid w:val="00A55948"/>
    <w:rsid w:val="00A55A84"/>
    <w:rsid w:val="00A563DD"/>
    <w:rsid w:val="00A566C0"/>
    <w:rsid w:val="00A5697F"/>
    <w:rsid w:val="00A57389"/>
    <w:rsid w:val="00A574C2"/>
    <w:rsid w:val="00A5755B"/>
    <w:rsid w:val="00A576B6"/>
    <w:rsid w:val="00A57856"/>
    <w:rsid w:val="00A57C6B"/>
    <w:rsid w:val="00A60145"/>
    <w:rsid w:val="00A603D2"/>
    <w:rsid w:val="00A60476"/>
    <w:rsid w:val="00A60488"/>
    <w:rsid w:val="00A60532"/>
    <w:rsid w:val="00A6056B"/>
    <w:rsid w:val="00A606AC"/>
    <w:rsid w:val="00A60B77"/>
    <w:rsid w:val="00A60EE3"/>
    <w:rsid w:val="00A60F47"/>
    <w:rsid w:val="00A6107B"/>
    <w:rsid w:val="00A614EC"/>
    <w:rsid w:val="00A617E4"/>
    <w:rsid w:val="00A6199A"/>
    <w:rsid w:val="00A61AAA"/>
    <w:rsid w:val="00A620DD"/>
    <w:rsid w:val="00A62327"/>
    <w:rsid w:val="00A6246E"/>
    <w:rsid w:val="00A6254C"/>
    <w:rsid w:val="00A627CA"/>
    <w:rsid w:val="00A62CF5"/>
    <w:rsid w:val="00A630C2"/>
    <w:rsid w:val="00A63353"/>
    <w:rsid w:val="00A63503"/>
    <w:rsid w:val="00A636F8"/>
    <w:rsid w:val="00A638A9"/>
    <w:rsid w:val="00A63C07"/>
    <w:rsid w:val="00A6429A"/>
    <w:rsid w:val="00A6430C"/>
    <w:rsid w:val="00A64720"/>
    <w:rsid w:val="00A64A52"/>
    <w:rsid w:val="00A64A86"/>
    <w:rsid w:val="00A64E83"/>
    <w:rsid w:val="00A650CB"/>
    <w:rsid w:val="00A6528F"/>
    <w:rsid w:val="00A652FC"/>
    <w:rsid w:val="00A6577D"/>
    <w:rsid w:val="00A657D9"/>
    <w:rsid w:val="00A65F93"/>
    <w:rsid w:val="00A66018"/>
    <w:rsid w:val="00A6619A"/>
    <w:rsid w:val="00A663F1"/>
    <w:rsid w:val="00A6664D"/>
    <w:rsid w:val="00A6697C"/>
    <w:rsid w:val="00A674D2"/>
    <w:rsid w:val="00A67867"/>
    <w:rsid w:val="00A67B20"/>
    <w:rsid w:val="00A67D81"/>
    <w:rsid w:val="00A67E18"/>
    <w:rsid w:val="00A67F81"/>
    <w:rsid w:val="00A6BC6C"/>
    <w:rsid w:val="00A700AC"/>
    <w:rsid w:val="00A700E1"/>
    <w:rsid w:val="00A70589"/>
    <w:rsid w:val="00A706A3"/>
    <w:rsid w:val="00A7071B"/>
    <w:rsid w:val="00A709E6"/>
    <w:rsid w:val="00A70E8B"/>
    <w:rsid w:val="00A7168D"/>
    <w:rsid w:val="00A71B48"/>
    <w:rsid w:val="00A71D6E"/>
    <w:rsid w:val="00A72160"/>
    <w:rsid w:val="00A72175"/>
    <w:rsid w:val="00A72485"/>
    <w:rsid w:val="00A724AB"/>
    <w:rsid w:val="00A7258D"/>
    <w:rsid w:val="00A7262C"/>
    <w:rsid w:val="00A726F5"/>
    <w:rsid w:val="00A72A18"/>
    <w:rsid w:val="00A72E2F"/>
    <w:rsid w:val="00A72EAD"/>
    <w:rsid w:val="00A735DF"/>
    <w:rsid w:val="00A74250"/>
    <w:rsid w:val="00A742AA"/>
    <w:rsid w:val="00A742C2"/>
    <w:rsid w:val="00A74B03"/>
    <w:rsid w:val="00A74E8B"/>
    <w:rsid w:val="00A751F9"/>
    <w:rsid w:val="00A75437"/>
    <w:rsid w:val="00A75756"/>
    <w:rsid w:val="00A757DB"/>
    <w:rsid w:val="00A75E9E"/>
    <w:rsid w:val="00A76230"/>
    <w:rsid w:val="00A76376"/>
    <w:rsid w:val="00A77016"/>
    <w:rsid w:val="00A77A68"/>
    <w:rsid w:val="00A77CC5"/>
    <w:rsid w:val="00A77FBB"/>
    <w:rsid w:val="00A800F7"/>
    <w:rsid w:val="00A809BB"/>
    <w:rsid w:val="00A80A0B"/>
    <w:rsid w:val="00A8165B"/>
    <w:rsid w:val="00A8174F"/>
    <w:rsid w:val="00A817CF"/>
    <w:rsid w:val="00A818B2"/>
    <w:rsid w:val="00A81A78"/>
    <w:rsid w:val="00A820CF"/>
    <w:rsid w:val="00A82521"/>
    <w:rsid w:val="00A82933"/>
    <w:rsid w:val="00A82C74"/>
    <w:rsid w:val="00A830B2"/>
    <w:rsid w:val="00A830BA"/>
    <w:rsid w:val="00A83276"/>
    <w:rsid w:val="00A8375E"/>
    <w:rsid w:val="00A83AA1"/>
    <w:rsid w:val="00A83C92"/>
    <w:rsid w:val="00A83D36"/>
    <w:rsid w:val="00A83FA8"/>
    <w:rsid w:val="00A84008"/>
    <w:rsid w:val="00A843ED"/>
    <w:rsid w:val="00A84495"/>
    <w:rsid w:val="00A844F7"/>
    <w:rsid w:val="00A8452B"/>
    <w:rsid w:val="00A8558F"/>
    <w:rsid w:val="00A857D3"/>
    <w:rsid w:val="00A85D2D"/>
    <w:rsid w:val="00A861CB"/>
    <w:rsid w:val="00A8642E"/>
    <w:rsid w:val="00A86531"/>
    <w:rsid w:val="00A8668F"/>
    <w:rsid w:val="00A86A7C"/>
    <w:rsid w:val="00A86D06"/>
    <w:rsid w:val="00A870F4"/>
    <w:rsid w:val="00A87348"/>
    <w:rsid w:val="00A875B7"/>
    <w:rsid w:val="00A87881"/>
    <w:rsid w:val="00A87DA5"/>
    <w:rsid w:val="00A90279"/>
    <w:rsid w:val="00A90A1D"/>
    <w:rsid w:val="00A90BAF"/>
    <w:rsid w:val="00A90DDF"/>
    <w:rsid w:val="00A90E7F"/>
    <w:rsid w:val="00A912E9"/>
    <w:rsid w:val="00A918D9"/>
    <w:rsid w:val="00A9209C"/>
    <w:rsid w:val="00A924AE"/>
    <w:rsid w:val="00A928F3"/>
    <w:rsid w:val="00A93400"/>
    <w:rsid w:val="00A9382C"/>
    <w:rsid w:val="00A93A41"/>
    <w:rsid w:val="00A93E2C"/>
    <w:rsid w:val="00A94318"/>
    <w:rsid w:val="00A943C6"/>
    <w:rsid w:val="00A94704"/>
    <w:rsid w:val="00A94C02"/>
    <w:rsid w:val="00A953C9"/>
    <w:rsid w:val="00A95AC8"/>
    <w:rsid w:val="00A95BAA"/>
    <w:rsid w:val="00A95E9A"/>
    <w:rsid w:val="00A96381"/>
    <w:rsid w:val="00A96564"/>
    <w:rsid w:val="00A96646"/>
    <w:rsid w:val="00A97010"/>
    <w:rsid w:val="00A970B3"/>
    <w:rsid w:val="00A97C58"/>
    <w:rsid w:val="00A97D6E"/>
    <w:rsid w:val="00AA022C"/>
    <w:rsid w:val="00AA05BB"/>
    <w:rsid w:val="00AA09F6"/>
    <w:rsid w:val="00AA0A98"/>
    <w:rsid w:val="00AA0DAE"/>
    <w:rsid w:val="00AA0FC1"/>
    <w:rsid w:val="00AA138F"/>
    <w:rsid w:val="00AA13D4"/>
    <w:rsid w:val="00AA14B7"/>
    <w:rsid w:val="00AA1721"/>
    <w:rsid w:val="00AA1C03"/>
    <w:rsid w:val="00AA21C3"/>
    <w:rsid w:val="00AA2799"/>
    <w:rsid w:val="00AA2E4D"/>
    <w:rsid w:val="00AA3766"/>
    <w:rsid w:val="00AA3BDB"/>
    <w:rsid w:val="00AA3DA0"/>
    <w:rsid w:val="00AA436C"/>
    <w:rsid w:val="00AA48CF"/>
    <w:rsid w:val="00AA4FA6"/>
    <w:rsid w:val="00AA55A5"/>
    <w:rsid w:val="00AA55A7"/>
    <w:rsid w:val="00AA57ED"/>
    <w:rsid w:val="00AA620B"/>
    <w:rsid w:val="00AA64F3"/>
    <w:rsid w:val="00AA68CF"/>
    <w:rsid w:val="00AA6AEA"/>
    <w:rsid w:val="00AA6F6B"/>
    <w:rsid w:val="00AA70E0"/>
    <w:rsid w:val="00AA7110"/>
    <w:rsid w:val="00AA7695"/>
    <w:rsid w:val="00AA76CE"/>
    <w:rsid w:val="00AA7E6F"/>
    <w:rsid w:val="00AB012A"/>
    <w:rsid w:val="00AB05DF"/>
    <w:rsid w:val="00AB0610"/>
    <w:rsid w:val="00AB0885"/>
    <w:rsid w:val="00AB0D92"/>
    <w:rsid w:val="00AB1112"/>
    <w:rsid w:val="00AB13D6"/>
    <w:rsid w:val="00AB193B"/>
    <w:rsid w:val="00AB1C5F"/>
    <w:rsid w:val="00AB290C"/>
    <w:rsid w:val="00AB3299"/>
    <w:rsid w:val="00AB34E0"/>
    <w:rsid w:val="00AB3648"/>
    <w:rsid w:val="00AB3905"/>
    <w:rsid w:val="00AB3B73"/>
    <w:rsid w:val="00AB3BFD"/>
    <w:rsid w:val="00AB409F"/>
    <w:rsid w:val="00AB423F"/>
    <w:rsid w:val="00AB4290"/>
    <w:rsid w:val="00AB4E8B"/>
    <w:rsid w:val="00AB4FE6"/>
    <w:rsid w:val="00AB569E"/>
    <w:rsid w:val="00AB5CE9"/>
    <w:rsid w:val="00AB5F81"/>
    <w:rsid w:val="00AB60CA"/>
    <w:rsid w:val="00AB60DA"/>
    <w:rsid w:val="00AB6225"/>
    <w:rsid w:val="00AB6B95"/>
    <w:rsid w:val="00AB6C92"/>
    <w:rsid w:val="00AB71BE"/>
    <w:rsid w:val="00AB77F5"/>
    <w:rsid w:val="00AB7B71"/>
    <w:rsid w:val="00AB7FF6"/>
    <w:rsid w:val="00AC0C99"/>
    <w:rsid w:val="00AC0E85"/>
    <w:rsid w:val="00AC1003"/>
    <w:rsid w:val="00AC1101"/>
    <w:rsid w:val="00AC24A0"/>
    <w:rsid w:val="00AC24C2"/>
    <w:rsid w:val="00AC260D"/>
    <w:rsid w:val="00AC27FD"/>
    <w:rsid w:val="00AC2BAB"/>
    <w:rsid w:val="00AC2C8B"/>
    <w:rsid w:val="00AC2CCD"/>
    <w:rsid w:val="00AC2ECA"/>
    <w:rsid w:val="00AC358E"/>
    <w:rsid w:val="00AC3805"/>
    <w:rsid w:val="00AC3AB5"/>
    <w:rsid w:val="00AC3BFB"/>
    <w:rsid w:val="00AC436B"/>
    <w:rsid w:val="00AC43D3"/>
    <w:rsid w:val="00AC4529"/>
    <w:rsid w:val="00AC4A48"/>
    <w:rsid w:val="00AC4BC5"/>
    <w:rsid w:val="00AC4E05"/>
    <w:rsid w:val="00AC549A"/>
    <w:rsid w:val="00AC5520"/>
    <w:rsid w:val="00AC5A3F"/>
    <w:rsid w:val="00AC5AEE"/>
    <w:rsid w:val="00AC5C69"/>
    <w:rsid w:val="00AC5CD6"/>
    <w:rsid w:val="00AC5FDC"/>
    <w:rsid w:val="00AC6207"/>
    <w:rsid w:val="00AC6304"/>
    <w:rsid w:val="00AC6590"/>
    <w:rsid w:val="00AC6817"/>
    <w:rsid w:val="00AC6A29"/>
    <w:rsid w:val="00AC6D7B"/>
    <w:rsid w:val="00AC6FAB"/>
    <w:rsid w:val="00AC75CC"/>
    <w:rsid w:val="00AD06C1"/>
    <w:rsid w:val="00AD074B"/>
    <w:rsid w:val="00AD0870"/>
    <w:rsid w:val="00AD0EBE"/>
    <w:rsid w:val="00AD0F38"/>
    <w:rsid w:val="00AD1D61"/>
    <w:rsid w:val="00AD252A"/>
    <w:rsid w:val="00AD282F"/>
    <w:rsid w:val="00AD28EB"/>
    <w:rsid w:val="00AD2C3E"/>
    <w:rsid w:val="00AD2CD1"/>
    <w:rsid w:val="00AD3012"/>
    <w:rsid w:val="00AD3036"/>
    <w:rsid w:val="00AD3164"/>
    <w:rsid w:val="00AD383D"/>
    <w:rsid w:val="00AD3E62"/>
    <w:rsid w:val="00AD4025"/>
    <w:rsid w:val="00AD417E"/>
    <w:rsid w:val="00AD4427"/>
    <w:rsid w:val="00AD46A1"/>
    <w:rsid w:val="00AD4BCB"/>
    <w:rsid w:val="00AD50B3"/>
    <w:rsid w:val="00AD535C"/>
    <w:rsid w:val="00AD5D2C"/>
    <w:rsid w:val="00AD5EC8"/>
    <w:rsid w:val="00AD5F43"/>
    <w:rsid w:val="00AD5FE7"/>
    <w:rsid w:val="00AD6106"/>
    <w:rsid w:val="00AD6980"/>
    <w:rsid w:val="00AD6CC8"/>
    <w:rsid w:val="00AD6DB9"/>
    <w:rsid w:val="00AD717D"/>
    <w:rsid w:val="00AD74FD"/>
    <w:rsid w:val="00AD775A"/>
    <w:rsid w:val="00AD7EEE"/>
    <w:rsid w:val="00AE03C3"/>
    <w:rsid w:val="00AE0885"/>
    <w:rsid w:val="00AE0C2D"/>
    <w:rsid w:val="00AE1220"/>
    <w:rsid w:val="00AE1875"/>
    <w:rsid w:val="00AE18FD"/>
    <w:rsid w:val="00AE2094"/>
    <w:rsid w:val="00AE2325"/>
    <w:rsid w:val="00AE26EB"/>
    <w:rsid w:val="00AE28B0"/>
    <w:rsid w:val="00AE297F"/>
    <w:rsid w:val="00AE2AA9"/>
    <w:rsid w:val="00AE2E28"/>
    <w:rsid w:val="00AE34FC"/>
    <w:rsid w:val="00AE3924"/>
    <w:rsid w:val="00AE3B9F"/>
    <w:rsid w:val="00AE3CA7"/>
    <w:rsid w:val="00AE3D8A"/>
    <w:rsid w:val="00AE4245"/>
    <w:rsid w:val="00AE4C15"/>
    <w:rsid w:val="00AE5010"/>
    <w:rsid w:val="00AE52F9"/>
    <w:rsid w:val="00AE54E3"/>
    <w:rsid w:val="00AE5EB4"/>
    <w:rsid w:val="00AE694E"/>
    <w:rsid w:val="00AE6B83"/>
    <w:rsid w:val="00AE6D71"/>
    <w:rsid w:val="00AE6EC1"/>
    <w:rsid w:val="00AE6FE8"/>
    <w:rsid w:val="00AE70F2"/>
    <w:rsid w:val="00AE72F7"/>
    <w:rsid w:val="00AE7332"/>
    <w:rsid w:val="00AE7501"/>
    <w:rsid w:val="00AE7549"/>
    <w:rsid w:val="00AE7BDE"/>
    <w:rsid w:val="00AE7F5B"/>
    <w:rsid w:val="00AF0026"/>
    <w:rsid w:val="00AF0A0C"/>
    <w:rsid w:val="00AF0C88"/>
    <w:rsid w:val="00AF0CE0"/>
    <w:rsid w:val="00AF0EAE"/>
    <w:rsid w:val="00AF155F"/>
    <w:rsid w:val="00AF1841"/>
    <w:rsid w:val="00AF18D8"/>
    <w:rsid w:val="00AF1B75"/>
    <w:rsid w:val="00AF2243"/>
    <w:rsid w:val="00AF22B9"/>
    <w:rsid w:val="00AF26A8"/>
    <w:rsid w:val="00AF2825"/>
    <w:rsid w:val="00AF2B18"/>
    <w:rsid w:val="00AF2E6C"/>
    <w:rsid w:val="00AF318D"/>
    <w:rsid w:val="00AF3335"/>
    <w:rsid w:val="00AF3541"/>
    <w:rsid w:val="00AF36C1"/>
    <w:rsid w:val="00AF390B"/>
    <w:rsid w:val="00AF3E1B"/>
    <w:rsid w:val="00AF4335"/>
    <w:rsid w:val="00AF4701"/>
    <w:rsid w:val="00AF4B53"/>
    <w:rsid w:val="00AF4FE5"/>
    <w:rsid w:val="00AF51CA"/>
    <w:rsid w:val="00AF574A"/>
    <w:rsid w:val="00AF587C"/>
    <w:rsid w:val="00AF5E72"/>
    <w:rsid w:val="00AF655E"/>
    <w:rsid w:val="00AF6647"/>
    <w:rsid w:val="00AF6A62"/>
    <w:rsid w:val="00AF7393"/>
    <w:rsid w:val="00AF748D"/>
    <w:rsid w:val="00AF74FA"/>
    <w:rsid w:val="00AF79EC"/>
    <w:rsid w:val="00B008F8"/>
    <w:rsid w:val="00B01891"/>
    <w:rsid w:val="00B01AC6"/>
    <w:rsid w:val="00B01FD6"/>
    <w:rsid w:val="00B02855"/>
    <w:rsid w:val="00B02BCA"/>
    <w:rsid w:val="00B02D87"/>
    <w:rsid w:val="00B03D72"/>
    <w:rsid w:val="00B03F3F"/>
    <w:rsid w:val="00B04110"/>
    <w:rsid w:val="00B045A7"/>
    <w:rsid w:val="00B048C1"/>
    <w:rsid w:val="00B049BB"/>
    <w:rsid w:val="00B04D4C"/>
    <w:rsid w:val="00B04F92"/>
    <w:rsid w:val="00B04FF3"/>
    <w:rsid w:val="00B0533E"/>
    <w:rsid w:val="00B057DD"/>
    <w:rsid w:val="00B05CBE"/>
    <w:rsid w:val="00B060D8"/>
    <w:rsid w:val="00B0619E"/>
    <w:rsid w:val="00B06419"/>
    <w:rsid w:val="00B0698A"/>
    <w:rsid w:val="00B06AF0"/>
    <w:rsid w:val="00B06B0A"/>
    <w:rsid w:val="00B06E1B"/>
    <w:rsid w:val="00B0737F"/>
    <w:rsid w:val="00B073E0"/>
    <w:rsid w:val="00B0749B"/>
    <w:rsid w:val="00B07597"/>
    <w:rsid w:val="00B07990"/>
    <w:rsid w:val="00B109D3"/>
    <w:rsid w:val="00B10A56"/>
    <w:rsid w:val="00B10CE0"/>
    <w:rsid w:val="00B10E4E"/>
    <w:rsid w:val="00B116BA"/>
    <w:rsid w:val="00B1177F"/>
    <w:rsid w:val="00B11AA5"/>
    <w:rsid w:val="00B11DFB"/>
    <w:rsid w:val="00B12023"/>
    <w:rsid w:val="00B120D6"/>
    <w:rsid w:val="00B1217D"/>
    <w:rsid w:val="00B121E2"/>
    <w:rsid w:val="00B123EE"/>
    <w:rsid w:val="00B12737"/>
    <w:rsid w:val="00B1286A"/>
    <w:rsid w:val="00B12A0C"/>
    <w:rsid w:val="00B12F27"/>
    <w:rsid w:val="00B12F2B"/>
    <w:rsid w:val="00B12F6E"/>
    <w:rsid w:val="00B142E1"/>
    <w:rsid w:val="00B14856"/>
    <w:rsid w:val="00B14BD8"/>
    <w:rsid w:val="00B1574B"/>
    <w:rsid w:val="00B1578D"/>
    <w:rsid w:val="00B1583F"/>
    <w:rsid w:val="00B158C4"/>
    <w:rsid w:val="00B16F0E"/>
    <w:rsid w:val="00B170F8"/>
    <w:rsid w:val="00B173A6"/>
    <w:rsid w:val="00B17456"/>
    <w:rsid w:val="00B17514"/>
    <w:rsid w:val="00B17CAA"/>
    <w:rsid w:val="00B17DC5"/>
    <w:rsid w:val="00B2024F"/>
    <w:rsid w:val="00B204AD"/>
    <w:rsid w:val="00B20952"/>
    <w:rsid w:val="00B20EDC"/>
    <w:rsid w:val="00B20FBF"/>
    <w:rsid w:val="00B21147"/>
    <w:rsid w:val="00B2154D"/>
    <w:rsid w:val="00B21781"/>
    <w:rsid w:val="00B21B6C"/>
    <w:rsid w:val="00B2235E"/>
    <w:rsid w:val="00B22365"/>
    <w:rsid w:val="00B226D1"/>
    <w:rsid w:val="00B2299D"/>
    <w:rsid w:val="00B22C59"/>
    <w:rsid w:val="00B22C9D"/>
    <w:rsid w:val="00B22F47"/>
    <w:rsid w:val="00B22FB1"/>
    <w:rsid w:val="00B2329F"/>
    <w:rsid w:val="00B235C9"/>
    <w:rsid w:val="00B238AC"/>
    <w:rsid w:val="00B23E0C"/>
    <w:rsid w:val="00B2465E"/>
    <w:rsid w:val="00B24F14"/>
    <w:rsid w:val="00B25172"/>
    <w:rsid w:val="00B25635"/>
    <w:rsid w:val="00B25752"/>
    <w:rsid w:val="00B257CC"/>
    <w:rsid w:val="00B25897"/>
    <w:rsid w:val="00B259F9"/>
    <w:rsid w:val="00B25C71"/>
    <w:rsid w:val="00B261E1"/>
    <w:rsid w:val="00B263AC"/>
    <w:rsid w:val="00B2699B"/>
    <w:rsid w:val="00B26A0E"/>
    <w:rsid w:val="00B26B07"/>
    <w:rsid w:val="00B26B9F"/>
    <w:rsid w:val="00B26CD7"/>
    <w:rsid w:val="00B274B8"/>
    <w:rsid w:val="00B278C5"/>
    <w:rsid w:val="00B27A69"/>
    <w:rsid w:val="00B27A6F"/>
    <w:rsid w:val="00B27BAA"/>
    <w:rsid w:val="00B307E3"/>
    <w:rsid w:val="00B3089B"/>
    <w:rsid w:val="00B30EDF"/>
    <w:rsid w:val="00B312E9"/>
    <w:rsid w:val="00B313B6"/>
    <w:rsid w:val="00B3165B"/>
    <w:rsid w:val="00B318E2"/>
    <w:rsid w:val="00B31DB6"/>
    <w:rsid w:val="00B31E67"/>
    <w:rsid w:val="00B323E7"/>
    <w:rsid w:val="00B32517"/>
    <w:rsid w:val="00B328BE"/>
    <w:rsid w:val="00B329B7"/>
    <w:rsid w:val="00B32B84"/>
    <w:rsid w:val="00B32C25"/>
    <w:rsid w:val="00B32CDF"/>
    <w:rsid w:val="00B32E5D"/>
    <w:rsid w:val="00B32E5F"/>
    <w:rsid w:val="00B32FDA"/>
    <w:rsid w:val="00B33214"/>
    <w:rsid w:val="00B3345C"/>
    <w:rsid w:val="00B33D0E"/>
    <w:rsid w:val="00B33D62"/>
    <w:rsid w:val="00B33E29"/>
    <w:rsid w:val="00B34229"/>
    <w:rsid w:val="00B344D4"/>
    <w:rsid w:val="00B346E3"/>
    <w:rsid w:val="00B3494A"/>
    <w:rsid w:val="00B349CF"/>
    <w:rsid w:val="00B34B4B"/>
    <w:rsid w:val="00B34DCF"/>
    <w:rsid w:val="00B350BD"/>
    <w:rsid w:val="00B354E9"/>
    <w:rsid w:val="00B358D6"/>
    <w:rsid w:val="00B35C7F"/>
    <w:rsid w:val="00B35F9B"/>
    <w:rsid w:val="00B370AD"/>
    <w:rsid w:val="00B371AC"/>
    <w:rsid w:val="00B37533"/>
    <w:rsid w:val="00B378DE"/>
    <w:rsid w:val="00B3791B"/>
    <w:rsid w:val="00B37B39"/>
    <w:rsid w:val="00B40032"/>
    <w:rsid w:val="00B4065D"/>
    <w:rsid w:val="00B41019"/>
    <w:rsid w:val="00B41022"/>
    <w:rsid w:val="00B4140A"/>
    <w:rsid w:val="00B41AA6"/>
    <w:rsid w:val="00B422A9"/>
    <w:rsid w:val="00B42634"/>
    <w:rsid w:val="00B427A5"/>
    <w:rsid w:val="00B42831"/>
    <w:rsid w:val="00B42A57"/>
    <w:rsid w:val="00B42B51"/>
    <w:rsid w:val="00B42E64"/>
    <w:rsid w:val="00B42FB7"/>
    <w:rsid w:val="00B43312"/>
    <w:rsid w:val="00B43E28"/>
    <w:rsid w:val="00B44A79"/>
    <w:rsid w:val="00B44C84"/>
    <w:rsid w:val="00B44CD6"/>
    <w:rsid w:val="00B450AD"/>
    <w:rsid w:val="00B452B6"/>
    <w:rsid w:val="00B45371"/>
    <w:rsid w:val="00B4560C"/>
    <w:rsid w:val="00B457A1"/>
    <w:rsid w:val="00B45857"/>
    <w:rsid w:val="00B45A54"/>
    <w:rsid w:val="00B45B0F"/>
    <w:rsid w:val="00B45B2C"/>
    <w:rsid w:val="00B46171"/>
    <w:rsid w:val="00B464F4"/>
    <w:rsid w:val="00B46A26"/>
    <w:rsid w:val="00B46B0C"/>
    <w:rsid w:val="00B46F54"/>
    <w:rsid w:val="00B46FAB"/>
    <w:rsid w:val="00B47384"/>
    <w:rsid w:val="00B4745F"/>
    <w:rsid w:val="00B474AA"/>
    <w:rsid w:val="00B4766A"/>
    <w:rsid w:val="00B47D36"/>
    <w:rsid w:val="00B47FDC"/>
    <w:rsid w:val="00B500AF"/>
    <w:rsid w:val="00B5043D"/>
    <w:rsid w:val="00B50731"/>
    <w:rsid w:val="00B50860"/>
    <w:rsid w:val="00B508C0"/>
    <w:rsid w:val="00B50994"/>
    <w:rsid w:val="00B50B78"/>
    <w:rsid w:val="00B50DD7"/>
    <w:rsid w:val="00B50F6D"/>
    <w:rsid w:val="00B51107"/>
    <w:rsid w:val="00B520D7"/>
    <w:rsid w:val="00B521BB"/>
    <w:rsid w:val="00B523BD"/>
    <w:rsid w:val="00B523CC"/>
    <w:rsid w:val="00B5269F"/>
    <w:rsid w:val="00B52823"/>
    <w:rsid w:val="00B52DF8"/>
    <w:rsid w:val="00B5322A"/>
    <w:rsid w:val="00B53562"/>
    <w:rsid w:val="00B5388C"/>
    <w:rsid w:val="00B53A58"/>
    <w:rsid w:val="00B5416F"/>
    <w:rsid w:val="00B54226"/>
    <w:rsid w:val="00B543F4"/>
    <w:rsid w:val="00B5480C"/>
    <w:rsid w:val="00B55274"/>
    <w:rsid w:val="00B553F0"/>
    <w:rsid w:val="00B5549E"/>
    <w:rsid w:val="00B5577E"/>
    <w:rsid w:val="00B55FC1"/>
    <w:rsid w:val="00B56265"/>
    <w:rsid w:val="00B56924"/>
    <w:rsid w:val="00B56CC4"/>
    <w:rsid w:val="00B56D1F"/>
    <w:rsid w:val="00B56FBF"/>
    <w:rsid w:val="00B570D6"/>
    <w:rsid w:val="00B5736D"/>
    <w:rsid w:val="00B57D36"/>
    <w:rsid w:val="00B57E1D"/>
    <w:rsid w:val="00B6008F"/>
    <w:rsid w:val="00B6019A"/>
    <w:rsid w:val="00B60769"/>
    <w:rsid w:val="00B60CC3"/>
    <w:rsid w:val="00B60F05"/>
    <w:rsid w:val="00B61087"/>
    <w:rsid w:val="00B613B3"/>
    <w:rsid w:val="00B618A8"/>
    <w:rsid w:val="00B61A97"/>
    <w:rsid w:val="00B61D19"/>
    <w:rsid w:val="00B62C3E"/>
    <w:rsid w:val="00B62C55"/>
    <w:rsid w:val="00B6306A"/>
    <w:rsid w:val="00B63E66"/>
    <w:rsid w:val="00B63F89"/>
    <w:rsid w:val="00B645A7"/>
    <w:rsid w:val="00B6517F"/>
    <w:rsid w:val="00B66073"/>
    <w:rsid w:val="00B66155"/>
    <w:rsid w:val="00B66358"/>
    <w:rsid w:val="00B6641E"/>
    <w:rsid w:val="00B667C6"/>
    <w:rsid w:val="00B67187"/>
    <w:rsid w:val="00B677A9"/>
    <w:rsid w:val="00B67A70"/>
    <w:rsid w:val="00B67E20"/>
    <w:rsid w:val="00B70583"/>
    <w:rsid w:val="00B70918"/>
    <w:rsid w:val="00B70CD0"/>
    <w:rsid w:val="00B70FAC"/>
    <w:rsid w:val="00B71A73"/>
    <w:rsid w:val="00B72441"/>
    <w:rsid w:val="00B72736"/>
    <w:rsid w:val="00B729BD"/>
    <w:rsid w:val="00B731E8"/>
    <w:rsid w:val="00B7370E"/>
    <w:rsid w:val="00B7389D"/>
    <w:rsid w:val="00B73C4F"/>
    <w:rsid w:val="00B73DE6"/>
    <w:rsid w:val="00B73F94"/>
    <w:rsid w:val="00B74155"/>
    <w:rsid w:val="00B7435A"/>
    <w:rsid w:val="00B7450C"/>
    <w:rsid w:val="00B747AE"/>
    <w:rsid w:val="00B74DA6"/>
    <w:rsid w:val="00B74E7B"/>
    <w:rsid w:val="00B75151"/>
    <w:rsid w:val="00B75432"/>
    <w:rsid w:val="00B7546A"/>
    <w:rsid w:val="00B75847"/>
    <w:rsid w:val="00B75956"/>
    <w:rsid w:val="00B75BE6"/>
    <w:rsid w:val="00B75F75"/>
    <w:rsid w:val="00B75FBA"/>
    <w:rsid w:val="00B7601E"/>
    <w:rsid w:val="00B76069"/>
    <w:rsid w:val="00B760CC"/>
    <w:rsid w:val="00B76188"/>
    <w:rsid w:val="00B761C1"/>
    <w:rsid w:val="00B761E3"/>
    <w:rsid w:val="00B76266"/>
    <w:rsid w:val="00B7722F"/>
    <w:rsid w:val="00B7739F"/>
    <w:rsid w:val="00B77710"/>
    <w:rsid w:val="00B77ABB"/>
    <w:rsid w:val="00B80204"/>
    <w:rsid w:val="00B80610"/>
    <w:rsid w:val="00B8069A"/>
    <w:rsid w:val="00B80902"/>
    <w:rsid w:val="00B80C69"/>
    <w:rsid w:val="00B80CEA"/>
    <w:rsid w:val="00B81083"/>
    <w:rsid w:val="00B81312"/>
    <w:rsid w:val="00B814E2"/>
    <w:rsid w:val="00B81975"/>
    <w:rsid w:val="00B819E0"/>
    <w:rsid w:val="00B81AB2"/>
    <w:rsid w:val="00B81C01"/>
    <w:rsid w:val="00B81CB7"/>
    <w:rsid w:val="00B81E3A"/>
    <w:rsid w:val="00B81F25"/>
    <w:rsid w:val="00B828C4"/>
    <w:rsid w:val="00B82DD3"/>
    <w:rsid w:val="00B82E7C"/>
    <w:rsid w:val="00B832D2"/>
    <w:rsid w:val="00B83339"/>
    <w:rsid w:val="00B8334F"/>
    <w:rsid w:val="00B83A02"/>
    <w:rsid w:val="00B83DB2"/>
    <w:rsid w:val="00B84039"/>
    <w:rsid w:val="00B8409A"/>
    <w:rsid w:val="00B850CD"/>
    <w:rsid w:val="00B85275"/>
    <w:rsid w:val="00B8529A"/>
    <w:rsid w:val="00B855AA"/>
    <w:rsid w:val="00B85DD7"/>
    <w:rsid w:val="00B85EAD"/>
    <w:rsid w:val="00B8635C"/>
    <w:rsid w:val="00B865E1"/>
    <w:rsid w:val="00B86AC2"/>
    <w:rsid w:val="00B86DCE"/>
    <w:rsid w:val="00B86FE1"/>
    <w:rsid w:val="00B87124"/>
    <w:rsid w:val="00B878F8"/>
    <w:rsid w:val="00B87A4D"/>
    <w:rsid w:val="00B87B71"/>
    <w:rsid w:val="00B901B1"/>
    <w:rsid w:val="00B903C3"/>
    <w:rsid w:val="00B90665"/>
    <w:rsid w:val="00B909AE"/>
    <w:rsid w:val="00B90B7A"/>
    <w:rsid w:val="00B90C0F"/>
    <w:rsid w:val="00B915DF"/>
    <w:rsid w:val="00B91EE3"/>
    <w:rsid w:val="00B9202D"/>
    <w:rsid w:val="00B922F6"/>
    <w:rsid w:val="00B923AF"/>
    <w:rsid w:val="00B924BD"/>
    <w:rsid w:val="00B92784"/>
    <w:rsid w:val="00B92DD6"/>
    <w:rsid w:val="00B93122"/>
    <w:rsid w:val="00B931A0"/>
    <w:rsid w:val="00B935BD"/>
    <w:rsid w:val="00B936AF"/>
    <w:rsid w:val="00B936F0"/>
    <w:rsid w:val="00B93D77"/>
    <w:rsid w:val="00B9455F"/>
    <w:rsid w:val="00B9485B"/>
    <w:rsid w:val="00B9547C"/>
    <w:rsid w:val="00B95643"/>
    <w:rsid w:val="00B95740"/>
    <w:rsid w:val="00B95B08"/>
    <w:rsid w:val="00B95F92"/>
    <w:rsid w:val="00B96B40"/>
    <w:rsid w:val="00B975DD"/>
    <w:rsid w:val="00B97C14"/>
    <w:rsid w:val="00B97DC9"/>
    <w:rsid w:val="00BA0B98"/>
    <w:rsid w:val="00BA0DF7"/>
    <w:rsid w:val="00BA0E29"/>
    <w:rsid w:val="00BA0E53"/>
    <w:rsid w:val="00BA1354"/>
    <w:rsid w:val="00BA145F"/>
    <w:rsid w:val="00BA1B0F"/>
    <w:rsid w:val="00BA2074"/>
    <w:rsid w:val="00BA2106"/>
    <w:rsid w:val="00BA21A4"/>
    <w:rsid w:val="00BA2690"/>
    <w:rsid w:val="00BA32CB"/>
    <w:rsid w:val="00BA33E7"/>
    <w:rsid w:val="00BA3557"/>
    <w:rsid w:val="00BA38B0"/>
    <w:rsid w:val="00BA3B4D"/>
    <w:rsid w:val="00BA3BF5"/>
    <w:rsid w:val="00BA462D"/>
    <w:rsid w:val="00BA5178"/>
    <w:rsid w:val="00BA54C9"/>
    <w:rsid w:val="00BA563D"/>
    <w:rsid w:val="00BA5A4A"/>
    <w:rsid w:val="00BA5B12"/>
    <w:rsid w:val="00BA61EB"/>
    <w:rsid w:val="00BA62DD"/>
    <w:rsid w:val="00BA687C"/>
    <w:rsid w:val="00BA689D"/>
    <w:rsid w:val="00BA696D"/>
    <w:rsid w:val="00BA6ACE"/>
    <w:rsid w:val="00BA6CCF"/>
    <w:rsid w:val="00BA742F"/>
    <w:rsid w:val="00BA761F"/>
    <w:rsid w:val="00BA7726"/>
    <w:rsid w:val="00BA7844"/>
    <w:rsid w:val="00BA78A8"/>
    <w:rsid w:val="00BA7EA4"/>
    <w:rsid w:val="00BA7FF4"/>
    <w:rsid w:val="00BB0152"/>
    <w:rsid w:val="00BB03AD"/>
    <w:rsid w:val="00BB0A09"/>
    <w:rsid w:val="00BB0BC0"/>
    <w:rsid w:val="00BB1AD8"/>
    <w:rsid w:val="00BB1E90"/>
    <w:rsid w:val="00BB22FE"/>
    <w:rsid w:val="00BB25F8"/>
    <w:rsid w:val="00BB262F"/>
    <w:rsid w:val="00BB26B7"/>
    <w:rsid w:val="00BB2FE6"/>
    <w:rsid w:val="00BB365F"/>
    <w:rsid w:val="00BB3772"/>
    <w:rsid w:val="00BB39E9"/>
    <w:rsid w:val="00BB3EE8"/>
    <w:rsid w:val="00BB40C7"/>
    <w:rsid w:val="00BB4B6F"/>
    <w:rsid w:val="00BB4BD8"/>
    <w:rsid w:val="00BB4C51"/>
    <w:rsid w:val="00BB544E"/>
    <w:rsid w:val="00BB56C1"/>
    <w:rsid w:val="00BB5A6F"/>
    <w:rsid w:val="00BB5D2A"/>
    <w:rsid w:val="00BB6549"/>
    <w:rsid w:val="00BB67F4"/>
    <w:rsid w:val="00BB6F03"/>
    <w:rsid w:val="00BB719D"/>
    <w:rsid w:val="00BB74F0"/>
    <w:rsid w:val="00BB75B2"/>
    <w:rsid w:val="00BB75B8"/>
    <w:rsid w:val="00BB7723"/>
    <w:rsid w:val="00BB7790"/>
    <w:rsid w:val="00BB79A3"/>
    <w:rsid w:val="00BB7F37"/>
    <w:rsid w:val="00BC0338"/>
    <w:rsid w:val="00BC0BCE"/>
    <w:rsid w:val="00BC0D43"/>
    <w:rsid w:val="00BC0E09"/>
    <w:rsid w:val="00BC0EAC"/>
    <w:rsid w:val="00BC0FA1"/>
    <w:rsid w:val="00BC1125"/>
    <w:rsid w:val="00BC1694"/>
    <w:rsid w:val="00BC189F"/>
    <w:rsid w:val="00BC1ADD"/>
    <w:rsid w:val="00BC1CD1"/>
    <w:rsid w:val="00BC2E89"/>
    <w:rsid w:val="00BC2F60"/>
    <w:rsid w:val="00BC315D"/>
    <w:rsid w:val="00BC41B5"/>
    <w:rsid w:val="00BC4585"/>
    <w:rsid w:val="00BC45E4"/>
    <w:rsid w:val="00BC473C"/>
    <w:rsid w:val="00BC4FFC"/>
    <w:rsid w:val="00BC52EE"/>
    <w:rsid w:val="00BC550C"/>
    <w:rsid w:val="00BC55A0"/>
    <w:rsid w:val="00BC5909"/>
    <w:rsid w:val="00BC5C17"/>
    <w:rsid w:val="00BC5F2E"/>
    <w:rsid w:val="00BC63D2"/>
    <w:rsid w:val="00BC68EC"/>
    <w:rsid w:val="00BC6AE7"/>
    <w:rsid w:val="00BC6B5D"/>
    <w:rsid w:val="00BC6D63"/>
    <w:rsid w:val="00BC6E49"/>
    <w:rsid w:val="00BC74B5"/>
    <w:rsid w:val="00BC75CB"/>
    <w:rsid w:val="00BC77AE"/>
    <w:rsid w:val="00BC7BDC"/>
    <w:rsid w:val="00BC7F64"/>
    <w:rsid w:val="00BD0010"/>
    <w:rsid w:val="00BD00E7"/>
    <w:rsid w:val="00BD00F4"/>
    <w:rsid w:val="00BD0218"/>
    <w:rsid w:val="00BD02CF"/>
    <w:rsid w:val="00BD035A"/>
    <w:rsid w:val="00BD07DF"/>
    <w:rsid w:val="00BD0922"/>
    <w:rsid w:val="00BD09AD"/>
    <w:rsid w:val="00BD14D2"/>
    <w:rsid w:val="00BD15E7"/>
    <w:rsid w:val="00BD15F4"/>
    <w:rsid w:val="00BD1974"/>
    <w:rsid w:val="00BD235B"/>
    <w:rsid w:val="00BD249A"/>
    <w:rsid w:val="00BD2B9B"/>
    <w:rsid w:val="00BD2D23"/>
    <w:rsid w:val="00BD2E78"/>
    <w:rsid w:val="00BD30AE"/>
    <w:rsid w:val="00BD30C6"/>
    <w:rsid w:val="00BD3105"/>
    <w:rsid w:val="00BD37E8"/>
    <w:rsid w:val="00BD3B09"/>
    <w:rsid w:val="00BD3B4C"/>
    <w:rsid w:val="00BD3CE9"/>
    <w:rsid w:val="00BD4E6A"/>
    <w:rsid w:val="00BD4F36"/>
    <w:rsid w:val="00BD5033"/>
    <w:rsid w:val="00BD5192"/>
    <w:rsid w:val="00BD525E"/>
    <w:rsid w:val="00BD5344"/>
    <w:rsid w:val="00BD5453"/>
    <w:rsid w:val="00BD54AA"/>
    <w:rsid w:val="00BD55AC"/>
    <w:rsid w:val="00BD5601"/>
    <w:rsid w:val="00BD562A"/>
    <w:rsid w:val="00BD589C"/>
    <w:rsid w:val="00BD5942"/>
    <w:rsid w:val="00BD59D1"/>
    <w:rsid w:val="00BD5E51"/>
    <w:rsid w:val="00BD63EF"/>
    <w:rsid w:val="00BD6F65"/>
    <w:rsid w:val="00BD78A5"/>
    <w:rsid w:val="00BD7EFB"/>
    <w:rsid w:val="00BE0059"/>
    <w:rsid w:val="00BE042E"/>
    <w:rsid w:val="00BE056B"/>
    <w:rsid w:val="00BE08A7"/>
    <w:rsid w:val="00BE0929"/>
    <w:rsid w:val="00BE099C"/>
    <w:rsid w:val="00BE0CD0"/>
    <w:rsid w:val="00BE11AD"/>
    <w:rsid w:val="00BE15D5"/>
    <w:rsid w:val="00BE1F16"/>
    <w:rsid w:val="00BE2101"/>
    <w:rsid w:val="00BE263F"/>
    <w:rsid w:val="00BE2A50"/>
    <w:rsid w:val="00BE309A"/>
    <w:rsid w:val="00BE323C"/>
    <w:rsid w:val="00BE32B5"/>
    <w:rsid w:val="00BE384F"/>
    <w:rsid w:val="00BE3C7A"/>
    <w:rsid w:val="00BE41B0"/>
    <w:rsid w:val="00BE44B4"/>
    <w:rsid w:val="00BE46CE"/>
    <w:rsid w:val="00BE4A05"/>
    <w:rsid w:val="00BE4D7B"/>
    <w:rsid w:val="00BE5388"/>
    <w:rsid w:val="00BE58F2"/>
    <w:rsid w:val="00BE5937"/>
    <w:rsid w:val="00BE5EB9"/>
    <w:rsid w:val="00BE640E"/>
    <w:rsid w:val="00BE662F"/>
    <w:rsid w:val="00BE6882"/>
    <w:rsid w:val="00BE6A06"/>
    <w:rsid w:val="00BE6C49"/>
    <w:rsid w:val="00BE7158"/>
    <w:rsid w:val="00BE73CA"/>
    <w:rsid w:val="00BE759C"/>
    <w:rsid w:val="00BE7ED4"/>
    <w:rsid w:val="00BF0014"/>
    <w:rsid w:val="00BF033D"/>
    <w:rsid w:val="00BF074F"/>
    <w:rsid w:val="00BF1461"/>
    <w:rsid w:val="00BF1766"/>
    <w:rsid w:val="00BF17F2"/>
    <w:rsid w:val="00BF1820"/>
    <w:rsid w:val="00BF25F5"/>
    <w:rsid w:val="00BF2938"/>
    <w:rsid w:val="00BF2A30"/>
    <w:rsid w:val="00BF2F32"/>
    <w:rsid w:val="00BF3EBC"/>
    <w:rsid w:val="00BF4096"/>
    <w:rsid w:val="00BF4123"/>
    <w:rsid w:val="00BF4303"/>
    <w:rsid w:val="00BF497E"/>
    <w:rsid w:val="00BF58C7"/>
    <w:rsid w:val="00BF5D4F"/>
    <w:rsid w:val="00BF6A81"/>
    <w:rsid w:val="00BF6E39"/>
    <w:rsid w:val="00BF77BA"/>
    <w:rsid w:val="00BF787A"/>
    <w:rsid w:val="00C002E7"/>
    <w:rsid w:val="00C007CC"/>
    <w:rsid w:val="00C00ADD"/>
    <w:rsid w:val="00C0100B"/>
    <w:rsid w:val="00C0104A"/>
    <w:rsid w:val="00C0138C"/>
    <w:rsid w:val="00C01407"/>
    <w:rsid w:val="00C02130"/>
    <w:rsid w:val="00C033EA"/>
    <w:rsid w:val="00C03618"/>
    <w:rsid w:val="00C03B93"/>
    <w:rsid w:val="00C03E3E"/>
    <w:rsid w:val="00C03F3D"/>
    <w:rsid w:val="00C04C5B"/>
    <w:rsid w:val="00C04CBD"/>
    <w:rsid w:val="00C04DA5"/>
    <w:rsid w:val="00C04FB1"/>
    <w:rsid w:val="00C057AB"/>
    <w:rsid w:val="00C062B1"/>
    <w:rsid w:val="00C06389"/>
    <w:rsid w:val="00C068DF"/>
    <w:rsid w:val="00C06DA9"/>
    <w:rsid w:val="00C06EF2"/>
    <w:rsid w:val="00C07893"/>
    <w:rsid w:val="00C07C51"/>
    <w:rsid w:val="00C07F4C"/>
    <w:rsid w:val="00C10683"/>
    <w:rsid w:val="00C107D2"/>
    <w:rsid w:val="00C10BAE"/>
    <w:rsid w:val="00C10F96"/>
    <w:rsid w:val="00C119B7"/>
    <w:rsid w:val="00C122B7"/>
    <w:rsid w:val="00C1236B"/>
    <w:rsid w:val="00C126EE"/>
    <w:rsid w:val="00C12E25"/>
    <w:rsid w:val="00C12E3E"/>
    <w:rsid w:val="00C13727"/>
    <w:rsid w:val="00C1372E"/>
    <w:rsid w:val="00C1391D"/>
    <w:rsid w:val="00C13A09"/>
    <w:rsid w:val="00C13B94"/>
    <w:rsid w:val="00C13EC7"/>
    <w:rsid w:val="00C141E1"/>
    <w:rsid w:val="00C14603"/>
    <w:rsid w:val="00C14662"/>
    <w:rsid w:val="00C151F1"/>
    <w:rsid w:val="00C1552E"/>
    <w:rsid w:val="00C15F55"/>
    <w:rsid w:val="00C16147"/>
    <w:rsid w:val="00C16399"/>
    <w:rsid w:val="00C168AF"/>
    <w:rsid w:val="00C16FD3"/>
    <w:rsid w:val="00C17185"/>
    <w:rsid w:val="00C171EC"/>
    <w:rsid w:val="00C1735E"/>
    <w:rsid w:val="00C1770F"/>
    <w:rsid w:val="00C17BBD"/>
    <w:rsid w:val="00C17EAA"/>
    <w:rsid w:val="00C17F13"/>
    <w:rsid w:val="00C20591"/>
    <w:rsid w:val="00C2077E"/>
    <w:rsid w:val="00C2091F"/>
    <w:rsid w:val="00C20A58"/>
    <w:rsid w:val="00C20CA7"/>
    <w:rsid w:val="00C20E0B"/>
    <w:rsid w:val="00C20ED1"/>
    <w:rsid w:val="00C21601"/>
    <w:rsid w:val="00C21CC3"/>
    <w:rsid w:val="00C21CF0"/>
    <w:rsid w:val="00C21D76"/>
    <w:rsid w:val="00C220C7"/>
    <w:rsid w:val="00C2231F"/>
    <w:rsid w:val="00C22C31"/>
    <w:rsid w:val="00C233E6"/>
    <w:rsid w:val="00C23DAE"/>
    <w:rsid w:val="00C2403B"/>
    <w:rsid w:val="00C240AD"/>
    <w:rsid w:val="00C24762"/>
    <w:rsid w:val="00C24924"/>
    <w:rsid w:val="00C24CF7"/>
    <w:rsid w:val="00C2571F"/>
    <w:rsid w:val="00C257DD"/>
    <w:rsid w:val="00C25992"/>
    <w:rsid w:val="00C25A01"/>
    <w:rsid w:val="00C25E08"/>
    <w:rsid w:val="00C25E9F"/>
    <w:rsid w:val="00C25EBA"/>
    <w:rsid w:val="00C25F29"/>
    <w:rsid w:val="00C264D2"/>
    <w:rsid w:val="00C2654D"/>
    <w:rsid w:val="00C267E6"/>
    <w:rsid w:val="00C26BC1"/>
    <w:rsid w:val="00C26C2F"/>
    <w:rsid w:val="00C26DF6"/>
    <w:rsid w:val="00C27183"/>
    <w:rsid w:val="00C27317"/>
    <w:rsid w:val="00C27A39"/>
    <w:rsid w:val="00C27CEA"/>
    <w:rsid w:val="00C30076"/>
    <w:rsid w:val="00C3086E"/>
    <w:rsid w:val="00C30BAC"/>
    <w:rsid w:val="00C317B1"/>
    <w:rsid w:val="00C319A1"/>
    <w:rsid w:val="00C31F4E"/>
    <w:rsid w:val="00C3234D"/>
    <w:rsid w:val="00C3247C"/>
    <w:rsid w:val="00C327D2"/>
    <w:rsid w:val="00C3284C"/>
    <w:rsid w:val="00C3318E"/>
    <w:rsid w:val="00C332B8"/>
    <w:rsid w:val="00C33331"/>
    <w:rsid w:val="00C334F4"/>
    <w:rsid w:val="00C334FE"/>
    <w:rsid w:val="00C3375D"/>
    <w:rsid w:val="00C337A6"/>
    <w:rsid w:val="00C337B1"/>
    <w:rsid w:val="00C338D3"/>
    <w:rsid w:val="00C33973"/>
    <w:rsid w:val="00C33BD3"/>
    <w:rsid w:val="00C33CB5"/>
    <w:rsid w:val="00C33E88"/>
    <w:rsid w:val="00C34159"/>
    <w:rsid w:val="00C3445A"/>
    <w:rsid w:val="00C34A65"/>
    <w:rsid w:val="00C35415"/>
    <w:rsid w:val="00C35F7C"/>
    <w:rsid w:val="00C36C67"/>
    <w:rsid w:val="00C370E6"/>
    <w:rsid w:val="00C3734A"/>
    <w:rsid w:val="00C376A4"/>
    <w:rsid w:val="00C379E4"/>
    <w:rsid w:val="00C40490"/>
    <w:rsid w:val="00C40577"/>
    <w:rsid w:val="00C4058C"/>
    <w:rsid w:val="00C40B0A"/>
    <w:rsid w:val="00C40E35"/>
    <w:rsid w:val="00C40E66"/>
    <w:rsid w:val="00C41293"/>
    <w:rsid w:val="00C412B4"/>
    <w:rsid w:val="00C4131E"/>
    <w:rsid w:val="00C41427"/>
    <w:rsid w:val="00C419E8"/>
    <w:rsid w:val="00C41D43"/>
    <w:rsid w:val="00C41DC6"/>
    <w:rsid w:val="00C41F88"/>
    <w:rsid w:val="00C423C0"/>
    <w:rsid w:val="00C4258A"/>
    <w:rsid w:val="00C425A4"/>
    <w:rsid w:val="00C42929"/>
    <w:rsid w:val="00C42C34"/>
    <w:rsid w:val="00C430D0"/>
    <w:rsid w:val="00C43277"/>
    <w:rsid w:val="00C4338C"/>
    <w:rsid w:val="00C434A6"/>
    <w:rsid w:val="00C44253"/>
    <w:rsid w:val="00C4435E"/>
    <w:rsid w:val="00C44592"/>
    <w:rsid w:val="00C457BF"/>
    <w:rsid w:val="00C4608E"/>
    <w:rsid w:val="00C462BB"/>
    <w:rsid w:val="00C46589"/>
    <w:rsid w:val="00C46608"/>
    <w:rsid w:val="00C466C7"/>
    <w:rsid w:val="00C4686A"/>
    <w:rsid w:val="00C47263"/>
    <w:rsid w:val="00C47546"/>
    <w:rsid w:val="00C475E5"/>
    <w:rsid w:val="00C4789B"/>
    <w:rsid w:val="00C47B7C"/>
    <w:rsid w:val="00C47BCC"/>
    <w:rsid w:val="00C5002F"/>
    <w:rsid w:val="00C508C1"/>
    <w:rsid w:val="00C509A6"/>
    <w:rsid w:val="00C50C16"/>
    <w:rsid w:val="00C51053"/>
    <w:rsid w:val="00C51763"/>
    <w:rsid w:val="00C517C2"/>
    <w:rsid w:val="00C51A2E"/>
    <w:rsid w:val="00C51BC0"/>
    <w:rsid w:val="00C5216B"/>
    <w:rsid w:val="00C527A1"/>
    <w:rsid w:val="00C52830"/>
    <w:rsid w:val="00C52917"/>
    <w:rsid w:val="00C52A73"/>
    <w:rsid w:val="00C53208"/>
    <w:rsid w:val="00C533B7"/>
    <w:rsid w:val="00C5346C"/>
    <w:rsid w:val="00C535B9"/>
    <w:rsid w:val="00C53A67"/>
    <w:rsid w:val="00C53B53"/>
    <w:rsid w:val="00C53DAC"/>
    <w:rsid w:val="00C53E55"/>
    <w:rsid w:val="00C53F9A"/>
    <w:rsid w:val="00C53FCB"/>
    <w:rsid w:val="00C5420E"/>
    <w:rsid w:val="00C545CE"/>
    <w:rsid w:val="00C54A99"/>
    <w:rsid w:val="00C54B08"/>
    <w:rsid w:val="00C54EA1"/>
    <w:rsid w:val="00C55179"/>
    <w:rsid w:val="00C55436"/>
    <w:rsid w:val="00C55D38"/>
    <w:rsid w:val="00C563E6"/>
    <w:rsid w:val="00C56525"/>
    <w:rsid w:val="00C566F8"/>
    <w:rsid w:val="00C56C03"/>
    <w:rsid w:val="00C56F39"/>
    <w:rsid w:val="00C56F81"/>
    <w:rsid w:val="00C572E3"/>
    <w:rsid w:val="00C5763B"/>
    <w:rsid w:val="00C57F9A"/>
    <w:rsid w:val="00C6053B"/>
    <w:rsid w:val="00C609B2"/>
    <w:rsid w:val="00C60E48"/>
    <w:rsid w:val="00C610E9"/>
    <w:rsid w:val="00C61430"/>
    <w:rsid w:val="00C6158B"/>
    <w:rsid w:val="00C6164F"/>
    <w:rsid w:val="00C61696"/>
    <w:rsid w:val="00C61A52"/>
    <w:rsid w:val="00C61CA5"/>
    <w:rsid w:val="00C61D54"/>
    <w:rsid w:val="00C62098"/>
    <w:rsid w:val="00C621B6"/>
    <w:rsid w:val="00C6221E"/>
    <w:rsid w:val="00C62955"/>
    <w:rsid w:val="00C62B09"/>
    <w:rsid w:val="00C631EC"/>
    <w:rsid w:val="00C6357F"/>
    <w:rsid w:val="00C6371E"/>
    <w:rsid w:val="00C638FD"/>
    <w:rsid w:val="00C63A93"/>
    <w:rsid w:val="00C63B5F"/>
    <w:rsid w:val="00C63DD6"/>
    <w:rsid w:val="00C64295"/>
    <w:rsid w:val="00C642CC"/>
    <w:rsid w:val="00C643C0"/>
    <w:rsid w:val="00C6471A"/>
    <w:rsid w:val="00C64752"/>
    <w:rsid w:val="00C64D81"/>
    <w:rsid w:val="00C64EEC"/>
    <w:rsid w:val="00C6544C"/>
    <w:rsid w:val="00C65753"/>
    <w:rsid w:val="00C65C45"/>
    <w:rsid w:val="00C6603D"/>
    <w:rsid w:val="00C6622E"/>
    <w:rsid w:val="00C6648D"/>
    <w:rsid w:val="00C6657A"/>
    <w:rsid w:val="00C666CB"/>
    <w:rsid w:val="00C666DB"/>
    <w:rsid w:val="00C66DF0"/>
    <w:rsid w:val="00C671DD"/>
    <w:rsid w:val="00C672AB"/>
    <w:rsid w:val="00C677D1"/>
    <w:rsid w:val="00C7049F"/>
    <w:rsid w:val="00C70884"/>
    <w:rsid w:val="00C70B43"/>
    <w:rsid w:val="00C71200"/>
    <w:rsid w:val="00C7181C"/>
    <w:rsid w:val="00C71BC2"/>
    <w:rsid w:val="00C7291A"/>
    <w:rsid w:val="00C7293C"/>
    <w:rsid w:val="00C72974"/>
    <w:rsid w:val="00C7308B"/>
    <w:rsid w:val="00C731CA"/>
    <w:rsid w:val="00C735E9"/>
    <w:rsid w:val="00C73769"/>
    <w:rsid w:val="00C7378D"/>
    <w:rsid w:val="00C73853"/>
    <w:rsid w:val="00C739C8"/>
    <w:rsid w:val="00C73A7D"/>
    <w:rsid w:val="00C73C50"/>
    <w:rsid w:val="00C73D25"/>
    <w:rsid w:val="00C74203"/>
    <w:rsid w:val="00C74222"/>
    <w:rsid w:val="00C74468"/>
    <w:rsid w:val="00C74DFB"/>
    <w:rsid w:val="00C74E77"/>
    <w:rsid w:val="00C75347"/>
    <w:rsid w:val="00C758BB"/>
    <w:rsid w:val="00C7590B"/>
    <w:rsid w:val="00C75C45"/>
    <w:rsid w:val="00C75EBD"/>
    <w:rsid w:val="00C76080"/>
    <w:rsid w:val="00C7649A"/>
    <w:rsid w:val="00C764C5"/>
    <w:rsid w:val="00C766C7"/>
    <w:rsid w:val="00C769FC"/>
    <w:rsid w:val="00C76CD9"/>
    <w:rsid w:val="00C76D69"/>
    <w:rsid w:val="00C77396"/>
    <w:rsid w:val="00C77A09"/>
    <w:rsid w:val="00C80430"/>
    <w:rsid w:val="00C80704"/>
    <w:rsid w:val="00C809D7"/>
    <w:rsid w:val="00C80A4A"/>
    <w:rsid w:val="00C80C6D"/>
    <w:rsid w:val="00C80DC5"/>
    <w:rsid w:val="00C80EB2"/>
    <w:rsid w:val="00C81627"/>
    <w:rsid w:val="00C8203E"/>
    <w:rsid w:val="00C82359"/>
    <w:rsid w:val="00C82505"/>
    <w:rsid w:val="00C82674"/>
    <w:rsid w:val="00C82EB7"/>
    <w:rsid w:val="00C838FD"/>
    <w:rsid w:val="00C83A1C"/>
    <w:rsid w:val="00C83FAD"/>
    <w:rsid w:val="00C84306"/>
    <w:rsid w:val="00C8456E"/>
    <w:rsid w:val="00C84849"/>
    <w:rsid w:val="00C84866"/>
    <w:rsid w:val="00C84A0F"/>
    <w:rsid w:val="00C84EE7"/>
    <w:rsid w:val="00C85537"/>
    <w:rsid w:val="00C85719"/>
    <w:rsid w:val="00C85AF7"/>
    <w:rsid w:val="00C85C4C"/>
    <w:rsid w:val="00C86C41"/>
    <w:rsid w:val="00C86E7F"/>
    <w:rsid w:val="00C870FE"/>
    <w:rsid w:val="00C87178"/>
    <w:rsid w:val="00C877DE"/>
    <w:rsid w:val="00C87AF8"/>
    <w:rsid w:val="00C901F6"/>
    <w:rsid w:val="00C902FA"/>
    <w:rsid w:val="00C906CC"/>
    <w:rsid w:val="00C90E74"/>
    <w:rsid w:val="00C90FB7"/>
    <w:rsid w:val="00C91A77"/>
    <w:rsid w:val="00C9238F"/>
    <w:rsid w:val="00C926F5"/>
    <w:rsid w:val="00C92EF5"/>
    <w:rsid w:val="00C9391D"/>
    <w:rsid w:val="00C93956"/>
    <w:rsid w:val="00C93C01"/>
    <w:rsid w:val="00C93C67"/>
    <w:rsid w:val="00C93E1B"/>
    <w:rsid w:val="00C94160"/>
    <w:rsid w:val="00C94416"/>
    <w:rsid w:val="00C945C5"/>
    <w:rsid w:val="00C94788"/>
    <w:rsid w:val="00C953F9"/>
    <w:rsid w:val="00C95553"/>
    <w:rsid w:val="00C95873"/>
    <w:rsid w:val="00C95B00"/>
    <w:rsid w:val="00C95EA2"/>
    <w:rsid w:val="00C962C7"/>
    <w:rsid w:val="00C96A45"/>
    <w:rsid w:val="00C96F23"/>
    <w:rsid w:val="00C974EA"/>
    <w:rsid w:val="00C9791A"/>
    <w:rsid w:val="00C97A7C"/>
    <w:rsid w:val="00C97D43"/>
    <w:rsid w:val="00C97D51"/>
    <w:rsid w:val="00CA0252"/>
    <w:rsid w:val="00CA04F5"/>
    <w:rsid w:val="00CA065E"/>
    <w:rsid w:val="00CA0CCC"/>
    <w:rsid w:val="00CA104C"/>
    <w:rsid w:val="00CA143E"/>
    <w:rsid w:val="00CA18BD"/>
    <w:rsid w:val="00CA19B5"/>
    <w:rsid w:val="00CA1E93"/>
    <w:rsid w:val="00CA1FD2"/>
    <w:rsid w:val="00CA28DB"/>
    <w:rsid w:val="00CA29DE"/>
    <w:rsid w:val="00CA2A59"/>
    <w:rsid w:val="00CA34AA"/>
    <w:rsid w:val="00CA3522"/>
    <w:rsid w:val="00CA366B"/>
    <w:rsid w:val="00CA36D9"/>
    <w:rsid w:val="00CA3A2A"/>
    <w:rsid w:val="00CA3E6F"/>
    <w:rsid w:val="00CA3EE2"/>
    <w:rsid w:val="00CA3FDE"/>
    <w:rsid w:val="00CA4565"/>
    <w:rsid w:val="00CA4707"/>
    <w:rsid w:val="00CA47D0"/>
    <w:rsid w:val="00CA483C"/>
    <w:rsid w:val="00CA4859"/>
    <w:rsid w:val="00CA501D"/>
    <w:rsid w:val="00CA5072"/>
    <w:rsid w:val="00CA560C"/>
    <w:rsid w:val="00CA5C12"/>
    <w:rsid w:val="00CA5C90"/>
    <w:rsid w:val="00CA5D84"/>
    <w:rsid w:val="00CA5ECA"/>
    <w:rsid w:val="00CA5F6E"/>
    <w:rsid w:val="00CA61B1"/>
    <w:rsid w:val="00CA675D"/>
    <w:rsid w:val="00CA6D7D"/>
    <w:rsid w:val="00CA733B"/>
    <w:rsid w:val="00CB00D8"/>
    <w:rsid w:val="00CB04EE"/>
    <w:rsid w:val="00CB0E32"/>
    <w:rsid w:val="00CB1BC6"/>
    <w:rsid w:val="00CB1C21"/>
    <w:rsid w:val="00CB1D14"/>
    <w:rsid w:val="00CB1DCE"/>
    <w:rsid w:val="00CB2001"/>
    <w:rsid w:val="00CB2101"/>
    <w:rsid w:val="00CB2D9C"/>
    <w:rsid w:val="00CB2DE9"/>
    <w:rsid w:val="00CB2EDD"/>
    <w:rsid w:val="00CB30D5"/>
    <w:rsid w:val="00CB31FD"/>
    <w:rsid w:val="00CB34EB"/>
    <w:rsid w:val="00CB3901"/>
    <w:rsid w:val="00CB3A5F"/>
    <w:rsid w:val="00CB3BB1"/>
    <w:rsid w:val="00CB3BED"/>
    <w:rsid w:val="00CB4286"/>
    <w:rsid w:val="00CB47C0"/>
    <w:rsid w:val="00CB48FD"/>
    <w:rsid w:val="00CB4D1A"/>
    <w:rsid w:val="00CB4EBF"/>
    <w:rsid w:val="00CB4EEE"/>
    <w:rsid w:val="00CB4FFE"/>
    <w:rsid w:val="00CB5735"/>
    <w:rsid w:val="00CB5D9B"/>
    <w:rsid w:val="00CB5F85"/>
    <w:rsid w:val="00CB6208"/>
    <w:rsid w:val="00CB66D7"/>
    <w:rsid w:val="00CB6825"/>
    <w:rsid w:val="00CB6929"/>
    <w:rsid w:val="00CB6D5D"/>
    <w:rsid w:val="00CB74FB"/>
    <w:rsid w:val="00CB771D"/>
    <w:rsid w:val="00CB7940"/>
    <w:rsid w:val="00CC00D6"/>
    <w:rsid w:val="00CC051A"/>
    <w:rsid w:val="00CC05CD"/>
    <w:rsid w:val="00CC0C9B"/>
    <w:rsid w:val="00CC0E05"/>
    <w:rsid w:val="00CC153F"/>
    <w:rsid w:val="00CC1DAC"/>
    <w:rsid w:val="00CC232D"/>
    <w:rsid w:val="00CC265F"/>
    <w:rsid w:val="00CC2792"/>
    <w:rsid w:val="00CC3223"/>
    <w:rsid w:val="00CC337E"/>
    <w:rsid w:val="00CC343F"/>
    <w:rsid w:val="00CC36D1"/>
    <w:rsid w:val="00CC380A"/>
    <w:rsid w:val="00CC3959"/>
    <w:rsid w:val="00CC3BBE"/>
    <w:rsid w:val="00CC3E16"/>
    <w:rsid w:val="00CC41A8"/>
    <w:rsid w:val="00CC46D6"/>
    <w:rsid w:val="00CC4B5C"/>
    <w:rsid w:val="00CC5352"/>
    <w:rsid w:val="00CC5569"/>
    <w:rsid w:val="00CC55E4"/>
    <w:rsid w:val="00CC5931"/>
    <w:rsid w:val="00CC66DB"/>
    <w:rsid w:val="00CC6A42"/>
    <w:rsid w:val="00CC6EE7"/>
    <w:rsid w:val="00CC718E"/>
    <w:rsid w:val="00CC749F"/>
    <w:rsid w:val="00CC79F4"/>
    <w:rsid w:val="00CC7D09"/>
    <w:rsid w:val="00CC7E8B"/>
    <w:rsid w:val="00CD0117"/>
    <w:rsid w:val="00CD018A"/>
    <w:rsid w:val="00CD02EB"/>
    <w:rsid w:val="00CD07EB"/>
    <w:rsid w:val="00CD16B7"/>
    <w:rsid w:val="00CD17A6"/>
    <w:rsid w:val="00CD1AD8"/>
    <w:rsid w:val="00CD1C46"/>
    <w:rsid w:val="00CD2149"/>
    <w:rsid w:val="00CD2539"/>
    <w:rsid w:val="00CD258D"/>
    <w:rsid w:val="00CD263D"/>
    <w:rsid w:val="00CD29EA"/>
    <w:rsid w:val="00CD3221"/>
    <w:rsid w:val="00CD3453"/>
    <w:rsid w:val="00CD35D3"/>
    <w:rsid w:val="00CD3E27"/>
    <w:rsid w:val="00CD42F7"/>
    <w:rsid w:val="00CD4627"/>
    <w:rsid w:val="00CD4C52"/>
    <w:rsid w:val="00CD57B0"/>
    <w:rsid w:val="00CD6531"/>
    <w:rsid w:val="00CD65F4"/>
    <w:rsid w:val="00CD6919"/>
    <w:rsid w:val="00CD6964"/>
    <w:rsid w:val="00CD69E3"/>
    <w:rsid w:val="00CD6A04"/>
    <w:rsid w:val="00CD6D17"/>
    <w:rsid w:val="00CD6E5F"/>
    <w:rsid w:val="00CD71D7"/>
    <w:rsid w:val="00CD7553"/>
    <w:rsid w:val="00CD7621"/>
    <w:rsid w:val="00CD7891"/>
    <w:rsid w:val="00CD7AFA"/>
    <w:rsid w:val="00CD7EB3"/>
    <w:rsid w:val="00CD7EEE"/>
    <w:rsid w:val="00CE011A"/>
    <w:rsid w:val="00CE01BD"/>
    <w:rsid w:val="00CE03F9"/>
    <w:rsid w:val="00CE040A"/>
    <w:rsid w:val="00CE150C"/>
    <w:rsid w:val="00CE1BDC"/>
    <w:rsid w:val="00CE22B2"/>
    <w:rsid w:val="00CE24DC"/>
    <w:rsid w:val="00CE258F"/>
    <w:rsid w:val="00CE29DE"/>
    <w:rsid w:val="00CE2D59"/>
    <w:rsid w:val="00CE2E10"/>
    <w:rsid w:val="00CE2F6A"/>
    <w:rsid w:val="00CE342F"/>
    <w:rsid w:val="00CE3595"/>
    <w:rsid w:val="00CE38F7"/>
    <w:rsid w:val="00CE392F"/>
    <w:rsid w:val="00CE39A5"/>
    <w:rsid w:val="00CE3A2F"/>
    <w:rsid w:val="00CE4038"/>
    <w:rsid w:val="00CE40E1"/>
    <w:rsid w:val="00CE421F"/>
    <w:rsid w:val="00CE456B"/>
    <w:rsid w:val="00CE462E"/>
    <w:rsid w:val="00CE466B"/>
    <w:rsid w:val="00CE46F7"/>
    <w:rsid w:val="00CE49CA"/>
    <w:rsid w:val="00CE4D50"/>
    <w:rsid w:val="00CE4E05"/>
    <w:rsid w:val="00CE4E29"/>
    <w:rsid w:val="00CE5051"/>
    <w:rsid w:val="00CE5068"/>
    <w:rsid w:val="00CE53D4"/>
    <w:rsid w:val="00CE575C"/>
    <w:rsid w:val="00CE591A"/>
    <w:rsid w:val="00CE6239"/>
    <w:rsid w:val="00CE63B0"/>
    <w:rsid w:val="00CE6652"/>
    <w:rsid w:val="00CE6A37"/>
    <w:rsid w:val="00CE6BD0"/>
    <w:rsid w:val="00CE6CEF"/>
    <w:rsid w:val="00CE6CF0"/>
    <w:rsid w:val="00CE6F5F"/>
    <w:rsid w:val="00CE7129"/>
    <w:rsid w:val="00CE79BC"/>
    <w:rsid w:val="00CF0260"/>
    <w:rsid w:val="00CF03AD"/>
    <w:rsid w:val="00CF0422"/>
    <w:rsid w:val="00CF05EB"/>
    <w:rsid w:val="00CF0706"/>
    <w:rsid w:val="00CF0CA9"/>
    <w:rsid w:val="00CF0F4D"/>
    <w:rsid w:val="00CF185D"/>
    <w:rsid w:val="00CF18A1"/>
    <w:rsid w:val="00CF18E3"/>
    <w:rsid w:val="00CF1DB7"/>
    <w:rsid w:val="00CF2073"/>
    <w:rsid w:val="00CF2218"/>
    <w:rsid w:val="00CF2392"/>
    <w:rsid w:val="00CF2677"/>
    <w:rsid w:val="00CF2C85"/>
    <w:rsid w:val="00CF2F11"/>
    <w:rsid w:val="00CF2FCE"/>
    <w:rsid w:val="00CF3117"/>
    <w:rsid w:val="00CF38BC"/>
    <w:rsid w:val="00CF39A4"/>
    <w:rsid w:val="00CF39FE"/>
    <w:rsid w:val="00CF3AEB"/>
    <w:rsid w:val="00CF3F9D"/>
    <w:rsid w:val="00CF4162"/>
    <w:rsid w:val="00CF4C3E"/>
    <w:rsid w:val="00CF5006"/>
    <w:rsid w:val="00CF531E"/>
    <w:rsid w:val="00CF6731"/>
    <w:rsid w:val="00CF6A43"/>
    <w:rsid w:val="00CF6A80"/>
    <w:rsid w:val="00CF6A9B"/>
    <w:rsid w:val="00CF6D12"/>
    <w:rsid w:val="00CF6D18"/>
    <w:rsid w:val="00CF707E"/>
    <w:rsid w:val="00CF7239"/>
    <w:rsid w:val="00CF7543"/>
    <w:rsid w:val="00CF76F1"/>
    <w:rsid w:val="00CF7A40"/>
    <w:rsid w:val="00CF7A70"/>
    <w:rsid w:val="00CF7FAC"/>
    <w:rsid w:val="00D00477"/>
    <w:rsid w:val="00D006B8"/>
    <w:rsid w:val="00D01113"/>
    <w:rsid w:val="00D01183"/>
    <w:rsid w:val="00D01355"/>
    <w:rsid w:val="00D0144F"/>
    <w:rsid w:val="00D0146A"/>
    <w:rsid w:val="00D0167D"/>
    <w:rsid w:val="00D016A8"/>
    <w:rsid w:val="00D01899"/>
    <w:rsid w:val="00D0243D"/>
    <w:rsid w:val="00D03327"/>
    <w:rsid w:val="00D03AF2"/>
    <w:rsid w:val="00D03C4D"/>
    <w:rsid w:val="00D03C66"/>
    <w:rsid w:val="00D0400A"/>
    <w:rsid w:val="00D040C6"/>
    <w:rsid w:val="00D0447D"/>
    <w:rsid w:val="00D04D7A"/>
    <w:rsid w:val="00D04E2C"/>
    <w:rsid w:val="00D0505D"/>
    <w:rsid w:val="00D05086"/>
    <w:rsid w:val="00D05B54"/>
    <w:rsid w:val="00D065F3"/>
    <w:rsid w:val="00D066D4"/>
    <w:rsid w:val="00D0675F"/>
    <w:rsid w:val="00D06953"/>
    <w:rsid w:val="00D06CB8"/>
    <w:rsid w:val="00D06EC3"/>
    <w:rsid w:val="00D073FD"/>
    <w:rsid w:val="00D078D6"/>
    <w:rsid w:val="00D0799F"/>
    <w:rsid w:val="00D07EE7"/>
    <w:rsid w:val="00D10B38"/>
    <w:rsid w:val="00D11176"/>
    <w:rsid w:val="00D113A6"/>
    <w:rsid w:val="00D114D7"/>
    <w:rsid w:val="00D11514"/>
    <w:rsid w:val="00D11698"/>
    <w:rsid w:val="00D1199A"/>
    <w:rsid w:val="00D121C3"/>
    <w:rsid w:val="00D12248"/>
    <w:rsid w:val="00D1236D"/>
    <w:rsid w:val="00D12A33"/>
    <w:rsid w:val="00D1311C"/>
    <w:rsid w:val="00D13384"/>
    <w:rsid w:val="00D133AC"/>
    <w:rsid w:val="00D1372C"/>
    <w:rsid w:val="00D137F3"/>
    <w:rsid w:val="00D138F5"/>
    <w:rsid w:val="00D13995"/>
    <w:rsid w:val="00D13CAA"/>
    <w:rsid w:val="00D13D93"/>
    <w:rsid w:val="00D14824"/>
    <w:rsid w:val="00D149AB"/>
    <w:rsid w:val="00D1538E"/>
    <w:rsid w:val="00D155C3"/>
    <w:rsid w:val="00D158A9"/>
    <w:rsid w:val="00D15BDF"/>
    <w:rsid w:val="00D15EF0"/>
    <w:rsid w:val="00D16342"/>
    <w:rsid w:val="00D16367"/>
    <w:rsid w:val="00D167A6"/>
    <w:rsid w:val="00D16C9D"/>
    <w:rsid w:val="00D1715B"/>
    <w:rsid w:val="00D17304"/>
    <w:rsid w:val="00D1758B"/>
    <w:rsid w:val="00D177D4"/>
    <w:rsid w:val="00D17959"/>
    <w:rsid w:val="00D17A35"/>
    <w:rsid w:val="00D17AF1"/>
    <w:rsid w:val="00D20580"/>
    <w:rsid w:val="00D20D9D"/>
    <w:rsid w:val="00D20E8C"/>
    <w:rsid w:val="00D20EFC"/>
    <w:rsid w:val="00D21084"/>
    <w:rsid w:val="00D210AF"/>
    <w:rsid w:val="00D211B3"/>
    <w:rsid w:val="00D212A0"/>
    <w:rsid w:val="00D21509"/>
    <w:rsid w:val="00D216FB"/>
    <w:rsid w:val="00D21861"/>
    <w:rsid w:val="00D21BCB"/>
    <w:rsid w:val="00D21D82"/>
    <w:rsid w:val="00D22121"/>
    <w:rsid w:val="00D22338"/>
    <w:rsid w:val="00D22ADE"/>
    <w:rsid w:val="00D22BB9"/>
    <w:rsid w:val="00D22E87"/>
    <w:rsid w:val="00D238B0"/>
    <w:rsid w:val="00D24552"/>
    <w:rsid w:val="00D246F6"/>
    <w:rsid w:val="00D24B0C"/>
    <w:rsid w:val="00D24B6C"/>
    <w:rsid w:val="00D24BFF"/>
    <w:rsid w:val="00D24E03"/>
    <w:rsid w:val="00D24E95"/>
    <w:rsid w:val="00D2518A"/>
    <w:rsid w:val="00D252D0"/>
    <w:rsid w:val="00D2554F"/>
    <w:rsid w:val="00D258B6"/>
    <w:rsid w:val="00D2593D"/>
    <w:rsid w:val="00D2632A"/>
    <w:rsid w:val="00D263FC"/>
    <w:rsid w:val="00D26826"/>
    <w:rsid w:val="00D26926"/>
    <w:rsid w:val="00D276A6"/>
    <w:rsid w:val="00D2793F"/>
    <w:rsid w:val="00D27AB1"/>
    <w:rsid w:val="00D27CFF"/>
    <w:rsid w:val="00D301CE"/>
    <w:rsid w:val="00D3164D"/>
    <w:rsid w:val="00D317D9"/>
    <w:rsid w:val="00D31C7A"/>
    <w:rsid w:val="00D31CD8"/>
    <w:rsid w:val="00D321A7"/>
    <w:rsid w:val="00D329CF"/>
    <w:rsid w:val="00D331DE"/>
    <w:rsid w:val="00D332EF"/>
    <w:rsid w:val="00D33372"/>
    <w:rsid w:val="00D335EB"/>
    <w:rsid w:val="00D33617"/>
    <w:rsid w:val="00D33B3A"/>
    <w:rsid w:val="00D33CAE"/>
    <w:rsid w:val="00D3407B"/>
    <w:rsid w:val="00D3485D"/>
    <w:rsid w:val="00D348A3"/>
    <w:rsid w:val="00D349DB"/>
    <w:rsid w:val="00D34CC9"/>
    <w:rsid w:val="00D34D5C"/>
    <w:rsid w:val="00D35540"/>
    <w:rsid w:val="00D35C00"/>
    <w:rsid w:val="00D35CF9"/>
    <w:rsid w:val="00D36544"/>
    <w:rsid w:val="00D36F3C"/>
    <w:rsid w:val="00D3766E"/>
    <w:rsid w:val="00D37FB1"/>
    <w:rsid w:val="00D404D5"/>
    <w:rsid w:val="00D40583"/>
    <w:rsid w:val="00D40594"/>
    <w:rsid w:val="00D40C88"/>
    <w:rsid w:val="00D40DF9"/>
    <w:rsid w:val="00D41108"/>
    <w:rsid w:val="00D411CA"/>
    <w:rsid w:val="00D41589"/>
    <w:rsid w:val="00D42982"/>
    <w:rsid w:val="00D42D2C"/>
    <w:rsid w:val="00D43121"/>
    <w:rsid w:val="00D431B6"/>
    <w:rsid w:val="00D4463E"/>
    <w:rsid w:val="00D44819"/>
    <w:rsid w:val="00D449F7"/>
    <w:rsid w:val="00D452A6"/>
    <w:rsid w:val="00D452DF"/>
    <w:rsid w:val="00D456B5"/>
    <w:rsid w:val="00D459B4"/>
    <w:rsid w:val="00D459E0"/>
    <w:rsid w:val="00D45A74"/>
    <w:rsid w:val="00D45BAD"/>
    <w:rsid w:val="00D46207"/>
    <w:rsid w:val="00D464B6"/>
    <w:rsid w:val="00D464CA"/>
    <w:rsid w:val="00D4696F"/>
    <w:rsid w:val="00D46DE8"/>
    <w:rsid w:val="00D47238"/>
    <w:rsid w:val="00D47685"/>
    <w:rsid w:val="00D47764"/>
    <w:rsid w:val="00D477D4"/>
    <w:rsid w:val="00D479AF"/>
    <w:rsid w:val="00D47B72"/>
    <w:rsid w:val="00D47FF9"/>
    <w:rsid w:val="00D509D2"/>
    <w:rsid w:val="00D50CE6"/>
    <w:rsid w:val="00D50FE1"/>
    <w:rsid w:val="00D51774"/>
    <w:rsid w:val="00D51ACB"/>
    <w:rsid w:val="00D51B28"/>
    <w:rsid w:val="00D51B65"/>
    <w:rsid w:val="00D51DD4"/>
    <w:rsid w:val="00D51FE0"/>
    <w:rsid w:val="00D5208A"/>
    <w:rsid w:val="00D5229A"/>
    <w:rsid w:val="00D52459"/>
    <w:rsid w:val="00D52615"/>
    <w:rsid w:val="00D526D9"/>
    <w:rsid w:val="00D527E6"/>
    <w:rsid w:val="00D52B47"/>
    <w:rsid w:val="00D53210"/>
    <w:rsid w:val="00D53566"/>
    <w:rsid w:val="00D536D3"/>
    <w:rsid w:val="00D536EB"/>
    <w:rsid w:val="00D540FD"/>
    <w:rsid w:val="00D543CE"/>
    <w:rsid w:val="00D5449E"/>
    <w:rsid w:val="00D54AC4"/>
    <w:rsid w:val="00D54FB2"/>
    <w:rsid w:val="00D553EE"/>
    <w:rsid w:val="00D554E8"/>
    <w:rsid w:val="00D557F7"/>
    <w:rsid w:val="00D55A05"/>
    <w:rsid w:val="00D55AD3"/>
    <w:rsid w:val="00D55FB0"/>
    <w:rsid w:val="00D5607B"/>
    <w:rsid w:val="00D560E2"/>
    <w:rsid w:val="00D562C6"/>
    <w:rsid w:val="00D56329"/>
    <w:rsid w:val="00D563E0"/>
    <w:rsid w:val="00D569CC"/>
    <w:rsid w:val="00D5720C"/>
    <w:rsid w:val="00D57702"/>
    <w:rsid w:val="00D57B69"/>
    <w:rsid w:val="00D60699"/>
    <w:rsid w:val="00D60740"/>
    <w:rsid w:val="00D61067"/>
    <w:rsid w:val="00D6147B"/>
    <w:rsid w:val="00D614F6"/>
    <w:rsid w:val="00D61568"/>
    <w:rsid w:val="00D616A4"/>
    <w:rsid w:val="00D61E42"/>
    <w:rsid w:val="00D61EF0"/>
    <w:rsid w:val="00D62064"/>
    <w:rsid w:val="00D620A3"/>
    <w:rsid w:val="00D62360"/>
    <w:rsid w:val="00D6239A"/>
    <w:rsid w:val="00D62803"/>
    <w:rsid w:val="00D629D4"/>
    <w:rsid w:val="00D6300F"/>
    <w:rsid w:val="00D630F9"/>
    <w:rsid w:val="00D631E2"/>
    <w:rsid w:val="00D63224"/>
    <w:rsid w:val="00D634EC"/>
    <w:rsid w:val="00D635B2"/>
    <w:rsid w:val="00D63A3E"/>
    <w:rsid w:val="00D64D32"/>
    <w:rsid w:val="00D65075"/>
    <w:rsid w:val="00D6517F"/>
    <w:rsid w:val="00D651CF"/>
    <w:rsid w:val="00D65692"/>
    <w:rsid w:val="00D65FEC"/>
    <w:rsid w:val="00D6651D"/>
    <w:rsid w:val="00D6665C"/>
    <w:rsid w:val="00D66B4A"/>
    <w:rsid w:val="00D66D6C"/>
    <w:rsid w:val="00D66E03"/>
    <w:rsid w:val="00D66ED1"/>
    <w:rsid w:val="00D66FD9"/>
    <w:rsid w:val="00D6796A"/>
    <w:rsid w:val="00D67D49"/>
    <w:rsid w:val="00D70710"/>
    <w:rsid w:val="00D707BB"/>
    <w:rsid w:val="00D71448"/>
    <w:rsid w:val="00D7160C"/>
    <w:rsid w:val="00D72020"/>
    <w:rsid w:val="00D72350"/>
    <w:rsid w:val="00D72408"/>
    <w:rsid w:val="00D72901"/>
    <w:rsid w:val="00D72CE4"/>
    <w:rsid w:val="00D72D2F"/>
    <w:rsid w:val="00D72D44"/>
    <w:rsid w:val="00D72FF9"/>
    <w:rsid w:val="00D731B2"/>
    <w:rsid w:val="00D73562"/>
    <w:rsid w:val="00D73668"/>
    <w:rsid w:val="00D73913"/>
    <w:rsid w:val="00D73982"/>
    <w:rsid w:val="00D73B50"/>
    <w:rsid w:val="00D73C4A"/>
    <w:rsid w:val="00D740B1"/>
    <w:rsid w:val="00D74371"/>
    <w:rsid w:val="00D7464C"/>
    <w:rsid w:val="00D74933"/>
    <w:rsid w:val="00D74EE5"/>
    <w:rsid w:val="00D75012"/>
    <w:rsid w:val="00D75387"/>
    <w:rsid w:val="00D75581"/>
    <w:rsid w:val="00D76464"/>
    <w:rsid w:val="00D76EC3"/>
    <w:rsid w:val="00D76ECB"/>
    <w:rsid w:val="00D77EEF"/>
    <w:rsid w:val="00D77F4F"/>
    <w:rsid w:val="00D77FE3"/>
    <w:rsid w:val="00D80080"/>
    <w:rsid w:val="00D80B01"/>
    <w:rsid w:val="00D80BAC"/>
    <w:rsid w:val="00D81158"/>
    <w:rsid w:val="00D812F5"/>
    <w:rsid w:val="00D814DA"/>
    <w:rsid w:val="00D81714"/>
    <w:rsid w:val="00D81A2A"/>
    <w:rsid w:val="00D81D84"/>
    <w:rsid w:val="00D81E95"/>
    <w:rsid w:val="00D8211E"/>
    <w:rsid w:val="00D821E5"/>
    <w:rsid w:val="00D823F3"/>
    <w:rsid w:val="00D8254F"/>
    <w:rsid w:val="00D825C1"/>
    <w:rsid w:val="00D83007"/>
    <w:rsid w:val="00D8311C"/>
    <w:rsid w:val="00D83755"/>
    <w:rsid w:val="00D83BC0"/>
    <w:rsid w:val="00D83F23"/>
    <w:rsid w:val="00D84970"/>
    <w:rsid w:val="00D84AF9"/>
    <w:rsid w:val="00D84BAD"/>
    <w:rsid w:val="00D84BE7"/>
    <w:rsid w:val="00D84D60"/>
    <w:rsid w:val="00D84FC6"/>
    <w:rsid w:val="00D855ED"/>
    <w:rsid w:val="00D85659"/>
    <w:rsid w:val="00D85887"/>
    <w:rsid w:val="00D85A14"/>
    <w:rsid w:val="00D85EA5"/>
    <w:rsid w:val="00D8630A"/>
    <w:rsid w:val="00D866AA"/>
    <w:rsid w:val="00D86893"/>
    <w:rsid w:val="00D868C4"/>
    <w:rsid w:val="00D86BEF"/>
    <w:rsid w:val="00D86E4B"/>
    <w:rsid w:val="00D86E76"/>
    <w:rsid w:val="00D86F02"/>
    <w:rsid w:val="00D86FC8"/>
    <w:rsid w:val="00D87394"/>
    <w:rsid w:val="00D87767"/>
    <w:rsid w:val="00D87CE4"/>
    <w:rsid w:val="00D87DA7"/>
    <w:rsid w:val="00D902D0"/>
    <w:rsid w:val="00D9037E"/>
    <w:rsid w:val="00D90879"/>
    <w:rsid w:val="00D90A83"/>
    <w:rsid w:val="00D90D2C"/>
    <w:rsid w:val="00D90E0C"/>
    <w:rsid w:val="00D90FF7"/>
    <w:rsid w:val="00D910F1"/>
    <w:rsid w:val="00D917DE"/>
    <w:rsid w:val="00D91BE4"/>
    <w:rsid w:val="00D921B9"/>
    <w:rsid w:val="00D92334"/>
    <w:rsid w:val="00D92585"/>
    <w:rsid w:val="00D92BAC"/>
    <w:rsid w:val="00D931EB"/>
    <w:rsid w:val="00D936B0"/>
    <w:rsid w:val="00D93A64"/>
    <w:rsid w:val="00D93B5A"/>
    <w:rsid w:val="00D93BAC"/>
    <w:rsid w:val="00D93F79"/>
    <w:rsid w:val="00D94431"/>
    <w:rsid w:val="00D944DA"/>
    <w:rsid w:val="00D94AD5"/>
    <w:rsid w:val="00D95583"/>
    <w:rsid w:val="00D9576E"/>
    <w:rsid w:val="00D95D47"/>
    <w:rsid w:val="00D95EAC"/>
    <w:rsid w:val="00D95FAA"/>
    <w:rsid w:val="00D96A5F"/>
    <w:rsid w:val="00D96CC7"/>
    <w:rsid w:val="00D96E79"/>
    <w:rsid w:val="00D9728E"/>
    <w:rsid w:val="00D97658"/>
    <w:rsid w:val="00D979B0"/>
    <w:rsid w:val="00D97ADD"/>
    <w:rsid w:val="00DA0668"/>
    <w:rsid w:val="00DA0CD7"/>
    <w:rsid w:val="00DA0DC8"/>
    <w:rsid w:val="00DA1134"/>
    <w:rsid w:val="00DA11A3"/>
    <w:rsid w:val="00DA1A2F"/>
    <w:rsid w:val="00DA1CA9"/>
    <w:rsid w:val="00DA1EB5"/>
    <w:rsid w:val="00DA20B1"/>
    <w:rsid w:val="00DA2112"/>
    <w:rsid w:val="00DA25F8"/>
    <w:rsid w:val="00DA2964"/>
    <w:rsid w:val="00DA2EC6"/>
    <w:rsid w:val="00DA3104"/>
    <w:rsid w:val="00DA3322"/>
    <w:rsid w:val="00DA3335"/>
    <w:rsid w:val="00DA34C2"/>
    <w:rsid w:val="00DA3588"/>
    <w:rsid w:val="00DA35EC"/>
    <w:rsid w:val="00DA368F"/>
    <w:rsid w:val="00DA3DE7"/>
    <w:rsid w:val="00DA43BA"/>
    <w:rsid w:val="00DA448B"/>
    <w:rsid w:val="00DA466A"/>
    <w:rsid w:val="00DA4F2D"/>
    <w:rsid w:val="00DA4F46"/>
    <w:rsid w:val="00DA50FD"/>
    <w:rsid w:val="00DA514A"/>
    <w:rsid w:val="00DA5A01"/>
    <w:rsid w:val="00DA5E87"/>
    <w:rsid w:val="00DA5F8D"/>
    <w:rsid w:val="00DA63D8"/>
    <w:rsid w:val="00DA7373"/>
    <w:rsid w:val="00DA7D7D"/>
    <w:rsid w:val="00DA7D93"/>
    <w:rsid w:val="00DA7F8B"/>
    <w:rsid w:val="00DB02F9"/>
    <w:rsid w:val="00DB0C7A"/>
    <w:rsid w:val="00DB0E5F"/>
    <w:rsid w:val="00DB127B"/>
    <w:rsid w:val="00DB1351"/>
    <w:rsid w:val="00DB17AB"/>
    <w:rsid w:val="00DB1A49"/>
    <w:rsid w:val="00DB23B8"/>
    <w:rsid w:val="00DB2510"/>
    <w:rsid w:val="00DB3043"/>
    <w:rsid w:val="00DB32DB"/>
    <w:rsid w:val="00DB3432"/>
    <w:rsid w:val="00DB37A3"/>
    <w:rsid w:val="00DB3A82"/>
    <w:rsid w:val="00DB4519"/>
    <w:rsid w:val="00DB46D1"/>
    <w:rsid w:val="00DB4BEF"/>
    <w:rsid w:val="00DB4DE2"/>
    <w:rsid w:val="00DB50C0"/>
    <w:rsid w:val="00DB54F7"/>
    <w:rsid w:val="00DB59E8"/>
    <w:rsid w:val="00DB5EED"/>
    <w:rsid w:val="00DB651C"/>
    <w:rsid w:val="00DB6B96"/>
    <w:rsid w:val="00DB742F"/>
    <w:rsid w:val="00DB7542"/>
    <w:rsid w:val="00DB7795"/>
    <w:rsid w:val="00DB7814"/>
    <w:rsid w:val="00DB79DD"/>
    <w:rsid w:val="00DB7A6B"/>
    <w:rsid w:val="00DB7BD3"/>
    <w:rsid w:val="00DC025C"/>
    <w:rsid w:val="00DC075B"/>
    <w:rsid w:val="00DC12C0"/>
    <w:rsid w:val="00DC14A0"/>
    <w:rsid w:val="00DC154F"/>
    <w:rsid w:val="00DC19D6"/>
    <w:rsid w:val="00DC1A5B"/>
    <w:rsid w:val="00DC2164"/>
    <w:rsid w:val="00DC2608"/>
    <w:rsid w:val="00DC2A6A"/>
    <w:rsid w:val="00DC2BA6"/>
    <w:rsid w:val="00DC2C77"/>
    <w:rsid w:val="00DC2CDF"/>
    <w:rsid w:val="00DC3C3B"/>
    <w:rsid w:val="00DC4049"/>
    <w:rsid w:val="00DC4609"/>
    <w:rsid w:val="00DC46FE"/>
    <w:rsid w:val="00DC4BAA"/>
    <w:rsid w:val="00DC4BE2"/>
    <w:rsid w:val="00DC523D"/>
    <w:rsid w:val="00DC5488"/>
    <w:rsid w:val="00DC59B3"/>
    <w:rsid w:val="00DC5AF0"/>
    <w:rsid w:val="00DC5C89"/>
    <w:rsid w:val="00DC5EB7"/>
    <w:rsid w:val="00DC6185"/>
    <w:rsid w:val="00DC65AD"/>
    <w:rsid w:val="00DC6BCF"/>
    <w:rsid w:val="00DC705A"/>
    <w:rsid w:val="00DC7D5B"/>
    <w:rsid w:val="00DC7DBB"/>
    <w:rsid w:val="00DC7E69"/>
    <w:rsid w:val="00DD0190"/>
    <w:rsid w:val="00DD03A9"/>
    <w:rsid w:val="00DD06AC"/>
    <w:rsid w:val="00DD0BB4"/>
    <w:rsid w:val="00DD1292"/>
    <w:rsid w:val="00DD1507"/>
    <w:rsid w:val="00DD1D79"/>
    <w:rsid w:val="00DD2074"/>
    <w:rsid w:val="00DD22B5"/>
    <w:rsid w:val="00DD2B4F"/>
    <w:rsid w:val="00DD2D0A"/>
    <w:rsid w:val="00DD3152"/>
    <w:rsid w:val="00DD3283"/>
    <w:rsid w:val="00DD3648"/>
    <w:rsid w:val="00DD3900"/>
    <w:rsid w:val="00DD3B07"/>
    <w:rsid w:val="00DD3BAE"/>
    <w:rsid w:val="00DD4B70"/>
    <w:rsid w:val="00DD4CE2"/>
    <w:rsid w:val="00DD53FC"/>
    <w:rsid w:val="00DD589D"/>
    <w:rsid w:val="00DD597F"/>
    <w:rsid w:val="00DD61C8"/>
    <w:rsid w:val="00DD67E3"/>
    <w:rsid w:val="00DD6B39"/>
    <w:rsid w:val="00DD6D85"/>
    <w:rsid w:val="00DD6FF6"/>
    <w:rsid w:val="00DD71D1"/>
    <w:rsid w:val="00DD7390"/>
    <w:rsid w:val="00DD776E"/>
    <w:rsid w:val="00DE0262"/>
    <w:rsid w:val="00DE0862"/>
    <w:rsid w:val="00DE0950"/>
    <w:rsid w:val="00DE0F46"/>
    <w:rsid w:val="00DE111A"/>
    <w:rsid w:val="00DE127B"/>
    <w:rsid w:val="00DE14A5"/>
    <w:rsid w:val="00DE1961"/>
    <w:rsid w:val="00DE1F05"/>
    <w:rsid w:val="00DE1F4E"/>
    <w:rsid w:val="00DE289B"/>
    <w:rsid w:val="00DE2BBB"/>
    <w:rsid w:val="00DE304D"/>
    <w:rsid w:val="00DE30B2"/>
    <w:rsid w:val="00DE30B8"/>
    <w:rsid w:val="00DE31DE"/>
    <w:rsid w:val="00DE41CE"/>
    <w:rsid w:val="00DE41E1"/>
    <w:rsid w:val="00DE439A"/>
    <w:rsid w:val="00DE4488"/>
    <w:rsid w:val="00DE478D"/>
    <w:rsid w:val="00DE48B6"/>
    <w:rsid w:val="00DE48C2"/>
    <w:rsid w:val="00DE4924"/>
    <w:rsid w:val="00DE4BCE"/>
    <w:rsid w:val="00DE51C9"/>
    <w:rsid w:val="00DE55A6"/>
    <w:rsid w:val="00DE5A2B"/>
    <w:rsid w:val="00DE5CFF"/>
    <w:rsid w:val="00DE5DA3"/>
    <w:rsid w:val="00DE5F73"/>
    <w:rsid w:val="00DE63BF"/>
    <w:rsid w:val="00DE648F"/>
    <w:rsid w:val="00DE688E"/>
    <w:rsid w:val="00DE754D"/>
    <w:rsid w:val="00DE7FE1"/>
    <w:rsid w:val="00DF0634"/>
    <w:rsid w:val="00DF0961"/>
    <w:rsid w:val="00DF09AD"/>
    <w:rsid w:val="00DF0BFB"/>
    <w:rsid w:val="00DF0ECF"/>
    <w:rsid w:val="00DF1094"/>
    <w:rsid w:val="00DF12EF"/>
    <w:rsid w:val="00DF15E2"/>
    <w:rsid w:val="00DF1AF2"/>
    <w:rsid w:val="00DF2243"/>
    <w:rsid w:val="00DF24C4"/>
    <w:rsid w:val="00DF2549"/>
    <w:rsid w:val="00DF2934"/>
    <w:rsid w:val="00DF3462"/>
    <w:rsid w:val="00DF3787"/>
    <w:rsid w:val="00DF3B89"/>
    <w:rsid w:val="00DF3E7E"/>
    <w:rsid w:val="00DF4011"/>
    <w:rsid w:val="00DF40C1"/>
    <w:rsid w:val="00DF427E"/>
    <w:rsid w:val="00DF4A94"/>
    <w:rsid w:val="00DF4D62"/>
    <w:rsid w:val="00DF5189"/>
    <w:rsid w:val="00DF5495"/>
    <w:rsid w:val="00DF59B2"/>
    <w:rsid w:val="00DF59FD"/>
    <w:rsid w:val="00DF5D82"/>
    <w:rsid w:val="00DF615F"/>
    <w:rsid w:val="00DF62CD"/>
    <w:rsid w:val="00DF63C0"/>
    <w:rsid w:val="00DF69CA"/>
    <w:rsid w:val="00DF7190"/>
    <w:rsid w:val="00E0021E"/>
    <w:rsid w:val="00E00372"/>
    <w:rsid w:val="00E00622"/>
    <w:rsid w:val="00E0073F"/>
    <w:rsid w:val="00E007DF"/>
    <w:rsid w:val="00E00910"/>
    <w:rsid w:val="00E00915"/>
    <w:rsid w:val="00E00AB5"/>
    <w:rsid w:val="00E00C0A"/>
    <w:rsid w:val="00E00C57"/>
    <w:rsid w:val="00E00C92"/>
    <w:rsid w:val="00E013BF"/>
    <w:rsid w:val="00E0173A"/>
    <w:rsid w:val="00E01E82"/>
    <w:rsid w:val="00E02446"/>
    <w:rsid w:val="00E02488"/>
    <w:rsid w:val="00E0251B"/>
    <w:rsid w:val="00E02C48"/>
    <w:rsid w:val="00E02ECF"/>
    <w:rsid w:val="00E0302F"/>
    <w:rsid w:val="00E039A9"/>
    <w:rsid w:val="00E041BA"/>
    <w:rsid w:val="00E0461C"/>
    <w:rsid w:val="00E051C5"/>
    <w:rsid w:val="00E0541A"/>
    <w:rsid w:val="00E054F3"/>
    <w:rsid w:val="00E05776"/>
    <w:rsid w:val="00E05F07"/>
    <w:rsid w:val="00E05FEF"/>
    <w:rsid w:val="00E06501"/>
    <w:rsid w:val="00E06710"/>
    <w:rsid w:val="00E068DF"/>
    <w:rsid w:val="00E06B04"/>
    <w:rsid w:val="00E06B9D"/>
    <w:rsid w:val="00E0739A"/>
    <w:rsid w:val="00E100F6"/>
    <w:rsid w:val="00E1023F"/>
    <w:rsid w:val="00E1030B"/>
    <w:rsid w:val="00E10354"/>
    <w:rsid w:val="00E105A3"/>
    <w:rsid w:val="00E106DE"/>
    <w:rsid w:val="00E10859"/>
    <w:rsid w:val="00E10B83"/>
    <w:rsid w:val="00E10C80"/>
    <w:rsid w:val="00E10DDC"/>
    <w:rsid w:val="00E11ADD"/>
    <w:rsid w:val="00E122CB"/>
    <w:rsid w:val="00E1238D"/>
    <w:rsid w:val="00E12734"/>
    <w:rsid w:val="00E12E64"/>
    <w:rsid w:val="00E13278"/>
    <w:rsid w:val="00E13416"/>
    <w:rsid w:val="00E139A6"/>
    <w:rsid w:val="00E13A7E"/>
    <w:rsid w:val="00E13DD5"/>
    <w:rsid w:val="00E1402D"/>
    <w:rsid w:val="00E148B7"/>
    <w:rsid w:val="00E14B03"/>
    <w:rsid w:val="00E14C90"/>
    <w:rsid w:val="00E14E9A"/>
    <w:rsid w:val="00E14FDA"/>
    <w:rsid w:val="00E1507D"/>
    <w:rsid w:val="00E151A1"/>
    <w:rsid w:val="00E151E9"/>
    <w:rsid w:val="00E151F5"/>
    <w:rsid w:val="00E152B9"/>
    <w:rsid w:val="00E15413"/>
    <w:rsid w:val="00E15634"/>
    <w:rsid w:val="00E15FFD"/>
    <w:rsid w:val="00E169E8"/>
    <w:rsid w:val="00E16B9A"/>
    <w:rsid w:val="00E16C19"/>
    <w:rsid w:val="00E16D0C"/>
    <w:rsid w:val="00E171F7"/>
    <w:rsid w:val="00E173C7"/>
    <w:rsid w:val="00E17498"/>
    <w:rsid w:val="00E17650"/>
    <w:rsid w:val="00E178D0"/>
    <w:rsid w:val="00E17900"/>
    <w:rsid w:val="00E20159"/>
    <w:rsid w:val="00E201CB"/>
    <w:rsid w:val="00E203FD"/>
    <w:rsid w:val="00E20438"/>
    <w:rsid w:val="00E20443"/>
    <w:rsid w:val="00E20479"/>
    <w:rsid w:val="00E206BC"/>
    <w:rsid w:val="00E208B4"/>
    <w:rsid w:val="00E20A85"/>
    <w:rsid w:val="00E20B4A"/>
    <w:rsid w:val="00E21016"/>
    <w:rsid w:val="00E213DB"/>
    <w:rsid w:val="00E21A84"/>
    <w:rsid w:val="00E21C9D"/>
    <w:rsid w:val="00E21DC6"/>
    <w:rsid w:val="00E21F81"/>
    <w:rsid w:val="00E22DE3"/>
    <w:rsid w:val="00E22E80"/>
    <w:rsid w:val="00E235A3"/>
    <w:rsid w:val="00E239B2"/>
    <w:rsid w:val="00E24134"/>
    <w:rsid w:val="00E249F6"/>
    <w:rsid w:val="00E24E99"/>
    <w:rsid w:val="00E25135"/>
    <w:rsid w:val="00E25149"/>
    <w:rsid w:val="00E25926"/>
    <w:rsid w:val="00E25C08"/>
    <w:rsid w:val="00E263FE"/>
    <w:rsid w:val="00E26493"/>
    <w:rsid w:val="00E26926"/>
    <w:rsid w:val="00E2744D"/>
    <w:rsid w:val="00E3050D"/>
    <w:rsid w:val="00E305F0"/>
    <w:rsid w:val="00E30660"/>
    <w:rsid w:val="00E306A4"/>
    <w:rsid w:val="00E30716"/>
    <w:rsid w:val="00E3083B"/>
    <w:rsid w:val="00E30B6E"/>
    <w:rsid w:val="00E30BA9"/>
    <w:rsid w:val="00E3103E"/>
    <w:rsid w:val="00E312A6"/>
    <w:rsid w:val="00E31433"/>
    <w:rsid w:val="00E31BA9"/>
    <w:rsid w:val="00E31D83"/>
    <w:rsid w:val="00E31E21"/>
    <w:rsid w:val="00E3219A"/>
    <w:rsid w:val="00E3223F"/>
    <w:rsid w:val="00E323A1"/>
    <w:rsid w:val="00E3296B"/>
    <w:rsid w:val="00E32BA6"/>
    <w:rsid w:val="00E32F17"/>
    <w:rsid w:val="00E332AF"/>
    <w:rsid w:val="00E33B2D"/>
    <w:rsid w:val="00E33B93"/>
    <w:rsid w:val="00E341E7"/>
    <w:rsid w:val="00E342ED"/>
    <w:rsid w:val="00E345FF"/>
    <w:rsid w:val="00E3479E"/>
    <w:rsid w:val="00E34800"/>
    <w:rsid w:val="00E349C9"/>
    <w:rsid w:val="00E352B7"/>
    <w:rsid w:val="00E35315"/>
    <w:rsid w:val="00E35659"/>
    <w:rsid w:val="00E35E43"/>
    <w:rsid w:val="00E35F2D"/>
    <w:rsid w:val="00E360FD"/>
    <w:rsid w:val="00E36A6F"/>
    <w:rsid w:val="00E3723C"/>
    <w:rsid w:val="00E378FB"/>
    <w:rsid w:val="00E40625"/>
    <w:rsid w:val="00E408CD"/>
    <w:rsid w:val="00E409B1"/>
    <w:rsid w:val="00E40A7E"/>
    <w:rsid w:val="00E40F25"/>
    <w:rsid w:val="00E41355"/>
    <w:rsid w:val="00E41465"/>
    <w:rsid w:val="00E41833"/>
    <w:rsid w:val="00E419D6"/>
    <w:rsid w:val="00E41AE2"/>
    <w:rsid w:val="00E41D5C"/>
    <w:rsid w:val="00E41D80"/>
    <w:rsid w:val="00E41DF3"/>
    <w:rsid w:val="00E41F28"/>
    <w:rsid w:val="00E423F0"/>
    <w:rsid w:val="00E4346C"/>
    <w:rsid w:val="00E439E7"/>
    <w:rsid w:val="00E439F0"/>
    <w:rsid w:val="00E43A0B"/>
    <w:rsid w:val="00E43E69"/>
    <w:rsid w:val="00E43F83"/>
    <w:rsid w:val="00E441C9"/>
    <w:rsid w:val="00E443D2"/>
    <w:rsid w:val="00E4477B"/>
    <w:rsid w:val="00E45B71"/>
    <w:rsid w:val="00E4604E"/>
    <w:rsid w:val="00E46089"/>
    <w:rsid w:val="00E461E7"/>
    <w:rsid w:val="00E462A3"/>
    <w:rsid w:val="00E46850"/>
    <w:rsid w:val="00E46917"/>
    <w:rsid w:val="00E46C0E"/>
    <w:rsid w:val="00E46CB2"/>
    <w:rsid w:val="00E46CDE"/>
    <w:rsid w:val="00E46EBD"/>
    <w:rsid w:val="00E47283"/>
    <w:rsid w:val="00E472DE"/>
    <w:rsid w:val="00E4739E"/>
    <w:rsid w:val="00E47BEB"/>
    <w:rsid w:val="00E47C47"/>
    <w:rsid w:val="00E5051A"/>
    <w:rsid w:val="00E509E3"/>
    <w:rsid w:val="00E50F0B"/>
    <w:rsid w:val="00E50F11"/>
    <w:rsid w:val="00E512DE"/>
    <w:rsid w:val="00E51969"/>
    <w:rsid w:val="00E51A4A"/>
    <w:rsid w:val="00E51B06"/>
    <w:rsid w:val="00E51BF4"/>
    <w:rsid w:val="00E522E6"/>
    <w:rsid w:val="00E528AE"/>
    <w:rsid w:val="00E530AB"/>
    <w:rsid w:val="00E532FB"/>
    <w:rsid w:val="00E53972"/>
    <w:rsid w:val="00E539DA"/>
    <w:rsid w:val="00E53D76"/>
    <w:rsid w:val="00E53F86"/>
    <w:rsid w:val="00E5406C"/>
    <w:rsid w:val="00E54155"/>
    <w:rsid w:val="00E54537"/>
    <w:rsid w:val="00E546BD"/>
    <w:rsid w:val="00E54841"/>
    <w:rsid w:val="00E54995"/>
    <w:rsid w:val="00E551AB"/>
    <w:rsid w:val="00E552ED"/>
    <w:rsid w:val="00E554B2"/>
    <w:rsid w:val="00E55823"/>
    <w:rsid w:val="00E55A0C"/>
    <w:rsid w:val="00E55AA2"/>
    <w:rsid w:val="00E55AA8"/>
    <w:rsid w:val="00E55AE0"/>
    <w:rsid w:val="00E56372"/>
    <w:rsid w:val="00E563D3"/>
    <w:rsid w:val="00E56E65"/>
    <w:rsid w:val="00E56EE2"/>
    <w:rsid w:val="00E56FCE"/>
    <w:rsid w:val="00E5709A"/>
    <w:rsid w:val="00E57512"/>
    <w:rsid w:val="00E57596"/>
    <w:rsid w:val="00E57641"/>
    <w:rsid w:val="00E57839"/>
    <w:rsid w:val="00E57860"/>
    <w:rsid w:val="00E57D98"/>
    <w:rsid w:val="00E60174"/>
    <w:rsid w:val="00E6076E"/>
    <w:rsid w:val="00E60BB4"/>
    <w:rsid w:val="00E60C5B"/>
    <w:rsid w:val="00E6103C"/>
    <w:rsid w:val="00E61239"/>
    <w:rsid w:val="00E6152C"/>
    <w:rsid w:val="00E6169C"/>
    <w:rsid w:val="00E617E8"/>
    <w:rsid w:val="00E6194F"/>
    <w:rsid w:val="00E61B4B"/>
    <w:rsid w:val="00E61C2E"/>
    <w:rsid w:val="00E620AF"/>
    <w:rsid w:val="00E622DA"/>
    <w:rsid w:val="00E62587"/>
    <w:rsid w:val="00E62A7C"/>
    <w:rsid w:val="00E62A9D"/>
    <w:rsid w:val="00E62AF5"/>
    <w:rsid w:val="00E62CE8"/>
    <w:rsid w:val="00E62D5A"/>
    <w:rsid w:val="00E6321B"/>
    <w:rsid w:val="00E6327C"/>
    <w:rsid w:val="00E63289"/>
    <w:rsid w:val="00E632BB"/>
    <w:rsid w:val="00E63856"/>
    <w:rsid w:val="00E6393B"/>
    <w:rsid w:val="00E63C25"/>
    <w:rsid w:val="00E63F97"/>
    <w:rsid w:val="00E6401A"/>
    <w:rsid w:val="00E641ED"/>
    <w:rsid w:val="00E6421C"/>
    <w:rsid w:val="00E64CCE"/>
    <w:rsid w:val="00E64D00"/>
    <w:rsid w:val="00E6505B"/>
    <w:rsid w:val="00E659E4"/>
    <w:rsid w:val="00E659EA"/>
    <w:rsid w:val="00E663F9"/>
    <w:rsid w:val="00E670D7"/>
    <w:rsid w:val="00E6786F"/>
    <w:rsid w:val="00E67C21"/>
    <w:rsid w:val="00E70014"/>
    <w:rsid w:val="00E7058E"/>
    <w:rsid w:val="00E7116E"/>
    <w:rsid w:val="00E711D6"/>
    <w:rsid w:val="00E71680"/>
    <w:rsid w:val="00E717B6"/>
    <w:rsid w:val="00E71904"/>
    <w:rsid w:val="00E71A42"/>
    <w:rsid w:val="00E71AF1"/>
    <w:rsid w:val="00E71FEF"/>
    <w:rsid w:val="00E72001"/>
    <w:rsid w:val="00E72872"/>
    <w:rsid w:val="00E72D2C"/>
    <w:rsid w:val="00E72EAA"/>
    <w:rsid w:val="00E72EDE"/>
    <w:rsid w:val="00E72F0D"/>
    <w:rsid w:val="00E73066"/>
    <w:rsid w:val="00E7315B"/>
    <w:rsid w:val="00E73543"/>
    <w:rsid w:val="00E73A7D"/>
    <w:rsid w:val="00E73D2E"/>
    <w:rsid w:val="00E740F8"/>
    <w:rsid w:val="00E7437B"/>
    <w:rsid w:val="00E7460F"/>
    <w:rsid w:val="00E74E75"/>
    <w:rsid w:val="00E74F22"/>
    <w:rsid w:val="00E75592"/>
    <w:rsid w:val="00E75D01"/>
    <w:rsid w:val="00E75DC7"/>
    <w:rsid w:val="00E768EA"/>
    <w:rsid w:val="00E7699D"/>
    <w:rsid w:val="00E76CCF"/>
    <w:rsid w:val="00E76F3B"/>
    <w:rsid w:val="00E77191"/>
    <w:rsid w:val="00E7730D"/>
    <w:rsid w:val="00E77390"/>
    <w:rsid w:val="00E77EAD"/>
    <w:rsid w:val="00E80284"/>
    <w:rsid w:val="00E808CA"/>
    <w:rsid w:val="00E8094F"/>
    <w:rsid w:val="00E80F7A"/>
    <w:rsid w:val="00E810AE"/>
    <w:rsid w:val="00E81398"/>
    <w:rsid w:val="00E814C7"/>
    <w:rsid w:val="00E814F9"/>
    <w:rsid w:val="00E816EE"/>
    <w:rsid w:val="00E8190E"/>
    <w:rsid w:val="00E81BDA"/>
    <w:rsid w:val="00E82347"/>
    <w:rsid w:val="00E8238E"/>
    <w:rsid w:val="00E82E07"/>
    <w:rsid w:val="00E82F05"/>
    <w:rsid w:val="00E830FF"/>
    <w:rsid w:val="00E832CD"/>
    <w:rsid w:val="00E832E1"/>
    <w:rsid w:val="00E836EE"/>
    <w:rsid w:val="00E83786"/>
    <w:rsid w:val="00E83807"/>
    <w:rsid w:val="00E838D2"/>
    <w:rsid w:val="00E839A6"/>
    <w:rsid w:val="00E8415B"/>
    <w:rsid w:val="00E8451A"/>
    <w:rsid w:val="00E846AE"/>
    <w:rsid w:val="00E84B60"/>
    <w:rsid w:val="00E85056"/>
    <w:rsid w:val="00E85100"/>
    <w:rsid w:val="00E85331"/>
    <w:rsid w:val="00E85BEC"/>
    <w:rsid w:val="00E862B8"/>
    <w:rsid w:val="00E8634F"/>
    <w:rsid w:val="00E869A9"/>
    <w:rsid w:val="00E87462"/>
    <w:rsid w:val="00E878CF"/>
    <w:rsid w:val="00E87E2E"/>
    <w:rsid w:val="00E906B5"/>
    <w:rsid w:val="00E90DF3"/>
    <w:rsid w:val="00E90E51"/>
    <w:rsid w:val="00E90F72"/>
    <w:rsid w:val="00E9104F"/>
    <w:rsid w:val="00E9140A"/>
    <w:rsid w:val="00E915E8"/>
    <w:rsid w:val="00E91B26"/>
    <w:rsid w:val="00E91D44"/>
    <w:rsid w:val="00E923A8"/>
    <w:rsid w:val="00E923C1"/>
    <w:rsid w:val="00E9275B"/>
    <w:rsid w:val="00E9288D"/>
    <w:rsid w:val="00E9291F"/>
    <w:rsid w:val="00E92A5D"/>
    <w:rsid w:val="00E934DC"/>
    <w:rsid w:val="00E936C6"/>
    <w:rsid w:val="00E93CCB"/>
    <w:rsid w:val="00E940C4"/>
    <w:rsid w:val="00E94888"/>
    <w:rsid w:val="00E952F9"/>
    <w:rsid w:val="00E95C03"/>
    <w:rsid w:val="00E95C24"/>
    <w:rsid w:val="00E95DD0"/>
    <w:rsid w:val="00E95ECE"/>
    <w:rsid w:val="00E971D6"/>
    <w:rsid w:val="00E9737F"/>
    <w:rsid w:val="00E9766D"/>
    <w:rsid w:val="00EA0B65"/>
    <w:rsid w:val="00EA1670"/>
    <w:rsid w:val="00EA1C14"/>
    <w:rsid w:val="00EA2120"/>
    <w:rsid w:val="00EA21EF"/>
    <w:rsid w:val="00EA283B"/>
    <w:rsid w:val="00EA2A4D"/>
    <w:rsid w:val="00EA2EA8"/>
    <w:rsid w:val="00EA2EEF"/>
    <w:rsid w:val="00EA323C"/>
    <w:rsid w:val="00EA3400"/>
    <w:rsid w:val="00EA37F3"/>
    <w:rsid w:val="00EA4059"/>
    <w:rsid w:val="00EA4488"/>
    <w:rsid w:val="00EA5314"/>
    <w:rsid w:val="00EA5495"/>
    <w:rsid w:val="00EA5687"/>
    <w:rsid w:val="00EA57F6"/>
    <w:rsid w:val="00EA5CE6"/>
    <w:rsid w:val="00EA63BC"/>
    <w:rsid w:val="00EA69FE"/>
    <w:rsid w:val="00EA772F"/>
    <w:rsid w:val="00EA7835"/>
    <w:rsid w:val="00EA7D21"/>
    <w:rsid w:val="00EA7D41"/>
    <w:rsid w:val="00EB02D0"/>
    <w:rsid w:val="00EB0340"/>
    <w:rsid w:val="00EB04AA"/>
    <w:rsid w:val="00EB04C3"/>
    <w:rsid w:val="00EB08CC"/>
    <w:rsid w:val="00EB0E89"/>
    <w:rsid w:val="00EB10FE"/>
    <w:rsid w:val="00EB19F5"/>
    <w:rsid w:val="00EB1C6A"/>
    <w:rsid w:val="00EB1FED"/>
    <w:rsid w:val="00EB205D"/>
    <w:rsid w:val="00EB234F"/>
    <w:rsid w:val="00EB2971"/>
    <w:rsid w:val="00EB2D69"/>
    <w:rsid w:val="00EB2F2D"/>
    <w:rsid w:val="00EB32D4"/>
    <w:rsid w:val="00EB41CE"/>
    <w:rsid w:val="00EB48EE"/>
    <w:rsid w:val="00EB4982"/>
    <w:rsid w:val="00EB4F28"/>
    <w:rsid w:val="00EB5177"/>
    <w:rsid w:val="00EB51CB"/>
    <w:rsid w:val="00EB56AE"/>
    <w:rsid w:val="00EB5779"/>
    <w:rsid w:val="00EB57CA"/>
    <w:rsid w:val="00EB5819"/>
    <w:rsid w:val="00EB5B0D"/>
    <w:rsid w:val="00EB5B2E"/>
    <w:rsid w:val="00EB5F72"/>
    <w:rsid w:val="00EB6276"/>
    <w:rsid w:val="00EB6754"/>
    <w:rsid w:val="00EB681C"/>
    <w:rsid w:val="00EB6B89"/>
    <w:rsid w:val="00EB6CF2"/>
    <w:rsid w:val="00EB73BE"/>
    <w:rsid w:val="00EB780A"/>
    <w:rsid w:val="00EC02EB"/>
    <w:rsid w:val="00EC0747"/>
    <w:rsid w:val="00EC0800"/>
    <w:rsid w:val="00EC08EB"/>
    <w:rsid w:val="00EC0C42"/>
    <w:rsid w:val="00EC121D"/>
    <w:rsid w:val="00EC16FD"/>
    <w:rsid w:val="00EC1AA1"/>
    <w:rsid w:val="00EC1DB2"/>
    <w:rsid w:val="00EC269F"/>
    <w:rsid w:val="00EC2E0E"/>
    <w:rsid w:val="00EC311D"/>
    <w:rsid w:val="00EC324C"/>
    <w:rsid w:val="00EC36E1"/>
    <w:rsid w:val="00EC3725"/>
    <w:rsid w:val="00EC3757"/>
    <w:rsid w:val="00EC39C2"/>
    <w:rsid w:val="00EC3DBC"/>
    <w:rsid w:val="00EC3DDF"/>
    <w:rsid w:val="00EC3E85"/>
    <w:rsid w:val="00EC401B"/>
    <w:rsid w:val="00EC42B7"/>
    <w:rsid w:val="00EC463C"/>
    <w:rsid w:val="00EC477D"/>
    <w:rsid w:val="00EC47BC"/>
    <w:rsid w:val="00EC4BB0"/>
    <w:rsid w:val="00EC4DBA"/>
    <w:rsid w:val="00EC4EEA"/>
    <w:rsid w:val="00EC4F07"/>
    <w:rsid w:val="00EC4F79"/>
    <w:rsid w:val="00EC512A"/>
    <w:rsid w:val="00EC52C3"/>
    <w:rsid w:val="00EC554C"/>
    <w:rsid w:val="00EC56EE"/>
    <w:rsid w:val="00EC5DB5"/>
    <w:rsid w:val="00EC5DD9"/>
    <w:rsid w:val="00EC5F37"/>
    <w:rsid w:val="00EC60F2"/>
    <w:rsid w:val="00EC62E4"/>
    <w:rsid w:val="00EC65FA"/>
    <w:rsid w:val="00EC6F65"/>
    <w:rsid w:val="00EC7033"/>
    <w:rsid w:val="00EC70FF"/>
    <w:rsid w:val="00EC769F"/>
    <w:rsid w:val="00ED01A5"/>
    <w:rsid w:val="00ED05B4"/>
    <w:rsid w:val="00ED0CFC"/>
    <w:rsid w:val="00ED0F01"/>
    <w:rsid w:val="00ED1550"/>
    <w:rsid w:val="00ED160F"/>
    <w:rsid w:val="00ED19F6"/>
    <w:rsid w:val="00ED1BCE"/>
    <w:rsid w:val="00ED1FA9"/>
    <w:rsid w:val="00ED22D1"/>
    <w:rsid w:val="00ED24F5"/>
    <w:rsid w:val="00ED2B22"/>
    <w:rsid w:val="00ED2C97"/>
    <w:rsid w:val="00ED2EA9"/>
    <w:rsid w:val="00ED308D"/>
    <w:rsid w:val="00ED334B"/>
    <w:rsid w:val="00ED3369"/>
    <w:rsid w:val="00ED3509"/>
    <w:rsid w:val="00ED351B"/>
    <w:rsid w:val="00ED35B4"/>
    <w:rsid w:val="00ED38DF"/>
    <w:rsid w:val="00ED5114"/>
    <w:rsid w:val="00ED57CF"/>
    <w:rsid w:val="00ED5F00"/>
    <w:rsid w:val="00ED6865"/>
    <w:rsid w:val="00ED6936"/>
    <w:rsid w:val="00ED6A00"/>
    <w:rsid w:val="00ED6C56"/>
    <w:rsid w:val="00ED6F12"/>
    <w:rsid w:val="00ED6F2F"/>
    <w:rsid w:val="00ED7148"/>
    <w:rsid w:val="00ED7166"/>
    <w:rsid w:val="00ED7366"/>
    <w:rsid w:val="00ED74C5"/>
    <w:rsid w:val="00ED7933"/>
    <w:rsid w:val="00ED7B85"/>
    <w:rsid w:val="00EE098B"/>
    <w:rsid w:val="00EE0B46"/>
    <w:rsid w:val="00EE0E20"/>
    <w:rsid w:val="00EE10E8"/>
    <w:rsid w:val="00EE14D2"/>
    <w:rsid w:val="00EE1C05"/>
    <w:rsid w:val="00EE2048"/>
    <w:rsid w:val="00EE21B5"/>
    <w:rsid w:val="00EE22E1"/>
    <w:rsid w:val="00EE3314"/>
    <w:rsid w:val="00EE34D9"/>
    <w:rsid w:val="00EE3546"/>
    <w:rsid w:val="00EE3D11"/>
    <w:rsid w:val="00EE410C"/>
    <w:rsid w:val="00EE414D"/>
    <w:rsid w:val="00EE430D"/>
    <w:rsid w:val="00EE4689"/>
    <w:rsid w:val="00EE4AFD"/>
    <w:rsid w:val="00EE4C76"/>
    <w:rsid w:val="00EE4D40"/>
    <w:rsid w:val="00EE4F95"/>
    <w:rsid w:val="00EE5125"/>
    <w:rsid w:val="00EE5695"/>
    <w:rsid w:val="00EE64DF"/>
    <w:rsid w:val="00EE6892"/>
    <w:rsid w:val="00EE6ABD"/>
    <w:rsid w:val="00EE6B84"/>
    <w:rsid w:val="00EE6B8A"/>
    <w:rsid w:val="00EE6CE0"/>
    <w:rsid w:val="00EE6D7C"/>
    <w:rsid w:val="00EE71B0"/>
    <w:rsid w:val="00EE76CB"/>
    <w:rsid w:val="00EE7AEB"/>
    <w:rsid w:val="00EE7CBA"/>
    <w:rsid w:val="00EE7CC8"/>
    <w:rsid w:val="00EF055D"/>
    <w:rsid w:val="00EF0578"/>
    <w:rsid w:val="00EF0C35"/>
    <w:rsid w:val="00EF1473"/>
    <w:rsid w:val="00EF1976"/>
    <w:rsid w:val="00EF1E4A"/>
    <w:rsid w:val="00EF2550"/>
    <w:rsid w:val="00EF2781"/>
    <w:rsid w:val="00EF2853"/>
    <w:rsid w:val="00EF2985"/>
    <w:rsid w:val="00EF2C8F"/>
    <w:rsid w:val="00EF2D5E"/>
    <w:rsid w:val="00EF2D97"/>
    <w:rsid w:val="00EF3060"/>
    <w:rsid w:val="00EF30FB"/>
    <w:rsid w:val="00EF322F"/>
    <w:rsid w:val="00EF3A5E"/>
    <w:rsid w:val="00EF3ACF"/>
    <w:rsid w:val="00EF3CD7"/>
    <w:rsid w:val="00EF4050"/>
    <w:rsid w:val="00EF4208"/>
    <w:rsid w:val="00EF43B5"/>
    <w:rsid w:val="00EF4913"/>
    <w:rsid w:val="00EF4C8B"/>
    <w:rsid w:val="00EF5179"/>
    <w:rsid w:val="00EF5480"/>
    <w:rsid w:val="00EF61F8"/>
    <w:rsid w:val="00EF6484"/>
    <w:rsid w:val="00EF69DF"/>
    <w:rsid w:val="00EF6E60"/>
    <w:rsid w:val="00EF73A8"/>
    <w:rsid w:val="00EF769A"/>
    <w:rsid w:val="00EF7A43"/>
    <w:rsid w:val="00EF7B4C"/>
    <w:rsid w:val="00EF7F46"/>
    <w:rsid w:val="00F0018D"/>
    <w:rsid w:val="00F002E6"/>
    <w:rsid w:val="00F00C5A"/>
    <w:rsid w:val="00F010D2"/>
    <w:rsid w:val="00F012C9"/>
    <w:rsid w:val="00F01595"/>
    <w:rsid w:val="00F0159F"/>
    <w:rsid w:val="00F018E2"/>
    <w:rsid w:val="00F01DD5"/>
    <w:rsid w:val="00F01DF5"/>
    <w:rsid w:val="00F01FC6"/>
    <w:rsid w:val="00F02358"/>
    <w:rsid w:val="00F0259B"/>
    <w:rsid w:val="00F027A9"/>
    <w:rsid w:val="00F028AD"/>
    <w:rsid w:val="00F029D3"/>
    <w:rsid w:val="00F02BF2"/>
    <w:rsid w:val="00F02D3A"/>
    <w:rsid w:val="00F02D54"/>
    <w:rsid w:val="00F03005"/>
    <w:rsid w:val="00F03179"/>
    <w:rsid w:val="00F0322A"/>
    <w:rsid w:val="00F03D32"/>
    <w:rsid w:val="00F04925"/>
    <w:rsid w:val="00F04B77"/>
    <w:rsid w:val="00F04E2D"/>
    <w:rsid w:val="00F04F7E"/>
    <w:rsid w:val="00F04FC9"/>
    <w:rsid w:val="00F054F0"/>
    <w:rsid w:val="00F055D5"/>
    <w:rsid w:val="00F063E5"/>
    <w:rsid w:val="00F069F7"/>
    <w:rsid w:val="00F06BD2"/>
    <w:rsid w:val="00F06CEE"/>
    <w:rsid w:val="00F06D2E"/>
    <w:rsid w:val="00F072BE"/>
    <w:rsid w:val="00F074F3"/>
    <w:rsid w:val="00F075B4"/>
    <w:rsid w:val="00F07663"/>
    <w:rsid w:val="00F079D3"/>
    <w:rsid w:val="00F07E86"/>
    <w:rsid w:val="00F1009C"/>
    <w:rsid w:val="00F10208"/>
    <w:rsid w:val="00F105F0"/>
    <w:rsid w:val="00F10BD6"/>
    <w:rsid w:val="00F10F5C"/>
    <w:rsid w:val="00F113CA"/>
    <w:rsid w:val="00F115B5"/>
    <w:rsid w:val="00F115EC"/>
    <w:rsid w:val="00F11799"/>
    <w:rsid w:val="00F11879"/>
    <w:rsid w:val="00F11ABA"/>
    <w:rsid w:val="00F11B14"/>
    <w:rsid w:val="00F11E04"/>
    <w:rsid w:val="00F11ECF"/>
    <w:rsid w:val="00F11F51"/>
    <w:rsid w:val="00F1210B"/>
    <w:rsid w:val="00F12240"/>
    <w:rsid w:val="00F122B0"/>
    <w:rsid w:val="00F12488"/>
    <w:rsid w:val="00F12BDD"/>
    <w:rsid w:val="00F1323E"/>
    <w:rsid w:val="00F1338E"/>
    <w:rsid w:val="00F1352A"/>
    <w:rsid w:val="00F13B6B"/>
    <w:rsid w:val="00F13BA1"/>
    <w:rsid w:val="00F13D23"/>
    <w:rsid w:val="00F13DF4"/>
    <w:rsid w:val="00F14008"/>
    <w:rsid w:val="00F141DB"/>
    <w:rsid w:val="00F14391"/>
    <w:rsid w:val="00F14588"/>
    <w:rsid w:val="00F14CC2"/>
    <w:rsid w:val="00F14E8E"/>
    <w:rsid w:val="00F14F07"/>
    <w:rsid w:val="00F1507C"/>
    <w:rsid w:val="00F1522D"/>
    <w:rsid w:val="00F156B1"/>
    <w:rsid w:val="00F1586D"/>
    <w:rsid w:val="00F159E5"/>
    <w:rsid w:val="00F15A48"/>
    <w:rsid w:val="00F15ADD"/>
    <w:rsid w:val="00F15BC1"/>
    <w:rsid w:val="00F1624D"/>
    <w:rsid w:val="00F1639E"/>
    <w:rsid w:val="00F16CF4"/>
    <w:rsid w:val="00F16F12"/>
    <w:rsid w:val="00F16F60"/>
    <w:rsid w:val="00F203DE"/>
    <w:rsid w:val="00F205A0"/>
    <w:rsid w:val="00F20C97"/>
    <w:rsid w:val="00F20D09"/>
    <w:rsid w:val="00F20DC0"/>
    <w:rsid w:val="00F211D0"/>
    <w:rsid w:val="00F21566"/>
    <w:rsid w:val="00F217CB"/>
    <w:rsid w:val="00F21A6D"/>
    <w:rsid w:val="00F223C7"/>
    <w:rsid w:val="00F22784"/>
    <w:rsid w:val="00F22BDB"/>
    <w:rsid w:val="00F22C9B"/>
    <w:rsid w:val="00F23022"/>
    <w:rsid w:val="00F23729"/>
    <w:rsid w:val="00F23DED"/>
    <w:rsid w:val="00F23E51"/>
    <w:rsid w:val="00F23F76"/>
    <w:rsid w:val="00F240F3"/>
    <w:rsid w:val="00F24156"/>
    <w:rsid w:val="00F248EC"/>
    <w:rsid w:val="00F24D04"/>
    <w:rsid w:val="00F24E46"/>
    <w:rsid w:val="00F2521C"/>
    <w:rsid w:val="00F258A3"/>
    <w:rsid w:val="00F25A37"/>
    <w:rsid w:val="00F25B6A"/>
    <w:rsid w:val="00F25D24"/>
    <w:rsid w:val="00F2623B"/>
    <w:rsid w:val="00F262C0"/>
    <w:rsid w:val="00F26421"/>
    <w:rsid w:val="00F26441"/>
    <w:rsid w:val="00F267B9"/>
    <w:rsid w:val="00F26920"/>
    <w:rsid w:val="00F26B12"/>
    <w:rsid w:val="00F26D48"/>
    <w:rsid w:val="00F26F6A"/>
    <w:rsid w:val="00F2738A"/>
    <w:rsid w:val="00F276ED"/>
    <w:rsid w:val="00F27C27"/>
    <w:rsid w:val="00F3016F"/>
    <w:rsid w:val="00F3037F"/>
    <w:rsid w:val="00F30933"/>
    <w:rsid w:val="00F30D56"/>
    <w:rsid w:val="00F31432"/>
    <w:rsid w:val="00F31934"/>
    <w:rsid w:val="00F31C79"/>
    <w:rsid w:val="00F31D6A"/>
    <w:rsid w:val="00F31D78"/>
    <w:rsid w:val="00F325C1"/>
    <w:rsid w:val="00F32600"/>
    <w:rsid w:val="00F32AA9"/>
    <w:rsid w:val="00F32B68"/>
    <w:rsid w:val="00F32DB8"/>
    <w:rsid w:val="00F32E94"/>
    <w:rsid w:val="00F335F9"/>
    <w:rsid w:val="00F33827"/>
    <w:rsid w:val="00F338A5"/>
    <w:rsid w:val="00F33B26"/>
    <w:rsid w:val="00F34067"/>
    <w:rsid w:val="00F341DB"/>
    <w:rsid w:val="00F34805"/>
    <w:rsid w:val="00F36555"/>
    <w:rsid w:val="00F3692F"/>
    <w:rsid w:val="00F36995"/>
    <w:rsid w:val="00F36BB8"/>
    <w:rsid w:val="00F36D9E"/>
    <w:rsid w:val="00F37246"/>
    <w:rsid w:val="00F376A0"/>
    <w:rsid w:val="00F37B92"/>
    <w:rsid w:val="00F40140"/>
    <w:rsid w:val="00F40157"/>
    <w:rsid w:val="00F401EE"/>
    <w:rsid w:val="00F402E3"/>
    <w:rsid w:val="00F40439"/>
    <w:rsid w:val="00F40569"/>
    <w:rsid w:val="00F40693"/>
    <w:rsid w:val="00F407FB"/>
    <w:rsid w:val="00F408B5"/>
    <w:rsid w:val="00F40C07"/>
    <w:rsid w:val="00F411AA"/>
    <w:rsid w:val="00F412F2"/>
    <w:rsid w:val="00F419B3"/>
    <w:rsid w:val="00F41C56"/>
    <w:rsid w:val="00F428AC"/>
    <w:rsid w:val="00F42B65"/>
    <w:rsid w:val="00F42CC0"/>
    <w:rsid w:val="00F42F6B"/>
    <w:rsid w:val="00F42FDB"/>
    <w:rsid w:val="00F432CE"/>
    <w:rsid w:val="00F438AD"/>
    <w:rsid w:val="00F43BAE"/>
    <w:rsid w:val="00F43E33"/>
    <w:rsid w:val="00F43FF1"/>
    <w:rsid w:val="00F44183"/>
    <w:rsid w:val="00F4424F"/>
    <w:rsid w:val="00F443AE"/>
    <w:rsid w:val="00F44453"/>
    <w:rsid w:val="00F44756"/>
    <w:rsid w:val="00F449F4"/>
    <w:rsid w:val="00F44FED"/>
    <w:rsid w:val="00F45943"/>
    <w:rsid w:val="00F45A0F"/>
    <w:rsid w:val="00F45E66"/>
    <w:rsid w:val="00F45EDC"/>
    <w:rsid w:val="00F465B0"/>
    <w:rsid w:val="00F4666F"/>
    <w:rsid w:val="00F4676D"/>
    <w:rsid w:val="00F46FB6"/>
    <w:rsid w:val="00F47191"/>
    <w:rsid w:val="00F47468"/>
    <w:rsid w:val="00F477CD"/>
    <w:rsid w:val="00F479AB"/>
    <w:rsid w:val="00F47A36"/>
    <w:rsid w:val="00F5037B"/>
    <w:rsid w:val="00F503F6"/>
    <w:rsid w:val="00F5040C"/>
    <w:rsid w:val="00F5100C"/>
    <w:rsid w:val="00F520ED"/>
    <w:rsid w:val="00F523A3"/>
    <w:rsid w:val="00F52592"/>
    <w:rsid w:val="00F52887"/>
    <w:rsid w:val="00F52B03"/>
    <w:rsid w:val="00F52E95"/>
    <w:rsid w:val="00F5332E"/>
    <w:rsid w:val="00F53E50"/>
    <w:rsid w:val="00F53ED9"/>
    <w:rsid w:val="00F54710"/>
    <w:rsid w:val="00F54E7E"/>
    <w:rsid w:val="00F5501B"/>
    <w:rsid w:val="00F5545C"/>
    <w:rsid w:val="00F557D9"/>
    <w:rsid w:val="00F55BDF"/>
    <w:rsid w:val="00F55D89"/>
    <w:rsid w:val="00F567B9"/>
    <w:rsid w:val="00F569DF"/>
    <w:rsid w:val="00F56A77"/>
    <w:rsid w:val="00F56EB4"/>
    <w:rsid w:val="00F57267"/>
    <w:rsid w:val="00F5741F"/>
    <w:rsid w:val="00F57628"/>
    <w:rsid w:val="00F576E8"/>
    <w:rsid w:val="00F578AD"/>
    <w:rsid w:val="00F5796C"/>
    <w:rsid w:val="00F6027E"/>
    <w:rsid w:val="00F604DF"/>
    <w:rsid w:val="00F60526"/>
    <w:rsid w:val="00F607F0"/>
    <w:rsid w:val="00F6090B"/>
    <w:rsid w:val="00F6097F"/>
    <w:rsid w:val="00F60D8F"/>
    <w:rsid w:val="00F612F2"/>
    <w:rsid w:val="00F614CD"/>
    <w:rsid w:val="00F6191E"/>
    <w:rsid w:val="00F61A2D"/>
    <w:rsid w:val="00F6208C"/>
    <w:rsid w:val="00F62444"/>
    <w:rsid w:val="00F62A1F"/>
    <w:rsid w:val="00F63164"/>
    <w:rsid w:val="00F63641"/>
    <w:rsid w:val="00F63AB9"/>
    <w:rsid w:val="00F63ECB"/>
    <w:rsid w:val="00F64070"/>
    <w:rsid w:val="00F64156"/>
    <w:rsid w:val="00F643EB"/>
    <w:rsid w:val="00F64858"/>
    <w:rsid w:val="00F64C89"/>
    <w:rsid w:val="00F654FC"/>
    <w:rsid w:val="00F65DCF"/>
    <w:rsid w:val="00F6600F"/>
    <w:rsid w:val="00F66185"/>
    <w:rsid w:val="00F6620F"/>
    <w:rsid w:val="00F6635F"/>
    <w:rsid w:val="00F66B90"/>
    <w:rsid w:val="00F67303"/>
    <w:rsid w:val="00F67686"/>
    <w:rsid w:val="00F6770D"/>
    <w:rsid w:val="00F6778C"/>
    <w:rsid w:val="00F67A68"/>
    <w:rsid w:val="00F67CC2"/>
    <w:rsid w:val="00F702E9"/>
    <w:rsid w:val="00F7095E"/>
    <w:rsid w:val="00F70D66"/>
    <w:rsid w:val="00F70EC8"/>
    <w:rsid w:val="00F714A5"/>
    <w:rsid w:val="00F716CD"/>
    <w:rsid w:val="00F717B1"/>
    <w:rsid w:val="00F71E56"/>
    <w:rsid w:val="00F721B8"/>
    <w:rsid w:val="00F721FC"/>
    <w:rsid w:val="00F723AC"/>
    <w:rsid w:val="00F7255A"/>
    <w:rsid w:val="00F72A31"/>
    <w:rsid w:val="00F72CB7"/>
    <w:rsid w:val="00F73025"/>
    <w:rsid w:val="00F732D0"/>
    <w:rsid w:val="00F7340D"/>
    <w:rsid w:val="00F736ED"/>
    <w:rsid w:val="00F73B07"/>
    <w:rsid w:val="00F73D5E"/>
    <w:rsid w:val="00F7403C"/>
    <w:rsid w:val="00F74064"/>
    <w:rsid w:val="00F743D1"/>
    <w:rsid w:val="00F74646"/>
    <w:rsid w:val="00F74EBA"/>
    <w:rsid w:val="00F74F23"/>
    <w:rsid w:val="00F74F90"/>
    <w:rsid w:val="00F750CC"/>
    <w:rsid w:val="00F751FB"/>
    <w:rsid w:val="00F755EE"/>
    <w:rsid w:val="00F75A40"/>
    <w:rsid w:val="00F75A6C"/>
    <w:rsid w:val="00F75ACF"/>
    <w:rsid w:val="00F75E53"/>
    <w:rsid w:val="00F75E5C"/>
    <w:rsid w:val="00F76865"/>
    <w:rsid w:val="00F76BC0"/>
    <w:rsid w:val="00F771EF"/>
    <w:rsid w:val="00F7779D"/>
    <w:rsid w:val="00F77FEB"/>
    <w:rsid w:val="00F800F6"/>
    <w:rsid w:val="00F80816"/>
    <w:rsid w:val="00F80B57"/>
    <w:rsid w:val="00F80F31"/>
    <w:rsid w:val="00F812E4"/>
    <w:rsid w:val="00F8132E"/>
    <w:rsid w:val="00F81732"/>
    <w:rsid w:val="00F81B8B"/>
    <w:rsid w:val="00F81F4E"/>
    <w:rsid w:val="00F8219A"/>
    <w:rsid w:val="00F82534"/>
    <w:rsid w:val="00F826E5"/>
    <w:rsid w:val="00F82A0D"/>
    <w:rsid w:val="00F830F4"/>
    <w:rsid w:val="00F83593"/>
    <w:rsid w:val="00F8362D"/>
    <w:rsid w:val="00F836E0"/>
    <w:rsid w:val="00F836FC"/>
    <w:rsid w:val="00F837F7"/>
    <w:rsid w:val="00F84368"/>
    <w:rsid w:val="00F85116"/>
    <w:rsid w:val="00F851D5"/>
    <w:rsid w:val="00F853E0"/>
    <w:rsid w:val="00F85854"/>
    <w:rsid w:val="00F858FB"/>
    <w:rsid w:val="00F85CB7"/>
    <w:rsid w:val="00F85CDE"/>
    <w:rsid w:val="00F85DA1"/>
    <w:rsid w:val="00F85E69"/>
    <w:rsid w:val="00F861A4"/>
    <w:rsid w:val="00F86469"/>
    <w:rsid w:val="00F86519"/>
    <w:rsid w:val="00F867DD"/>
    <w:rsid w:val="00F87106"/>
    <w:rsid w:val="00F873C6"/>
    <w:rsid w:val="00F87C00"/>
    <w:rsid w:val="00F90202"/>
    <w:rsid w:val="00F90663"/>
    <w:rsid w:val="00F90A2D"/>
    <w:rsid w:val="00F90EF7"/>
    <w:rsid w:val="00F9107B"/>
    <w:rsid w:val="00F9110A"/>
    <w:rsid w:val="00F9111E"/>
    <w:rsid w:val="00F91120"/>
    <w:rsid w:val="00F91399"/>
    <w:rsid w:val="00F91B46"/>
    <w:rsid w:val="00F921C7"/>
    <w:rsid w:val="00F92941"/>
    <w:rsid w:val="00F92C92"/>
    <w:rsid w:val="00F93010"/>
    <w:rsid w:val="00F93310"/>
    <w:rsid w:val="00F935E3"/>
    <w:rsid w:val="00F93C23"/>
    <w:rsid w:val="00F93D0F"/>
    <w:rsid w:val="00F93E46"/>
    <w:rsid w:val="00F94C73"/>
    <w:rsid w:val="00F94ED5"/>
    <w:rsid w:val="00F95415"/>
    <w:rsid w:val="00F95785"/>
    <w:rsid w:val="00F9583E"/>
    <w:rsid w:val="00F959F2"/>
    <w:rsid w:val="00F95AA0"/>
    <w:rsid w:val="00F95F4C"/>
    <w:rsid w:val="00F96A00"/>
    <w:rsid w:val="00F96A42"/>
    <w:rsid w:val="00F96B4D"/>
    <w:rsid w:val="00F9716F"/>
    <w:rsid w:val="00F97832"/>
    <w:rsid w:val="00F97865"/>
    <w:rsid w:val="00F97CE1"/>
    <w:rsid w:val="00FA0728"/>
    <w:rsid w:val="00FA09FA"/>
    <w:rsid w:val="00FA0D4D"/>
    <w:rsid w:val="00FA0E01"/>
    <w:rsid w:val="00FA1086"/>
    <w:rsid w:val="00FA109A"/>
    <w:rsid w:val="00FA14FF"/>
    <w:rsid w:val="00FA1B5B"/>
    <w:rsid w:val="00FA1BEC"/>
    <w:rsid w:val="00FA1E8B"/>
    <w:rsid w:val="00FA20DB"/>
    <w:rsid w:val="00FA2214"/>
    <w:rsid w:val="00FA22F7"/>
    <w:rsid w:val="00FA289A"/>
    <w:rsid w:val="00FA2A93"/>
    <w:rsid w:val="00FA35C1"/>
    <w:rsid w:val="00FA3BC5"/>
    <w:rsid w:val="00FA3D4E"/>
    <w:rsid w:val="00FA3DD3"/>
    <w:rsid w:val="00FA3ED9"/>
    <w:rsid w:val="00FA408F"/>
    <w:rsid w:val="00FA4A11"/>
    <w:rsid w:val="00FA4F9A"/>
    <w:rsid w:val="00FA5622"/>
    <w:rsid w:val="00FA5767"/>
    <w:rsid w:val="00FA60C5"/>
    <w:rsid w:val="00FA63D4"/>
    <w:rsid w:val="00FA63FC"/>
    <w:rsid w:val="00FA6A2D"/>
    <w:rsid w:val="00FA6C6D"/>
    <w:rsid w:val="00FA6D5C"/>
    <w:rsid w:val="00FA723F"/>
    <w:rsid w:val="00FA75BE"/>
    <w:rsid w:val="00FA7748"/>
    <w:rsid w:val="00FA7836"/>
    <w:rsid w:val="00FA78A3"/>
    <w:rsid w:val="00FA78E3"/>
    <w:rsid w:val="00FA7DD8"/>
    <w:rsid w:val="00FB0272"/>
    <w:rsid w:val="00FB04B1"/>
    <w:rsid w:val="00FB054B"/>
    <w:rsid w:val="00FB09AE"/>
    <w:rsid w:val="00FB0AF2"/>
    <w:rsid w:val="00FB0F1D"/>
    <w:rsid w:val="00FB0F5B"/>
    <w:rsid w:val="00FB1772"/>
    <w:rsid w:val="00FB1902"/>
    <w:rsid w:val="00FB2022"/>
    <w:rsid w:val="00FB247D"/>
    <w:rsid w:val="00FB2687"/>
    <w:rsid w:val="00FB2745"/>
    <w:rsid w:val="00FB2C97"/>
    <w:rsid w:val="00FB38C2"/>
    <w:rsid w:val="00FB43FA"/>
    <w:rsid w:val="00FB44E7"/>
    <w:rsid w:val="00FB4B4D"/>
    <w:rsid w:val="00FB4F2A"/>
    <w:rsid w:val="00FB515E"/>
    <w:rsid w:val="00FB5477"/>
    <w:rsid w:val="00FB5550"/>
    <w:rsid w:val="00FB5731"/>
    <w:rsid w:val="00FB5CA4"/>
    <w:rsid w:val="00FB5D90"/>
    <w:rsid w:val="00FB5E7B"/>
    <w:rsid w:val="00FB6451"/>
    <w:rsid w:val="00FB659A"/>
    <w:rsid w:val="00FB6C81"/>
    <w:rsid w:val="00FB6D77"/>
    <w:rsid w:val="00FB7048"/>
    <w:rsid w:val="00FB73FB"/>
    <w:rsid w:val="00FB7804"/>
    <w:rsid w:val="00FB7C19"/>
    <w:rsid w:val="00FB7C7F"/>
    <w:rsid w:val="00FB7D75"/>
    <w:rsid w:val="00FC0864"/>
    <w:rsid w:val="00FC0ADD"/>
    <w:rsid w:val="00FC0E83"/>
    <w:rsid w:val="00FC150F"/>
    <w:rsid w:val="00FC17B2"/>
    <w:rsid w:val="00FC2014"/>
    <w:rsid w:val="00FC26A5"/>
    <w:rsid w:val="00FC2D67"/>
    <w:rsid w:val="00FC2E6B"/>
    <w:rsid w:val="00FC3288"/>
    <w:rsid w:val="00FC384F"/>
    <w:rsid w:val="00FC3E15"/>
    <w:rsid w:val="00FC57B3"/>
    <w:rsid w:val="00FC595C"/>
    <w:rsid w:val="00FC5D7A"/>
    <w:rsid w:val="00FC5DBF"/>
    <w:rsid w:val="00FC614F"/>
    <w:rsid w:val="00FC630F"/>
    <w:rsid w:val="00FC6610"/>
    <w:rsid w:val="00FC68E4"/>
    <w:rsid w:val="00FC6D7B"/>
    <w:rsid w:val="00FC6F5F"/>
    <w:rsid w:val="00FC6F87"/>
    <w:rsid w:val="00FC7776"/>
    <w:rsid w:val="00FC78C8"/>
    <w:rsid w:val="00FD1017"/>
    <w:rsid w:val="00FD187A"/>
    <w:rsid w:val="00FD1AE3"/>
    <w:rsid w:val="00FD23E4"/>
    <w:rsid w:val="00FD25A6"/>
    <w:rsid w:val="00FD2830"/>
    <w:rsid w:val="00FD2CBD"/>
    <w:rsid w:val="00FD2DD0"/>
    <w:rsid w:val="00FD2F9F"/>
    <w:rsid w:val="00FD3346"/>
    <w:rsid w:val="00FD381F"/>
    <w:rsid w:val="00FD3E49"/>
    <w:rsid w:val="00FD4756"/>
    <w:rsid w:val="00FD4777"/>
    <w:rsid w:val="00FD4789"/>
    <w:rsid w:val="00FD4BAA"/>
    <w:rsid w:val="00FD4C69"/>
    <w:rsid w:val="00FD4DE4"/>
    <w:rsid w:val="00FD5382"/>
    <w:rsid w:val="00FD556F"/>
    <w:rsid w:val="00FD558A"/>
    <w:rsid w:val="00FD59EA"/>
    <w:rsid w:val="00FD5D2A"/>
    <w:rsid w:val="00FD6B4B"/>
    <w:rsid w:val="00FD6CAE"/>
    <w:rsid w:val="00FD6D28"/>
    <w:rsid w:val="00FD7225"/>
    <w:rsid w:val="00FD7541"/>
    <w:rsid w:val="00FD77E8"/>
    <w:rsid w:val="00FD7896"/>
    <w:rsid w:val="00FD7F1E"/>
    <w:rsid w:val="00FE084A"/>
    <w:rsid w:val="00FE0B4C"/>
    <w:rsid w:val="00FE0DCF"/>
    <w:rsid w:val="00FE10D7"/>
    <w:rsid w:val="00FE1394"/>
    <w:rsid w:val="00FE148A"/>
    <w:rsid w:val="00FE1D46"/>
    <w:rsid w:val="00FE26BE"/>
    <w:rsid w:val="00FE2944"/>
    <w:rsid w:val="00FE29A9"/>
    <w:rsid w:val="00FE2A5E"/>
    <w:rsid w:val="00FE30FC"/>
    <w:rsid w:val="00FE38A9"/>
    <w:rsid w:val="00FE43CB"/>
    <w:rsid w:val="00FE4AC8"/>
    <w:rsid w:val="00FE4D90"/>
    <w:rsid w:val="00FE50EE"/>
    <w:rsid w:val="00FE51EA"/>
    <w:rsid w:val="00FE5447"/>
    <w:rsid w:val="00FE54F4"/>
    <w:rsid w:val="00FE5961"/>
    <w:rsid w:val="00FE63B4"/>
    <w:rsid w:val="00FE6FCC"/>
    <w:rsid w:val="00FE74B9"/>
    <w:rsid w:val="00FE78D2"/>
    <w:rsid w:val="00FE79E1"/>
    <w:rsid w:val="00FE7D98"/>
    <w:rsid w:val="00FE7E48"/>
    <w:rsid w:val="00FF0044"/>
    <w:rsid w:val="00FF0347"/>
    <w:rsid w:val="00FF094C"/>
    <w:rsid w:val="00FF0AC4"/>
    <w:rsid w:val="00FF15CB"/>
    <w:rsid w:val="00FF1BBD"/>
    <w:rsid w:val="00FF2048"/>
    <w:rsid w:val="00FF2679"/>
    <w:rsid w:val="00FF2C3B"/>
    <w:rsid w:val="00FF2E34"/>
    <w:rsid w:val="00FF338F"/>
    <w:rsid w:val="00FF3D16"/>
    <w:rsid w:val="00FF3ED2"/>
    <w:rsid w:val="00FF4B9E"/>
    <w:rsid w:val="00FF4C94"/>
    <w:rsid w:val="00FF54F3"/>
    <w:rsid w:val="00FF5632"/>
    <w:rsid w:val="00FF5888"/>
    <w:rsid w:val="00FF58A2"/>
    <w:rsid w:val="00FF5E0D"/>
    <w:rsid w:val="00FF6022"/>
    <w:rsid w:val="00FF63D8"/>
    <w:rsid w:val="00FF6E66"/>
    <w:rsid w:val="00FF70DE"/>
    <w:rsid w:val="00FF734F"/>
    <w:rsid w:val="00FF753F"/>
    <w:rsid w:val="00FF76B8"/>
    <w:rsid w:val="00FF78C2"/>
    <w:rsid w:val="00FF7A3C"/>
    <w:rsid w:val="00FF7FD0"/>
    <w:rsid w:val="01458360"/>
    <w:rsid w:val="0157DE51"/>
    <w:rsid w:val="01590EFF"/>
    <w:rsid w:val="016E8A4F"/>
    <w:rsid w:val="0194CF00"/>
    <w:rsid w:val="0198CBFA"/>
    <w:rsid w:val="01A62723"/>
    <w:rsid w:val="01A64AAE"/>
    <w:rsid w:val="01C14922"/>
    <w:rsid w:val="01C3C56D"/>
    <w:rsid w:val="01CEBE91"/>
    <w:rsid w:val="01F2FDF4"/>
    <w:rsid w:val="01F5E931"/>
    <w:rsid w:val="01FD323A"/>
    <w:rsid w:val="02155009"/>
    <w:rsid w:val="02257E8C"/>
    <w:rsid w:val="022D17B6"/>
    <w:rsid w:val="0247A996"/>
    <w:rsid w:val="024DCF76"/>
    <w:rsid w:val="025B7313"/>
    <w:rsid w:val="025D11E1"/>
    <w:rsid w:val="0273CA17"/>
    <w:rsid w:val="02747737"/>
    <w:rsid w:val="02914C8F"/>
    <w:rsid w:val="029156BF"/>
    <w:rsid w:val="029718F2"/>
    <w:rsid w:val="0299C228"/>
    <w:rsid w:val="029CD745"/>
    <w:rsid w:val="029E009A"/>
    <w:rsid w:val="02AA7D4F"/>
    <w:rsid w:val="02AE14AA"/>
    <w:rsid w:val="02B8CAEC"/>
    <w:rsid w:val="02C3B9B0"/>
    <w:rsid w:val="02CE5ABD"/>
    <w:rsid w:val="02D028CD"/>
    <w:rsid w:val="02DDC373"/>
    <w:rsid w:val="0300A265"/>
    <w:rsid w:val="030350C4"/>
    <w:rsid w:val="03095F4C"/>
    <w:rsid w:val="031011D4"/>
    <w:rsid w:val="032D785E"/>
    <w:rsid w:val="034EC4BB"/>
    <w:rsid w:val="0359F686"/>
    <w:rsid w:val="035A17CE"/>
    <w:rsid w:val="037C142F"/>
    <w:rsid w:val="03851B6C"/>
    <w:rsid w:val="03869236"/>
    <w:rsid w:val="0388812E"/>
    <w:rsid w:val="038AAC95"/>
    <w:rsid w:val="03995527"/>
    <w:rsid w:val="039F2C83"/>
    <w:rsid w:val="03AC3171"/>
    <w:rsid w:val="03BABAA9"/>
    <w:rsid w:val="03D4A89D"/>
    <w:rsid w:val="03FEED0B"/>
    <w:rsid w:val="04010D64"/>
    <w:rsid w:val="041BBB7B"/>
    <w:rsid w:val="041FDE9C"/>
    <w:rsid w:val="0437A414"/>
    <w:rsid w:val="0442F609"/>
    <w:rsid w:val="044C042C"/>
    <w:rsid w:val="0469369E"/>
    <w:rsid w:val="046B68B0"/>
    <w:rsid w:val="047A9646"/>
    <w:rsid w:val="047E8187"/>
    <w:rsid w:val="0485B60B"/>
    <w:rsid w:val="048DCCC4"/>
    <w:rsid w:val="0498E47A"/>
    <w:rsid w:val="049C75F7"/>
    <w:rsid w:val="04A62D61"/>
    <w:rsid w:val="04A6B7F7"/>
    <w:rsid w:val="04B8EE91"/>
    <w:rsid w:val="04C53BBD"/>
    <w:rsid w:val="04C62AB1"/>
    <w:rsid w:val="04C7006B"/>
    <w:rsid w:val="04D1825D"/>
    <w:rsid w:val="04D28231"/>
    <w:rsid w:val="04DCEE73"/>
    <w:rsid w:val="05185BD2"/>
    <w:rsid w:val="051EA804"/>
    <w:rsid w:val="0538B0B7"/>
    <w:rsid w:val="05494BF6"/>
    <w:rsid w:val="056CA587"/>
    <w:rsid w:val="05711E38"/>
    <w:rsid w:val="05B9545B"/>
    <w:rsid w:val="05B99EB5"/>
    <w:rsid w:val="05C18C04"/>
    <w:rsid w:val="05D982C6"/>
    <w:rsid w:val="05DBFCC7"/>
    <w:rsid w:val="05DC9550"/>
    <w:rsid w:val="05FE995C"/>
    <w:rsid w:val="06117015"/>
    <w:rsid w:val="06504D5C"/>
    <w:rsid w:val="0656CDA9"/>
    <w:rsid w:val="066733F8"/>
    <w:rsid w:val="0684E3AE"/>
    <w:rsid w:val="068C4AEB"/>
    <w:rsid w:val="068F4F81"/>
    <w:rsid w:val="069D87D5"/>
    <w:rsid w:val="06A41D0D"/>
    <w:rsid w:val="06BA7409"/>
    <w:rsid w:val="06E465F3"/>
    <w:rsid w:val="06E5DD02"/>
    <w:rsid w:val="06F52A80"/>
    <w:rsid w:val="07013A50"/>
    <w:rsid w:val="0711D0FF"/>
    <w:rsid w:val="07218907"/>
    <w:rsid w:val="072CA828"/>
    <w:rsid w:val="073CBB2F"/>
    <w:rsid w:val="07533407"/>
    <w:rsid w:val="0755C6C6"/>
    <w:rsid w:val="0762476F"/>
    <w:rsid w:val="076B10EA"/>
    <w:rsid w:val="077195E9"/>
    <w:rsid w:val="077210BE"/>
    <w:rsid w:val="07902F0E"/>
    <w:rsid w:val="07929AFB"/>
    <w:rsid w:val="0799664B"/>
    <w:rsid w:val="079FE299"/>
    <w:rsid w:val="07A1F4ED"/>
    <w:rsid w:val="07B599FF"/>
    <w:rsid w:val="07B70AA9"/>
    <w:rsid w:val="07C2CD9E"/>
    <w:rsid w:val="07CB3AB4"/>
    <w:rsid w:val="07CB9827"/>
    <w:rsid w:val="07D644A8"/>
    <w:rsid w:val="07EC2C8B"/>
    <w:rsid w:val="0810327F"/>
    <w:rsid w:val="081D74B6"/>
    <w:rsid w:val="0822D59D"/>
    <w:rsid w:val="08262006"/>
    <w:rsid w:val="082EF986"/>
    <w:rsid w:val="0840A0EE"/>
    <w:rsid w:val="084180CB"/>
    <w:rsid w:val="08419E87"/>
    <w:rsid w:val="0849F496"/>
    <w:rsid w:val="08708FDD"/>
    <w:rsid w:val="08B9B7BB"/>
    <w:rsid w:val="08CCD042"/>
    <w:rsid w:val="08D01EA9"/>
    <w:rsid w:val="08DAF625"/>
    <w:rsid w:val="08DFC519"/>
    <w:rsid w:val="090197C1"/>
    <w:rsid w:val="09182095"/>
    <w:rsid w:val="093243D9"/>
    <w:rsid w:val="09460316"/>
    <w:rsid w:val="0946EAD0"/>
    <w:rsid w:val="09560320"/>
    <w:rsid w:val="096B2EBF"/>
    <w:rsid w:val="096C2B02"/>
    <w:rsid w:val="0973A0B0"/>
    <w:rsid w:val="0989A838"/>
    <w:rsid w:val="099EE71C"/>
    <w:rsid w:val="09AA8B52"/>
    <w:rsid w:val="09AD4E8F"/>
    <w:rsid w:val="09DAEAAF"/>
    <w:rsid w:val="09E0DAB8"/>
    <w:rsid w:val="09F6FF9C"/>
    <w:rsid w:val="0A008C61"/>
    <w:rsid w:val="0A12DBAB"/>
    <w:rsid w:val="0A1A7665"/>
    <w:rsid w:val="0A1B04BD"/>
    <w:rsid w:val="0A3000E6"/>
    <w:rsid w:val="0A4690F2"/>
    <w:rsid w:val="0A62CD79"/>
    <w:rsid w:val="0A71FBB0"/>
    <w:rsid w:val="0AA96A51"/>
    <w:rsid w:val="0AB5A4E2"/>
    <w:rsid w:val="0AC65A97"/>
    <w:rsid w:val="0AC8980A"/>
    <w:rsid w:val="0AC9BE0B"/>
    <w:rsid w:val="0ACD14EB"/>
    <w:rsid w:val="0AD395DE"/>
    <w:rsid w:val="0ADFD1F8"/>
    <w:rsid w:val="0AE37C94"/>
    <w:rsid w:val="0AF46002"/>
    <w:rsid w:val="0AF9DD59"/>
    <w:rsid w:val="0B039C07"/>
    <w:rsid w:val="0B05545D"/>
    <w:rsid w:val="0B256643"/>
    <w:rsid w:val="0B2AF6B4"/>
    <w:rsid w:val="0B2AFF87"/>
    <w:rsid w:val="0B3586A4"/>
    <w:rsid w:val="0B463859"/>
    <w:rsid w:val="0B4E87D9"/>
    <w:rsid w:val="0B5E042E"/>
    <w:rsid w:val="0B6737F2"/>
    <w:rsid w:val="0B9437C3"/>
    <w:rsid w:val="0B9ED578"/>
    <w:rsid w:val="0BA6BD14"/>
    <w:rsid w:val="0BB05C6D"/>
    <w:rsid w:val="0BC712BC"/>
    <w:rsid w:val="0BDD51B6"/>
    <w:rsid w:val="0BF4CD4B"/>
    <w:rsid w:val="0BFC9986"/>
    <w:rsid w:val="0C02449A"/>
    <w:rsid w:val="0C03F964"/>
    <w:rsid w:val="0C0F85CB"/>
    <w:rsid w:val="0C1A0308"/>
    <w:rsid w:val="0C289E0B"/>
    <w:rsid w:val="0C33B094"/>
    <w:rsid w:val="0C3FD5E0"/>
    <w:rsid w:val="0C45593C"/>
    <w:rsid w:val="0C4F5EC2"/>
    <w:rsid w:val="0C58B1EE"/>
    <w:rsid w:val="0C6DCE84"/>
    <w:rsid w:val="0C7CAAEF"/>
    <w:rsid w:val="0C7F7232"/>
    <w:rsid w:val="0C8BD67A"/>
    <w:rsid w:val="0CA12AC4"/>
    <w:rsid w:val="0CA241BA"/>
    <w:rsid w:val="0CEF5657"/>
    <w:rsid w:val="0CF6091C"/>
    <w:rsid w:val="0D34BF92"/>
    <w:rsid w:val="0D39A27B"/>
    <w:rsid w:val="0D3F15B3"/>
    <w:rsid w:val="0D4C5D4D"/>
    <w:rsid w:val="0D542476"/>
    <w:rsid w:val="0D885359"/>
    <w:rsid w:val="0D931B84"/>
    <w:rsid w:val="0D9C1C0A"/>
    <w:rsid w:val="0D9D85FD"/>
    <w:rsid w:val="0D9F75BC"/>
    <w:rsid w:val="0DA4C72A"/>
    <w:rsid w:val="0DB3E2D2"/>
    <w:rsid w:val="0DB891EC"/>
    <w:rsid w:val="0DC6F46F"/>
    <w:rsid w:val="0DE58B87"/>
    <w:rsid w:val="0DFB47F9"/>
    <w:rsid w:val="0E002238"/>
    <w:rsid w:val="0E1D16A9"/>
    <w:rsid w:val="0E475A9C"/>
    <w:rsid w:val="0E5A3BB9"/>
    <w:rsid w:val="0E5ADA6E"/>
    <w:rsid w:val="0E663EC7"/>
    <w:rsid w:val="0E6880B1"/>
    <w:rsid w:val="0E6ECDA4"/>
    <w:rsid w:val="0E8DF0D6"/>
    <w:rsid w:val="0E96378A"/>
    <w:rsid w:val="0E99F24E"/>
    <w:rsid w:val="0ED0F38F"/>
    <w:rsid w:val="0F1BA7DF"/>
    <w:rsid w:val="0F28FCA7"/>
    <w:rsid w:val="0F2F4B46"/>
    <w:rsid w:val="0F33A03D"/>
    <w:rsid w:val="0F39286F"/>
    <w:rsid w:val="0F4A3A95"/>
    <w:rsid w:val="0F4ABC6E"/>
    <w:rsid w:val="0F4DA36C"/>
    <w:rsid w:val="0F6248B5"/>
    <w:rsid w:val="0F624D8F"/>
    <w:rsid w:val="0F6F0C3D"/>
    <w:rsid w:val="0F709CA0"/>
    <w:rsid w:val="0F7C9893"/>
    <w:rsid w:val="0F81B61D"/>
    <w:rsid w:val="0F990EB6"/>
    <w:rsid w:val="0FA9D2AE"/>
    <w:rsid w:val="0FAA2CA5"/>
    <w:rsid w:val="0FB3A11E"/>
    <w:rsid w:val="0FBBA38C"/>
    <w:rsid w:val="0FC9F1F8"/>
    <w:rsid w:val="0FCC0F27"/>
    <w:rsid w:val="0FDCB607"/>
    <w:rsid w:val="0FF4C7A5"/>
    <w:rsid w:val="0FF81D0B"/>
    <w:rsid w:val="0FFA0A3D"/>
    <w:rsid w:val="1006B3ED"/>
    <w:rsid w:val="1010B39D"/>
    <w:rsid w:val="1013634A"/>
    <w:rsid w:val="1021233F"/>
    <w:rsid w:val="1021DE48"/>
    <w:rsid w:val="10404A01"/>
    <w:rsid w:val="10454F0D"/>
    <w:rsid w:val="1061C908"/>
    <w:rsid w:val="1067AD74"/>
    <w:rsid w:val="1074B46E"/>
    <w:rsid w:val="10779080"/>
    <w:rsid w:val="109108A5"/>
    <w:rsid w:val="10981009"/>
    <w:rsid w:val="109DE047"/>
    <w:rsid w:val="109F9DCE"/>
    <w:rsid w:val="10AEA656"/>
    <w:rsid w:val="10AF115C"/>
    <w:rsid w:val="10BEF9E9"/>
    <w:rsid w:val="10C22E70"/>
    <w:rsid w:val="10D3E36D"/>
    <w:rsid w:val="10DF8341"/>
    <w:rsid w:val="10F4CC70"/>
    <w:rsid w:val="1115CC0F"/>
    <w:rsid w:val="111AF236"/>
    <w:rsid w:val="1130ABA3"/>
    <w:rsid w:val="1133153D"/>
    <w:rsid w:val="1137E75C"/>
    <w:rsid w:val="113F6E55"/>
    <w:rsid w:val="11483555"/>
    <w:rsid w:val="1149A2AF"/>
    <w:rsid w:val="11571F6A"/>
    <w:rsid w:val="1157C633"/>
    <w:rsid w:val="115A936B"/>
    <w:rsid w:val="1162E561"/>
    <w:rsid w:val="11713BB1"/>
    <w:rsid w:val="117E77EB"/>
    <w:rsid w:val="1198769B"/>
    <w:rsid w:val="11A2699B"/>
    <w:rsid w:val="11AAF466"/>
    <w:rsid w:val="11ABA359"/>
    <w:rsid w:val="11B926BF"/>
    <w:rsid w:val="11D02185"/>
    <w:rsid w:val="11EE6BCF"/>
    <w:rsid w:val="120EB960"/>
    <w:rsid w:val="1219E93A"/>
    <w:rsid w:val="12309FD9"/>
    <w:rsid w:val="123762D1"/>
    <w:rsid w:val="1238EAC0"/>
    <w:rsid w:val="12518C1F"/>
    <w:rsid w:val="12584F3D"/>
    <w:rsid w:val="12715611"/>
    <w:rsid w:val="12719A2D"/>
    <w:rsid w:val="1289B2BC"/>
    <w:rsid w:val="129255E6"/>
    <w:rsid w:val="12A43CBF"/>
    <w:rsid w:val="12B1BB94"/>
    <w:rsid w:val="12BA33B5"/>
    <w:rsid w:val="12BB01CF"/>
    <w:rsid w:val="12C58EA6"/>
    <w:rsid w:val="12F1CE33"/>
    <w:rsid w:val="12F56F17"/>
    <w:rsid w:val="12F9A4A3"/>
    <w:rsid w:val="130D3D38"/>
    <w:rsid w:val="130F0DA2"/>
    <w:rsid w:val="133D0950"/>
    <w:rsid w:val="1342AB4A"/>
    <w:rsid w:val="134985DA"/>
    <w:rsid w:val="1355D789"/>
    <w:rsid w:val="1361BA59"/>
    <w:rsid w:val="1361E0D9"/>
    <w:rsid w:val="13682FB9"/>
    <w:rsid w:val="136F16B0"/>
    <w:rsid w:val="1374041F"/>
    <w:rsid w:val="1374F584"/>
    <w:rsid w:val="13765474"/>
    <w:rsid w:val="138423C0"/>
    <w:rsid w:val="138E4590"/>
    <w:rsid w:val="13989CB4"/>
    <w:rsid w:val="13A8BCCC"/>
    <w:rsid w:val="13A92EE9"/>
    <w:rsid w:val="13AA76ED"/>
    <w:rsid w:val="13C6F3CB"/>
    <w:rsid w:val="13C709DA"/>
    <w:rsid w:val="13C94556"/>
    <w:rsid w:val="13C995DB"/>
    <w:rsid w:val="13D1CDD7"/>
    <w:rsid w:val="13E6C867"/>
    <w:rsid w:val="13FFD30B"/>
    <w:rsid w:val="1403D640"/>
    <w:rsid w:val="141F341A"/>
    <w:rsid w:val="1464DB74"/>
    <w:rsid w:val="147C59D6"/>
    <w:rsid w:val="1492EAAF"/>
    <w:rsid w:val="14A48769"/>
    <w:rsid w:val="14A8B00A"/>
    <w:rsid w:val="14B1DD11"/>
    <w:rsid w:val="14B415EB"/>
    <w:rsid w:val="14D55376"/>
    <w:rsid w:val="14D715C8"/>
    <w:rsid w:val="14E438FA"/>
    <w:rsid w:val="14FAF285"/>
    <w:rsid w:val="14FCF0A9"/>
    <w:rsid w:val="14FD2B0E"/>
    <w:rsid w:val="15095E48"/>
    <w:rsid w:val="150C6A9F"/>
    <w:rsid w:val="150D6B83"/>
    <w:rsid w:val="150E37F5"/>
    <w:rsid w:val="15213228"/>
    <w:rsid w:val="15315A2A"/>
    <w:rsid w:val="15315DDA"/>
    <w:rsid w:val="154AB87C"/>
    <w:rsid w:val="155E96E2"/>
    <w:rsid w:val="15869FFE"/>
    <w:rsid w:val="1588A45C"/>
    <w:rsid w:val="15A67B5F"/>
    <w:rsid w:val="15AD46A4"/>
    <w:rsid w:val="15B2B46E"/>
    <w:rsid w:val="15BAD4C8"/>
    <w:rsid w:val="15C19B27"/>
    <w:rsid w:val="15E2FECD"/>
    <w:rsid w:val="15E560E1"/>
    <w:rsid w:val="15E95428"/>
    <w:rsid w:val="15EAB334"/>
    <w:rsid w:val="15F57FFA"/>
    <w:rsid w:val="16016B74"/>
    <w:rsid w:val="160A7F2D"/>
    <w:rsid w:val="16279D8E"/>
    <w:rsid w:val="162C189F"/>
    <w:rsid w:val="16322455"/>
    <w:rsid w:val="163CCD5A"/>
    <w:rsid w:val="1644F7E0"/>
    <w:rsid w:val="164DFAC0"/>
    <w:rsid w:val="165C7C74"/>
    <w:rsid w:val="166D7539"/>
    <w:rsid w:val="1672C90E"/>
    <w:rsid w:val="169781AF"/>
    <w:rsid w:val="169AAEE4"/>
    <w:rsid w:val="16BA087E"/>
    <w:rsid w:val="16C17F16"/>
    <w:rsid w:val="16C68BAA"/>
    <w:rsid w:val="16CD0FCF"/>
    <w:rsid w:val="16D3EF13"/>
    <w:rsid w:val="16E802DD"/>
    <w:rsid w:val="170DA7A2"/>
    <w:rsid w:val="17169358"/>
    <w:rsid w:val="1722367C"/>
    <w:rsid w:val="172354D7"/>
    <w:rsid w:val="17321521"/>
    <w:rsid w:val="1734FCB7"/>
    <w:rsid w:val="17430CF2"/>
    <w:rsid w:val="17436CDF"/>
    <w:rsid w:val="174FC937"/>
    <w:rsid w:val="17AB6135"/>
    <w:rsid w:val="17AF2EA3"/>
    <w:rsid w:val="17B0F198"/>
    <w:rsid w:val="17C4B1A1"/>
    <w:rsid w:val="17C7FC57"/>
    <w:rsid w:val="17CCA173"/>
    <w:rsid w:val="17E6AD3E"/>
    <w:rsid w:val="17E88A82"/>
    <w:rsid w:val="17E9E4A6"/>
    <w:rsid w:val="18093B2E"/>
    <w:rsid w:val="180D7C3A"/>
    <w:rsid w:val="180ED947"/>
    <w:rsid w:val="1813EB88"/>
    <w:rsid w:val="181D6FF2"/>
    <w:rsid w:val="1822FDD6"/>
    <w:rsid w:val="182D2D95"/>
    <w:rsid w:val="183772F0"/>
    <w:rsid w:val="184043C3"/>
    <w:rsid w:val="18522CC2"/>
    <w:rsid w:val="185E0571"/>
    <w:rsid w:val="187713CD"/>
    <w:rsid w:val="187E5E42"/>
    <w:rsid w:val="18879C2D"/>
    <w:rsid w:val="1897CEB5"/>
    <w:rsid w:val="189B9D8C"/>
    <w:rsid w:val="18BAA8D7"/>
    <w:rsid w:val="18DEB1D9"/>
    <w:rsid w:val="18E1B8C8"/>
    <w:rsid w:val="18E69A67"/>
    <w:rsid w:val="18F0B8AD"/>
    <w:rsid w:val="1905D946"/>
    <w:rsid w:val="1911273C"/>
    <w:rsid w:val="191152AA"/>
    <w:rsid w:val="191CE7C1"/>
    <w:rsid w:val="1927F634"/>
    <w:rsid w:val="192BC46F"/>
    <w:rsid w:val="1938D434"/>
    <w:rsid w:val="194C3A82"/>
    <w:rsid w:val="19539BF8"/>
    <w:rsid w:val="19648F15"/>
    <w:rsid w:val="1987A1AE"/>
    <w:rsid w:val="198C7242"/>
    <w:rsid w:val="19B1A2E8"/>
    <w:rsid w:val="19BFA1A8"/>
    <w:rsid w:val="19D2E985"/>
    <w:rsid w:val="19D35FE6"/>
    <w:rsid w:val="19DAB85A"/>
    <w:rsid w:val="19E00E65"/>
    <w:rsid w:val="19F2A135"/>
    <w:rsid w:val="1A0739AC"/>
    <w:rsid w:val="1A0E7C1C"/>
    <w:rsid w:val="1A18A24A"/>
    <w:rsid w:val="1A23271A"/>
    <w:rsid w:val="1A3A43A5"/>
    <w:rsid w:val="1A4F9F22"/>
    <w:rsid w:val="1A6D169D"/>
    <w:rsid w:val="1A80295C"/>
    <w:rsid w:val="1AB5A8F5"/>
    <w:rsid w:val="1AC7233E"/>
    <w:rsid w:val="1ACB81CD"/>
    <w:rsid w:val="1AFC4808"/>
    <w:rsid w:val="1B0A67D2"/>
    <w:rsid w:val="1B0EDB81"/>
    <w:rsid w:val="1B13CAD8"/>
    <w:rsid w:val="1B2DE954"/>
    <w:rsid w:val="1B53542B"/>
    <w:rsid w:val="1B5B2081"/>
    <w:rsid w:val="1B89D8E3"/>
    <w:rsid w:val="1B8E5958"/>
    <w:rsid w:val="1B92D7DC"/>
    <w:rsid w:val="1B988668"/>
    <w:rsid w:val="1BA404C3"/>
    <w:rsid w:val="1BA58919"/>
    <w:rsid w:val="1BB32982"/>
    <w:rsid w:val="1BBC3D37"/>
    <w:rsid w:val="1BCB68BF"/>
    <w:rsid w:val="1BD035D6"/>
    <w:rsid w:val="1BFA42B6"/>
    <w:rsid w:val="1C0DD040"/>
    <w:rsid w:val="1C11D591"/>
    <w:rsid w:val="1C1AA708"/>
    <w:rsid w:val="1C1F10BE"/>
    <w:rsid w:val="1C30805F"/>
    <w:rsid w:val="1C31DC55"/>
    <w:rsid w:val="1C39ACA2"/>
    <w:rsid w:val="1C3BCBFC"/>
    <w:rsid w:val="1C5AC3D6"/>
    <w:rsid w:val="1C681366"/>
    <w:rsid w:val="1C6C8C2E"/>
    <w:rsid w:val="1C737B36"/>
    <w:rsid w:val="1C9A1EA7"/>
    <w:rsid w:val="1C9E0CCA"/>
    <w:rsid w:val="1CAFFDE7"/>
    <w:rsid w:val="1CB30863"/>
    <w:rsid w:val="1CB61F4F"/>
    <w:rsid w:val="1CD589F0"/>
    <w:rsid w:val="1CE4D77F"/>
    <w:rsid w:val="1CE8FCA0"/>
    <w:rsid w:val="1CEA6D3F"/>
    <w:rsid w:val="1CEF169C"/>
    <w:rsid w:val="1D08594A"/>
    <w:rsid w:val="1D1998F3"/>
    <w:rsid w:val="1D1CE9EE"/>
    <w:rsid w:val="1D21A8EE"/>
    <w:rsid w:val="1D2ECE79"/>
    <w:rsid w:val="1D317AB8"/>
    <w:rsid w:val="1D370207"/>
    <w:rsid w:val="1D435047"/>
    <w:rsid w:val="1D4C43FB"/>
    <w:rsid w:val="1D5389AD"/>
    <w:rsid w:val="1D5C953B"/>
    <w:rsid w:val="1D6A252F"/>
    <w:rsid w:val="1D6F0766"/>
    <w:rsid w:val="1D75159C"/>
    <w:rsid w:val="1D783CFC"/>
    <w:rsid w:val="1D7F0256"/>
    <w:rsid w:val="1D9C5082"/>
    <w:rsid w:val="1DA9EB15"/>
    <w:rsid w:val="1DAB0FF1"/>
    <w:rsid w:val="1DAB1A88"/>
    <w:rsid w:val="1DAC7F90"/>
    <w:rsid w:val="1DB07226"/>
    <w:rsid w:val="1DBDB023"/>
    <w:rsid w:val="1DC967CB"/>
    <w:rsid w:val="1DCEFAFF"/>
    <w:rsid w:val="1DDE337A"/>
    <w:rsid w:val="1DE0D38A"/>
    <w:rsid w:val="1DE68383"/>
    <w:rsid w:val="1DEAF177"/>
    <w:rsid w:val="1DF6A433"/>
    <w:rsid w:val="1DFA98FD"/>
    <w:rsid w:val="1DFA9F11"/>
    <w:rsid w:val="1E13F8E1"/>
    <w:rsid w:val="1E1CE917"/>
    <w:rsid w:val="1E2B3A91"/>
    <w:rsid w:val="1E2B5003"/>
    <w:rsid w:val="1E2D293C"/>
    <w:rsid w:val="1E35D342"/>
    <w:rsid w:val="1E3D247A"/>
    <w:rsid w:val="1E3EBA08"/>
    <w:rsid w:val="1E4D341E"/>
    <w:rsid w:val="1E531F06"/>
    <w:rsid w:val="1E5E7579"/>
    <w:rsid w:val="1E646B5D"/>
    <w:rsid w:val="1E7F4C7F"/>
    <w:rsid w:val="1E811A62"/>
    <w:rsid w:val="1E93D0B7"/>
    <w:rsid w:val="1E9D6C65"/>
    <w:rsid w:val="1EA7F49D"/>
    <w:rsid w:val="1EE3E5AE"/>
    <w:rsid w:val="1EE456DD"/>
    <w:rsid w:val="1EED5AC8"/>
    <w:rsid w:val="1EF140D4"/>
    <w:rsid w:val="1F141AC4"/>
    <w:rsid w:val="1F14FAF4"/>
    <w:rsid w:val="1F2F741A"/>
    <w:rsid w:val="1F320E31"/>
    <w:rsid w:val="1F42355F"/>
    <w:rsid w:val="1F441E8E"/>
    <w:rsid w:val="1F45B0CC"/>
    <w:rsid w:val="1F4A1815"/>
    <w:rsid w:val="1F5362FF"/>
    <w:rsid w:val="1F56982B"/>
    <w:rsid w:val="1F69A6BE"/>
    <w:rsid w:val="1F83F2D8"/>
    <w:rsid w:val="1F863D6F"/>
    <w:rsid w:val="1F96C47D"/>
    <w:rsid w:val="1F97687C"/>
    <w:rsid w:val="1F97D988"/>
    <w:rsid w:val="1FA92740"/>
    <w:rsid w:val="1FBEF07C"/>
    <w:rsid w:val="1FD3381B"/>
    <w:rsid w:val="1FDBD53B"/>
    <w:rsid w:val="20104C92"/>
    <w:rsid w:val="2021DCA1"/>
    <w:rsid w:val="2029B9AD"/>
    <w:rsid w:val="203B0C5A"/>
    <w:rsid w:val="2048498D"/>
    <w:rsid w:val="205F1C70"/>
    <w:rsid w:val="20606990"/>
    <w:rsid w:val="2068FDF1"/>
    <w:rsid w:val="2073E116"/>
    <w:rsid w:val="208723F9"/>
    <w:rsid w:val="20876931"/>
    <w:rsid w:val="208FBB2B"/>
    <w:rsid w:val="20922E8F"/>
    <w:rsid w:val="20AE8347"/>
    <w:rsid w:val="20AF992D"/>
    <w:rsid w:val="20EB8618"/>
    <w:rsid w:val="20F23087"/>
    <w:rsid w:val="20FB3B28"/>
    <w:rsid w:val="20FFF866"/>
    <w:rsid w:val="2102FEF7"/>
    <w:rsid w:val="2115B9D7"/>
    <w:rsid w:val="211C3177"/>
    <w:rsid w:val="21361E6C"/>
    <w:rsid w:val="213CA8B2"/>
    <w:rsid w:val="2143CEBE"/>
    <w:rsid w:val="21505ECB"/>
    <w:rsid w:val="21529AA4"/>
    <w:rsid w:val="215A8C06"/>
    <w:rsid w:val="21649976"/>
    <w:rsid w:val="21653283"/>
    <w:rsid w:val="21ABE8E6"/>
    <w:rsid w:val="21C46D8F"/>
    <w:rsid w:val="21CF302C"/>
    <w:rsid w:val="21D3351B"/>
    <w:rsid w:val="21D7EB60"/>
    <w:rsid w:val="21E656A9"/>
    <w:rsid w:val="21E8A78B"/>
    <w:rsid w:val="2203C935"/>
    <w:rsid w:val="220B7DE3"/>
    <w:rsid w:val="221EAA73"/>
    <w:rsid w:val="222279D2"/>
    <w:rsid w:val="2235634C"/>
    <w:rsid w:val="224CF6A0"/>
    <w:rsid w:val="2268EFB2"/>
    <w:rsid w:val="227B4E91"/>
    <w:rsid w:val="22981438"/>
    <w:rsid w:val="22A087DA"/>
    <w:rsid w:val="22A44A4B"/>
    <w:rsid w:val="22A7F09A"/>
    <w:rsid w:val="22B70AC9"/>
    <w:rsid w:val="22BC34C8"/>
    <w:rsid w:val="22D5186D"/>
    <w:rsid w:val="22E7C32B"/>
    <w:rsid w:val="22F776F4"/>
    <w:rsid w:val="2307F376"/>
    <w:rsid w:val="2331C6BA"/>
    <w:rsid w:val="2357E0CC"/>
    <w:rsid w:val="2359B67C"/>
    <w:rsid w:val="235D9CFA"/>
    <w:rsid w:val="2364DF78"/>
    <w:rsid w:val="237F49AE"/>
    <w:rsid w:val="238A4127"/>
    <w:rsid w:val="23965EA3"/>
    <w:rsid w:val="23990FD2"/>
    <w:rsid w:val="239D14C6"/>
    <w:rsid w:val="23A98152"/>
    <w:rsid w:val="23B57F56"/>
    <w:rsid w:val="23B90FE9"/>
    <w:rsid w:val="23C970E6"/>
    <w:rsid w:val="23D9D7DE"/>
    <w:rsid w:val="23E755D3"/>
    <w:rsid w:val="240D411B"/>
    <w:rsid w:val="24127E81"/>
    <w:rsid w:val="2415D0C6"/>
    <w:rsid w:val="241C354B"/>
    <w:rsid w:val="24273D5C"/>
    <w:rsid w:val="244539D0"/>
    <w:rsid w:val="24468A32"/>
    <w:rsid w:val="244725D2"/>
    <w:rsid w:val="2457BC48"/>
    <w:rsid w:val="24673472"/>
    <w:rsid w:val="246FBB93"/>
    <w:rsid w:val="24700CC4"/>
    <w:rsid w:val="247C873F"/>
    <w:rsid w:val="247F61D5"/>
    <w:rsid w:val="24800921"/>
    <w:rsid w:val="24B74A55"/>
    <w:rsid w:val="24F71A94"/>
    <w:rsid w:val="24F72FC5"/>
    <w:rsid w:val="25045A7A"/>
    <w:rsid w:val="251600B7"/>
    <w:rsid w:val="2526D2C4"/>
    <w:rsid w:val="25274452"/>
    <w:rsid w:val="253118B1"/>
    <w:rsid w:val="255B34DE"/>
    <w:rsid w:val="2566C21A"/>
    <w:rsid w:val="2569354B"/>
    <w:rsid w:val="25696C80"/>
    <w:rsid w:val="256A2E34"/>
    <w:rsid w:val="256BDE01"/>
    <w:rsid w:val="258B3EDD"/>
    <w:rsid w:val="25B3904F"/>
    <w:rsid w:val="25B4116E"/>
    <w:rsid w:val="25B58241"/>
    <w:rsid w:val="25B89AB1"/>
    <w:rsid w:val="25BD6E36"/>
    <w:rsid w:val="25DD8CF5"/>
    <w:rsid w:val="26012375"/>
    <w:rsid w:val="2636254A"/>
    <w:rsid w:val="26386B89"/>
    <w:rsid w:val="263914B1"/>
    <w:rsid w:val="26422698"/>
    <w:rsid w:val="266AC249"/>
    <w:rsid w:val="267DA2E7"/>
    <w:rsid w:val="267E4954"/>
    <w:rsid w:val="2688DFA5"/>
    <w:rsid w:val="269DDA9C"/>
    <w:rsid w:val="26A376EA"/>
    <w:rsid w:val="26C854F9"/>
    <w:rsid w:val="26D68E44"/>
    <w:rsid w:val="26D8C10E"/>
    <w:rsid w:val="26DB3738"/>
    <w:rsid w:val="26DE8841"/>
    <w:rsid w:val="26E1BBD5"/>
    <w:rsid w:val="26E7D04D"/>
    <w:rsid w:val="2714BF37"/>
    <w:rsid w:val="27206065"/>
    <w:rsid w:val="27571E24"/>
    <w:rsid w:val="276E05F9"/>
    <w:rsid w:val="277A50DD"/>
    <w:rsid w:val="277C48A1"/>
    <w:rsid w:val="27A6AC9E"/>
    <w:rsid w:val="27B06C89"/>
    <w:rsid w:val="27B2AF7C"/>
    <w:rsid w:val="27B51C59"/>
    <w:rsid w:val="27BB94E5"/>
    <w:rsid w:val="27C5B00D"/>
    <w:rsid w:val="27DD4E70"/>
    <w:rsid w:val="27E86D46"/>
    <w:rsid w:val="27EEDF29"/>
    <w:rsid w:val="27F300B9"/>
    <w:rsid w:val="27F6285A"/>
    <w:rsid w:val="28114501"/>
    <w:rsid w:val="2827BBB0"/>
    <w:rsid w:val="2830C0EF"/>
    <w:rsid w:val="2837207B"/>
    <w:rsid w:val="2846A5B0"/>
    <w:rsid w:val="28589301"/>
    <w:rsid w:val="286639D1"/>
    <w:rsid w:val="287F2747"/>
    <w:rsid w:val="289DD694"/>
    <w:rsid w:val="28BC4C7C"/>
    <w:rsid w:val="28C6A553"/>
    <w:rsid w:val="28C9A405"/>
    <w:rsid w:val="28D73684"/>
    <w:rsid w:val="28DF7264"/>
    <w:rsid w:val="28E625E5"/>
    <w:rsid w:val="28EA21CC"/>
    <w:rsid w:val="2910A1E6"/>
    <w:rsid w:val="291B989C"/>
    <w:rsid w:val="292B6763"/>
    <w:rsid w:val="292D468F"/>
    <w:rsid w:val="293148F4"/>
    <w:rsid w:val="294A2395"/>
    <w:rsid w:val="2963A084"/>
    <w:rsid w:val="296DD1BD"/>
    <w:rsid w:val="29795B79"/>
    <w:rsid w:val="297A4CE2"/>
    <w:rsid w:val="297FF838"/>
    <w:rsid w:val="29888ED3"/>
    <w:rsid w:val="298E3C60"/>
    <w:rsid w:val="29AF16DD"/>
    <w:rsid w:val="29BC5D12"/>
    <w:rsid w:val="29C4F05D"/>
    <w:rsid w:val="29C658CB"/>
    <w:rsid w:val="29C6882B"/>
    <w:rsid w:val="29C997E8"/>
    <w:rsid w:val="29D09172"/>
    <w:rsid w:val="29D17C9C"/>
    <w:rsid w:val="29D460CE"/>
    <w:rsid w:val="29D65D51"/>
    <w:rsid w:val="29D89CD6"/>
    <w:rsid w:val="29ED95B3"/>
    <w:rsid w:val="29FA6E2D"/>
    <w:rsid w:val="29FD82AF"/>
    <w:rsid w:val="2A026B24"/>
    <w:rsid w:val="2A151632"/>
    <w:rsid w:val="2A211FC8"/>
    <w:rsid w:val="2A22ABCA"/>
    <w:rsid w:val="2A42F097"/>
    <w:rsid w:val="2A438EF6"/>
    <w:rsid w:val="2A465C40"/>
    <w:rsid w:val="2A4B093B"/>
    <w:rsid w:val="2A59CB48"/>
    <w:rsid w:val="2A5AAD4D"/>
    <w:rsid w:val="2A7B4C29"/>
    <w:rsid w:val="2A997463"/>
    <w:rsid w:val="2A9E2FD4"/>
    <w:rsid w:val="2AA0E401"/>
    <w:rsid w:val="2AAF0AB5"/>
    <w:rsid w:val="2AB499D2"/>
    <w:rsid w:val="2AB50862"/>
    <w:rsid w:val="2AB63857"/>
    <w:rsid w:val="2AE7AA6A"/>
    <w:rsid w:val="2AE8A5A0"/>
    <w:rsid w:val="2AF14C81"/>
    <w:rsid w:val="2AF8AE45"/>
    <w:rsid w:val="2B0765EA"/>
    <w:rsid w:val="2B0A8BEF"/>
    <w:rsid w:val="2B1E63E5"/>
    <w:rsid w:val="2B299516"/>
    <w:rsid w:val="2B425786"/>
    <w:rsid w:val="2B4CB63D"/>
    <w:rsid w:val="2B503753"/>
    <w:rsid w:val="2B6AE734"/>
    <w:rsid w:val="2B7BAD78"/>
    <w:rsid w:val="2B85A5B8"/>
    <w:rsid w:val="2B92C513"/>
    <w:rsid w:val="2B9D3BBD"/>
    <w:rsid w:val="2BB0B4C5"/>
    <w:rsid w:val="2BBA4E12"/>
    <w:rsid w:val="2BBA4F02"/>
    <w:rsid w:val="2BC38377"/>
    <w:rsid w:val="2BC7317B"/>
    <w:rsid w:val="2BC79319"/>
    <w:rsid w:val="2BDCCCB0"/>
    <w:rsid w:val="2BE35D0B"/>
    <w:rsid w:val="2BE5CD5D"/>
    <w:rsid w:val="2BFDE817"/>
    <w:rsid w:val="2C014949"/>
    <w:rsid w:val="2C0C6BF4"/>
    <w:rsid w:val="2C120732"/>
    <w:rsid w:val="2C298075"/>
    <w:rsid w:val="2C41870C"/>
    <w:rsid w:val="2C5B7111"/>
    <w:rsid w:val="2C5C6F27"/>
    <w:rsid w:val="2C94047B"/>
    <w:rsid w:val="2C991253"/>
    <w:rsid w:val="2CA6C43B"/>
    <w:rsid w:val="2CA78F17"/>
    <w:rsid w:val="2CA96899"/>
    <w:rsid w:val="2CBFA3F0"/>
    <w:rsid w:val="2CCA43CB"/>
    <w:rsid w:val="2CD547D4"/>
    <w:rsid w:val="2CD91341"/>
    <w:rsid w:val="2CF18AAD"/>
    <w:rsid w:val="2CF99507"/>
    <w:rsid w:val="2D02F9D1"/>
    <w:rsid w:val="2D0D7F77"/>
    <w:rsid w:val="2D0FD33C"/>
    <w:rsid w:val="2D374B47"/>
    <w:rsid w:val="2D38E5D1"/>
    <w:rsid w:val="2D43C552"/>
    <w:rsid w:val="2D4B23F6"/>
    <w:rsid w:val="2D4B5D17"/>
    <w:rsid w:val="2D5097F2"/>
    <w:rsid w:val="2D696EF7"/>
    <w:rsid w:val="2D73BB6D"/>
    <w:rsid w:val="2D74C283"/>
    <w:rsid w:val="2D92A80C"/>
    <w:rsid w:val="2D94BAB5"/>
    <w:rsid w:val="2DC0CD48"/>
    <w:rsid w:val="2DCBF871"/>
    <w:rsid w:val="2DFE6F34"/>
    <w:rsid w:val="2E07A897"/>
    <w:rsid w:val="2E1BB84C"/>
    <w:rsid w:val="2E231B32"/>
    <w:rsid w:val="2E26C1F9"/>
    <w:rsid w:val="2E3068B8"/>
    <w:rsid w:val="2E3EAD63"/>
    <w:rsid w:val="2E40B36C"/>
    <w:rsid w:val="2E456D74"/>
    <w:rsid w:val="2E4681BE"/>
    <w:rsid w:val="2E55B280"/>
    <w:rsid w:val="2E671FEA"/>
    <w:rsid w:val="2E693B65"/>
    <w:rsid w:val="2E6DEBD8"/>
    <w:rsid w:val="2E7006C4"/>
    <w:rsid w:val="2E71C41F"/>
    <w:rsid w:val="2E73AF24"/>
    <w:rsid w:val="2E75318A"/>
    <w:rsid w:val="2E776D3D"/>
    <w:rsid w:val="2E887578"/>
    <w:rsid w:val="2E89B452"/>
    <w:rsid w:val="2E8E2267"/>
    <w:rsid w:val="2EA75B0D"/>
    <w:rsid w:val="2EABB4E8"/>
    <w:rsid w:val="2EB01B85"/>
    <w:rsid w:val="2EB4D14F"/>
    <w:rsid w:val="2EBD2C30"/>
    <w:rsid w:val="2EC485CB"/>
    <w:rsid w:val="2ED5A2FE"/>
    <w:rsid w:val="2F100875"/>
    <w:rsid w:val="2F168DE1"/>
    <w:rsid w:val="2F20A722"/>
    <w:rsid w:val="2F420848"/>
    <w:rsid w:val="2F53E491"/>
    <w:rsid w:val="2F562F01"/>
    <w:rsid w:val="2F57D651"/>
    <w:rsid w:val="2F66856A"/>
    <w:rsid w:val="2F66B124"/>
    <w:rsid w:val="2F698CA1"/>
    <w:rsid w:val="2F69B4BB"/>
    <w:rsid w:val="2F6E4BC4"/>
    <w:rsid w:val="2F7749BE"/>
    <w:rsid w:val="2F8A4D94"/>
    <w:rsid w:val="2F8C90AC"/>
    <w:rsid w:val="2F8F2431"/>
    <w:rsid w:val="2F969A4E"/>
    <w:rsid w:val="2F9E00D6"/>
    <w:rsid w:val="2FA4C699"/>
    <w:rsid w:val="2FA88F2D"/>
    <w:rsid w:val="2FB9264D"/>
    <w:rsid w:val="2FBCFE93"/>
    <w:rsid w:val="2FD0E321"/>
    <w:rsid w:val="2FD437C9"/>
    <w:rsid w:val="2FD8C8A4"/>
    <w:rsid w:val="2FD95BCE"/>
    <w:rsid w:val="2FE3195E"/>
    <w:rsid w:val="2FFA324C"/>
    <w:rsid w:val="3014E4AB"/>
    <w:rsid w:val="30214E29"/>
    <w:rsid w:val="302852C8"/>
    <w:rsid w:val="302DC29A"/>
    <w:rsid w:val="302E9167"/>
    <w:rsid w:val="3031638F"/>
    <w:rsid w:val="3058AAE0"/>
    <w:rsid w:val="306CD4D0"/>
    <w:rsid w:val="306E702F"/>
    <w:rsid w:val="306F0B25"/>
    <w:rsid w:val="306F1F81"/>
    <w:rsid w:val="3073A8BE"/>
    <w:rsid w:val="30778D6B"/>
    <w:rsid w:val="30851F45"/>
    <w:rsid w:val="309EDA4B"/>
    <w:rsid w:val="30CDB534"/>
    <w:rsid w:val="30DA46BF"/>
    <w:rsid w:val="30F98F79"/>
    <w:rsid w:val="31075AAC"/>
    <w:rsid w:val="311EC176"/>
    <w:rsid w:val="312BD060"/>
    <w:rsid w:val="314E4810"/>
    <w:rsid w:val="3159D0C5"/>
    <w:rsid w:val="3181FB42"/>
    <w:rsid w:val="31B7B051"/>
    <w:rsid w:val="31CE8CCC"/>
    <w:rsid w:val="31D62023"/>
    <w:rsid w:val="31E41F33"/>
    <w:rsid w:val="31F7CEFD"/>
    <w:rsid w:val="320AE14C"/>
    <w:rsid w:val="32215D35"/>
    <w:rsid w:val="3230CE24"/>
    <w:rsid w:val="3236094D"/>
    <w:rsid w:val="3251E373"/>
    <w:rsid w:val="32640D20"/>
    <w:rsid w:val="327E7D31"/>
    <w:rsid w:val="32818920"/>
    <w:rsid w:val="328BC4F9"/>
    <w:rsid w:val="328CD2F1"/>
    <w:rsid w:val="32AE19A2"/>
    <w:rsid w:val="32B1ACC3"/>
    <w:rsid w:val="32BD9A70"/>
    <w:rsid w:val="32BEF25D"/>
    <w:rsid w:val="32BF9BD0"/>
    <w:rsid w:val="32C10AA4"/>
    <w:rsid w:val="32C65331"/>
    <w:rsid w:val="32E1BDFE"/>
    <w:rsid w:val="33025CD4"/>
    <w:rsid w:val="33228991"/>
    <w:rsid w:val="33354180"/>
    <w:rsid w:val="333EBF11"/>
    <w:rsid w:val="338CAEF0"/>
    <w:rsid w:val="33967989"/>
    <w:rsid w:val="33983CCC"/>
    <w:rsid w:val="33DA3F05"/>
    <w:rsid w:val="33DE396F"/>
    <w:rsid w:val="33F0E89F"/>
    <w:rsid w:val="33F82C04"/>
    <w:rsid w:val="33FE4D62"/>
    <w:rsid w:val="34027654"/>
    <w:rsid w:val="3404A5B5"/>
    <w:rsid w:val="341421D3"/>
    <w:rsid w:val="344F37CF"/>
    <w:rsid w:val="345B8320"/>
    <w:rsid w:val="34747DA3"/>
    <w:rsid w:val="347F48C2"/>
    <w:rsid w:val="348209A1"/>
    <w:rsid w:val="3497D448"/>
    <w:rsid w:val="34A749A2"/>
    <w:rsid w:val="34BF20E8"/>
    <w:rsid w:val="34CE833F"/>
    <w:rsid w:val="34D0BC61"/>
    <w:rsid w:val="34D1D7D8"/>
    <w:rsid w:val="34EAAE87"/>
    <w:rsid w:val="34F602D9"/>
    <w:rsid w:val="34F9E4B4"/>
    <w:rsid w:val="350D444C"/>
    <w:rsid w:val="3522B006"/>
    <w:rsid w:val="35269A81"/>
    <w:rsid w:val="352C7C18"/>
    <w:rsid w:val="3536A51C"/>
    <w:rsid w:val="3537BECC"/>
    <w:rsid w:val="353B2B08"/>
    <w:rsid w:val="3540A552"/>
    <w:rsid w:val="35494657"/>
    <w:rsid w:val="3578F17A"/>
    <w:rsid w:val="357F8A78"/>
    <w:rsid w:val="3581921F"/>
    <w:rsid w:val="35823A47"/>
    <w:rsid w:val="35867FEF"/>
    <w:rsid w:val="358FC25E"/>
    <w:rsid w:val="35915678"/>
    <w:rsid w:val="35A93B94"/>
    <w:rsid w:val="35A9ADDB"/>
    <w:rsid w:val="35AFD7BD"/>
    <w:rsid w:val="35B08176"/>
    <w:rsid w:val="35B68A22"/>
    <w:rsid w:val="35B722F0"/>
    <w:rsid w:val="35BD88AA"/>
    <w:rsid w:val="35C1CF6C"/>
    <w:rsid w:val="35C6C66A"/>
    <w:rsid w:val="35CB682A"/>
    <w:rsid w:val="35D4E4B8"/>
    <w:rsid w:val="35EC8CA0"/>
    <w:rsid w:val="35EF7543"/>
    <w:rsid w:val="3600BB05"/>
    <w:rsid w:val="36026836"/>
    <w:rsid w:val="3625AF7D"/>
    <w:rsid w:val="364867D1"/>
    <w:rsid w:val="365311C2"/>
    <w:rsid w:val="366198BC"/>
    <w:rsid w:val="367F4B42"/>
    <w:rsid w:val="3684925F"/>
    <w:rsid w:val="368A0F99"/>
    <w:rsid w:val="3699A9FD"/>
    <w:rsid w:val="36A569D3"/>
    <w:rsid w:val="36B607FC"/>
    <w:rsid w:val="36B8587C"/>
    <w:rsid w:val="36C76A63"/>
    <w:rsid w:val="36DCD7A0"/>
    <w:rsid w:val="36E17F1C"/>
    <w:rsid w:val="36EF1E21"/>
    <w:rsid w:val="370431ED"/>
    <w:rsid w:val="3704EB54"/>
    <w:rsid w:val="371617D9"/>
    <w:rsid w:val="371A821E"/>
    <w:rsid w:val="3727C40C"/>
    <w:rsid w:val="37341623"/>
    <w:rsid w:val="373DAFF5"/>
    <w:rsid w:val="373E860E"/>
    <w:rsid w:val="37440F87"/>
    <w:rsid w:val="37442E4C"/>
    <w:rsid w:val="374EFD66"/>
    <w:rsid w:val="375108CD"/>
    <w:rsid w:val="375D0DF9"/>
    <w:rsid w:val="375D4E04"/>
    <w:rsid w:val="378C5F7F"/>
    <w:rsid w:val="378D27B0"/>
    <w:rsid w:val="3792811B"/>
    <w:rsid w:val="379F13E6"/>
    <w:rsid w:val="37ADD529"/>
    <w:rsid w:val="37B3EE33"/>
    <w:rsid w:val="37C393CB"/>
    <w:rsid w:val="37D69401"/>
    <w:rsid w:val="37DC6027"/>
    <w:rsid w:val="37EAFD22"/>
    <w:rsid w:val="37F09A14"/>
    <w:rsid w:val="37FA911C"/>
    <w:rsid w:val="380CB261"/>
    <w:rsid w:val="380E9D6E"/>
    <w:rsid w:val="3810B158"/>
    <w:rsid w:val="381573DD"/>
    <w:rsid w:val="381FC27C"/>
    <w:rsid w:val="38227F42"/>
    <w:rsid w:val="3829BBFD"/>
    <w:rsid w:val="382F8ED3"/>
    <w:rsid w:val="3832C855"/>
    <w:rsid w:val="383F3D88"/>
    <w:rsid w:val="3857EA7F"/>
    <w:rsid w:val="385B83DE"/>
    <w:rsid w:val="386421F9"/>
    <w:rsid w:val="3871A2A1"/>
    <w:rsid w:val="3874A857"/>
    <w:rsid w:val="3880399B"/>
    <w:rsid w:val="38920CF8"/>
    <w:rsid w:val="389CF70B"/>
    <w:rsid w:val="38B9C14F"/>
    <w:rsid w:val="38CE32BD"/>
    <w:rsid w:val="38D8D968"/>
    <w:rsid w:val="38E59E8C"/>
    <w:rsid w:val="38F73F06"/>
    <w:rsid w:val="391301C1"/>
    <w:rsid w:val="392B7ED3"/>
    <w:rsid w:val="39607A15"/>
    <w:rsid w:val="3969FE19"/>
    <w:rsid w:val="396DA8A4"/>
    <w:rsid w:val="3985B732"/>
    <w:rsid w:val="398C5631"/>
    <w:rsid w:val="398F6D77"/>
    <w:rsid w:val="39995898"/>
    <w:rsid w:val="39B35477"/>
    <w:rsid w:val="39BFE3F0"/>
    <w:rsid w:val="39C8BEA2"/>
    <w:rsid w:val="39D33B1C"/>
    <w:rsid w:val="39DA350A"/>
    <w:rsid w:val="39E2AAB9"/>
    <w:rsid w:val="3A0A572D"/>
    <w:rsid w:val="3A199DF7"/>
    <w:rsid w:val="3A1FEB7E"/>
    <w:rsid w:val="3A396E4F"/>
    <w:rsid w:val="3A3B5EEB"/>
    <w:rsid w:val="3A3D3006"/>
    <w:rsid w:val="3A3FB8D1"/>
    <w:rsid w:val="3A4606C1"/>
    <w:rsid w:val="3A5A830D"/>
    <w:rsid w:val="3A60EEF0"/>
    <w:rsid w:val="3A74C651"/>
    <w:rsid w:val="3A7D4B2E"/>
    <w:rsid w:val="3A847D01"/>
    <w:rsid w:val="3A95F17D"/>
    <w:rsid w:val="3A984EC7"/>
    <w:rsid w:val="3ABAE813"/>
    <w:rsid w:val="3ABE5888"/>
    <w:rsid w:val="3AC435D7"/>
    <w:rsid w:val="3ACDB970"/>
    <w:rsid w:val="3AD72573"/>
    <w:rsid w:val="3AD9150D"/>
    <w:rsid w:val="3AEA100A"/>
    <w:rsid w:val="3B05B05F"/>
    <w:rsid w:val="3B233F03"/>
    <w:rsid w:val="3B3D7268"/>
    <w:rsid w:val="3B4846C3"/>
    <w:rsid w:val="3B65C103"/>
    <w:rsid w:val="3B6D9434"/>
    <w:rsid w:val="3B794EAE"/>
    <w:rsid w:val="3B8CE5D7"/>
    <w:rsid w:val="3B90EE0D"/>
    <w:rsid w:val="3B952703"/>
    <w:rsid w:val="3BB5FD24"/>
    <w:rsid w:val="3BBB8B9B"/>
    <w:rsid w:val="3BC3FA83"/>
    <w:rsid w:val="3BD40072"/>
    <w:rsid w:val="3BE6EF22"/>
    <w:rsid w:val="3BEF30C4"/>
    <w:rsid w:val="3C045374"/>
    <w:rsid w:val="3C060A36"/>
    <w:rsid w:val="3C0F3695"/>
    <w:rsid w:val="3C278FB7"/>
    <w:rsid w:val="3C2945E0"/>
    <w:rsid w:val="3C402777"/>
    <w:rsid w:val="3C57E16A"/>
    <w:rsid w:val="3C681084"/>
    <w:rsid w:val="3C6BBCAC"/>
    <w:rsid w:val="3C6D918F"/>
    <w:rsid w:val="3C8362C5"/>
    <w:rsid w:val="3C8D8D80"/>
    <w:rsid w:val="3C96528B"/>
    <w:rsid w:val="3CAD151C"/>
    <w:rsid w:val="3CBA6780"/>
    <w:rsid w:val="3CC2302B"/>
    <w:rsid w:val="3CC39F58"/>
    <w:rsid w:val="3CC4AC8C"/>
    <w:rsid w:val="3CC4F292"/>
    <w:rsid w:val="3CC4FA0A"/>
    <w:rsid w:val="3CE9BCC9"/>
    <w:rsid w:val="3CF20A18"/>
    <w:rsid w:val="3CF62A1B"/>
    <w:rsid w:val="3CF7CBA3"/>
    <w:rsid w:val="3D0B944A"/>
    <w:rsid w:val="3D0F46DC"/>
    <w:rsid w:val="3D49AF5D"/>
    <w:rsid w:val="3D5FB452"/>
    <w:rsid w:val="3D60E84E"/>
    <w:rsid w:val="3D7CBDDE"/>
    <w:rsid w:val="3D95A71E"/>
    <w:rsid w:val="3D986BD4"/>
    <w:rsid w:val="3D9B9240"/>
    <w:rsid w:val="3DC00A2D"/>
    <w:rsid w:val="3DC23515"/>
    <w:rsid w:val="3DCCCB35"/>
    <w:rsid w:val="3DEC9DF9"/>
    <w:rsid w:val="3DF8249D"/>
    <w:rsid w:val="3E009A59"/>
    <w:rsid w:val="3E08AA79"/>
    <w:rsid w:val="3E0EDEBA"/>
    <w:rsid w:val="3E1510D8"/>
    <w:rsid w:val="3E30CBE8"/>
    <w:rsid w:val="3E390009"/>
    <w:rsid w:val="3E3E4F10"/>
    <w:rsid w:val="3E65ED82"/>
    <w:rsid w:val="3E676FE3"/>
    <w:rsid w:val="3E6A848C"/>
    <w:rsid w:val="3E6B498A"/>
    <w:rsid w:val="3E6F252A"/>
    <w:rsid w:val="3E82D701"/>
    <w:rsid w:val="3E8B9C35"/>
    <w:rsid w:val="3E8E9088"/>
    <w:rsid w:val="3E9D4136"/>
    <w:rsid w:val="3EA7DE43"/>
    <w:rsid w:val="3EC08C51"/>
    <w:rsid w:val="3ED4A55F"/>
    <w:rsid w:val="3EDCB1F7"/>
    <w:rsid w:val="3EF79D5D"/>
    <w:rsid w:val="3F05DBD8"/>
    <w:rsid w:val="3F0CD85F"/>
    <w:rsid w:val="3F16F541"/>
    <w:rsid w:val="3F1D7475"/>
    <w:rsid w:val="3F244F9C"/>
    <w:rsid w:val="3F35FEE9"/>
    <w:rsid w:val="3F3C9442"/>
    <w:rsid w:val="3F4596B1"/>
    <w:rsid w:val="3F4D870F"/>
    <w:rsid w:val="3F6033C1"/>
    <w:rsid w:val="3F78483F"/>
    <w:rsid w:val="3F89D325"/>
    <w:rsid w:val="3F8A8C90"/>
    <w:rsid w:val="3FA77183"/>
    <w:rsid w:val="3FB5C3B2"/>
    <w:rsid w:val="3FE6781E"/>
    <w:rsid w:val="3FF368D4"/>
    <w:rsid w:val="3FFF6F67"/>
    <w:rsid w:val="400520BA"/>
    <w:rsid w:val="400B3D0C"/>
    <w:rsid w:val="40136F6F"/>
    <w:rsid w:val="4024010A"/>
    <w:rsid w:val="40274DA1"/>
    <w:rsid w:val="403A88A4"/>
    <w:rsid w:val="403D2DEE"/>
    <w:rsid w:val="40407FAD"/>
    <w:rsid w:val="40428261"/>
    <w:rsid w:val="4049617E"/>
    <w:rsid w:val="4058B7BA"/>
    <w:rsid w:val="4063239D"/>
    <w:rsid w:val="406CC4C9"/>
    <w:rsid w:val="4088FF53"/>
    <w:rsid w:val="408B9C6C"/>
    <w:rsid w:val="408BB3B0"/>
    <w:rsid w:val="408C5124"/>
    <w:rsid w:val="40A9A64C"/>
    <w:rsid w:val="40BAFFEF"/>
    <w:rsid w:val="40C4B943"/>
    <w:rsid w:val="40DE2771"/>
    <w:rsid w:val="40EA9830"/>
    <w:rsid w:val="40ED7624"/>
    <w:rsid w:val="40F3CF35"/>
    <w:rsid w:val="40F3D97E"/>
    <w:rsid w:val="41003862"/>
    <w:rsid w:val="412508DD"/>
    <w:rsid w:val="413149CC"/>
    <w:rsid w:val="41330919"/>
    <w:rsid w:val="4138D9D2"/>
    <w:rsid w:val="414AB5C3"/>
    <w:rsid w:val="415F92B8"/>
    <w:rsid w:val="416A199B"/>
    <w:rsid w:val="41916C47"/>
    <w:rsid w:val="41A14D64"/>
    <w:rsid w:val="41E07D3D"/>
    <w:rsid w:val="41E0D203"/>
    <w:rsid w:val="41E0EAD3"/>
    <w:rsid w:val="41E105B9"/>
    <w:rsid w:val="41F683ED"/>
    <w:rsid w:val="41FF3E2C"/>
    <w:rsid w:val="420F65B9"/>
    <w:rsid w:val="421492EF"/>
    <w:rsid w:val="42311CE4"/>
    <w:rsid w:val="4237D363"/>
    <w:rsid w:val="4241A539"/>
    <w:rsid w:val="424FC26B"/>
    <w:rsid w:val="4258D211"/>
    <w:rsid w:val="42597807"/>
    <w:rsid w:val="42629625"/>
    <w:rsid w:val="4279C296"/>
    <w:rsid w:val="42887F6F"/>
    <w:rsid w:val="42911E81"/>
    <w:rsid w:val="42A6E8C9"/>
    <w:rsid w:val="42B6B7AA"/>
    <w:rsid w:val="42C1EFD1"/>
    <w:rsid w:val="42C9F4CB"/>
    <w:rsid w:val="42DF7EC1"/>
    <w:rsid w:val="42E7A7CD"/>
    <w:rsid w:val="42F24E0D"/>
    <w:rsid w:val="432D486E"/>
    <w:rsid w:val="433AB04B"/>
    <w:rsid w:val="43417704"/>
    <w:rsid w:val="434717D9"/>
    <w:rsid w:val="43501E5E"/>
    <w:rsid w:val="4366FFBE"/>
    <w:rsid w:val="43721174"/>
    <w:rsid w:val="437DB006"/>
    <w:rsid w:val="4395D140"/>
    <w:rsid w:val="43AA85F8"/>
    <w:rsid w:val="43AAE21F"/>
    <w:rsid w:val="43AF71AE"/>
    <w:rsid w:val="43B10FC2"/>
    <w:rsid w:val="43CDF7C4"/>
    <w:rsid w:val="43CE9512"/>
    <w:rsid w:val="43CEF72F"/>
    <w:rsid w:val="43DF80FF"/>
    <w:rsid w:val="43E929D8"/>
    <w:rsid w:val="43E98F25"/>
    <w:rsid w:val="43F5FB69"/>
    <w:rsid w:val="43FECF7C"/>
    <w:rsid w:val="4402F5AB"/>
    <w:rsid w:val="4409CD99"/>
    <w:rsid w:val="440BB8CE"/>
    <w:rsid w:val="440E2A86"/>
    <w:rsid w:val="441E21F9"/>
    <w:rsid w:val="4428CD03"/>
    <w:rsid w:val="442A9259"/>
    <w:rsid w:val="442C60AD"/>
    <w:rsid w:val="442F40DA"/>
    <w:rsid w:val="443141DB"/>
    <w:rsid w:val="4433056E"/>
    <w:rsid w:val="4439F2A4"/>
    <w:rsid w:val="4444A2E1"/>
    <w:rsid w:val="4456FEAF"/>
    <w:rsid w:val="446906A6"/>
    <w:rsid w:val="447C6A3D"/>
    <w:rsid w:val="447C8076"/>
    <w:rsid w:val="4480E4D8"/>
    <w:rsid w:val="448A5D53"/>
    <w:rsid w:val="448A8A67"/>
    <w:rsid w:val="448D34B7"/>
    <w:rsid w:val="44A94E3B"/>
    <w:rsid w:val="44AC3D14"/>
    <w:rsid w:val="44B18ADA"/>
    <w:rsid w:val="44CD06F8"/>
    <w:rsid w:val="44DE8D62"/>
    <w:rsid w:val="44FE00B5"/>
    <w:rsid w:val="4503DA1F"/>
    <w:rsid w:val="450B590A"/>
    <w:rsid w:val="45167F63"/>
    <w:rsid w:val="452AD4CC"/>
    <w:rsid w:val="4532584D"/>
    <w:rsid w:val="453F5CC4"/>
    <w:rsid w:val="454A4C2B"/>
    <w:rsid w:val="454AA5F5"/>
    <w:rsid w:val="454AE958"/>
    <w:rsid w:val="455A0A28"/>
    <w:rsid w:val="45618037"/>
    <w:rsid w:val="4562411E"/>
    <w:rsid w:val="456DB268"/>
    <w:rsid w:val="45760115"/>
    <w:rsid w:val="4588EEC8"/>
    <w:rsid w:val="459038FB"/>
    <w:rsid w:val="45C20BBE"/>
    <w:rsid w:val="45CC60CF"/>
    <w:rsid w:val="45CDF04D"/>
    <w:rsid w:val="45D5821F"/>
    <w:rsid w:val="45D619C5"/>
    <w:rsid w:val="45EBC60B"/>
    <w:rsid w:val="45EFE515"/>
    <w:rsid w:val="45F66342"/>
    <w:rsid w:val="460BBFA9"/>
    <w:rsid w:val="4616917F"/>
    <w:rsid w:val="461FB028"/>
    <w:rsid w:val="46216B13"/>
    <w:rsid w:val="46341B23"/>
    <w:rsid w:val="464B1BDA"/>
    <w:rsid w:val="46807905"/>
    <w:rsid w:val="46851186"/>
    <w:rsid w:val="4691EB98"/>
    <w:rsid w:val="46938D1C"/>
    <w:rsid w:val="4694A54F"/>
    <w:rsid w:val="469A5672"/>
    <w:rsid w:val="46B0900B"/>
    <w:rsid w:val="46BA6E04"/>
    <w:rsid w:val="46C4EEE6"/>
    <w:rsid w:val="46D099F6"/>
    <w:rsid w:val="46D634AF"/>
    <w:rsid w:val="46DB7888"/>
    <w:rsid w:val="46E7963F"/>
    <w:rsid w:val="46E7CB51"/>
    <w:rsid w:val="46E94305"/>
    <w:rsid w:val="46FFE4E4"/>
    <w:rsid w:val="47106B50"/>
    <w:rsid w:val="4714C8DF"/>
    <w:rsid w:val="471688B4"/>
    <w:rsid w:val="471CEB4E"/>
    <w:rsid w:val="4729D794"/>
    <w:rsid w:val="47450830"/>
    <w:rsid w:val="4752266B"/>
    <w:rsid w:val="47562670"/>
    <w:rsid w:val="47578940"/>
    <w:rsid w:val="47708BAF"/>
    <w:rsid w:val="47748061"/>
    <w:rsid w:val="4776DB23"/>
    <w:rsid w:val="477BFADA"/>
    <w:rsid w:val="477FE3A8"/>
    <w:rsid w:val="478CA460"/>
    <w:rsid w:val="479B16C5"/>
    <w:rsid w:val="47AA98B8"/>
    <w:rsid w:val="47C5546A"/>
    <w:rsid w:val="47C87439"/>
    <w:rsid w:val="47C92690"/>
    <w:rsid w:val="47D0B27E"/>
    <w:rsid w:val="47FD15C1"/>
    <w:rsid w:val="48053268"/>
    <w:rsid w:val="4845D563"/>
    <w:rsid w:val="485FF83F"/>
    <w:rsid w:val="48699E20"/>
    <w:rsid w:val="486E69B8"/>
    <w:rsid w:val="4889000F"/>
    <w:rsid w:val="48989955"/>
    <w:rsid w:val="48AA6AE0"/>
    <w:rsid w:val="48B3747E"/>
    <w:rsid w:val="48B8410D"/>
    <w:rsid w:val="48BAAA38"/>
    <w:rsid w:val="48BAB8A2"/>
    <w:rsid w:val="48BD614E"/>
    <w:rsid w:val="48CD3921"/>
    <w:rsid w:val="48E9FDE7"/>
    <w:rsid w:val="48EA82E2"/>
    <w:rsid w:val="49131C13"/>
    <w:rsid w:val="49168E36"/>
    <w:rsid w:val="4928AFE9"/>
    <w:rsid w:val="492A2A79"/>
    <w:rsid w:val="492A92E5"/>
    <w:rsid w:val="49366C23"/>
    <w:rsid w:val="49536C6E"/>
    <w:rsid w:val="497117F7"/>
    <w:rsid w:val="497A30BD"/>
    <w:rsid w:val="499EB202"/>
    <w:rsid w:val="49AC16D9"/>
    <w:rsid w:val="49B1181C"/>
    <w:rsid w:val="49D00D99"/>
    <w:rsid w:val="49E77FCD"/>
    <w:rsid w:val="49EA143D"/>
    <w:rsid w:val="49EC98BB"/>
    <w:rsid w:val="49F32A7C"/>
    <w:rsid w:val="49FB7E39"/>
    <w:rsid w:val="4A07E7A4"/>
    <w:rsid w:val="4A0E5956"/>
    <w:rsid w:val="4A180923"/>
    <w:rsid w:val="4A2171EB"/>
    <w:rsid w:val="4A2495D3"/>
    <w:rsid w:val="4A2ABBAF"/>
    <w:rsid w:val="4A2E0EFD"/>
    <w:rsid w:val="4A4FC771"/>
    <w:rsid w:val="4A5B2624"/>
    <w:rsid w:val="4A635982"/>
    <w:rsid w:val="4A768864"/>
    <w:rsid w:val="4A78B331"/>
    <w:rsid w:val="4A795979"/>
    <w:rsid w:val="4A7FE86E"/>
    <w:rsid w:val="4A910D05"/>
    <w:rsid w:val="4AA1FA91"/>
    <w:rsid w:val="4AB2B5E1"/>
    <w:rsid w:val="4AB4B479"/>
    <w:rsid w:val="4AC55333"/>
    <w:rsid w:val="4ACB21AE"/>
    <w:rsid w:val="4AE5F903"/>
    <w:rsid w:val="4AF05369"/>
    <w:rsid w:val="4AFB51BB"/>
    <w:rsid w:val="4B041CF5"/>
    <w:rsid w:val="4B151A5B"/>
    <w:rsid w:val="4B15F93D"/>
    <w:rsid w:val="4B185827"/>
    <w:rsid w:val="4B3769F0"/>
    <w:rsid w:val="4B53F3F2"/>
    <w:rsid w:val="4B690B4E"/>
    <w:rsid w:val="4B6A7AD7"/>
    <w:rsid w:val="4B715339"/>
    <w:rsid w:val="4B92B382"/>
    <w:rsid w:val="4BA2BEA6"/>
    <w:rsid w:val="4BC1050C"/>
    <w:rsid w:val="4BC9541E"/>
    <w:rsid w:val="4BDD1EF6"/>
    <w:rsid w:val="4BE338F9"/>
    <w:rsid w:val="4BF8EA61"/>
    <w:rsid w:val="4BFE3DAB"/>
    <w:rsid w:val="4BFFB2EC"/>
    <w:rsid w:val="4C01B0A2"/>
    <w:rsid w:val="4C040B82"/>
    <w:rsid w:val="4C275975"/>
    <w:rsid w:val="4C31A971"/>
    <w:rsid w:val="4C37B882"/>
    <w:rsid w:val="4C51D014"/>
    <w:rsid w:val="4C545953"/>
    <w:rsid w:val="4C61C04D"/>
    <w:rsid w:val="4C6E4756"/>
    <w:rsid w:val="4C8609CC"/>
    <w:rsid w:val="4C872274"/>
    <w:rsid w:val="4C8DB59B"/>
    <w:rsid w:val="4C987FEB"/>
    <w:rsid w:val="4C9E6532"/>
    <w:rsid w:val="4CBC773A"/>
    <w:rsid w:val="4CC0E72F"/>
    <w:rsid w:val="4CC96E7D"/>
    <w:rsid w:val="4CDE5057"/>
    <w:rsid w:val="4CEAF26E"/>
    <w:rsid w:val="4CFFA27F"/>
    <w:rsid w:val="4D1320F7"/>
    <w:rsid w:val="4D38BFE8"/>
    <w:rsid w:val="4D46058B"/>
    <w:rsid w:val="4D469ECD"/>
    <w:rsid w:val="4D58F290"/>
    <w:rsid w:val="4D5F9F0C"/>
    <w:rsid w:val="4D6CA958"/>
    <w:rsid w:val="4D8B8811"/>
    <w:rsid w:val="4D99DA04"/>
    <w:rsid w:val="4DC916EB"/>
    <w:rsid w:val="4DD65160"/>
    <w:rsid w:val="4DE3741C"/>
    <w:rsid w:val="4DFFB092"/>
    <w:rsid w:val="4E04CF5A"/>
    <w:rsid w:val="4E179C4C"/>
    <w:rsid w:val="4E18377B"/>
    <w:rsid w:val="4E1916B2"/>
    <w:rsid w:val="4E248CA0"/>
    <w:rsid w:val="4E360F28"/>
    <w:rsid w:val="4E3FAC73"/>
    <w:rsid w:val="4E410D88"/>
    <w:rsid w:val="4E44CC7F"/>
    <w:rsid w:val="4E4FCE7E"/>
    <w:rsid w:val="4E5F540F"/>
    <w:rsid w:val="4E7F176E"/>
    <w:rsid w:val="4E90BF7D"/>
    <w:rsid w:val="4E977510"/>
    <w:rsid w:val="4E997A06"/>
    <w:rsid w:val="4EB3D95E"/>
    <w:rsid w:val="4EBFE53F"/>
    <w:rsid w:val="4EC7B3A9"/>
    <w:rsid w:val="4ECB6011"/>
    <w:rsid w:val="4ED1A930"/>
    <w:rsid w:val="4EEB068D"/>
    <w:rsid w:val="4EEBDD8D"/>
    <w:rsid w:val="4EEDD821"/>
    <w:rsid w:val="4EF3A7D8"/>
    <w:rsid w:val="4EF809DC"/>
    <w:rsid w:val="4F0704F1"/>
    <w:rsid w:val="4F1A710D"/>
    <w:rsid w:val="4F2B52DC"/>
    <w:rsid w:val="4F2C96C2"/>
    <w:rsid w:val="4F3105C8"/>
    <w:rsid w:val="4F31AEBA"/>
    <w:rsid w:val="4F466A70"/>
    <w:rsid w:val="4F4CA795"/>
    <w:rsid w:val="4F525A1D"/>
    <w:rsid w:val="4F5CCD71"/>
    <w:rsid w:val="4F6088A8"/>
    <w:rsid w:val="4F6D2999"/>
    <w:rsid w:val="4F72AC31"/>
    <w:rsid w:val="4F8E4DF1"/>
    <w:rsid w:val="4F949852"/>
    <w:rsid w:val="4FB6A53F"/>
    <w:rsid w:val="4FCEAEE3"/>
    <w:rsid w:val="4FD94629"/>
    <w:rsid w:val="4FD9B0AF"/>
    <w:rsid w:val="4FFB1FC3"/>
    <w:rsid w:val="4FFCCF37"/>
    <w:rsid w:val="4FFEF6EC"/>
    <w:rsid w:val="502F44FC"/>
    <w:rsid w:val="50415241"/>
    <w:rsid w:val="504D3333"/>
    <w:rsid w:val="5056F9F9"/>
    <w:rsid w:val="50581A0D"/>
    <w:rsid w:val="505D8156"/>
    <w:rsid w:val="50829E05"/>
    <w:rsid w:val="509F34D9"/>
    <w:rsid w:val="50B32F44"/>
    <w:rsid w:val="50D0D66E"/>
    <w:rsid w:val="50DF745E"/>
    <w:rsid w:val="5104285B"/>
    <w:rsid w:val="51185832"/>
    <w:rsid w:val="51256E84"/>
    <w:rsid w:val="512BB15E"/>
    <w:rsid w:val="5139CFA6"/>
    <w:rsid w:val="513B5369"/>
    <w:rsid w:val="51534743"/>
    <w:rsid w:val="515B3B7D"/>
    <w:rsid w:val="5168C750"/>
    <w:rsid w:val="51703D9C"/>
    <w:rsid w:val="51795F8A"/>
    <w:rsid w:val="518052C6"/>
    <w:rsid w:val="518C1E70"/>
    <w:rsid w:val="519C3682"/>
    <w:rsid w:val="51A9965B"/>
    <w:rsid w:val="51B2EE05"/>
    <w:rsid w:val="51DAC4EB"/>
    <w:rsid w:val="51ED74D1"/>
    <w:rsid w:val="51F44527"/>
    <w:rsid w:val="5206F09A"/>
    <w:rsid w:val="520967E7"/>
    <w:rsid w:val="520BDBD9"/>
    <w:rsid w:val="52355DA2"/>
    <w:rsid w:val="523FD2C5"/>
    <w:rsid w:val="524A4C92"/>
    <w:rsid w:val="5256DE3B"/>
    <w:rsid w:val="5264708C"/>
    <w:rsid w:val="5266E29D"/>
    <w:rsid w:val="5267A740"/>
    <w:rsid w:val="52790F89"/>
    <w:rsid w:val="527F185F"/>
    <w:rsid w:val="5289E59A"/>
    <w:rsid w:val="528A2D2F"/>
    <w:rsid w:val="529B5C35"/>
    <w:rsid w:val="52A686D2"/>
    <w:rsid w:val="52ABD193"/>
    <w:rsid w:val="52AC5864"/>
    <w:rsid w:val="52B4111A"/>
    <w:rsid w:val="52C602E1"/>
    <w:rsid w:val="52CB9904"/>
    <w:rsid w:val="52D40A31"/>
    <w:rsid w:val="52DC149B"/>
    <w:rsid w:val="52E7ECDD"/>
    <w:rsid w:val="5308677B"/>
    <w:rsid w:val="5308D567"/>
    <w:rsid w:val="530CFBC2"/>
    <w:rsid w:val="533015DA"/>
    <w:rsid w:val="534B7E9B"/>
    <w:rsid w:val="534BF67D"/>
    <w:rsid w:val="5354941C"/>
    <w:rsid w:val="536F5B53"/>
    <w:rsid w:val="538F08D1"/>
    <w:rsid w:val="539E21E9"/>
    <w:rsid w:val="53E8A683"/>
    <w:rsid w:val="53F5DCBE"/>
    <w:rsid w:val="53F85B3A"/>
    <w:rsid w:val="5410DD17"/>
    <w:rsid w:val="5412866A"/>
    <w:rsid w:val="5414CB53"/>
    <w:rsid w:val="542FC002"/>
    <w:rsid w:val="5434BBDA"/>
    <w:rsid w:val="543A5665"/>
    <w:rsid w:val="543FC98B"/>
    <w:rsid w:val="545D7657"/>
    <w:rsid w:val="546406CE"/>
    <w:rsid w:val="5464C784"/>
    <w:rsid w:val="54673216"/>
    <w:rsid w:val="54674512"/>
    <w:rsid w:val="547591B8"/>
    <w:rsid w:val="54790D37"/>
    <w:rsid w:val="5490D36D"/>
    <w:rsid w:val="549723C7"/>
    <w:rsid w:val="54A1C842"/>
    <w:rsid w:val="54AC7A59"/>
    <w:rsid w:val="54B082F4"/>
    <w:rsid w:val="54B1F276"/>
    <w:rsid w:val="54C0F028"/>
    <w:rsid w:val="54CF1C6E"/>
    <w:rsid w:val="54D163EC"/>
    <w:rsid w:val="54D1873C"/>
    <w:rsid w:val="54D7787B"/>
    <w:rsid w:val="54EAF636"/>
    <w:rsid w:val="54ED54F1"/>
    <w:rsid w:val="54FB8BB7"/>
    <w:rsid w:val="5501A752"/>
    <w:rsid w:val="5548B765"/>
    <w:rsid w:val="5573F651"/>
    <w:rsid w:val="557D31DA"/>
    <w:rsid w:val="55830D58"/>
    <w:rsid w:val="559BAF2E"/>
    <w:rsid w:val="55A07D35"/>
    <w:rsid w:val="55A48698"/>
    <w:rsid w:val="55AC9ED5"/>
    <w:rsid w:val="55B15D88"/>
    <w:rsid w:val="55B5143D"/>
    <w:rsid w:val="55C5D7FC"/>
    <w:rsid w:val="55D05B1B"/>
    <w:rsid w:val="55D5B83F"/>
    <w:rsid w:val="55E30624"/>
    <w:rsid w:val="55EBFA81"/>
    <w:rsid w:val="55F6C1F1"/>
    <w:rsid w:val="55FD0AD6"/>
    <w:rsid w:val="56155691"/>
    <w:rsid w:val="56156601"/>
    <w:rsid w:val="562F7476"/>
    <w:rsid w:val="56383109"/>
    <w:rsid w:val="5639A715"/>
    <w:rsid w:val="563BF52F"/>
    <w:rsid w:val="56460626"/>
    <w:rsid w:val="56825868"/>
    <w:rsid w:val="56A07C5B"/>
    <w:rsid w:val="56A1211B"/>
    <w:rsid w:val="56B3435F"/>
    <w:rsid w:val="56B7A7BC"/>
    <w:rsid w:val="56C9D0C5"/>
    <w:rsid w:val="56D5BCD9"/>
    <w:rsid w:val="56EF10AC"/>
    <w:rsid w:val="56FDD79F"/>
    <w:rsid w:val="570E6247"/>
    <w:rsid w:val="572234AD"/>
    <w:rsid w:val="574813B2"/>
    <w:rsid w:val="574DF85F"/>
    <w:rsid w:val="57507F77"/>
    <w:rsid w:val="5754F256"/>
    <w:rsid w:val="575579CD"/>
    <w:rsid w:val="577F0CEA"/>
    <w:rsid w:val="578CAD3E"/>
    <w:rsid w:val="579A86F6"/>
    <w:rsid w:val="57A816E7"/>
    <w:rsid w:val="57D022B6"/>
    <w:rsid w:val="57FA32AB"/>
    <w:rsid w:val="58106300"/>
    <w:rsid w:val="581ECC44"/>
    <w:rsid w:val="58279E5A"/>
    <w:rsid w:val="582E3CF4"/>
    <w:rsid w:val="58347B26"/>
    <w:rsid w:val="5837007E"/>
    <w:rsid w:val="5838BDC8"/>
    <w:rsid w:val="585D8686"/>
    <w:rsid w:val="586422BA"/>
    <w:rsid w:val="5867C9DA"/>
    <w:rsid w:val="58682B05"/>
    <w:rsid w:val="58697968"/>
    <w:rsid w:val="587508D1"/>
    <w:rsid w:val="5882DCB0"/>
    <w:rsid w:val="588689B7"/>
    <w:rsid w:val="5889BABB"/>
    <w:rsid w:val="589BCFE1"/>
    <w:rsid w:val="58A69EA2"/>
    <w:rsid w:val="58C58735"/>
    <w:rsid w:val="58DF872F"/>
    <w:rsid w:val="58EFDAD8"/>
    <w:rsid w:val="58F59490"/>
    <w:rsid w:val="5901992A"/>
    <w:rsid w:val="59021775"/>
    <w:rsid w:val="590C3272"/>
    <w:rsid w:val="591350F3"/>
    <w:rsid w:val="5926D3A2"/>
    <w:rsid w:val="593E7FA4"/>
    <w:rsid w:val="593EBC8A"/>
    <w:rsid w:val="594177FC"/>
    <w:rsid w:val="5954BC46"/>
    <w:rsid w:val="59764546"/>
    <w:rsid w:val="5982DECB"/>
    <w:rsid w:val="5982E1F5"/>
    <w:rsid w:val="59883693"/>
    <w:rsid w:val="599AFDD3"/>
    <w:rsid w:val="59A3B84D"/>
    <w:rsid w:val="59B01B6A"/>
    <w:rsid w:val="59B05B01"/>
    <w:rsid w:val="59C35B2F"/>
    <w:rsid w:val="59C932E8"/>
    <w:rsid w:val="59DCE497"/>
    <w:rsid w:val="59DEFBB4"/>
    <w:rsid w:val="59FB1051"/>
    <w:rsid w:val="59FE8B40"/>
    <w:rsid w:val="59FECEAA"/>
    <w:rsid w:val="5A04CBC0"/>
    <w:rsid w:val="5A059268"/>
    <w:rsid w:val="5A17AE06"/>
    <w:rsid w:val="5A1AF247"/>
    <w:rsid w:val="5A1E4019"/>
    <w:rsid w:val="5A56C9FC"/>
    <w:rsid w:val="5A84D73C"/>
    <w:rsid w:val="5A95905B"/>
    <w:rsid w:val="5A95A06C"/>
    <w:rsid w:val="5AB0136F"/>
    <w:rsid w:val="5ACA5181"/>
    <w:rsid w:val="5ADD4099"/>
    <w:rsid w:val="5ADFDC55"/>
    <w:rsid w:val="5AED4C33"/>
    <w:rsid w:val="5AF090C3"/>
    <w:rsid w:val="5AFF8869"/>
    <w:rsid w:val="5B0D71B1"/>
    <w:rsid w:val="5B16E9A0"/>
    <w:rsid w:val="5B1D4E0F"/>
    <w:rsid w:val="5B2A3301"/>
    <w:rsid w:val="5B3F71AE"/>
    <w:rsid w:val="5B41C818"/>
    <w:rsid w:val="5B9A2B68"/>
    <w:rsid w:val="5BB5FF2E"/>
    <w:rsid w:val="5BD24CF6"/>
    <w:rsid w:val="5BE6161A"/>
    <w:rsid w:val="5BF78617"/>
    <w:rsid w:val="5C0E4024"/>
    <w:rsid w:val="5C1102B5"/>
    <w:rsid w:val="5C3754FB"/>
    <w:rsid w:val="5C552E95"/>
    <w:rsid w:val="5C6486BA"/>
    <w:rsid w:val="5C67B5FD"/>
    <w:rsid w:val="5C93310B"/>
    <w:rsid w:val="5CA45ABC"/>
    <w:rsid w:val="5CA4C26F"/>
    <w:rsid w:val="5CB30258"/>
    <w:rsid w:val="5CBC1497"/>
    <w:rsid w:val="5CBED005"/>
    <w:rsid w:val="5CC4315F"/>
    <w:rsid w:val="5CD57075"/>
    <w:rsid w:val="5CDDAD8B"/>
    <w:rsid w:val="5CF1CA79"/>
    <w:rsid w:val="5CFB3674"/>
    <w:rsid w:val="5CFC3967"/>
    <w:rsid w:val="5D0119FE"/>
    <w:rsid w:val="5D0951EB"/>
    <w:rsid w:val="5D0A20DA"/>
    <w:rsid w:val="5D150F57"/>
    <w:rsid w:val="5D22D310"/>
    <w:rsid w:val="5D3D9416"/>
    <w:rsid w:val="5D4194E5"/>
    <w:rsid w:val="5D46B71D"/>
    <w:rsid w:val="5D613542"/>
    <w:rsid w:val="5D679E2D"/>
    <w:rsid w:val="5D6CB0C9"/>
    <w:rsid w:val="5D7CCF1F"/>
    <w:rsid w:val="5D7E2ACB"/>
    <w:rsid w:val="5D82828A"/>
    <w:rsid w:val="5DA084BC"/>
    <w:rsid w:val="5DA2E45C"/>
    <w:rsid w:val="5DB03799"/>
    <w:rsid w:val="5DB08829"/>
    <w:rsid w:val="5DB783E6"/>
    <w:rsid w:val="5DC496A0"/>
    <w:rsid w:val="5DDB10FE"/>
    <w:rsid w:val="5DDEBBCC"/>
    <w:rsid w:val="5DEF6D86"/>
    <w:rsid w:val="5DF6D595"/>
    <w:rsid w:val="5DFF710A"/>
    <w:rsid w:val="5E1DA562"/>
    <w:rsid w:val="5E205395"/>
    <w:rsid w:val="5E225026"/>
    <w:rsid w:val="5E519E4B"/>
    <w:rsid w:val="5E5B80A8"/>
    <w:rsid w:val="5E70576E"/>
    <w:rsid w:val="5E779D3C"/>
    <w:rsid w:val="5E835024"/>
    <w:rsid w:val="5E96C03F"/>
    <w:rsid w:val="5E9B5A6B"/>
    <w:rsid w:val="5EBF8511"/>
    <w:rsid w:val="5ECCD208"/>
    <w:rsid w:val="5ECDB8F0"/>
    <w:rsid w:val="5ECFEFEF"/>
    <w:rsid w:val="5EF94CEB"/>
    <w:rsid w:val="5F095F75"/>
    <w:rsid w:val="5F0B20A4"/>
    <w:rsid w:val="5F1C974C"/>
    <w:rsid w:val="5F2962BD"/>
    <w:rsid w:val="5F311182"/>
    <w:rsid w:val="5F35F195"/>
    <w:rsid w:val="5F46307E"/>
    <w:rsid w:val="5F4E8924"/>
    <w:rsid w:val="5F523851"/>
    <w:rsid w:val="5F53DBDF"/>
    <w:rsid w:val="5F65972E"/>
    <w:rsid w:val="5F6E04ED"/>
    <w:rsid w:val="5F72739C"/>
    <w:rsid w:val="5F7299CE"/>
    <w:rsid w:val="5F73C018"/>
    <w:rsid w:val="5F88DA2F"/>
    <w:rsid w:val="5F8FF937"/>
    <w:rsid w:val="5F98311A"/>
    <w:rsid w:val="5FBE1052"/>
    <w:rsid w:val="5FD2C23A"/>
    <w:rsid w:val="5FD8F0BD"/>
    <w:rsid w:val="5FDBF508"/>
    <w:rsid w:val="5FDF0E9A"/>
    <w:rsid w:val="5FE9AC11"/>
    <w:rsid w:val="5FF053B6"/>
    <w:rsid w:val="6008025F"/>
    <w:rsid w:val="601B26EC"/>
    <w:rsid w:val="601D1B1A"/>
    <w:rsid w:val="601DDC64"/>
    <w:rsid w:val="6030141D"/>
    <w:rsid w:val="6034AC6A"/>
    <w:rsid w:val="60387EC4"/>
    <w:rsid w:val="6040EF38"/>
    <w:rsid w:val="6054BCB7"/>
    <w:rsid w:val="605563ED"/>
    <w:rsid w:val="605862BA"/>
    <w:rsid w:val="60646CD1"/>
    <w:rsid w:val="6066514D"/>
    <w:rsid w:val="606C409A"/>
    <w:rsid w:val="608C6CF0"/>
    <w:rsid w:val="60936B85"/>
    <w:rsid w:val="60AC0884"/>
    <w:rsid w:val="60B0B1E8"/>
    <w:rsid w:val="60B6B9C1"/>
    <w:rsid w:val="60B84C72"/>
    <w:rsid w:val="60BC2CD8"/>
    <w:rsid w:val="60C0EB42"/>
    <w:rsid w:val="60C868C5"/>
    <w:rsid w:val="60C97EBD"/>
    <w:rsid w:val="60D3EE50"/>
    <w:rsid w:val="60D80E66"/>
    <w:rsid w:val="60E9BFC1"/>
    <w:rsid w:val="610F00F2"/>
    <w:rsid w:val="611FF6C0"/>
    <w:rsid w:val="612F06EE"/>
    <w:rsid w:val="613F0716"/>
    <w:rsid w:val="61426123"/>
    <w:rsid w:val="6154CFDB"/>
    <w:rsid w:val="6154D6EA"/>
    <w:rsid w:val="61683347"/>
    <w:rsid w:val="618783B4"/>
    <w:rsid w:val="618D9FA7"/>
    <w:rsid w:val="619A6464"/>
    <w:rsid w:val="61B885C3"/>
    <w:rsid w:val="61CF84F2"/>
    <w:rsid w:val="61CFAC31"/>
    <w:rsid w:val="61D07B3A"/>
    <w:rsid w:val="61D82FFF"/>
    <w:rsid w:val="61D8FBEC"/>
    <w:rsid w:val="61F6F7EC"/>
    <w:rsid w:val="61FF6506"/>
    <w:rsid w:val="61FFB11A"/>
    <w:rsid w:val="620AC39B"/>
    <w:rsid w:val="621E8D5F"/>
    <w:rsid w:val="622ACA51"/>
    <w:rsid w:val="6254480E"/>
    <w:rsid w:val="6265CA55"/>
    <w:rsid w:val="6273F039"/>
    <w:rsid w:val="62833E6E"/>
    <w:rsid w:val="629339B2"/>
    <w:rsid w:val="62972536"/>
    <w:rsid w:val="62E957EE"/>
    <w:rsid w:val="62F3FE47"/>
    <w:rsid w:val="62FC08EC"/>
    <w:rsid w:val="6303C1D2"/>
    <w:rsid w:val="632FA88C"/>
    <w:rsid w:val="63387DCB"/>
    <w:rsid w:val="63388041"/>
    <w:rsid w:val="6339FF9D"/>
    <w:rsid w:val="633D7073"/>
    <w:rsid w:val="633FDE29"/>
    <w:rsid w:val="634AAE8A"/>
    <w:rsid w:val="6358DE92"/>
    <w:rsid w:val="63743494"/>
    <w:rsid w:val="6377DA3E"/>
    <w:rsid w:val="6397FD81"/>
    <w:rsid w:val="63A84989"/>
    <w:rsid w:val="63BB577B"/>
    <w:rsid w:val="63C56914"/>
    <w:rsid w:val="63D110FC"/>
    <w:rsid w:val="63E345BB"/>
    <w:rsid w:val="63F1F2A1"/>
    <w:rsid w:val="63F63E85"/>
    <w:rsid w:val="64180E77"/>
    <w:rsid w:val="6418D8C4"/>
    <w:rsid w:val="644C2B86"/>
    <w:rsid w:val="645870A0"/>
    <w:rsid w:val="647A4324"/>
    <w:rsid w:val="648CF4F2"/>
    <w:rsid w:val="649B15DB"/>
    <w:rsid w:val="64B5F5D4"/>
    <w:rsid w:val="6514B79B"/>
    <w:rsid w:val="65255BAA"/>
    <w:rsid w:val="652B69C2"/>
    <w:rsid w:val="653D8526"/>
    <w:rsid w:val="654021F3"/>
    <w:rsid w:val="6564C04F"/>
    <w:rsid w:val="65667AB9"/>
    <w:rsid w:val="657F0997"/>
    <w:rsid w:val="6595C734"/>
    <w:rsid w:val="65C39348"/>
    <w:rsid w:val="65CA0214"/>
    <w:rsid w:val="65D0FD9E"/>
    <w:rsid w:val="65D95042"/>
    <w:rsid w:val="65EF53D6"/>
    <w:rsid w:val="65F5FF1C"/>
    <w:rsid w:val="662401D6"/>
    <w:rsid w:val="6625AB8B"/>
    <w:rsid w:val="6637BE16"/>
    <w:rsid w:val="6646BCD2"/>
    <w:rsid w:val="664B9416"/>
    <w:rsid w:val="66575D8B"/>
    <w:rsid w:val="66617CED"/>
    <w:rsid w:val="6675F035"/>
    <w:rsid w:val="667DDD18"/>
    <w:rsid w:val="66817E84"/>
    <w:rsid w:val="6681A63A"/>
    <w:rsid w:val="66851D24"/>
    <w:rsid w:val="668D3C7F"/>
    <w:rsid w:val="668F3E19"/>
    <w:rsid w:val="66902758"/>
    <w:rsid w:val="6695DF09"/>
    <w:rsid w:val="66A64591"/>
    <w:rsid w:val="66BA26BC"/>
    <w:rsid w:val="66C19496"/>
    <w:rsid w:val="66C63AC4"/>
    <w:rsid w:val="66CB68BE"/>
    <w:rsid w:val="66E2105B"/>
    <w:rsid w:val="66E9DC09"/>
    <w:rsid w:val="66ED98BA"/>
    <w:rsid w:val="66F04DD7"/>
    <w:rsid w:val="66F403A0"/>
    <w:rsid w:val="670B4DF9"/>
    <w:rsid w:val="6710B639"/>
    <w:rsid w:val="674562BF"/>
    <w:rsid w:val="677065CA"/>
    <w:rsid w:val="678DE1CF"/>
    <w:rsid w:val="67A96067"/>
    <w:rsid w:val="67BAF9B2"/>
    <w:rsid w:val="67C307F3"/>
    <w:rsid w:val="67DB0758"/>
    <w:rsid w:val="67DEBA6A"/>
    <w:rsid w:val="67F99ECB"/>
    <w:rsid w:val="680A7A9E"/>
    <w:rsid w:val="6819761C"/>
    <w:rsid w:val="681B9358"/>
    <w:rsid w:val="681C1219"/>
    <w:rsid w:val="682363E0"/>
    <w:rsid w:val="6830C451"/>
    <w:rsid w:val="68351D51"/>
    <w:rsid w:val="685334CD"/>
    <w:rsid w:val="685559D0"/>
    <w:rsid w:val="686F2830"/>
    <w:rsid w:val="6871D72A"/>
    <w:rsid w:val="68BA1512"/>
    <w:rsid w:val="68CBF6B2"/>
    <w:rsid w:val="68D9E913"/>
    <w:rsid w:val="68EE607D"/>
    <w:rsid w:val="68F4A86F"/>
    <w:rsid w:val="692C06D7"/>
    <w:rsid w:val="692DA517"/>
    <w:rsid w:val="6952AFFE"/>
    <w:rsid w:val="695CE42E"/>
    <w:rsid w:val="696B2C5E"/>
    <w:rsid w:val="6974EC0D"/>
    <w:rsid w:val="6977809B"/>
    <w:rsid w:val="697CC0F9"/>
    <w:rsid w:val="69AFA0C1"/>
    <w:rsid w:val="69C492F2"/>
    <w:rsid w:val="69CBE5DB"/>
    <w:rsid w:val="69CE14AD"/>
    <w:rsid w:val="69DCE4AC"/>
    <w:rsid w:val="69DCEC71"/>
    <w:rsid w:val="69EB506B"/>
    <w:rsid w:val="69F7A566"/>
    <w:rsid w:val="6A1F96E3"/>
    <w:rsid w:val="6A25B509"/>
    <w:rsid w:val="6A3044DE"/>
    <w:rsid w:val="6A30D910"/>
    <w:rsid w:val="6A35995D"/>
    <w:rsid w:val="6A35DDA3"/>
    <w:rsid w:val="6A46486D"/>
    <w:rsid w:val="6A4E4236"/>
    <w:rsid w:val="6A7BC6AF"/>
    <w:rsid w:val="6A92E460"/>
    <w:rsid w:val="6A95E923"/>
    <w:rsid w:val="6A9F29A1"/>
    <w:rsid w:val="6AA91432"/>
    <w:rsid w:val="6AB8D594"/>
    <w:rsid w:val="6ADE5476"/>
    <w:rsid w:val="6AE10C63"/>
    <w:rsid w:val="6AF22E8D"/>
    <w:rsid w:val="6B075B04"/>
    <w:rsid w:val="6B12F897"/>
    <w:rsid w:val="6B28D48A"/>
    <w:rsid w:val="6B35A5EC"/>
    <w:rsid w:val="6B416685"/>
    <w:rsid w:val="6B4C3C43"/>
    <w:rsid w:val="6B4D34FE"/>
    <w:rsid w:val="6B4FA06F"/>
    <w:rsid w:val="6B56772E"/>
    <w:rsid w:val="6B57A31C"/>
    <w:rsid w:val="6B6AA4AE"/>
    <w:rsid w:val="6B6C6988"/>
    <w:rsid w:val="6B893539"/>
    <w:rsid w:val="6B93FE97"/>
    <w:rsid w:val="6B951183"/>
    <w:rsid w:val="6B99ADBC"/>
    <w:rsid w:val="6BA5776D"/>
    <w:rsid w:val="6BA5F9C2"/>
    <w:rsid w:val="6BBB905B"/>
    <w:rsid w:val="6BBF3132"/>
    <w:rsid w:val="6BDB810C"/>
    <w:rsid w:val="6BFB2A6A"/>
    <w:rsid w:val="6BFB4752"/>
    <w:rsid w:val="6BFF4CB3"/>
    <w:rsid w:val="6C0116BC"/>
    <w:rsid w:val="6C1579A3"/>
    <w:rsid w:val="6C1D4416"/>
    <w:rsid w:val="6C1D7E36"/>
    <w:rsid w:val="6C27A796"/>
    <w:rsid w:val="6C2E0537"/>
    <w:rsid w:val="6C32B938"/>
    <w:rsid w:val="6C34303C"/>
    <w:rsid w:val="6C59FED5"/>
    <w:rsid w:val="6C5E8EE5"/>
    <w:rsid w:val="6C65D0D6"/>
    <w:rsid w:val="6C73F124"/>
    <w:rsid w:val="6C89F5BD"/>
    <w:rsid w:val="6C8D3162"/>
    <w:rsid w:val="6C98698A"/>
    <w:rsid w:val="6CA6F8F2"/>
    <w:rsid w:val="6CBBAB83"/>
    <w:rsid w:val="6CBDEFC4"/>
    <w:rsid w:val="6CBEAB06"/>
    <w:rsid w:val="6CD70801"/>
    <w:rsid w:val="6CD92406"/>
    <w:rsid w:val="6CDF52A0"/>
    <w:rsid w:val="6CF34A57"/>
    <w:rsid w:val="6D0E409D"/>
    <w:rsid w:val="6D40049E"/>
    <w:rsid w:val="6D46726F"/>
    <w:rsid w:val="6D4EB74F"/>
    <w:rsid w:val="6D5AEE61"/>
    <w:rsid w:val="6D619A70"/>
    <w:rsid w:val="6D763411"/>
    <w:rsid w:val="6D99FBA6"/>
    <w:rsid w:val="6D9FDE81"/>
    <w:rsid w:val="6DA26F57"/>
    <w:rsid w:val="6DA9B290"/>
    <w:rsid w:val="6DB8CFFC"/>
    <w:rsid w:val="6DBF2343"/>
    <w:rsid w:val="6DCE26F7"/>
    <w:rsid w:val="6DD16A81"/>
    <w:rsid w:val="6DD7EFBA"/>
    <w:rsid w:val="6DDB06C5"/>
    <w:rsid w:val="6DFA89F2"/>
    <w:rsid w:val="6E01BACF"/>
    <w:rsid w:val="6E174A48"/>
    <w:rsid w:val="6E247BFE"/>
    <w:rsid w:val="6E25E960"/>
    <w:rsid w:val="6E2D4EDA"/>
    <w:rsid w:val="6E4887DF"/>
    <w:rsid w:val="6E4F7E25"/>
    <w:rsid w:val="6E56100C"/>
    <w:rsid w:val="6E5AE8EB"/>
    <w:rsid w:val="6E629667"/>
    <w:rsid w:val="6E63A5D4"/>
    <w:rsid w:val="6E70A3BA"/>
    <w:rsid w:val="6E80F125"/>
    <w:rsid w:val="6E882BB0"/>
    <w:rsid w:val="6E8C7D2A"/>
    <w:rsid w:val="6EA31BDF"/>
    <w:rsid w:val="6EAD0188"/>
    <w:rsid w:val="6EBA82CC"/>
    <w:rsid w:val="6ECE399A"/>
    <w:rsid w:val="6EE30378"/>
    <w:rsid w:val="6EE3B0EE"/>
    <w:rsid w:val="6EF62B38"/>
    <w:rsid w:val="6F13148C"/>
    <w:rsid w:val="6F378BAD"/>
    <w:rsid w:val="6F3FCF1D"/>
    <w:rsid w:val="6F4A227F"/>
    <w:rsid w:val="6F5663E2"/>
    <w:rsid w:val="6F65076A"/>
    <w:rsid w:val="6F694455"/>
    <w:rsid w:val="6F9CF192"/>
    <w:rsid w:val="6FA4B32E"/>
    <w:rsid w:val="6FAA528D"/>
    <w:rsid w:val="6FAD1E1A"/>
    <w:rsid w:val="6FBD9622"/>
    <w:rsid w:val="6FC2C0A2"/>
    <w:rsid w:val="6FD935B9"/>
    <w:rsid w:val="6FD9C3D8"/>
    <w:rsid w:val="6FEF06D3"/>
    <w:rsid w:val="6FFBC783"/>
    <w:rsid w:val="6FFDB76F"/>
    <w:rsid w:val="7003DBB1"/>
    <w:rsid w:val="7003F51B"/>
    <w:rsid w:val="700A54F1"/>
    <w:rsid w:val="700AC833"/>
    <w:rsid w:val="7023EB42"/>
    <w:rsid w:val="70272BCE"/>
    <w:rsid w:val="702D5423"/>
    <w:rsid w:val="7036BB0D"/>
    <w:rsid w:val="70376937"/>
    <w:rsid w:val="7040CB70"/>
    <w:rsid w:val="704AADFB"/>
    <w:rsid w:val="7060C52B"/>
    <w:rsid w:val="707C777C"/>
    <w:rsid w:val="709134B3"/>
    <w:rsid w:val="70951E61"/>
    <w:rsid w:val="70973F79"/>
    <w:rsid w:val="709EDD3F"/>
    <w:rsid w:val="70B6DF0D"/>
    <w:rsid w:val="70B93535"/>
    <w:rsid w:val="70C557FC"/>
    <w:rsid w:val="70E1196E"/>
    <w:rsid w:val="70E5DA40"/>
    <w:rsid w:val="70E6B85F"/>
    <w:rsid w:val="70F38600"/>
    <w:rsid w:val="71028DD4"/>
    <w:rsid w:val="7106FF1E"/>
    <w:rsid w:val="710790A2"/>
    <w:rsid w:val="710F5911"/>
    <w:rsid w:val="7110183F"/>
    <w:rsid w:val="711ADE00"/>
    <w:rsid w:val="7136B758"/>
    <w:rsid w:val="7141BFA4"/>
    <w:rsid w:val="71532E36"/>
    <w:rsid w:val="7181AD6A"/>
    <w:rsid w:val="71828FEC"/>
    <w:rsid w:val="7189ECB7"/>
    <w:rsid w:val="718B88BF"/>
    <w:rsid w:val="719F0604"/>
    <w:rsid w:val="71A20066"/>
    <w:rsid w:val="71A71925"/>
    <w:rsid w:val="71AE16DC"/>
    <w:rsid w:val="71B237A8"/>
    <w:rsid w:val="71C52428"/>
    <w:rsid w:val="71C7E456"/>
    <w:rsid w:val="71EB3FB3"/>
    <w:rsid w:val="71EF0AE1"/>
    <w:rsid w:val="71EF3BF4"/>
    <w:rsid w:val="71F684C0"/>
    <w:rsid w:val="71F6F706"/>
    <w:rsid w:val="71F85987"/>
    <w:rsid w:val="71F8753F"/>
    <w:rsid w:val="721AD7F6"/>
    <w:rsid w:val="72320A4A"/>
    <w:rsid w:val="725301CE"/>
    <w:rsid w:val="72652336"/>
    <w:rsid w:val="72703C3B"/>
    <w:rsid w:val="727960A4"/>
    <w:rsid w:val="7298DB41"/>
    <w:rsid w:val="72B382A9"/>
    <w:rsid w:val="72BF60B7"/>
    <w:rsid w:val="72CB93DF"/>
    <w:rsid w:val="72E61463"/>
    <w:rsid w:val="72E7C201"/>
    <w:rsid w:val="72E82463"/>
    <w:rsid w:val="72E85799"/>
    <w:rsid w:val="72EB852F"/>
    <w:rsid w:val="72F1107C"/>
    <w:rsid w:val="7315EFDA"/>
    <w:rsid w:val="731CF59C"/>
    <w:rsid w:val="7320FAE1"/>
    <w:rsid w:val="73269885"/>
    <w:rsid w:val="7329A47A"/>
    <w:rsid w:val="732BC5AE"/>
    <w:rsid w:val="732E2FE6"/>
    <w:rsid w:val="732E6306"/>
    <w:rsid w:val="7331D946"/>
    <w:rsid w:val="73396828"/>
    <w:rsid w:val="734240CE"/>
    <w:rsid w:val="734E67EA"/>
    <w:rsid w:val="7350328A"/>
    <w:rsid w:val="7368D4AB"/>
    <w:rsid w:val="737181FD"/>
    <w:rsid w:val="7373096E"/>
    <w:rsid w:val="7386408C"/>
    <w:rsid w:val="7388B9E6"/>
    <w:rsid w:val="739C9AF0"/>
    <w:rsid w:val="73AEE6AD"/>
    <w:rsid w:val="73B0B147"/>
    <w:rsid w:val="73B68AD6"/>
    <w:rsid w:val="73B71DA5"/>
    <w:rsid w:val="73B9F544"/>
    <w:rsid w:val="73C2863F"/>
    <w:rsid w:val="73C7FEE5"/>
    <w:rsid w:val="73E53884"/>
    <w:rsid w:val="73EA69DF"/>
    <w:rsid w:val="7406ED16"/>
    <w:rsid w:val="74075BF2"/>
    <w:rsid w:val="740B4E6D"/>
    <w:rsid w:val="7411ED9E"/>
    <w:rsid w:val="741AFA87"/>
    <w:rsid w:val="74250F9C"/>
    <w:rsid w:val="7429191A"/>
    <w:rsid w:val="743A36CA"/>
    <w:rsid w:val="74673638"/>
    <w:rsid w:val="74856C28"/>
    <w:rsid w:val="748645BA"/>
    <w:rsid w:val="7491CD02"/>
    <w:rsid w:val="7496C52C"/>
    <w:rsid w:val="749969FF"/>
    <w:rsid w:val="749AECB0"/>
    <w:rsid w:val="749CA2A8"/>
    <w:rsid w:val="749E4E34"/>
    <w:rsid w:val="74B6FB04"/>
    <w:rsid w:val="74BA7EE4"/>
    <w:rsid w:val="74D21C4D"/>
    <w:rsid w:val="74DC639C"/>
    <w:rsid w:val="74DF44F8"/>
    <w:rsid w:val="74DFB65C"/>
    <w:rsid w:val="74E03E49"/>
    <w:rsid w:val="74E80EE5"/>
    <w:rsid w:val="74EDBB90"/>
    <w:rsid w:val="74F3A717"/>
    <w:rsid w:val="750CCE0D"/>
    <w:rsid w:val="75257008"/>
    <w:rsid w:val="752A720E"/>
    <w:rsid w:val="752EA5D9"/>
    <w:rsid w:val="75318FB5"/>
    <w:rsid w:val="7544E53C"/>
    <w:rsid w:val="7545221F"/>
    <w:rsid w:val="755588BF"/>
    <w:rsid w:val="755B84F1"/>
    <w:rsid w:val="756531E4"/>
    <w:rsid w:val="756A27F1"/>
    <w:rsid w:val="757EEFE2"/>
    <w:rsid w:val="7590E4D8"/>
    <w:rsid w:val="7595AFAC"/>
    <w:rsid w:val="75AA4CDC"/>
    <w:rsid w:val="75B272F6"/>
    <w:rsid w:val="75B53801"/>
    <w:rsid w:val="75C93619"/>
    <w:rsid w:val="75D5324A"/>
    <w:rsid w:val="75F6922D"/>
    <w:rsid w:val="7608BA5A"/>
    <w:rsid w:val="760D0B7D"/>
    <w:rsid w:val="76313128"/>
    <w:rsid w:val="764D5239"/>
    <w:rsid w:val="7657E06C"/>
    <w:rsid w:val="766CF02C"/>
    <w:rsid w:val="766E04D1"/>
    <w:rsid w:val="76838A19"/>
    <w:rsid w:val="7686999B"/>
    <w:rsid w:val="7692EE60"/>
    <w:rsid w:val="769C65C6"/>
    <w:rsid w:val="76AA60CF"/>
    <w:rsid w:val="76B1FD78"/>
    <w:rsid w:val="76CCA33B"/>
    <w:rsid w:val="76CF0452"/>
    <w:rsid w:val="76F75C42"/>
    <w:rsid w:val="771361D0"/>
    <w:rsid w:val="7719CE23"/>
    <w:rsid w:val="772BED33"/>
    <w:rsid w:val="772E5088"/>
    <w:rsid w:val="7743F493"/>
    <w:rsid w:val="77444F32"/>
    <w:rsid w:val="774CB339"/>
    <w:rsid w:val="774F221E"/>
    <w:rsid w:val="77615834"/>
    <w:rsid w:val="776434AE"/>
    <w:rsid w:val="776AAA2F"/>
    <w:rsid w:val="777D5675"/>
    <w:rsid w:val="778F8D51"/>
    <w:rsid w:val="778FC747"/>
    <w:rsid w:val="779CBAA1"/>
    <w:rsid w:val="77C4359A"/>
    <w:rsid w:val="77CB8C40"/>
    <w:rsid w:val="77D3D0CF"/>
    <w:rsid w:val="77D72783"/>
    <w:rsid w:val="77DFE7F7"/>
    <w:rsid w:val="77F07CD3"/>
    <w:rsid w:val="7810F796"/>
    <w:rsid w:val="7826468F"/>
    <w:rsid w:val="783900DA"/>
    <w:rsid w:val="7859E05D"/>
    <w:rsid w:val="78649726"/>
    <w:rsid w:val="786DF6C0"/>
    <w:rsid w:val="7881CCB9"/>
    <w:rsid w:val="788ABD3F"/>
    <w:rsid w:val="78C166E5"/>
    <w:rsid w:val="78CC00CE"/>
    <w:rsid w:val="78E7D404"/>
    <w:rsid w:val="78F735F9"/>
    <w:rsid w:val="7902EEC3"/>
    <w:rsid w:val="79054E59"/>
    <w:rsid w:val="7908181B"/>
    <w:rsid w:val="791FEBB1"/>
    <w:rsid w:val="795A9A0F"/>
    <w:rsid w:val="7971AED7"/>
    <w:rsid w:val="797CF008"/>
    <w:rsid w:val="798B23CD"/>
    <w:rsid w:val="798DE36A"/>
    <w:rsid w:val="79929D49"/>
    <w:rsid w:val="79B04E7D"/>
    <w:rsid w:val="79BAB00F"/>
    <w:rsid w:val="79CA8008"/>
    <w:rsid w:val="79DDB342"/>
    <w:rsid w:val="79E0BCB4"/>
    <w:rsid w:val="79E44465"/>
    <w:rsid w:val="79E5A4C6"/>
    <w:rsid w:val="79F2FE25"/>
    <w:rsid w:val="79FBC46B"/>
    <w:rsid w:val="7A0FDB80"/>
    <w:rsid w:val="7A2945C4"/>
    <w:rsid w:val="7A32F499"/>
    <w:rsid w:val="7A390FE6"/>
    <w:rsid w:val="7A4D323F"/>
    <w:rsid w:val="7A63DCEE"/>
    <w:rsid w:val="7A724809"/>
    <w:rsid w:val="7A91A0BD"/>
    <w:rsid w:val="7A95024B"/>
    <w:rsid w:val="7AAC0E57"/>
    <w:rsid w:val="7AAF93F8"/>
    <w:rsid w:val="7AB26A79"/>
    <w:rsid w:val="7ACDEF93"/>
    <w:rsid w:val="7ACFC7BF"/>
    <w:rsid w:val="7AD92070"/>
    <w:rsid w:val="7AE1449E"/>
    <w:rsid w:val="7AE3478C"/>
    <w:rsid w:val="7AF19271"/>
    <w:rsid w:val="7AF24450"/>
    <w:rsid w:val="7AFAC05E"/>
    <w:rsid w:val="7B00214E"/>
    <w:rsid w:val="7B020B0D"/>
    <w:rsid w:val="7B034560"/>
    <w:rsid w:val="7B0B41C6"/>
    <w:rsid w:val="7B1D6933"/>
    <w:rsid w:val="7B1D874C"/>
    <w:rsid w:val="7B2D7554"/>
    <w:rsid w:val="7B3314DF"/>
    <w:rsid w:val="7B3CCE7D"/>
    <w:rsid w:val="7B4915F5"/>
    <w:rsid w:val="7B4C19B5"/>
    <w:rsid w:val="7B528F33"/>
    <w:rsid w:val="7B5B16E4"/>
    <w:rsid w:val="7B5EF0C3"/>
    <w:rsid w:val="7B6268F5"/>
    <w:rsid w:val="7B6B5229"/>
    <w:rsid w:val="7B6C363B"/>
    <w:rsid w:val="7B6D098A"/>
    <w:rsid w:val="7B746A2A"/>
    <w:rsid w:val="7B830563"/>
    <w:rsid w:val="7B84AE17"/>
    <w:rsid w:val="7B919F71"/>
    <w:rsid w:val="7B9DF3D9"/>
    <w:rsid w:val="7BA56E00"/>
    <w:rsid w:val="7BB7E7B3"/>
    <w:rsid w:val="7BD2EF8A"/>
    <w:rsid w:val="7BD72498"/>
    <w:rsid w:val="7BE3E056"/>
    <w:rsid w:val="7C28679C"/>
    <w:rsid w:val="7C2E7F2F"/>
    <w:rsid w:val="7C352D42"/>
    <w:rsid w:val="7C3D8997"/>
    <w:rsid w:val="7C58461D"/>
    <w:rsid w:val="7C69D3F3"/>
    <w:rsid w:val="7C74260C"/>
    <w:rsid w:val="7C76DE1E"/>
    <w:rsid w:val="7C823150"/>
    <w:rsid w:val="7C8B4BEE"/>
    <w:rsid w:val="7C9173C8"/>
    <w:rsid w:val="7C930BED"/>
    <w:rsid w:val="7C9A8041"/>
    <w:rsid w:val="7CA59DCC"/>
    <w:rsid w:val="7CC201B7"/>
    <w:rsid w:val="7CC97C85"/>
    <w:rsid w:val="7CC9A2E1"/>
    <w:rsid w:val="7CCF31AF"/>
    <w:rsid w:val="7CD4B3E0"/>
    <w:rsid w:val="7CDC31D0"/>
    <w:rsid w:val="7CF54128"/>
    <w:rsid w:val="7CFE3EDC"/>
    <w:rsid w:val="7D0C3B52"/>
    <w:rsid w:val="7D17DF12"/>
    <w:rsid w:val="7D1A1150"/>
    <w:rsid w:val="7D1AF059"/>
    <w:rsid w:val="7D1D3FD8"/>
    <w:rsid w:val="7D20CC15"/>
    <w:rsid w:val="7D214353"/>
    <w:rsid w:val="7D286FD5"/>
    <w:rsid w:val="7D2ACE99"/>
    <w:rsid w:val="7D38C632"/>
    <w:rsid w:val="7D3F3EA1"/>
    <w:rsid w:val="7D430356"/>
    <w:rsid w:val="7D4963AB"/>
    <w:rsid w:val="7D56A9BE"/>
    <w:rsid w:val="7D57BD13"/>
    <w:rsid w:val="7D6AF2B1"/>
    <w:rsid w:val="7D740A98"/>
    <w:rsid w:val="7D7C4D0A"/>
    <w:rsid w:val="7D7F1FC7"/>
    <w:rsid w:val="7D801AD2"/>
    <w:rsid w:val="7D84B731"/>
    <w:rsid w:val="7D86F510"/>
    <w:rsid w:val="7DA2284C"/>
    <w:rsid w:val="7DA73874"/>
    <w:rsid w:val="7DB1A62A"/>
    <w:rsid w:val="7DCE8DA1"/>
    <w:rsid w:val="7DDB4882"/>
    <w:rsid w:val="7DE53844"/>
    <w:rsid w:val="7E16E26B"/>
    <w:rsid w:val="7E1C230C"/>
    <w:rsid w:val="7E2C2E2E"/>
    <w:rsid w:val="7E67F4A8"/>
    <w:rsid w:val="7E6D1937"/>
    <w:rsid w:val="7E6DA2DB"/>
    <w:rsid w:val="7E83AA35"/>
    <w:rsid w:val="7E884FEA"/>
    <w:rsid w:val="7E9751D8"/>
    <w:rsid w:val="7EA445B5"/>
    <w:rsid w:val="7EA6A331"/>
    <w:rsid w:val="7ECD1C14"/>
    <w:rsid w:val="7ED253E5"/>
    <w:rsid w:val="7EE19CEE"/>
    <w:rsid w:val="7EE97033"/>
    <w:rsid w:val="7EEA9387"/>
    <w:rsid w:val="7EF11E10"/>
    <w:rsid w:val="7EF1FDEF"/>
    <w:rsid w:val="7F021CDF"/>
    <w:rsid w:val="7F04D459"/>
    <w:rsid w:val="7F0BEE14"/>
    <w:rsid w:val="7F2622C5"/>
    <w:rsid w:val="7F27B691"/>
    <w:rsid w:val="7F38007F"/>
    <w:rsid w:val="7F471158"/>
    <w:rsid w:val="7F4BFC70"/>
    <w:rsid w:val="7F4D6086"/>
    <w:rsid w:val="7F621F1C"/>
    <w:rsid w:val="7F985914"/>
    <w:rsid w:val="7FA174D9"/>
    <w:rsid w:val="7FA7853A"/>
    <w:rsid w:val="7FA78F63"/>
    <w:rsid w:val="7FAFBD20"/>
    <w:rsid w:val="7FC260B5"/>
    <w:rsid w:val="7FCE1D34"/>
    <w:rsid w:val="7FEE13F1"/>
    <w:rsid w:val="7FF6C643"/>
    <w:rsid w:val="7FFFC2A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6B002"/>
  <w15:chartTrackingRefBased/>
  <w15:docId w15:val="{F68AF2D4-1495-47F8-8785-9F605CC3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28A"/>
  </w:style>
  <w:style w:type="paragraph" w:styleId="Heading1">
    <w:name w:val="heading 1"/>
    <w:basedOn w:val="Normal"/>
    <w:next w:val="Normal"/>
    <w:link w:val="Heading1Char"/>
    <w:uiPriority w:val="9"/>
    <w:qFormat/>
    <w:rsid w:val="005F1E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2E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16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1EE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71EE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1EE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71EE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71EE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71EE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E8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D4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17F"/>
  </w:style>
  <w:style w:type="paragraph" w:styleId="Footer">
    <w:name w:val="footer"/>
    <w:basedOn w:val="Normal"/>
    <w:link w:val="FooterChar"/>
    <w:uiPriority w:val="99"/>
    <w:unhideWhenUsed/>
    <w:rsid w:val="003D4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17F"/>
  </w:style>
  <w:style w:type="paragraph" w:styleId="BodyText">
    <w:name w:val="Body Text"/>
    <w:aliases w:val="heading3"/>
    <w:basedOn w:val="Normal"/>
    <w:link w:val="BodyTextChar"/>
    <w:uiPriority w:val="99"/>
    <w:unhideWhenUsed/>
    <w:qFormat/>
    <w:rsid w:val="0084754A"/>
    <w:pPr>
      <w:tabs>
        <w:tab w:val="left" w:pos="1043"/>
      </w:tabs>
      <w:spacing w:after="120" w:line="276" w:lineRule="auto"/>
    </w:pPr>
    <w:rPr>
      <w:rFonts w:ascii="Arial" w:eastAsia="Calibri" w:hAnsi="Arial" w:cs="Times New Roman"/>
      <w:kern w:val="0"/>
      <w:sz w:val="20"/>
      <w:szCs w:val="20"/>
      <w:lang w:val="x-none" w:eastAsia="x-none"/>
    </w:rPr>
  </w:style>
  <w:style w:type="character" w:customStyle="1" w:styleId="BodyTextChar">
    <w:name w:val="Body Text Char"/>
    <w:aliases w:val="heading3 Char"/>
    <w:basedOn w:val="DefaultParagraphFont"/>
    <w:link w:val="BodyText"/>
    <w:uiPriority w:val="99"/>
    <w:rsid w:val="0084754A"/>
    <w:rPr>
      <w:rFonts w:ascii="Arial" w:eastAsia="Calibri" w:hAnsi="Arial" w:cs="Times New Roman"/>
      <w:kern w:val="0"/>
      <w:sz w:val="20"/>
      <w:szCs w:val="20"/>
      <w:lang w:val="x-none" w:eastAsia="x-none"/>
    </w:rPr>
  </w:style>
  <w:style w:type="table" w:styleId="TableGrid">
    <w:name w:val="Table Grid"/>
    <w:basedOn w:val="TableNormal"/>
    <w:uiPriority w:val="39"/>
    <w:rsid w:val="00064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6F65"/>
    <w:pPr>
      <w:outlineLvl w:val="9"/>
    </w:pPr>
    <w:rPr>
      <w:kern w:val="0"/>
      <w:lang w:val="en-US"/>
    </w:rPr>
  </w:style>
  <w:style w:type="paragraph" w:styleId="TOC1">
    <w:name w:val="toc 1"/>
    <w:basedOn w:val="Normal"/>
    <w:next w:val="Normal"/>
    <w:autoRedefine/>
    <w:uiPriority w:val="39"/>
    <w:unhideWhenUsed/>
    <w:rsid w:val="00BD6F65"/>
    <w:pPr>
      <w:spacing w:after="100"/>
    </w:pPr>
  </w:style>
  <w:style w:type="character" w:styleId="Hyperlink">
    <w:name w:val="Hyperlink"/>
    <w:basedOn w:val="DefaultParagraphFont"/>
    <w:uiPriority w:val="99"/>
    <w:unhideWhenUsed/>
    <w:rsid w:val="00BD6F65"/>
    <w:rPr>
      <w:color w:val="0563C1" w:themeColor="hyperlink"/>
      <w:u w:val="single"/>
    </w:rPr>
  </w:style>
  <w:style w:type="character" w:customStyle="1" w:styleId="Heading2Char">
    <w:name w:val="Heading 2 Char"/>
    <w:basedOn w:val="DefaultParagraphFont"/>
    <w:link w:val="Heading2"/>
    <w:uiPriority w:val="9"/>
    <w:rsid w:val="00EA2EA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D1290"/>
    <w:pPr>
      <w:ind w:left="720"/>
      <w:contextualSpacing/>
    </w:pPr>
  </w:style>
  <w:style w:type="paragraph" w:customStyle="1" w:styleId="TableParagraph">
    <w:name w:val="Table Paragraph"/>
    <w:basedOn w:val="Normal"/>
    <w:uiPriority w:val="1"/>
    <w:qFormat/>
    <w:rsid w:val="003722DC"/>
    <w:pPr>
      <w:widowControl w:val="0"/>
      <w:autoSpaceDE w:val="0"/>
      <w:autoSpaceDN w:val="0"/>
      <w:spacing w:after="0" w:line="240" w:lineRule="auto"/>
      <w:ind w:left="110"/>
    </w:pPr>
    <w:rPr>
      <w:rFonts w:ascii="Arial" w:eastAsia="Arial" w:hAnsi="Arial" w:cs="Arial"/>
      <w:kern w:val="0"/>
      <w:lang w:val="en-US"/>
    </w:rPr>
  </w:style>
  <w:style w:type="paragraph" w:customStyle="1" w:styleId="Bodycopy">
    <w:name w:val="Body copy"/>
    <w:link w:val="BodycopyChar"/>
    <w:qFormat/>
    <w:rsid w:val="00DB46D1"/>
    <w:pPr>
      <w:spacing w:after="120" w:line="240" w:lineRule="auto"/>
    </w:pPr>
    <w:rPr>
      <w:rFonts w:ascii="Arial" w:eastAsia="Times" w:hAnsi="Arial" w:cs="Times New Roman"/>
      <w:color w:val="000000"/>
      <w:kern w:val="0"/>
      <w:sz w:val="20"/>
      <w:szCs w:val="20"/>
      <w:lang w:val="en-US"/>
    </w:rPr>
  </w:style>
  <w:style w:type="character" w:customStyle="1" w:styleId="BodycopyChar">
    <w:name w:val="Body copy Char"/>
    <w:basedOn w:val="DefaultParagraphFont"/>
    <w:link w:val="Bodycopy"/>
    <w:rsid w:val="00DB46D1"/>
    <w:rPr>
      <w:rFonts w:ascii="Arial" w:eastAsia="Times" w:hAnsi="Arial" w:cs="Times New Roman"/>
      <w:color w:val="000000"/>
      <w:kern w:val="0"/>
      <w:sz w:val="20"/>
      <w:szCs w:val="20"/>
      <w:lang w:val="en-US"/>
    </w:rPr>
  </w:style>
  <w:style w:type="paragraph" w:styleId="TOC2">
    <w:name w:val="toc 2"/>
    <w:basedOn w:val="Normal"/>
    <w:next w:val="Normal"/>
    <w:autoRedefine/>
    <w:uiPriority w:val="39"/>
    <w:unhideWhenUsed/>
    <w:rsid w:val="009C0E53"/>
    <w:pPr>
      <w:spacing w:after="100"/>
      <w:ind w:left="220"/>
    </w:pPr>
  </w:style>
  <w:style w:type="character" w:customStyle="1" w:styleId="Heading3Char">
    <w:name w:val="Heading 3 Char"/>
    <w:basedOn w:val="DefaultParagraphFont"/>
    <w:link w:val="Heading3"/>
    <w:uiPriority w:val="9"/>
    <w:rsid w:val="00A7168D"/>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
    <w:qFormat/>
    <w:rsid w:val="00A7168D"/>
    <w:pPr>
      <w:keepNext/>
      <w:spacing w:before="240" w:after="240" w:line="240" w:lineRule="atLeast"/>
    </w:pPr>
    <w:rPr>
      <w:rFonts w:ascii="Verdana" w:hAnsi="Verdana"/>
      <w:iCs/>
      <w:color w:val="70AD47" w:themeColor="accent6"/>
      <w:kern w:val="0"/>
      <w:sz w:val="17"/>
      <w:szCs w:val="18"/>
    </w:rPr>
  </w:style>
  <w:style w:type="paragraph" w:styleId="TOC3">
    <w:name w:val="toc 3"/>
    <w:basedOn w:val="Normal"/>
    <w:next w:val="Normal"/>
    <w:autoRedefine/>
    <w:uiPriority w:val="39"/>
    <w:unhideWhenUsed/>
    <w:rsid w:val="00050617"/>
    <w:pPr>
      <w:spacing w:after="100"/>
      <w:ind w:left="440"/>
    </w:pPr>
  </w:style>
  <w:style w:type="character" w:customStyle="1" w:styleId="Heading4Char">
    <w:name w:val="Heading 4 Char"/>
    <w:basedOn w:val="DefaultParagraphFont"/>
    <w:link w:val="Heading4"/>
    <w:uiPriority w:val="9"/>
    <w:rsid w:val="00671EE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71EE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71EE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71EE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671E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71EEA"/>
    <w:rPr>
      <w:rFonts w:asciiTheme="majorHAnsi" w:eastAsiaTheme="majorEastAsia" w:hAnsiTheme="majorHAnsi" w:cstheme="majorBidi"/>
      <w:i/>
      <w:iCs/>
      <w:color w:val="272727" w:themeColor="text1" w:themeTint="D8"/>
      <w:sz w:val="21"/>
      <w:szCs w:val="21"/>
    </w:rPr>
  </w:style>
  <w:style w:type="paragraph" w:customStyle="1" w:styleId="Default">
    <w:name w:val="Default"/>
    <w:rsid w:val="00671EEA"/>
    <w:pPr>
      <w:autoSpaceDE w:val="0"/>
      <w:autoSpaceDN w:val="0"/>
      <w:adjustRightInd w:val="0"/>
      <w:spacing w:after="0" w:line="240" w:lineRule="auto"/>
    </w:pPr>
    <w:rPr>
      <w:rFonts w:ascii="Arial" w:hAnsi="Arial" w:cs="Arial"/>
      <w:color w:val="000000"/>
      <w:kern w:val="0"/>
      <w:sz w:val="24"/>
      <w:szCs w:val="24"/>
    </w:rPr>
  </w:style>
  <w:style w:type="character" w:customStyle="1" w:styleId="ui-provider">
    <w:name w:val="ui-provider"/>
    <w:basedOn w:val="DefaultParagraphFont"/>
    <w:rsid w:val="00671EEA"/>
  </w:style>
  <w:style w:type="character" w:customStyle="1" w:styleId="cf01">
    <w:name w:val="cf01"/>
    <w:basedOn w:val="DefaultParagraphFont"/>
    <w:rsid w:val="00671EEA"/>
    <w:rPr>
      <w:rFonts w:ascii="Segoe UI" w:hAnsi="Segoe UI" w:cs="Segoe UI" w:hint="default"/>
      <w:sz w:val="18"/>
      <w:szCs w:val="18"/>
    </w:rPr>
  </w:style>
  <w:style w:type="character" w:styleId="UnresolvedMention">
    <w:name w:val="Unresolved Mention"/>
    <w:basedOn w:val="DefaultParagraphFont"/>
    <w:uiPriority w:val="99"/>
    <w:semiHidden/>
    <w:unhideWhenUsed/>
    <w:rsid w:val="00671EEA"/>
    <w:rPr>
      <w:color w:val="605E5C"/>
      <w:shd w:val="clear" w:color="auto" w:fill="E1DFDD"/>
    </w:rPr>
  </w:style>
  <w:style w:type="character" w:styleId="FollowedHyperlink">
    <w:name w:val="FollowedHyperlink"/>
    <w:basedOn w:val="DefaultParagraphFont"/>
    <w:uiPriority w:val="99"/>
    <w:semiHidden/>
    <w:unhideWhenUsed/>
    <w:rsid w:val="00671EEA"/>
    <w:rPr>
      <w:color w:val="954F72" w:themeColor="followedHyperlink"/>
      <w:u w:val="single"/>
    </w:rPr>
  </w:style>
  <w:style w:type="paragraph" w:styleId="NormalWeb">
    <w:name w:val="Normal (Web)"/>
    <w:basedOn w:val="Normal"/>
    <w:uiPriority w:val="99"/>
    <w:semiHidden/>
    <w:unhideWhenUsed/>
    <w:rsid w:val="00671EEA"/>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customStyle="1" w:styleId="xmsonormal">
    <w:name w:val="x_msonormal"/>
    <w:basedOn w:val="Normal"/>
    <w:rsid w:val="00671EEA"/>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customStyle="1" w:styleId="xelementtoproof">
    <w:name w:val="x_elementtoproof"/>
    <w:basedOn w:val="Normal"/>
    <w:rsid w:val="00671EEA"/>
    <w:pPr>
      <w:spacing w:after="0" w:line="240" w:lineRule="auto"/>
    </w:pPr>
    <w:rPr>
      <w:rFonts w:ascii="Calibri" w:hAnsi="Calibri" w:cs="Calibri"/>
      <w:kern w:val="0"/>
      <w:lang w:eastAsia="en-AU"/>
    </w:rPr>
  </w:style>
  <w:style w:type="paragraph" w:styleId="CommentText">
    <w:name w:val="annotation text"/>
    <w:basedOn w:val="Normal"/>
    <w:link w:val="CommentTextChar"/>
    <w:uiPriority w:val="99"/>
    <w:unhideWhenUsed/>
    <w:rsid w:val="00671EEA"/>
    <w:pPr>
      <w:spacing w:line="240" w:lineRule="auto"/>
    </w:pPr>
    <w:rPr>
      <w:sz w:val="20"/>
      <w:szCs w:val="20"/>
    </w:rPr>
  </w:style>
  <w:style w:type="character" w:customStyle="1" w:styleId="CommentTextChar">
    <w:name w:val="Comment Text Char"/>
    <w:basedOn w:val="DefaultParagraphFont"/>
    <w:link w:val="CommentText"/>
    <w:uiPriority w:val="99"/>
    <w:rsid w:val="00671EEA"/>
    <w:rPr>
      <w:sz w:val="20"/>
      <w:szCs w:val="20"/>
    </w:rPr>
  </w:style>
  <w:style w:type="character" w:styleId="CommentReference">
    <w:name w:val="annotation reference"/>
    <w:basedOn w:val="DefaultParagraphFont"/>
    <w:uiPriority w:val="99"/>
    <w:semiHidden/>
    <w:unhideWhenUsed/>
    <w:rsid w:val="00671EEA"/>
    <w:rPr>
      <w:sz w:val="16"/>
      <w:szCs w:val="16"/>
    </w:rPr>
  </w:style>
  <w:style w:type="character" w:styleId="Mention">
    <w:name w:val="Mention"/>
    <w:basedOn w:val="DefaultParagraphFont"/>
    <w:uiPriority w:val="99"/>
    <w:unhideWhenUsed/>
    <w:rsid w:val="00671EEA"/>
    <w:rPr>
      <w:color w:val="2B579A"/>
      <w:shd w:val="clear" w:color="auto" w:fill="E1DFDD"/>
    </w:rPr>
  </w:style>
  <w:style w:type="paragraph" w:customStyle="1" w:styleId="msonormal0">
    <w:name w:val="msonormal"/>
    <w:basedOn w:val="Normal"/>
    <w:rsid w:val="00671EEA"/>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customStyle="1" w:styleId="xl65">
    <w:name w:val="xl65"/>
    <w:basedOn w:val="Normal"/>
    <w:rsid w:val="00671EE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styleId="Revision">
    <w:name w:val="Revision"/>
    <w:hidden/>
    <w:uiPriority w:val="99"/>
    <w:semiHidden/>
    <w:rsid w:val="008E728A"/>
    <w:pPr>
      <w:spacing w:after="0" w:line="240" w:lineRule="auto"/>
    </w:pPr>
  </w:style>
  <w:style w:type="paragraph" w:styleId="CommentSubject">
    <w:name w:val="annotation subject"/>
    <w:basedOn w:val="CommentText"/>
    <w:next w:val="CommentText"/>
    <w:link w:val="CommentSubjectChar"/>
    <w:uiPriority w:val="99"/>
    <w:semiHidden/>
    <w:unhideWhenUsed/>
    <w:rsid w:val="00F063E5"/>
    <w:rPr>
      <w:b/>
      <w:bCs/>
    </w:rPr>
  </w:style>
  <w:style w:type="character" w:customStyle="1" w:styleId="CommentSubjectChar">
    <w:name w:val="Comment Subject Char"/>
    <w:basedOn w:val="CommentTextChar"/>
    <w:link w:val="CommentSubject"/>
    <w:uiPriority w:val="99"/>
    <w:semiHidden/>
    <w:rsid w:val="00F063E5"/>
    <w:rPr>
      <w:b/>
      <w:bCs/>
      <w:sz w:val="20"/>
      <w:szCs w:val="20"/>
    </w:rPr>
  </w:style>
  <w:style w:type="character" w:styleId="HTMLCode">
    <w:name w:val="HTML Code"/>
    <w:basedOn w:val="DefaultParagraphFont"/>
    <w:uiPriority w:val="99"/>
    <w:semiHidden/>
    <w:unhideWhenUsed/>
    <w:rsid w:val="0062745A"/>
    <w:rPr>
      <w:rFonts w:ascii="Courier New" w:eastAsia="Times New Roman" w:hAnsi="Courier New" w:cs="Courier New"/>
      <w:sz w:val="20"/>
      <w:szCs w:val="20"/>
    </w:rPr>
  </w:style>
  <w:style w:type="character" w:styleId="Strong">
    <w:name w:val="Strong"/>
    <w:basedOn w:val="DefaultParagraphFont"/>
    <w:uiPriority w:val="22"/>
    <w:qFormat/>
    <w:rsid w:val="005B6196"/>
    <w:rPr>
      <w:b/>
      <w:bCs/>
    </w:rPr>
  </w:style>
  <w:style w:type="character" w:customStyle="1" w:styleId="l0s521">
    <w:name w:val="l0s521"/>
    <w:basedOn w:val="DefaultParagraphFont"/>
    <w:rsid w:val="00C566F8"/>
    <w:rPr>
      <w:rFonts w:ascii="Courier New" w:hAnsi="Courier New" w:cs="Courier New" w:hint="default"/>
      <w:color w:val="0000FF"/>
      <w:shd w:val="clear" w:color="auto" w:fill="FFFFFF"/>
    </w:rPr>
  </w:style>
  <w:style w:type="character" w:customStyle="1" w:styleId="l0s551">
    <w:name w:val="l0s551"/>
    <w:basedOn w:val="DefaultParagraphFont"/>
    <w:rsid w:val="00C566F8"/>
    <w:rPr>
      <w:rFonts w:ascii="Courier New" w:hAnsi="Courier New" w:cs="Courier New" w:hint="default"/>
      <w:color w:val="800080"/>
      <w:shd w:val="clear" w:color="auto" w:fill="FFFFFF"/>
    </w:rPr>
  </w:style>
  <w:style w:type="paragraph" w:styleId="TableofFigures">
    <w:name w:val="table of figures"/>
    <w:basedOn w:val="Normal"/>
    <w:next w:val="Normal"/>
    <w:uiPriority w:val="99"/>
    <w:unhideWhenUsed/>
    <w:rsid w:val="00103A29"/>
    <w:pPr>
      <w:spacing w:after="0"/>
      <w:ind w:left="440" w:hanging="440"/>
    </w:pPr>
    <w:rPr>
      <w:rFonts w:cstheme="minorHAnsi"/>
      <w:smallCaps/>
      <w:sz w:val="20"/>
      <w:szCs w:val="20"/>
    </w:rPr>
  </w:style>
  <w:style w:type="paragraph" w:styleId="TOC4">
    <w:name w:val="toc 4"/>
    <w:basedOn w:val="Normal"/>
    <w:next w:val="Normal"/>
    <w:uiPriority w:val="39"/>
    <w:unhideWhenUsed/>
    <w:rsid w:val="009133B2"/>
    <w:pPr>
      <w:spacing w:after="100"/>
      <w:ind w:left="660"/>
    </w:pPr>
  </w:style>
  <w:style w:type="paragraph" w:styleId="TOC5">
    <w:name w:val="toc 5"/>
    <w:basedOn w:val="Normal"/>
    <w:next w:val="Normal"/>
    <w:uiPriority w:val="39"/>
    <w:unhideWhenUsed/>
    <w:rsid w:val="009133B2"/>
    <w:pPr>
      <w:spacing w:after="100"/>
      <w:ind w:left="880"/>
    </w:pPr>
  </w:style>
  <w:style w:type="paragraph" w:customStyle="1" w:styleId="pf0">
    <w:name w:val="pf0"/>
    <w:basedOn w:val="Normal"/>
    <w:rsid w:val="000C0DB7"/>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4199">
      <w:bodyDiv w:val="1"/>
      <w:marLeft w:val="0"/>
      <w:marRight w:val="0"/>
      <w:marTop w:val="0"/>
      <w:marBottom w:val="0"/>
      <w:divBdr>
        <w:top w:val="none" w:sz="0" w:space="0" w:color="auto"/>
        <w:left w:val="none" w:sz="0" w:space="0" w:color="auto"/>
        <w:bottom w:val="none" w:sz="0" w:space="0" w:color="auto"/>
        <w:right w:val="none" w:sz="0" w:space="0" w:color="auto"/>
      </w:divBdr>
    </w:div>
    <w:div w:id="94402019">
      <w:bodyDiv w:val="1"/>
      <w:marLeft w:val="0"/>
      <w:marRight w:val="0"/>
      <w:marTop w:val="0"/>
      <w:marBottom w:val="0"/>
      <w:divBdr>
        <w:top w:val="none" w:sz="0" w:space="0" w:color="auto"/>
        <w:left w:val="none" w:sz="0" w:space="0" w:color="auto"/>
        <w:bottom w:val="none" w:sz="0" w:space="0" w:color="auto"/>
        <w:right w:val="none" w:sz="0" w:space="0" w:color="auto"/>
      </w:divBdr>
    </w:div>
    <w:div w:id="189337675">
      <w:bodyDiv w:val="1"/>
      <w:marLeft w:val="0"/>
      <w:marRight w:val="0"/>
      <w:marTop w:val="0"/>
      <w:marBottom w:val="0"/>
      <w:divBdr>
        <w:top w:val="none" w:sz="0" w:space="0" w:color="auto"/>
        <w:left w:val="none" w:sz="0" w:space="0" w:color="auto"/>
        <w:bottom w:val="none" w:sz="0" w:space="0" w:color="auto"/>
        <w:right w:val="none" w:sz="0" w:space="0" w:color="auto"/>
      </w:divBdr>
    </w:div>
    <w:div w:id="238951337">
      <w:bodyDiv w:val="1"/>
      <w:marLeft w:val="0"/>
      <w:marRight w:val="0"/>
      <w:marTop w:val="0"/>
      <w:marBottom w:val="0"/>
      <w:divBdr>
        <w:top w:val="none" w:sz="0" w:space="0" w:color="auto"/>
        <w:left w:val="none" w:sz="0" w:space="0" w:color="auto"/>
        <w:bottom w:val="none" w:sz="0" w:space="0" w:color="auto"/>
        <w:right w:val="none" w:sz="0" w:space="0" w:color="auto"/>
      </w:divBdr>
    </w:div>
    <w:div w:id="260265372">
      <w:bodyDiv w:val="1"/>
      <w:marLeft w:val="0"/>
      <w:marRight w:val="0"/>
      <w:marTop w:val="0"/>
      <w:marBottom w:val="0"/>
      <w:divBdr>
        <w:top w:val="none" w:sz="0" w:space="0" w:color="auto"/>
        <w:left w:val="none" w:sz="0" w:space="0" w:color="auto"/>
        <w:bottom w:val="none" w:sz="0" w:space="0" w:color="auto"/>
        <w:right w:val="none" w:sz="0" w:space="0" w:color="auto"/>
      </w:divBdr>
    </w:div>
    <w:div w:id="278420860">
      <w:bodyDiv w:val="1"/>
      <w:marLeft w:val="0"/>
      <w:marRight w:val="0"/>
      <w:marTop w:val="0"/>
      <w:marBottom w:val="0"/>
      <w:divBdr>
        <w:top w:val="none" w:sz="0" w:space="0" w:color="auto"/>
        <w:left w:val="none" w:sz="0" w:space="0" w:color="auto"/>
        <w:bottom w:val="none" w:sz="0" w:space="0" w:color="auto"/>
        <w:right w:val="none" w:sz="0" w:space="0" w:color="auto"/>
      </w:divBdr>
    </w:div>
    <w:div w:id="362440355">
      <w:bodyDiv w:val="1"/>
      <w:marLeft w:val="0"/>
      <w:marRight w:val="0"/>
      <w:marTop w:val="0"/>
      <w:marBottom w:val="0"/>
      <w:divBdr>
        <w:top w:val="none" w:sz="0" w:space="0" w:color="auto"/>
        <w:left w:val="none" w:sz="0" w:space="0" w:color="auto"/>
        <w:bottom w:val="none" w:sz="0" w:space="0" w:color="auto"/>
        <w:right w:val="none" w:sz="0" w:space="0" w:color="auto"/>
      </w:divBdr>
    </w:div>
    <w:div w:id="383330502">
      <w:bodyDiv w:val="1"/>
      <w:marLeft w:val="0"/>
      <w:marRight w:val="0"/>
      <w:marTop w:val="0"/>
      <w:marBottom w:val="0"/>
      <w:divBdr>
        <w:top w:val="none" w:sz="0" w:space="0" w:color="auto"/>
        <w:left w:val="none" w:sz="0" w:space="0" w:color="auto"/>
        <w:bottom w:val="none" w:sz="0" w:space="0" w:color="auto"/>
        <w:right w:val="none" w:sz="0" w:space="0" w:color="auto"/>
      </w:divBdr>
    </w:div>
    <w:div w:id="507838832">
      <w:bodyDiv w:val="1"/>
      <w:marLeft w:val="0"/>
      <w:marRight w:val="0"/>
      <w:marTop w:val="0"/>
      <w:marBottom w:val="0"/>
      <w:divBdr>
        <w:top w:val="none" w:sz="0" w:space="0" w:color="auto"/>
        <w:left w:val="none" w:sz="0" w:space="0" w:color="auto"/>
        <w:bottom w:val="none" w:sz="0" w:space="0" w:color="auto"/>
        <w:right w:val="none" w:sz="0" w:space="0" w:color="auto"/>
      </w:divBdr>
      <w:divsChild>
        <w:div w:id="210961338">
          <w:marLeft w:val="0"/>
          <w:marRight w:val="0"/>
          <w:marTop w:val="0"/>
          <w:marBottom w:val="0"/>
          <w:divBdr>
            <w:top w:val="none" w:sz="0" w:space="0" w:color="auto"/>
            <w:left w:val="none" w:sz="0" w:space="0" w:color="auto"/>
            <w:bottom w:val="none" w:sz="0" w:space="0" w:color="auto"/>
            <w:right w:val="none" w:sz="0" w:space="0" w:color="auto"/>
          </w:divBdr>
          <w:divsChild>
            <w:div w:id="81226014">
              <w:marLeft w:val="0"/>
              <w:marRight w:val="0"/>
              <w:marTop w:val="0"/>
              <w:marBottom w:val="0"/>
              <w:divBdr>
                <w:top w:val="none" w:sz="0" w:space="0" w:color="auto"/>
                <w:left w:val="none" w:sz="0" w:space="0" w:color="auto"/>
                <w:bottom w:val="none" w:sz="0" w:space="0" w:color="auto"/>
                <w:right w:val="none" w:sz="0" w:space="0" w:color="auto"/>
              </w:divBdr>
            </w:div>
            <w:div w:id="1049231450">
              <w:marLeft w:val="0"/>
              <w:marRight w:val="0"/>
              <w:marTop w:val="0"/>
              <w:marBottom w:val="0"/>
              <w:divBdr>
                <w:top w:val="none" w:sz="0" w:space="0" w:color="auto"/>
                <w:left w:val="none" w:sz="0" w:space="0" w:color="auto"/>
                <w:bottom w:val="none" w:sz="0" w:space="0" w:color="auto"/>
                <w:right w:val="none" w:sz="0" w:space="0" w:color="auto"/>
              </w:divBdr>
            </w:div>
            <w:div w:id="1988583419">
              <w:marLeft w:val="0"/>
              <w:marRight w:val="0"/>
              <w:marTop w:val="0"/>
              <w:marBottom w:val="0"/>
              <w:divBdr>
                <w:top w:val="none" w:sz="0" w:space="0" w:color="auto"/>
                <w:left w:val="none" w:sz="0" w:space="0" w:color="auto"/>
                <w:bottom w:val="none" w:sz="0" w:space="0" w:color="auto"/>
                <w:right w:val="none" w:sz="0" w:space="0" w:color="auto"/>
              </w:divBdr>
              <w:divsChild>
                <w:div w:id="1820728495">
                  <w:marLeft w:val="0"/>
                  <w:marRight w:val="0"/>
                  <w:marTop w:val="0"/>
                  <w:marBottom w:val="0"/>
                  <w:divBdr>
                    <w:top w:val="none" w:sz="0" w:space="0" w:color="auto"/>
                    <w:left w:val="none" w:sz="0" w:space="0" w:color="auto"/>
                    <w:bottom w:val="none" w:sz="0" w:space="0" w:color="auto"/>
                    <w:right w:val="none" w:sz="0" w:space="0" w:color="auto"/>
                  </w:divBdr>
                  <w:divsChild>
                    <w:div w:id="15581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149822">
          <w:marLeft w:val="0"/>
          <w:marRight w:val="0"/>
          <w:marTop w:val="0"/>
          <w:marBottom w:val="0"/>
          <w:divBdr>
            <w:top w:val="none" w:sz="0" w:space="0" w:color="auto"/>
            <w:left w:val="none" w:sz="0" w:space="0" w:color="auto"/>
            <w:bottom w:val="none" w:sz="0" w:space="0" w:color="auto"/>
            <w:right w:val="none" w:sz="0" w:space="0" w:color="auto"/>
          </w:divBdr>
          <w:divsChild>
            <w:div w:id="52972539">
              <w:marLeft w:val="0"/>
              <w:marRight w:val="0"/>
              <w:marTop w:val="0"/>
              <w:marBottom w:val="0"/>
              <w:divBdr>
                <w:top w:val="none" w:sz="0" w:space="0" w:color="auto"/>
                <w:left w:val="none" w:sz="0" w:space="0" w:color="auto"/>
                <w:bottom w:val="none" w:sz="0" w:space="0" w:color="auto"/>
                <w:right w:val="none" w:sz="0" w:space="0" w:color="auto"/>
              </w:divBdr>
            </w:div>
            <w:div w:id="394475692">
              <w:marLeft w:val="0"/>
              <w:marRight w:val="0"/>
              <w:marTop w:val="0"/>
              <w:marBottom w:val="0"/>
              <w:divBdr>
                <w:top w:val="none" w:sz="0" w:space="0" w:color="auto"/>
                <w:left w:val="none" w:sz="0" w:space="0" w:color="auto"/>
                <w:bottom w:val="none" w:sz="0" w:space="0" w:color="auto"/>
                <w:right w:val="none" w:sz="0" w:space="0" w:color="auto"/>
              </w:divBdr>
              <w:divsChild>
                <w:div w:id="1847866222">
                  <w:marLeft w:val="0"/>
                  <w:marRight w:val="0"/>
                  <w:marTop w:val="0"/>
                  <w:marBottom w:val="0"/>
                  <w:divBdr>
                    <w:top w:val="none" w:sz="0" w:space="0" w:color="auto"/>
                    <w:left w:val="none" w:sz="0" w:space="0" w:color="auto"/>
                    <w:bottom w:val="none" w:sz="0" w:space="0" w:color="auto"/>
                    <w:right w:val="none" w:sz="0" w:space="0" w:color="auto"/>
                  </w:divBdr>
                  <w:divsChild>
                    <w:div w:id="1122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5530">
              <w:marLeft w:val="0"/>
              <w:marRight w:val="0"/>
              <w:marTop w:val="0"/>
              <w:marBottom w:val="0"/>
              <w:divBdr>
                <w:top w:val="none" w:sz="0" w:space="0" w:color="auto"/>
                <w:left w:val="none" w:sz="0" w:space="0" w:color="auto"/>
                <w:bottom w:val="none" w:sz="0" w:space="0" w:color="auto"/>
                <w:right w:val="none" w:sz="0" w:space="0" w:color="auto"/>
              </w:divBdr>
            </w:div>
          </w:divsChild>
        </w:div>
        <w:div w:id="459688458">
          <w:marLeft w:val="0"/>
          <w:marRight w:val="0"/>
          <w:marTop w:val="0"/>
          <w:marBottom w:val="0"/>
          <w:divBdr>
            <w:top w:val="none" w:sz="0" w:space="0" w:color="auto"/>
            <w:left w:val="none" w:sz="0" w:space="0" w:color="auto"/>
            <w:bottom w:val="none" w:sz="0" w:space="0" w:color="auto"/>
            <w:right w:val="none" w:sz="0" w:space="0" w:color="auto"/>
          </w:divBdr>
          <w:divsChild>
            <w:div w:id="628441317">
              <w:marLeft w:val="0"/>
              <w:marRight w:val="0"/>
              <w:marTop w:val="0"/>
              <w:marBottom w:val="0"/>
              <w:divBdr>
                <w:top w:val="none" w:sz="0" w:space="0" w:color="auto"/>
                <w:left w:val="none" w:sz="0" w:space="0" w:color="auto"/>
                <w:bottom w:val="none" w:sz="0" w:space="0" w:color="auto"/>
                <w:right w:val="none" w:sz="0" w:space="0" w:color="auto"/>
              </w:divBdr>
            </w:div>
            <w:div w:id="987125176">
              <w:marLeft w:val="0"/>
              <w:marRight w:val="0"/>
              <w:marTop w:val="0"/>
              <w:marBottom w:val="0"/>
              <w:divBdr>
                <w:top w:val="none" w:sz="0" w:space="0" w:color="auto"/>
                <w:left w:val="none" w:sz="0" w:space="0" w:color="auto"/>
                <w:bottom w:val="none" w:sz="0" w:space="0" w:color="auto"/>
                <w:right w:val="none" w:sz="0" w:space="0" w:color="auto"/>
              </w:divBdr>
            </w:div>
            <w:div w:id="1045643903">
              <w:marLeft w:val="0"/>
              <w:marRight w:val="0"/>
              <w:marTop w:val="0"/>
              <w:marBottom w:val="0"/>
              <w:divBdr>
                <w:top w:val="none" w:sz="0" w:space="0" w:color="auto"/>
                <w:left w:val="none" w:sz="0" w:space="0" w:color="auto"/>
                <w:bottom w:val="none" w:sz="0" w:space="0" w:color="auto"/>
                <w:right w:val="none" w:sz="0" w:space="0" w:color="auto"/>
              </w:divBdr>
              <w:divsChild>
                <w:div w:id="107555094">
                  <w:marLeft w:val="0"/>
                  <w:marRight w:val="0"/>
                  <w:marTop w:val="0"/>
                  <w:marBottom w:val="0"/>
                  <w:divBdr>
                    <w:top w:val="none" w:sz="0" w:space="0" w:color="auto"/>
                    <w:left w:val="none" w:sz="0" w:space="0" w:color="auto"/>
                    <w:bottom w:val="none" w:sz="0" w:space="0" w:color="auto"/>
                    <w:right w:val="none" w:sz="0" w:space="0" w:color="auto"/>
                  </w:divBdr>
                  <w:divsChild>
                    <w:div w:id="4260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37451">
          <w:marLeft w:val="0"/>
          <w:marRight w:val="0"/>
          <w:marTop w:val="0"/>
          <w:marBottom w:val="0"/>
          <w:divBdr>
            <w:top w:val="none" w:sz="0" w:space="0" w:color="auto"/>
            <w:left w:val="none" w:sz="0" w:space="0" w:color="auto"/>
            <w:bottom w:val="none" w:sz="0" w:space="0" w:color="auto"/>
            <w:right w:val="none" w:sz="0" w:space="0" w:color="auto"/>
          </w:divBdr>
          <w:divsChild>
            <w:div w:id="207648340">
              <w:marLeft w:val="0"/>
              <w:marRight w:val="0"/>
              <w:marTop w:val="0"/>
              <w:marBottom w:val="0"/>
              <w:divBdr>
                <w:top w:val="none" w:sz="0" w:space="0" w:color="auto"/>
                <w:left w:val="none" w:sz="0" w:space="0" w:color="auto"/>
                <w:bottom w:val="none" w:sz="0" w:space="0" w:color="auto"/>
                <w:right w:val="none" w:sz="0" w:space="0" w:color="auto"/>
              </w:divBdr>
            </w:div>
            <w:div w:id="646788365">
              <w:marLeft w:val="0"/>
              <w:marRight w:val="0"/>
              <w:marTop w:val="0"/>
              <w:marBottom w:val="0"/>
              <w:divBdr>
                <w:top w:val="none" w:sz="0" w:space="0" w:color="auto"/>
                <w:left w:val="none" w:sz="0" w:space="0" w:color="auto"/>
                <w:bottom w:val="none" w:sz="0" w:space="0" w:color="auto"/>
                <w:right w:val="none" w:sz="0" w:space="0" w:color="auto"/>
              </w:divBdr>
            </w:div>
            <w:div w:id="1815491521">
              <w:marLeft w:val="0"/>
              <w:marRight w:val="0"/>
              <w:marTop w:val="0"/>
              <w:marBottom w:val="0"/>
              <w:divBdr>
                <w:top w:val="none" w:sz="0" w:space="0" w:color="auto"/>
                <w:left w:val="none" w:sz="0" w:space="0" w:color="auto"/>
                <w:bottom w:val="none" w:sz="0" w:space="0" w:color="auto"/>
                <w:right w:val="none" w:sz="0" w:space="0" w:color="auto"/>
              </w:divBdr>
              <w:divsChild>
                <w:div w:id="1080710523">
                  <w:marLeft w:val="0"/>
                  <w:marRight w:val="0"/>
                  <w:marTop w:val="0"/>
                  <w:marBottom w:val="0"/>
                  <w:divBdr>
                    <w:top w:val="none" w:sz="0" w:space="0" w:color="auto"/>
                    <w:left w:val="none" w:sz="0" w:space="0" w:color="auto"/>
                    <w:bottom w:val="none" w:sz="0" w:space="0" w:color="auto"/>
                    <w:right w:val="none" w:sz="0" w:space="0" w:color="auto"/>
                  </w:divBdr>
                  <w:divsChild>
                    <w:div w:id="12503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83848">
          <w:marLeft w:val="0"/>
          <w:marRight w:val="0"/>
          <w:marTop w:val="0"/>
          <w:marBottom w:val="0"/>
          <w:divBdr>
            <w:top w:val="none" w:sz="0" w:space="0" w:color="auto"/>
            <w:left w:val="none" w:sz="0" w:space="0" w:color="auto"/>
            <w:bottom w:val="none" w:sz="0" w:space="0" w:color="auto"/>
            <w:right w:val="none" w:sz="0" w:space="0" w:color="auto"/>
          </w:divBdr>
          <w:divsChild>
            <w:div w:id="327099206">
              <w:marLeft w:val="0"/>
              <w:marRight w:val="0"/>
              <w:marTop w:val="0"/>
              <w:marBottom w:val="0"/>
              <w:divBdr>
                <w:top w:val="none" w:sz="0" w:space="0" w:color="auto"/>
                <w:left w:val="none" w:sz="0" w:space="0" w:color="auto"/>
                <w:bottom w:val="none" w:sz="0" w:space="0" w:color="auto"/>
                <w:right w:val="none" w:sz="0" w:space="0" w:color="auto"/>
              </w:divBdr>
            </w:div>
            <w:div w:id="586810719">
              <w:marLeft w:val="0"/>
              <w:marRight w:val="0"/>
              <w:marTop w:val="0"/>
              <w:marBottom w:val="0"/>
              <w:divBdr>
                <w:top w:val="none" w:sz="0" w:space="0" w:color="auto"/>
                <w:left w:val="none" w:sz="0" w:space="0" w:color="auto"/>
                <w:bottom w:val="none" w:sz="0" w:space="0" w:color="auto"/>
                <w:right w:val="none" w:sz="0" w:space="0" w:color="auto"/>
              </w:divBdr>
            </w:div>
            <w:div w:id="1193610192">
              <w:marLeft w:val="0"/>
              <w:marRight w:val="0"/>
              <w:marTop w:val="0"/>
              <w:marBottom w:val="0"/>
              <w:divBdr>
                <w:top w:val="none" w:sz="0" w:space="0" w:color="auto"/>
                <w:left w:val="none" w:sz="0" w:space="0" w:color="auto"/>
                <w:bottom w:val="none" w:sz="0" w:space="0" w:color="auto"/>
                <w:right w:val="none" w:sz="0" w:space="0" w:color="auto"/>
              </w:divBdr>
              <w:divsChild>
                <w:div w:id="569576737">
                  <w:marLeft w:val="0"/>
                  <w:marRight w:val="0"/>
                  <w:marTop w:val="0"/>
                  <w:marBottom w:val="0"/>
                  <w:divBdr>
                    <w:top w:val="none" w:sz="0" w:space="0" w:color="auto"/>
                    <w:left w:val="none" w:sz="0" w:space="0" w:color="auto"/>
                    <w:bottom w:val="none" w:sz="0" w:space="0" w:color="auto"/>
                    <w:right w:val="none" w:sz="0" w:space="0" w:color="auto"/>
                  </w:divBdr>
                  <w:divsChild>
                    <w:div w:id="138486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40326">
          <w:marLeft w:val="0"/>
          <w:marRight w:val="0"/>
          <w:marTop w:val="0"/>
          <w:marBottom w:val="0"/>
          <w:divBdr>
            <w:top w:val="none" w:sz="0" w:space="0" w:color="auto"/>
            <w:left w:val="none" w:sz="0" w:space="0" w:color="auto"/>
            <w:bottom w:val="none" w:sz="0" w:space="0" w:color="auto"/>
            <w:right w:val="none" w:sz="0" w:space="0" w:color="auto"/>
          </w:divBdr>
          <w:divsChild>
            <w:div w:id="292249364">
              <w:marLeft w:val="0"/>
              <w:marRight w:val="0"/>
              <w:marTop w:val="0"/>
              <w:marBottom w:val="0"/>
              <w:divBdr>
                <w:top w:val="none" w:sz="0" w:space="0" w:color="auto"/>
                <w:left w:val="none" w:sz="0" w:space="0" w:color="auto"/>
                <w:bottom w:val="none" w:sz="0" w:space="0" w:color="auto"/>
                <w:right w:val="none" w:sz="0" w:space="0" w:color="auto"/>
              </w:divBdr>
            </w:div>
            <w:div w:id="578060175">
              <w:marLeft w:val="0"/>
              <w:marRight w:val="0"/>
              <w:marTop w:val="0"/>
              <w:marBottom w:val="0"/>
              <w:divBdr>
                <w:top w:val="none" w:sz="0" w:space="0" w:color="auto"/>
                <w:left w:val="none" w:sz="0" w:space="0" w:color="auto"/>
                <w:bottom w:val="none" w:sz="0" w:space="0" w:color="auto"/>
                <w:right w:val="none" w:sz="0" w:space="0" w:color="auto"/>
              </w:divBdr>
            </w:div>
            <w:div w:id="704138990">
              <w:marLeft w:val="0"/>
              <w:marRight w:val="0"/>
              <w:marTop w:val="0"/>
              <w:marBottom w:val="0"/>
              <w:divBdr>
                <w:top w:val="none" w:sz="0" w:space="0" w:color="auto"/>
                <w:left w:val="none" w:sz="0" w:space="0" w:color="auto"/>
                <w:bottom w:val="none" w:sz="0" w:space="0" w:color="auto"/>
                <w:right w:val="none" w:sz="0" w:space="0" w:color="auto"/>
              </w:divBdr>
              <w:divsChild>
                <w:div w:id="462507985">
                  <w:marLeft w:val="0"/>
                  <w:marRight w:val="0"/>
                  <w:marTop w:val="0"/>
                  <w:marBottom w:val="0"/>
                  <w:divBdr>
                    <w:top w:val="none" w:sz="0" w:space="0" w:color="auto"/>
                    <w:left w:val="none" w:sz="0" w:space="0" w:color="auto"/>
                    <w:bottom w:val="none" w:sz="0" w:space="0" w:color="auto"/>
                    <w:right w:val="none" w:sz="0" w:space="0" w:color="auto"/>
                  </w:divBdr>
                  <w:divsChild>
                    <w:div w:id="11874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55780">
          <w:marLeft w:val="0"/>
          <w:marRight w:val="0"/>
          <w:marTop w:val="0"/>
          <w:marBottom w:val="0"/>
          <w:divBdr>
            <w:top w:val="none" w:sz="0" w:space="0" w:color="auto"/>
            <w:left w:val="none" w:sz="0" w:space="0" w:color="auto"/>
            <w:bottom w:val="none" w:sz="0" w:space="0" w:color="auto"/>
            <w:right w:val="none" w:sz="0" w:space="0" w:color="auto"/>
          </w:divBdr>
          <w:divsChild>
            <w:div w:id="395131483">
              <w:marLeft w:val="0"/>
              <w:marRight w:val="0"/>
              <w:marTop w:val="0"/>
              <w:marBottom w:val="0"/>
              <w:divBdr>
                <w:top w:val="none" w:sz="0" w:space="0" w:color="auto"/>
                <w:left w:val="none" w:sz="0" w:space="0" w:color="auto"/>
                <w:bottom w:val="none" w:sz="0" w:space="0" w:color="auto"/>
                <w:right w:val="none" w:sz="0" w:space="0" w:color="auto"/>
              </w:divBdr>
            </w:div>
            <w:div w:id="619652768">
              <w:marLeft w:val="0"/>
              <w:marRight w:val="0"/>
              <w:marTop w:val="0"/>
              <w:marBottom w:val="0"/>
              <w:divBdr>
                <w:top w:val="none" w:sz="0" w:space="0" w:color="auto"/>
                <w:left w:val="none" w:sz="0" w:space="0" w:color="auto"/>
                <w:bottom w:val="none" w:sz="0" w:space="0" w:color="auto"/>
                <w:right w:val="none" w:sz="0" w:space="0" w:color="auto"/>
              </w:divBdr>
              <w:divsChild>
                <w:div w:id="1905873957">
                  <w:marLeft w:val="0"/>
                  <w:marRight w:val="0"/>
                  <w:marTop w:val="0"/>
                  <w:marBottom w:val="0"/>
                  <w:divBdr>
                    <w:top w:val="none" w:sz="0" w:space="0" w:color="auto"/>
                    <w:left w:val="none" w:sz="0" w:space="0" w:color="auto"/>
                    <w:bottom w:val="none" w:sz="0" w:space="0" w:color="auto"/>
                    <w:right w:val="none" w:sz="0" w:space="0" w:color="auto"/>
                  </w:divBdr>
                  <w:divsChild>
                    <w:div w:id="15347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26262">
              <w:marLeft w:val="0"/>
              <w:marRight w:val="0"/>
              <w:marTop w:val="0"/>
              <w:marBottom w:val="0"/>
              <w:divBdr>
                <w:top w:val="none" w:sz="0" w:space="0" w:color="auto"/>
                <w:left w:val="none" w:sz="0" w:space="0" w:color="auto"/>
                <w:bottom w:val="none" w:sz="0" w:space="0" w:color="auto"/>
                <w:right w:val="none" w:sz="0" w:space="0" w:color="auto"/>
              </w:divBdr>
            </w:div>
          </w:divsChild>
        </w:div>
        <w:div w:id="1233005061">
          <w:marLeft w:val="0"/>
          <w:marRight w:val="0"/>
          <w:marTop w:val="0"/>
          <w:marBottom w:val="0"/>
          <w:divBdr>
            <w:top w:val="none" w:sz="0" w:space="0" w:color="auto"/>
            <w:left w:val="none" w:sz="0" w:space="0" w:color="auto"/>
            <w:bottom w:val="none" w:sz="0" w:space="0" w:color="auto"/>
            <w:right w:val="none" w:sz="0" w:space="0" w:color="auto"/>
          </w:divBdr>
          <w:divsChild>
            <w:div w:id="471800409">
              <w:marLeft w:val="0"/>
              <w:marRight w:val="0"/>
              <w:marTop w:val="0"/>
              <w:marBottom w:val="0"/>
              <w:divBdr>
                <w:top w:val="none" w:sz="0" w:space="0" w:color="auto"/>
                <w:left w:val="none" w:sz="0" w:space="0" w:color="auto"/>
                <w:bottom w:val="none" w:sz="0" w:space="0" w:color="auto"/>
                <w:right w:val="none" w:sz="0" w:space="0" w:color="auto"/>
              </w:divBdr>
            </w:div>
            <w:div w:id="812454387">
              <w:marLeft w:val="0"/>
              <w:marRight w:val="0"/>
              <w:marTop w:val="0"/>
              <w:marBottom w:val="0"/>
              <w:divBdr>
                <w:top w:val="none" w:sz="0" w:space="0" w:color="auto"/>
                <w:left w:val="none" w:sz="0" w:space="0" w:color="auto"/>
                <w:bottom w:val="none" w:sz="0" w:space="0" w:color="auto"/>
                <w:right w:val="none" w:sz="0" w:space="0" w:color="auto"/>
              </w:divBdr>
              <w:divsChild>
                <w:div w:id="1450972620">
                  <w:marLeft w:val="0"/>
                  <w:marRight w:val="0"/>
                  <w:marTop w:val="0"/>
                  <w:marBottom w:val="0"/>
                  <w:divBdr>
                    <w:top w:val="none" w:sz="0" w:space="0" w:color="auto"/>
                    <w:left w:val="none" w:sz="0" w:space="0" w:color="auto"/>
                    <w:bottom w:val="none" w:sz="0" w:space="0" w:color="auto"/>
                    <w:right w:val="none" w:sz="0" w:space="0" w:color="auto"/>
                  </w:divBdr>
                  <w:divsChild>
                    <w:div w:id="19128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0892">
              <w:marLeft w:val="0"/>
              <w:marRight w:val="0"/>
              <w:marTop w:val="0"/>
              <w:marBottom w:val="0"/>
              <w:divBdr>
                <w:top w:val="none" w:sz="0" w:space="0" w:color="auto"/>
                <w:left w:val="none" w:sz="0" w:space="0" w:color="auto"/>
                <w:bottom w:val="none" w:sz="0" w:space="0" w:color="auto"/>
                <w:right w:val="none" w:sz="0" w:space="0" w:color="auto"/>
              </w:divBdr>
            </w:div>
          </w:divsChild>
        </w:div>
        <w:div w:id="1391491076">
          <w:marLeft w:val="0"/>
          <w:marRight w:val="0"/>
          <w:marTop w:val="0"/>
          <w:marBottom w:val="0"/>
          <w:divBdr>
            <w:top w:val="none" w:sz="0" w:space="0" w:color="auto"/>
            <w:left w:val="none" w:sz="0" w:space="0" w:color="auto"/>
            <w:bottom w:val="none" w:sz="0" w:space="0" w:color="auto"/>
            <w:right w:val="none" w:sz="0" w:space="0" w:color="auto"/>
          </w:divBdr>
          <w:divsChild>
            <w:div w:id="809131363">
              <w:marLeft w:val="0"/>
              <w:marRight w:val="0"/>
              <w:marTop w:val="0"/>
              <w:marBottom w:val="0"/>
              <w:divBdr>
                <w:top w:val="none" w:sz="0" w:space="0" w:color="auto"/>
                <w:left w:val="none" w:sz="0" w:space="0" w:color="auto"/>
                <w:bottom w:val="none" w:sz="0" w:space="0" w:color="auto"/>
                <w:right w:val="none" w:sz="0" w:space="0" w:color="auto"/>
              </w:divBdr>
              <w:divsChild>
                <w:div w:id="369112970">
                  <w:marLeft w:val="0"/>
                  <w:marRight w:val="0"/>
                  <w:marTop w:val="0"/>
                  <w:marBottom w:val="0"/>
                  <w:divBdr>
                    <w:top w:val="none" w:sz="0" w:space="0" w:color="auto"/>
                    <w:left w:val="none" w:sz="0" w:space="0" w:color="auto"/>
                    <w:bottom w:val="none" w:sz="0" w:space="0" w:color="auto"/>
                    <w:right w:val="none" w:sz="0" w:space="0" w:color="auto"/>
                  </w:divBdr>
                  <w:divsChild>
                    <w:div w:id="16260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3715">
              <w:marLeft w:val="0"/>
              <w:marRight w:val="0"/>
              <w:marTop w:val="0"/>
              <w:marBottom w:val="0"/>
              <w:divBdr>
                <w:top w:val="none" w:sz="0" w:space="0" w:color="auto"/>
                <w:left w:val="none" w:sz="0" w:space="0" w:color="auto"/>
                <w:bottom w:val="none" w:sz="0" w:space="0" w:color="auto"/>
                <w:right w:val="none" w:sz="0" w:space="0" w:color="auto"/>
              </w:divBdr>
            </w:div>
            <w:div w:id="1360206455">
              <w:marLeft w:val="0"/>
              <w:marRight w:val="0"/>
              <w:marTop w:val="0"/>
              <w:marBottom w:val="0"/>
              <w:divBdr>
                <w:top w:val="none" w:sz="0" w:space="0" w:color="auto"/>
                <w:left w:val="none" w:sz="0" w:space="0" w:color="auto"/>
                <w:bottom w:val="none" w:sz="0" w:space="0" w:color="auto"/>
                <w:right w:val="none" w:sz="0" w:space="0" w:color="auto"/>
              </w:divBdr>
            </w:div>
          </w:divsChild>
        </w:div>
        <w:div w:id="1681272723">
          <w:marLeft w:val="0"/>
          <w:marRight w:val="0"/>
          <w:marTop w:val="0"/>
          <w:marBottom w:val="0"/>
          <w:divBdr>
            <w:top w:val="none" w:sz="0" w:space="0" w:color="auto"/>
            <w:left w:val="none" w:sz="0" w:space="0" w:color="auto"/>
            <w:bottom w:val="none" w:sz="0" w:space="0" w:color="auto"/>
            <w:right w:val="none" w:sz="0" w:space="0" w:color="auto"/>
          </w:divBdr>
          <w:divsChild>
            <w:div w:id="1077288354">
              <w:marLeft w:val="0"/>
              <w:marRight w:val="0"/>
              <w:marTop w:val="0"/>
              <w:marBottom w:val="0"/>
              <w:divBdr>
                <w:top w:val="none" w:sz="0" w:space="0" w:color="auto"/>
                <w:left w:val="none" w:sz="0" w:space="0" w:color="auto"/>
                <w:bottom w:val="none" w:sz="0" w:space="0" w:color="auto"/>
                <w:right w:val="none" w:sz="0" w:space="0" w:color="auto"/>
              </w:divBdr>
            </w:div>
            <w:div w:id="1183589677">
              <w:marLeft w:val="0"/>
              <w:marRight w:val="0"/>
              <w:marTop w:val="0"/>
              <w:marBottom w:val="0"/>
              <w:divBdr>
                <w:top w:val="none" w:sz="0" w:space="0" w:color="auto"/>
                <w:left w:val="none" w:sz="0" w:space="0" w:color="auto"/>
                <w:bottom w:val="none" w:sz="0" w:space="0" w:color="auto"/>
                <w:right w:val="none" w:sz="0" w:space="0" w:color="auto"/>
              </w:divBdr>
              <w:divsChild>
                <w:div w:id="592127464">
                  <w:marLeft w:val="0"/>
                  <w:marRight w:val="0"/>
                  <w:marTop w:val="0"/>
                  <w:marBottom w:val="0"/>
                  <w:divBdr>
                    <w:top w:val="none" w:sz="0" w:space="0" w:color="auto"/>
                    <w:left w:val="none" w:sz="0" w:space="0" w:color="auto"/>
                    <w:bottom w:val="none" w:sz="0" w:space="0" w:color="auto"/>
                    <w:right w:val="none" w:sz="0" w:space="0" w:color="auto"/>
                  </w:divBdr>
                  <w:divsChild>
                    <w:div w:id="5077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8140">
              <w:marLeft w:val="0"/>
              <w:marRight w:val="0"/>
              <w:marTop w:val="0"/>
              <w:marBottom w:val="0"/>
              <w:divBdr>
                <w:top w:val="none" w:sz="0" w:space="0" w:color="auto"/>
                <w:left w:val="none" w:sz="0" w:space="0" w:color="auto"/>
                <w:bottom w:val="none" w:sz="0" w:space="0" w:color="auto"/>
                <w:right w:val="none" w:sz="0" w:space="0" w:color="auto"/>
              </w:divBdr>
            </w:div>
          </w:divsChild>
        </w:div>
        <w:div w:id="1694529811">
          <w:marLeft w:val="0"/>
          <w:marRight w:val="0"/>
          <w:marTop w:val="0"/>
          <w:marBottom w:val="0"/>
          <w:divBdr>
            <w:top w:val="none" w:sz="0" w:space="0" w:color="auto"/>
            <w:left w:val="none" w:sz="0" w:space="0" w:color="auto"/>
            <w:bottom w:val="none" w:sz="0" w:space="0" w:color="auto"/>
            <w:right w:val="none" w:sz="0" w:space="0" w:color="auto"/>
          </w:divBdr>
          <w:divsChild>
            <w:div w:id="962882420">
              <w:marLeft w:val="0"/>
              <w:marRight w:val="0"/>
              <w:marTop w:val="0"/>
              <w:marBottom w:val="0"/>
              <w:divBdr>
                <w:top w:val="none" w:sz="0" w:space="0" w:color="auto"/>
                <w:left w:val="none" w:sz="0" w:space="0" w:color="auto"/>
                <w:bottom w:val="none" w:sz="0" w:space="0" w:color="auto"/>
                <w:right w:val="none" w:sz="0" w:space="0" w:color="auto"/>
              </w:divBdr>
            </w:div>
            <w:div w:id="1344360306">
              <w:marLeft w:val="0"/>
              <w:marRight w:val="0"/>
              <w:marTop w:val="0"/>
              <w:marBottom w:val="0"/>
              <w:divBdr>
                <w:top w:val="none" w:sz="0" w:space="0" w:color="auto"/>
                <w:left w:val="none" w:sz="0" w:space="0" w:color="auto"/>
                <w:bottom w:val="none" w:sz="0" w:space="0" w:color="auto"/>
                <w:right w:val="none" w:sz="0" w:space="0" w:color="auto"/>
              </w:divBdr>
            </w:div>
            <w:div w:id="1623994560">
              <w:marLeft w:val="0"/>
              <w:marRight w:val="0"/>
              <w:marTop w:val="0"/>
              <w:marBottom w:val="0"/>
              <w:divBdr>
                <w:top w:val="none" w:sz="0" w:space="0" w:color="auto"/>
                <w:left w:val="none" w:sz="0" w:space="0" w:color="auto"/>
                <w:bottom w:val="none" w:sz="0" w:space="0" w:color="auto"/>
                <w:right w:val="none" w:sz="0" w:space="0" w:color="auto"/>
              </w:divBdr>
              <w:divsChild>
                <w:div w:id="27530401">
                  <w:marLeft w:val="0"/>
                  <w:marRight w:val="0"/>
                  <w:marTop w:val="0"/>
                  <w:marBottom w:val="0"/>
                  <w:divBdr>
                    <w:top w:val="none" w:sz="0" w:space="0" w:color="auto"/>
                    <w:left w:val="none" w:sz="0" w:space="0" w:color="auto"/>
                    <w:bottom w:val="none" w:sz="0" w:space="0" w:color="auto"/>
                    <w:right w:val="none" w:sz="0" w:space="0" w:color="auto"/>
                  </w:divBdr>
                  <w:divsChild>
                    <w:div w:id="18251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450579">
      <w:bodyDiv w:val="1"/>
      <w:marLeft w:val="0"/>
      <w:marRight w:val="0"/>
      <w:marTop w:val="0"/>
      <w:marBottom w:val="0"/>
      <w:divBdr>
        <w:top w:val="none" w:sz="0" w:space="0" w:color="auto"/>
        <w:left w:val="none" w:sz="0" w:space="0" w:color="auto"/>
        <w:bottom w:val="none" w:sz="0" w:space="0" w:color="auto"/>
        <w:right w:val="none" w:sz="0" w:space="0" w:color="auto"/>
      </w:divBdr>
      <w:divsChild>
        <w:div w:id="61568005">
          <w:marLeft w:val="0"/>
          <w:marRight w:val="0"/>
          <w:marTop w:val="0"/>
          <w:marBottom w:val="0"/>
          <w:divBdr>
            <w:top w:val="none" w:sz="0" w:space="0" w:color="auto"/>
            <w:left w:val="none" w:sz="0" w:space="0" w:color="auto"/>
            <w:bottom w:val="none" w:sz="0" w:space="0" w:color="auto"/>
            <w:right w:val="none" w:sz="0" w:space="0" w:color="auto"/>
          </w:divBdr>
          <w:divsChild>
            <w:div w:id="222715386">
              <w:marLeft w:val="0"/>
              <w:marRight w:val="0"/>
              <w:marTop w:val="0"/>
              <w:marBottom w:val="0"/>
              <w:divBdr>
                <w:top w:val="none" w:sz="0" w:space="0" w:color="auto"/>
                <w:left w:val="none" w:sz="0" w:space="0" w:color="auto"/>
                <w:bottom w:val="none" w:sz="0" w:space="0" w:color="auto"/>
                <w:right w:val="none" w:sz="0" w:space="0" w:color="auto"/>
              </w:divBdr>
              <w:divsChild>
                <w:div w:id="202521724">
                  <w:marLeft w:val="0"/>
                  <w:marRight w:val="0"/>
                  <w:marTop w:val="0"/>
                  <w:marBottom w:val="0"/>
                  <w:divBdr>
                    <w:top w:val="none" w:sz="0" w:space="0" w:color="auto"/>
                    <w:left w:val="none" w:sz="0" w:space="0" w:color="auto"/>
                    <w:bottom w:val="none" w:sz="0" w:space="0" w:color="auto"/>
                    <w:right w:val="none" w:sz="0" w:space="0" w:color="auto"/>
                  </w:divBdr>
                  <w:divsChild>
                    <w:div w:id="15936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16204">
              <w:marLeft w:val="0"/>
              <w:marRight w:val="0"/>
              <w:marTop w:val="0"/>
              <w:marBottom w:val="0"/>
              <w:divBdr>
                <w:top w:val="none" w:sz="0" w:space="0" w:color="auto"/>
                <w:left w:val="none" w:sz="0" w:space="0" w:color="auto"/>
                <w:bottom w:val="none" w:sz="0" w:space="0" w:color="auto"/>
                <w:right w:val="none" w:sz="0" w:space="0" w:color="auto"/>
              </w:divBdr>
            </w:div>
            <w:div w:id="2119176259">
              <w:marLeft w:val="0"/>
              <w:marRight w:val="0"/>
              <w:marTop w:val="0"/>
              <w:marBottom w:val="0"/>
              <w:divBdr>
                <w:top w:val="none" w:sz="0" w:space="0" w:color="auto"/>
                <w:left w:val="none" w:sz="0" w:space="0" w:color="auto"/>
                <w:bottom w:val="none" w:sz="0" w:space="0" w:color="auto"/>
                <w:right w:val="none" w:sz="0" w:space="0" w:color="auto"/>
              </w:divBdr>
            </w:div>
          </w:divsChild>
        </w:div>
        <w:div w:id="269242804">
          <w:marLeft w:val="0"/>
          <w:marRight w:val="0"/>
          <w:marTop w:val="0"/>
          <w:marBottom w:val="0"/>
          <w:divBdr>
            <w:top w:val="none" w:sz="0" w:space="0" w:color="auto"/>
            <w:left w:val="none" w:sz="0" w:space="0" w:color="auto"/>
            <w:bottom w:val="none" w:sz="0" w:space="0" w:color="auto"/>
            <w:right w:val="none" w:sz="0" w:space="0" w:color="auto"/>
          </w:divBdr>
          <w:divsChild>
            <w:div w:id="370960815">
              <w:marLeft w:val="0"/>
              <w:marRight w:val="0"/>
              <w:marTop w:val="0"/>
              <w:marBottom w:val="0"/>
              <w:divBdr>
                <w:top w:val="none" w:sz="0" w:space="0" w:color="auto"/>
                <w:left w:val="none" w:sz="0" w:space="0" w:color="auto"/>
                <w:bottom w:val="none" w:sz="0" w:space="0" w:color="auto"/>
                <w:right w:val="none" w:sz="0" w:space="0" w:color="auto"/>
              </w:divBdr>
              <w:divsChild>
                <w:div w:id="805704472">
                  <w:marLeft w:val="0"/>
                  <w:marRight w:val="0"/>
                  <w:marTop w:val="0"/>
                  <w:marBottom w:val="0"/>
                  <w:divBdr>
                    <w:top w:val="none" w:sz="0" w:space="0" w:color="auto"/>
                    <w:left w:val="none" w:sz="0" w:space="0" w:color="auto"/>
                    <w:bottom w:val="none" w:sz="0" w:space="0" w:color="auto"/>
                    <w:right w:val="none" w:sz="0" w:space="0" w:color="auto"/>
                  </w:divBdr>
                  <w:divsChild>
                    <w:div w:id="11911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7305">
              <w:marLeft w:val="0"/>
              <w:marRight w:val="0"/>
              <w:marTop w:val="0"/>
              <w:marBottom w:val="0"/>
              <w:divBdr>
                <w:top w:val="none" w:sz="0" w:space="0" w:color="auto"/>
                <w:left w:val="none" w:sz="0" w:space="0" w:color="auto"/>
                <w:bottom w:val="none" w:sz="0" w:space="0" w:color="auto"/>
                <w:right w:val="none" w:sz="0" w:space="0" w:color="auto"/>
              </w:divBdr>
            </w:div>
            <w:div w:id="2107920640">
              <w:marLeft w:val="0"/>
              <w:marRight w:val="0"/>
              <w:marTop w:val="0"/>
              <w:marBottom w:val="0"/>
              <w:divBdr>
                <w:top w:val="none" w:sz="0" w:space="0" w:color="auto"/>
                <w:left w:val="none" w:sz="0" w:space="0" w:color="auto"/>
                <w:bottom w:val="none" w:sz="0" w:space="0" w:color="auto"/>
                <w:right w:val="none" w:sz="0" w:space="0" w:color="auto"/>
              </w:divBdr>
            </w:div>
          </w:divsChild>
        </w:div>
        <w:div w:id="594557472">
          <w:marLeft w:val="0"/>
          <w:marRight w:val="0"/>
          <w:marTop w:val="0"/>
          <w:marBottom w:val="0"/>
          <w:divBdr>
            <w:top w:val="none" w:sz="0" w:space="0" w:color="auto"/>
            <w:left w:val="none" w:sz="0" w:space="0" w:color="auto"/>
            <w:bottom w:val="none" w:sz="0" w:space="0" w:color="auto"/>
            <w:right w:val="none" w:sz="0" w:space="0" w:color="auto"/>
          </w:divBdr>
          <w:divsChild>
            <w:div w:id="609050185">
              <w:marLeft w:val="0"/>
              <w:marRight w:val="0"/>
              <w:marTop w:val="0"/>
              <w:marBottom w:val="0"/>
              <w:divBdr>
                <w:top w:val="none" w:sz="0" w:space="0" w:color="auto"/>
                <w:left w:val="none" w:sz="0" w:space="0" w:color="auto"/>
                <w:bottom w:val="none" w:sz="0" w:space="0" w:color="auto"/>
                <w:right w:val="none" w:sz="0" w:space="0" w:color="auto"/>
              </w:divBdr>
              <w:divsChild>
                <w:div w:id="1875191898">
                  <w:marLeft w:val="0"/>
                  <w:marRight w:val="0"/>
                  <w:marTop w:val="0"/>
                  <w:marBottom w:val="0"/>
                  <w:divBdr>
                    <w:top w:val="none" w:sz="0" w:space="0" w:color="auto"/>
                    <w:left w:val="none" w:sz="0" w:space="0" w:color="auto"/>
                    <w:bottom w:val="none" w:sz="0" w:space="0" w:color="auto"/>
                    <w:right w:val="none" w:sz="0" w:space="0" w:color="auto"/>
                  </w:divBdr>
                  <w:divsChild>
                    <w:div w:id="78735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59211">
              <w:marLeft w:val="0"/>
              <w:marRight w:val="0"/>
              <w:marTop w:val="0"/>
              <w:marBottom w:val="0"/>
              <w:divBdr>
                <w:top w:val="none" w:sz="0" w:space="0" w:color="auto"/>
                <w:left w:val="none" w:sz="0" w:space="0" w:color="auto"/>
                <w:bottom w:val="none" w:sz="0" w:space="0" w:color="auto"/>
                <w:right w:val="none" w:sz="0" w:space="0" w:color="auto"/>
              </w:divBdr>
            </w:div>
            <w:div w:id="1538278559">
              <w:marLeft w:val="0"/>
              <w:marRight w:val="0"/>
              <w:marTop w:val="0"/>
              <w:marBottom w:val="0"/>
              <w:divBdr>
                <w:top w:val="none" w:sz="0" w:space="0" w:color="auto"/>
                <w:left w:val="none" w:sz="0" w:space="0" w:color="auto"/>
                <w:bottom w:val="none" w:sz="0" w:space="0" w:color="auto"/>
                <w:right w:val="none" w:sz="0" w:space="0" w:color="auto"/>
              </w:divBdr>
            </w:div>
          </w:divsChild>
        </w:div>
        <w:div w:id="754008771">
          <w:marLeft w:val="0"/>
          <w:marRight w:val="0"/>
          <w:marTop w:val="0"/>
          <w:marBottom w:val="0"/>
          <w:divBdr>
            <w:top w:val="none" w:sz="0" w:space="0" w:color="auto"/>
            <w:left w:val="none" w:sz="0" w:space="0" w:color="auto"/>
            <w:bottom w:val="none" w:sz="0" w:space="0" w:color="auto"/>
            <w:right w:val="none" w:sz="0" w:space="0" w:color="auto"/>
          </w:divBdr>
          <w:divsChild>
            <w:div w:id="322666339">
              <w:marLeft w:val="0"/>
              <w:marRight w:val="0"/>
              <w:marTop w:val="0"/>
              <w:marBottom w:val="0"/>
              <w:divBdr>
                <w:top w:val="none" w:sz="0" w:space="0" w:color="auto"/>
                <w:left w:val="none" w:sz="0" w:space="0" w:color="auto"/>
                <w:bottom w:val="none" w:sz="0" w:space="0" w:color="auto"/>
                <w:right w:val="none" w:sz="0" w:space="0" w:color="auto"/>
              </w:divBdr>
              <w:divsChild>
                <w:div w:id="1136795644">
                  <w:marLeft w:val="0"/>
                  <w:marRight w:val="0"/>
                  <w:marTop w:val="0"/>
                  <w:marBottom w:val="0"/>
                  <w:divBdr>
                    <w:top w:val="none" w:sz="0" w:space="0" w:color="auto"/>
                    <w:left w:val="none" w:sz="0" w:space="0" w:color="auto"/>
                    <w:bottom w:val="none" w:sz="0" w:space="0" w:color="auto"/>
                    <w:right w:val="none" w:sz="0" w:space="0" w:color="auto"/>
                  </w:divBdr>
                  <w:divsChild>
                    <w:div w:id="3279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3840">
              <w:marLeft w:val="0"/>
              <w:marRight w:val="0"/>
              <w:marTop w:val="0"/>
              <w:marBottom w:val="0"/>
              <w:divBdr>
                <w:top w:val="none" w:sz="0" w:space="0" w:color="auto"/>
                <w:left w:val="none" w:sz="0" w:space="0" w:color="auto"/>
                <w:bottom w:val="none" w:sz="0" w:space="0" w:color="auto"/>
                <w:right w:val="none" w:sz="0" w:space="0" w:color="auto"/>
              </w:divBdr>
            </w:div>
            <w:div w:id="925503162">
              <w:marLeft w:val="0"/>
              <w:marRight w:val="0"/>
              <w:marTop w:val="0"/>
              <w:marBottom w:val="0"/>
              <w:divBdr>
                <w:top w:val="none" w:sz="0" w:space="0" w:color="auto"/>
                <w:left w:val="none" w:sz="0" w:space="0" w:color="auto"/>
                <w:bottom w:val="none" w:sz="0" w:space="0" w:color="auto"/>
                <w:right w:val="none" w:sz="0" w:space="0" w:color="auto"/>
              </w:divBdr>
            </w:div>
          </w:divsChild>
        </w:div>
        <w:div w:id="1218316096">
          <w:marLeft w:val="0"/>
          <w:marRight w:val="0"/>
          <w:marTop w:val="0"/>
          <w:marBottom w:val="0"/>
          <w:divBdr>
            <w:top w:val="none" w:sz="0" w:space="0" w:color="auto"/>
            <w:left w:val="none" w:sz="0" w:space="0" w:color="auto"/>
            <w:bottom w:val="none" w:sz="0" w:space="0" w:color="auto"/>
            <w:right w:val="none" w:sz="0" w:space="0" w:color="auto"/>
          </w:divBdr>
          <w:divsChild>
            <w:div w:id="22559272">
              <w:marLeft w:val="0"/>
              <w:marRight w:val="0"/>
              <w:marTop w:val="0"/>
              <w:marBottom w:val="0"/>
              <w:divBdr>
                <w:top w:val="none" w:sz="0" w:space="0" w:color="auto"/>
                <w:left w:val="none" w:sz="0" w:space="0" w:color="auto"/>
                <w:bottom w:val="none" w:sz="0" w:space="0" w:color="auto"/>
                <w:right w:val="none" w:sz="0" w:space="0" w:color="auto"/>
              </w:divBdr>
              <w:divsChild>
                <w:div w:id="136997018">
                  <w:marLeft w:val="0"/>
                  <w:marRight w:val="0"/>
                  <w:marTop w:val="0"/>
                  <w:marBottom w:val="0"/>
                  <w:divBdr>
                    <w:top w:val="none" w:sz="0" w:space="0" w:color="auto"/>
                    <w:left w:val="none" w:sz="0" w:space="0" w:color="auto"/>
                    <w:bottom w:val="none" w:sz="0" w:space="0" w:color="auto"/>
                    <w:right w:val="none" w:sz="0" w:space="0" w:color="auto"/>
                  </w:divBdr>
                  <w:divsChild>
                    <w:div w:id="7174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6603">
              <w:marLeft w:val="0"/>
              <w:marRight w:val="0"/>
              <w:marTop w:val="0"/>
              <w:marBottom w:val="0"/>
              <w:divBdr>
                <w:top w:val="none" w:sz="0" w:space="0" w:color="auto"/>
                <w:left w:val="none" w:sz="0" w:space="0" w:color="auto"/>
                <w:bottom w:val="none" w:sz="0" w:space="0" w:color="auto"/>
                <w:right w:val="none" w:sz="0" w:space="0" w:color="auto"/>
              </w:divBdr>
            </w:div>
            <w:div w:id="1602252979">
              <w:marLeft w:val="0"/>
              <w:marRight w:val="0"/>
              <w:marTop w:val="0"/>
              <w:marBottom w:val="0"/>
              <w:divBdr>
                <w:top w:val="none" w:sz="0" w:space="0" w:color="auto"/>
                <w:left w:val="none" w:sz="0" w:space="0" w:color="auto"/>
                <w:bottom w:val="none" w:sz="0" w:space="0" w:color="auto"/>
                <w:right w:val="none" w:sz="0" w:space="0" w:color="auto"/>
              </w:divBdr>
            </w:div>
          </w:divsChild>
        </w:div>
        <w:div w:id="1526869065">
          <w:marLeft w:val="0"/>
          <w:marRight w:val="0"/>
          <w:marTop w:val="0"/>
          <w:marBottom w:val="0"/>
          <w:divBdr>
            <w:top w:val="none" w:sz="0" w:space="0" w:color="auto"/>
            <w:left w:val="none" w:sz="0" w:space="0" w:color="auto"/>
            <w:bottom w:val="none" w:sz="0" w:space="0" w:color="auto"/>
            <w:right w:val="none" w:sz="0" w:space="0" w:color="auto"/>
          </w:divBdr>
          <w:divsChild>
            <w:div w:id="333186780">
              <w:marLeft w:val="0"/>
              <w:marRight w:val="0"/>
              <w:marTop w:val="0"/>
              <w:marBottom w:val="0"/>
              <w:divBdr>
                <w:top w:val="none" w:sz="0" w:space="0" w:color="auto"/>
                <w:left w:val="none" w:sz="0" w:space="0" w:color="auto"/>
                <w:bottom w:val="none" w:sz="0" w:space="0" w:color="auto"/>
                <w:right w:val="none" w:sz="0" w:space="0" w:color="auto"/>
              </w:divBdr>
            </w:div>
            <w:div w:id="369500468">
              <w:marLeft w:val="0"/>
              <w:marRight w:val="0"/>
              <w:marTop w:val="0"/>
              <w:marBottom w:val="0"/>
              <w:divBdr>
                <w:top w:val="none" w:sz="0" w:space="0" w:color="auto"/>
                <w:left w:val="none" w:sz="0" w:space="0" w:color="auto"/>
                <w:bottom w:val="none" w:sz="0" w:space="0" w:color="auto"/>
                <w:right w:val="none" w:sz="0" w:space="0" w:color="auto"/>
              </w:divBdr>
              <w:divsChild>
                <w:div w:id="953832811">
                  <w:marLeft w:val="0"/>
                  <w:marRight w:val="0"/>
                  <w:marTop w:val="0"/>
                  <w:marBottom w:val="0"/>
                  <w:divBdr>
                    <w:top w:val="none" w:sz="0" w:space="0" w:color="auto"/>
                    <w:left w:val="none" w:sz="0" w:space="0" w:color="auto"/>
                    <w:bottom w:val="none" w:sz="0" w:space="0" w:color="auto"/>
                    <w:right w:val="none" w:sz="0" w:space="0" w:color="auto"/>
                  </w:divBdr>
                  <w:divsChild>
                    <w:div w:id="9171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1485">
              <w:marLeft w:val="0"/>
              <w:marRight w:val="0"/>
              <w:marTop w:val="0"/>
              <w:marBottom w:val="0"/>
              <w:divBdr>
                <w:top w:val="none" w:sz="0" w:space="0" w:color="auto"/>
                <w:left w:val="none" w:sz="0" w:space="0" w:color="auto"/>
                <w:bottom w:val="none" w:sz="0" w:space="0" w:color="auto"/>
                <w:right w:val="none" w:sz="0" w:space="0" w:color="auto"/>
              </w:divBdr>
            </w:div>
          </w:divsChild>
        </w:div>
        <w:div w:id="1755281158">
          <w:marLeft w:val="0"/>
          <w:marRight w:val="0"/>
          <w:marTop w:val="0"/>
          <w:marBottom w:val="0"/>
          <w:divBdr>
            <w:top w:val="none" w:sz="0" w:space="0" w:color="auto"/>
            <w:left w:val="none" w:sz="0" w:space="0" w:color="auto"/>
            <w:bottom w:val="none" w:sz="0" w:space="0" w:color="auto"/>
            <w:right w:val="none" w:sz="0" w:space="0" w:color="auto"/>
          </w:divBdr>
          <w:divsChild>
            <w:div w:id="1071193363">
              <w:marLeft w:val="0"/>
              <w:marRight w:val="0"/>
              <w:marTop w:val="0"/>
              <w:marBottom w:val="0"/>
              <w:divBdr>
                <w:top w:val="none" w:sz="0" w:space="0" w:color="auto"/>
                <w:left w:val="none" w:sz="0" w:space="0" w:color="auto"/>
                <w:bottom w:val="none" w:sz="0" w:space="0" w:color="auto"/>
                <w:right w:val="none" w:sz="0" w:space="0" w:color="auto"/>
              </w:divBdr>
              <w:divsChild>
                <w:div w:id="1667975201">
                  <w:marLeft w:val="0"/>
                  <w:marRight w:val="0"/>
                  <w:marTop w:val="0"/>
                  <w:marBottom w:val="0"/>
                  <w:divBdr>
                    <w:top w:val="none" w:sz="0" w:space="0" w:color="auto"/>
                    <w:left w:val="none" w:sz="0" w:space="0" w:color="auto"/>
                    <w:bottom w:val="none" w:sz="0" w:space="0" w:color="auto"/>
                    <w:right w:val="none" w:sz="0" w:space="0" w:color="auto"/>
                  </w:divBdr>
                  <w:divsChild>
                    <w:div w:id="4528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6511">
              <w:marLeft w:val="0"/>
              <w:marRight w:val="0"/>
              <w:marTop w:val="0"/>
              <w:marBottom w:val="0"/>
              <w:divBdr>
                <w:top w:val="none" w:sz="0" w:space="0" w:color="auto"/>
                <w:left w:val="none" w:sz="0" w:space="0" w:color="auto"/>
                <w:bottom w:val="none" w:sz="0" w:space="0" w:color="auto"/>
                <w:right w:val="none" w:sz="0" w:space="0" w:color="auto"/>
              </w:divBdr>
            </w:div>
            <w:div w:id="1922834534">
              <w:marLeft w:val="0"/>
              <w:marRight w:val="0"/>
              <w:marTop w:val="0"/>
              <w:marBottom w:val="0"/>
              <w:divBdr>
                <w:top w:val="none" w:sz="0" w:space="0" w:color="auto"/>
                <w:left w:val="none" w:sz="0" w:space="0" w:color="auto"/>
                <w:bottom w:val="none" w:sz="0" w:space="0" w:color="auto"/>
                <w:right w:val="none" w:sz="0" w:space="0" w:color="auto"/>
              </w:divBdr>
            </w:div>
          </w:divsChild>
        </w:div>
        <w:div w:id="1765805458">
          <w:marLeft w:val="0"/>
          <w:marRight w:val="0"/>
          <w:marTop w:val="0"/>
          <w:marBottom w:val="0"/>
          <w:divBdr>
            <w:top w:val="none" w:sz="0" w:space="0" w:color="auto"/>
            <w:left w:val="none" w:sz="0" w:space="0" w:color="auto"/>
            <w:bottom w:val="none" w:sz="0" w:space="0" w:color="auto"/>
            <w:right w:val="none" w:sz="0" w:space="0" w:color="auto"/>
          </w:divBdr>
          <w:divsChild>
            <w:div w:id="868179423">
              <w:marLeft w:val="0"/>
              <w:marRight w:val="0"/>
              <w:marTop w:val="0"/>
              <w:marBottom w:val="0"/>
              <w:divBdr>
                <w:top w:val="none" w:sz="0" w:space="0" w:color="auto"/>
                <w:left w:val="none" w:sz="0" w:space="0" w:color="auto"/>
                <w:bottom w:val="none" w:sz="0" w:space="0" w:color="auto"/>
                <w:right w:val="none" w:sz="0" w:space="0" w:color="auto"/>
              </w:divBdr>
            </w:div>
            <w:div w:id="947808299">
              <w:marLeft w:val="0"/>
              <w:marRight w:val="0"/>
              <w:marTop w:val="0"/>
              <w:marBottom w:val="0"/>
              <w:divBdr>
                <w:top w:val="none" w:sz="0" w:space="0" w:color="auto"/>
                <w:left w:val="none" w:sz="0" w:space="0" w:color="auto"/>
                <w:bottom w:val="none" w:sz="0" w:space="0" w:color="auto"/>
                <w:right w:val="none" w:sz="0" w:space="0" w:color="auto"/>
              </w:divBdr>
            </w:div>
            <w:div w:id="1373993660">
              <w:marLeft w:val="0"/>
              <w:marRight w:val="0"/>
              <w:marTop w:val="0"/>
              <w:marBottom w:val="0"/>
              <w:divBdr>
                <w:top w:val="none" w:sz="0" w:space="0" w:color="auto"/>
                <w:left w:val="none" w:sz="0" w:space="0" w:color="auto"/>
                <w:bottom w:val="none" w:sz="0" w:space="0" w:color="auto"/>
                <w:right w:val="none" w:sz="0" w:space="0" w:color="auto"/>
              </w:divBdr>
              <w:divsChild>
                <w:div w:id="1013532008">
                  <w:marLeft w:val="0"/>
                  <w:marRight w:val="0"/>
                  <w:marTop w:val="0"/>
                  <w:marBottom w:val="0"/>
                  <w:divBdr>
                    <w:top w:val="none" w:sz="0" w:space="0" w:color="auto"/>
                    <w:left w:val="none" w:sz="0" w:space="0" w:color="auto"/>
                    <w:bottom w:val="none" w:sz="0" w:space="0" w:color="auto"/>
                    <w:right w:val="none" w:sz="0" w:space="0" w:color="auto"/>
                  </w:divBdr>
                  <w:divsChild>
                    <w:div w:id="16826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1728">
          <w:marLeft w:val="0"/>
          <w:marRight w:val="0"/>
          <w:marTop w:val="0"/>
          <w:marBottom w:val="0"/>
          <w:divBdr>
            <w:top w:val="none" w:sz="0" w:space="0" w:color="auto"/>
            <w:left w:val="none" w:sz="0" w:space="0" w:color="auto"/>
            <w:bottom w:val="none" w:sz="0" w:space="0" w:color="auto"/>
            <w:right w:val="none" w:sz="0" w:space="0" w:color="auto"/>
          </w:divBdr>
          <w:divsChild>
            <w:div w:id="36126602">
              <w:marLeft w:val="0"/>
              <w:marRight w:val="0"/>
              <w:marTop w:val="0"/>
              <w:marBottom w:val="0"/>
              <w:divBdr>
                <w:top w:val="none" w:sz="0" w:space="0" w:color="auto"/>
                <w:left w:val="none" w:sz="0" w:space="0" w:color="auto"/>
                <w:bottom w:val="none" w:sz="0" w:space="0" w:color="auto"/>
                <w:right w:val="none" w:sz="0" w:space="0" w:color="auto"/>
              </w:divBdr>
              <w:divsChild>
                <w:div w:id="1145077355">
                  <w:marLeft w:val="0"/>
                  <w:marRight w:val="0"/>
                  <w:marTop w:val="0"/>
                  <w:marBottom w:val="0"/>
                  <w:divBdr>
                    <w:top w:val="none" w:sz="0" w:space="0" w:color="auto"/>
                    <w:left w:val="none" w:sz="0" w:space="0" w:color="auto"/>
                    <w:bottom w:val="none" w:sz="0" w:space="0" w:color="auto"/>
                    <w:right w:val="none" w:sz="0" w:space="0" w:color="auto"/>
                  </w:divBdr>
                  <w:divsChild>
                    <w:div w:id="9135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69271">
              <w:marLeft w:val="0"/>
              <w:marRight w:val="0"/>
              <w:marTop w:val="0"/>
              <w:marBottom w:val="0"/>
              <w:divBdr>
                <w:top w:val="none" w:sz="0" w:space="0" w:color="auto"/>
                <w:left w:val="none" w:sz="0" w:space="0" w:color="auto"/>
                <w:bottom w:val="none" w:sz="0" w:space="0" w:color="auto"/>
                <w:right w:val="none" w:sz="0" w:space="0" w:color="auto"/>
              </w:divBdr>
            </w:div>
            <w:div w:id="943732349">
              <w:marLeft w:val="0"/>
              <w:marRight w:val="0"/>
              <w:marTop w:val="0"/>
              <w:marBottom w:val="0"/>
              <w:divBdr>
                <w:top w:val="none" w:sz="0" w:space="0" w:color="auto"/>
                <w:left w:val="none" w:sz="0" w:space="0" w:color="auto"/>
                <w:bottom w:val="none" w:sz="0" w:space="0" w:color="auto"/>
                <w:right w:val="none" w:sz="0" w:space="0" w:color="auto"/>
              </w:divBdr>
            </w:div>
          </w:divsChild>
        </w:div>
        <w:div w:id="1892496451">
          <w:marLeft w:val="0"/>
          <w:marRight w:val="0"/>
          <w:marTop w:val="0"/>
          <w:marBottom w:val="0"/>
          <w:divBdr>
            <w:top w:val="none" w:sz="0" w:space="0" w:color="auto"/>
            <w:left w:val="none" w:sz="0" w:space="0" w:color="auto"/>
            <w:bottom w:val="none" w:sz="0" w:space="0" w:color="auto"/>
            <w:right w:val="none" w:sz="0" w:space="0" w:color="auto"/>
          </w:divBdr>
          <w:divsChild>
            <w:div w:id="553471959">
              <w:marLeft w:val="0"/>
              <w:marRight w:val="0"/>
              <w:marTop w:val="0"/>
              <w:marBottom w:val="0"/>
              <w:divBdr>
                <w:top w:val="none" w:sz="0" w:space="0" w:color="auto"/>
                <w:left w:val="none" w:sz="0" w:space="0" w:color="auto"/>
                <w:bottom w:val="none" w:sz="0" w:space="0" w:color="auto"/>
                <w:right w:val="none" w:sz="0" w:space="0" w:color="auto"/>
              </w:divBdr>
            </w:div>
            <w:div w:id="1192766894">
              <w:marLeft w:val="0"/>
              <w:marRight w:val="0"/>
              <w:marTop w:val="0"/>
              <w:marBottom w:val="0"/>
              <w:divBdr>
                <w:top w:val="none" w:sz="0" w:space="0" w:color="auto"/>
                <w:left w:val="none" w:sz="0" w:space="0" w:color="auto"/>
                <w:bottom w:val="none" w:sz="0" w:space="0" w:color="auto"/>
                <w:right w:val="none" w:sz="0" w:space="0" w:color="auto"/>
              </w:divBdr>
            </w:div>
            <w:div w:id="1374112108">
              <w:marLeft w:val="0"/>
              <w:marRight w:val="0"/>
              <w:marTop w:val="0"/>
              <w:marBottom w:val="0"/>
              <w:divBdr>
                <w:top w:val="none" w:sz="0" w:space="0" w:color="auto"/>
                <w:left w:val="none" w:sz="0" w:space="0" w:color="auto"/>
                <w:bottom w:val="none" w:sz="0" w:space="0" w:color="auto"/>
                <w:right w:val="none" w:sz="0" w:space="0" w:color="auto"/>
              </w:divBdr>
              <w:divsChild>
                <w:div w:id="1071737452">
                  <w:marLeft w:val="0"/>
                  <w:marRight w:val="0"/>
                  <w:marTop w:val="0"/>
                  <w:marBottom w:val="0"/>
                  <w:divBdr>
                    <w:top w:val="none" w:sz="0" w:space="0" w:color="auto"/>
                    <w:left w:val="none" w:sz="0" w:space="0" w:color="auto"/>
                    <w:bottom w:val="none" w:sz="0" w:space="0" w:color="auto"/>
                    <w:right w:val="none" w:sz="0" w:space="0" w:color="auto"/>
                  </w:divBdr>
                  <w:divsChild>
                    <w:div w:id="20193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03912">
          <w:marLeft w:val="0"/>
          <w:marRight w:val="0"/>
          <w:marTop w:val="0"/>
          <w:marBottom w:val="0"/>
          <w:divBdr>
            <w:top w:val="none" w:sz="0" w:space="0" w:color="auto"/>
            <w:left w:val="none" w:sz="0" w:space="0" w:color="auto"/>
            <w:bottom w:val="none" w:sz="0" w:space="0" w:color="auto"/>
            <w:right w:val="none" w:sz="0" w:space="0" w:color="auto"/>
          </w:divBdr>
          <w:divsChild>
            <w:div w:id="297998533">
              <w:marLeft w:val="0"/>
              <w:marRight w:val="0"/>
              <w:marTop w:val="0"/>
              <w:marBottom w:val="0"/>
              <w:divBdr>
                <w:top w:val="none" w:sz="0" w:space="0" w:color="auto"/>
                <w:left w:val="none" w:sz="0" w:space="0" w:color="auto"/>
                <w:bottom w:val="none" w:sz="0" w:space="0" w:color="auto"/>
                <w:right w:val="none" w:sz="0" w:space="0" w:color="auto"/>
              </w:divBdr>
            </w:div>
            <w:div w:id="1038777199">
              <w:marLeft w:val="0"/>
              <w:marRight w:val="0"/>
              <w:marTop w:val="0"/>
              <w:marBottom w:val="0"/>
              <w:divBdr>
                <w:top w:val="none" w:sz="0" w:space="0" w:color="auto"/>
                <w:left w:val="none" w:sz="0" w:space="0" w:color="auto"/>
                <w:bottom w:val="none" w:sz="0" w:space="0" w:color="auto"/>
                <w:right w:val="none" w:sz="0" w:space="0" w:color="auto"/>
              </w:divBdr>
            </w:div>
            <w:div w:id="1799294465">
              <w:marLeft w:val="0"/>
              <w:marRight w:val="0"/>
              <w:marTop w:val="0"/>
              <w:marBottom w:val="0"/>
              <w:divBdr>
                <w:top w:val="none" w:sz="0" w:space="0" w:color="auto"/>
                <w:left w:val="none" w:sz="0" w:space="0" w:color="auto"/>
                <w:bottom w:val="none" w:sz="0" w:space="0" w:color="auto"/>
                <w:right w:val="none" w:sz="0" w:space="0" w:color="auto"/>
              </w:divBdr>
              <w:divsChild>
                <w:div w:id="721907315">
                  <w:marLeft w:val="0"/>
                  <w:marRight w:val="0"/>
                  <w:marTop w:val="0"/>
                  <w:marBottom w:val="0"/>
                  <w:divBdr>
                    <w:top w:val="none" w:sz="0" w:space="0" w:color="auto"/>
                    <w:left w:val="none" w:sz="0" w:space="0" w:color="auto"/>
                    <w:bottom w:val="none" w:sz="0" w:space="0" w:color="auto"/>
                    <w:right w:val="none" w:sz="0" w:space="0" w:color="auto"/>
                  </w:divBdr>
                  <w:divsChild>
                    <w:div w:id="10814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04493">
      <w:bodyDiv w:val="1"/>
      <w:marLeft w:val="0"/>
      <w:marRight w:val="0"/>
      <w:marTop w:val="0"/>
      <w:marBottom w:val="0"/>
      <w:divBdr>
        <w:top w:val="none" w:sz="0" w:space="0" w:color="auto"/>
        <w:left w:val="none" w:sz="0" w:space="0" w:color="auto"/>
        <w:bottom w:val="none" w:sz="0" w:space="0" w:color="auto"/>
        <w:right w:val="none" w:sz="0" w:space="0" w:color="auto"/>
      </w:divBdr>
    </w:div>
    <w:div w:id="594754425">
      <w:bodyDiv w:val="1"/>
      <w:marLeft w:val="0"/>
      <w:marRight w:val="0"/>
      <w:marTop w:val="0"/>
      <w:marBottom w:val="0"/>
      <w:divBdr>
        <w:top w:val="none" w:sz="0" w:space="0" w:color="auto"/>
        <w:left w:val="none" w:sz="0" w:space="0" w:color="auto"/>
        <w:bottom w:val="none" w:sz="0" w:space="0" w:color="auto"/>
        <w:right w:val="none" w:sz="0" w:space="0" w:color="auto"/>
      </w:divBdr>
    </w:div>
    <w:div w:id="646085470">
      <w:bodyDiv w:val="1"/>
      <w:marLeft w:val="0"/>
      <w:marRight w:val="0"/>
      <w:marTop w:val="0"/>
      <w:marBottom w:val="0"/>
      <w:divBdr>
        <w:top w:val="none" w:sz="0" w:space="0" w:color="auto"/>
        <w:left w:val="none" w:sz="0" w:space="0" w:color="auto"/>
        <w:bottom w:val="none" w:sz="0" w:space="0" w:color="auto"/>
        <w:right w:val="none" w:sz="0" w:space="0" w:color="auto"/>
      </w:divBdr>
      <w:divsChild>
        <w:div w:id="825361689">
          <w:marLeft w:val="0"/>
          <w:marRight w:val="0"/>
          <w:marTop w:val="0"/>
          <w:marBottom w:val="0"/>
          <w:divBdr>
            <w:top w:val="none" w:sz="0" w:space="0" w:color="auto"/>
            <w:left w:val="none" w:sz="0" w:space="0" w:color="auto"/>
            <w:bottom w:val="none" w:sz="0" w:space="0" w:color="auto"/>
            <w:right w:val="none" w:sz="0" w:space="0" w:color="auto"/>
          </w:divBdr>
          <w:divsChild>
            <w:div w:id="185548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8757">
      <w:bodyDiv w:val="1"/>
      <w:marLeft w:val="0"/>
      <w:marRight w:val="0"/>
      <w:marTop w:val="0"/>
      <w:marBottom w:val="0"/>
      <w:divBdr>
        <w:top w:val="none" w:sz="0" w:space="0" w:color="auto"/>
        <w:left w:val="none" w:sz="0" w:space="0" w:color="auto"/>
        <w:bottom w:val="none" w:sz="0" w:space="0" w:color="auto"/>
        <w:right w:val="none" w:sz="0" w:space="0" w:color="auto"/>
      </w:divBdr>
      <w:divsChild>
        <w:div w:id="2898355">
          <w:marLeft w:val="0"/>
          <w:marRight w:val="0"/>
          <w:marTop w:val="0"/>
          <w:marBottom w:val="0"/>
          <w:divBdr>
            <w:top w:val="none" w:sz="0" w:space="0" w:color="auto"/>
            <w:left w:val="none" w:sz="0" w:space="0" w:color="auto"/>
            <w:bottom w:val="none" w:sz="0" w:space="0" w:color="auto"/>
            <w:right w:val="none" w:sz="0" w:space="0" w:color="auto"/>
          </w:divBdr>
          <w:divsChild>
            <w:div w:id="225729578">
              <w:marLeft w:val="0"/>
              <w:marRight w:val="0"/>
              <w:marTop w:val="0"/>
              <w:marBottom w:val="0"/>
              <w:divBdr>
                <w:top w:val="none" w:sz="0" w:space="0" w:color="auto"/>
                <w:left w:val="none" w:sz="0" w:space="0" w:color="auto"/>
                <w:bottom w:val="none" w:sz="0" w:space="0" w:color="auto"/>
                <w:right w:val="none" w:sz="0" w:space="0" w:color="auto"/>
              </w:divBdr>
            </w:div>
            <w:div w:id="237977979">
              <w:marLeft w:val="0"/>
              <w:marRight w:val="0"/>
              <w:marTop w:val="0"/>
              <w:marBottom w:val="0"/>
              <w:divBdr>
                <w:top w:val="none" w:sz="0" w:space="0" w:color="auto"/>
                <w:left w:val="none" w:sz="0" w:space="0" w:color="auto"/>
                <w:bottom w:val="none" w:sz="0" w:space="0" w:color="auto"/>
                <w:right w:val="none" w:sz="0" w:space="0" w:color="auto"/>
              </w:divBdr>
            </w:div>
            <w:div w:id="240523975">
              <w:marLeft w:val="0"/>
              <w:marRight w:val="0"/>
              <w:marTop w:val="0"/>
              <w:marBottom w:val="0"/>
              <w:divBdr>
                <w:top w:val="none" w:sz="0" w:space="0" w:color="auto"/>
                <w:left w:val="none" w:sz="0" w:space="0" w:color="auto"/>
                <w:bottom w:val="none" w:sz="0" w:space="0" w:color="auto"/>
                <w:right w:val="none" w:sz="0" w:space="0" w:color="auto"/>
              </w:divBdr>
            </w:div>
            <w:div w:id="287663402">
              <w:marLeft w:val="0"/>
              <w:marRight w:val="0"/>
              <w:marTop w:val="0"/>
              <w:marBottom w:val="0"/>
              <w:divBdr>
                <w:top w:val="none" w:sz="0" w:space="0" w:color="auto"/>
                <w:left w:val="none" w:sz="0" w:space="0" w:color="auto"/>
                <w:bottom w:val="none" w:sz="0" w:space="0" w:color="auto"/>
                <w:right w:val="none" w:sz="0" w:space="0" w:color="auto"/>
              </w:divBdr>
            </w:div>
            <w:div w:id="358167263">
              <w:marLeft w:val="0"/>
              <w:marRight w:val="0"/>
              <w:marTop w:val="0"/>
              <w:marBottom w:val="0"/>
              <w:divBdr>
                <w:top w:val="none" w:sz="0" w:space="0" w:color="auto"/>
                <w:left w:val="none" w:sz="0" w:space="0" w:color="auto"/>
                <w:bottom w:val="none" w:sz="0" w:space="0" w:color="auto"/>
                <w:right w:val="none" w:sz="0" w:space="0" w:color="auto"/>
              </w:divBdr>
            </w:div>
            <w:div w:id="371999996">
              <w:marLeft w:val="0"/>
              <w:marRight w:val="0"/>
              <w:marTop w:val="0"/>
              <w:marBottom w:val="0"/>
              <w:divBdr>
                <w:top w:val="none" w:sz="0" w:space="0" w:color="auto"/>
                <w:left w:val="none" w:sz="0" w:space="0" w:color="auto"/>
                <w:bottom w:val="none" w:sz="0" w:space="0" w:color="auto"/>
                <w:right w:val="none" w:sz="0" w:space="0" w:color="auto"/>
              </w:divBdr>
            </w:div>
            <w:div w:id="393898737">
              <w:marLeft w:val="0"/>
              <w:marRight w:val="0"/>
              <w:marTop w:val="0"/>
              <w:marBottom w:val="0"/>
              <w:divBdr>
                <w:top w:val="none" w:sz="0" w:space="0" w:color="auto"/>
                <w:left w:val="none" w:sz="0" w:space="0" w:color="auto"/>
                <w:bottom w:val="none" w:sz="0" w:space="0" w:color="auto"/>
                <w:right w:val="none" w:sz="0" w:space="0" w:color="auto"/>
              </w:divBdr>
            </w:div>
            <w:div w:id="552232218">
              <w:marLeft w:val="0"/>
              <w:marRight w:val="0"/>
              <w:marTop w:val="0"/>
              <w:marBottom w:val="0"/>
              <w:divBdr>
                <w:top w:val="none" w:sz="0" w:space="0" w:color="auto"/>
                <w:left w:val="none" w:sz="0" w:space="0" w:color="auto"/>
                <w:bottom w:val="none" w:sz="0" w:space="0" w:color="auto"/>
                <w:right w:val="none" w:sz="0" w:space="0" w:color="auto"/>
              </w:divBdr>
            </w:div>
            <w:div w:id="735204991">
              <w:marLeft w:val="0"/>
              <w:marRight w:val="0"/>
              <w:marTop w:val="0"/>
              <w:marBottom w:val="0"/>
              <w:divBdr>
                <w:top w:val="none" w:sz="0" w:space="0" w:color="auto"/>
                <w:left w:val="none" w:sz="0" w:space="0" w:color="auto"/>
                <w:bottom w:val="none" w:sz="0" w:space="0" w:color="auto"/>
                <w:right w:val="none" w:sz="0" w:space="0" w:color="auto"/>
              </w:divBdr>
            </w:div>
            <w:div w:id="777026729">
              <w:marLeft w:val="0"/>
              <w:marRight w:val="0"/>
              <w:marTop w:val="0"/>
              <w:marBottom w:val="0"/>
              <w:divBdr>
                <w:top w:val="none" w:sz="0" w:space="0" w:color="auto"/>
                <w:left w:val="none" w:sz="0" w:space="0" w:color="auto"/>
                <w:bottom w:val="none" w:sz="0" w:space="0" w:color="auto"/>
                <w:right w:val="none" w:sz="0" w:space="0" w:color="auto"/>
              </w:divBdr>
            </w:div>
            <w:div w:id="876939772">
              <w:marLeft w:val="0"/>
              <w:marRight w:val="0"/>
              <w:marTop w:val="0"/>
              <w:marBottom w:val="0"/>
              <w:divBdr>
                <w:top w:val="none" w:sz="0" w:space="0" w:color="auto"/>
                <w:left w:val="none" w:sz="0" w:space="0" w:color="auto"/>
                <w:bottom w:val="none" w:sz="0" w:space="0" w:color="auto"/>
                <w:right w:val="none" w:sz="0" w:space="0" w:color="auto"/>
              </w:divBdr>
            </w:div>
            <w:div w:id="904605052">
              <w:marLeft w:val="0"/>
              <w:marRight w:val="0"/>
              <w:marTop w:val="0"/>
              <w:marBottom w:val="0"/>
              <w:divBdr>
                <w:top w:val="none" w:sz="0" w:space="0" w:color="auto"/>
                <w:left w:val="none" w:sz="0" w:space="0" w:color="auto"/>
                <w:bottom w:val="none" w:sz="0" w:space="0" w:color="auto"/>
                <w:right w:val="none" w:sz="0" w:space="0" w:color="auto"/>
              </w:divBdr>
            </w:div>
            <w:div w:id="1221090408">
              <w:marLeft w:val="0"/>
              <w:marRight w:val="0"/>
              <w:marTop w:val="0"/>
              <w:marBottom w:val="0"/>
              <w:divBdr>
                <w:top w:val="none" w:sz="0" w:space="0" w:color="auto"/>
                <w:left w:val="none" w:sz="0" w:space="0" w:color="auto"/>
                <w:bottom w:val="none" w:sz="0" w:space="0" w:color="auto"/>
                <w:right w:val="none" w:sz="0" w:space="0" w:color="auto"/>
              </w:divBdr>
            </w:div>
            <w:div w:id="1447698800">
              <w:marLeft w:val="0"/>
              <w:marRight w:val="0"/>
              <w:marTop w:val="0"/>
              <w:marBottom w:val="0"/>
              <w:divBdr>
                <w:top w:val="none" w:sz="0" w:space="0" w:color="auto"/>
                <w:left w:val="none" w:sz="0" w:space="0" w:color="auto"/>
                <w:bottom w:val="none" w:sz="0" w:space="0" w:color="auto"/>
                <w:right w:val="none" w:sz="0" w:space="0" w:color="auto"/>
              </w:divBdr>
            </w:div>
            <w:div w:id="1478568373">
              <w:marLeft w:val="0"/>
              <w:marRight w:val="0"/>
              <w:marTop w:val="0"/>
              <w:marBottom w:val="0"/>
              <w:divBdr>
                <w:top w:val="none" w:sz="0" w:space="0" w:color="auto"/>
                <w:left w:val="none" w:sz="0" w:space="0" w:color="auto"/>
                <w:bottom w:val="none" w:sz="0" w:space="0" w:color="auto"/>
                <w:right w:val="none" w:sz="0" w:space="0" w:color="auto"/>
              </w:divBdr>
            </w:div>
            <w:div w:id="1604454721">
              <w:marLeft w:val="0"/>
              <w:marRight w:val="0"/>
              <w:marTop w:val="0"/>
              <w:marBottom w:val="0"/>
              <w:divBdr>
                <w:top w:val="none" w:sz="0" w:space="0" w:color="auto"/>
                <w:left w:val="none" w:sz="0" w:space="0" w:color="auto"/>
                <w:bottom w:val="none" w:sz="0" w:space="0" w:color="auto"/>
                <w:right w:val="none" w:sz="0" w:space="0" w:color="auto"/>
              </w:divBdr>
            </w:div>
            <w:div w:id="1721897569">
              <w:marLeft w:val="0"/>
              <w:marRight w:val="0"/>
              <w:marTop w:val="0"/>
              <w:marBottom w:val="0"/>
              <w:divBdr>
                <w:top w:val="none" w:sz="0" w:space="0" w:color="auto"/>
                <w:left w:val="none" w:sz="0" w:space="0" w:color="auto"/>
                <w:bottom w:val="none" w:sz="0" w:space="0" w:color="auto"/>
                <w:right w:val="none" w:sz="0" w:space="0" w:color="auto"/>
              </w:divBdr>
            </w:div>
            <w:div w:id="1749302284">
              <w:marLeft w:val="0"/>
              <w:marRight w:val="0"/>
              <w:marTop w:val="0"/>
              <w:marBottom w:val="0"/>
              <w:divBdr>
                <w:top w:val="none" w:sz="0" w:space="0" w:color="auto"/>
                <w:left w:val="none" w:sz="0" w:space="0" w:color="auto"/>
                <w:bottom w:val="none" w:sz="0" w:space="0" w:color="auto"/>
                <w:right w:val="none" w:sz="0" w:space="0" w:color="auto"/>
              </w:divBdr>
            </w:div>
            <w:div w:id="1773940870">
              <w:marLeft w:val="0"/>
              <w:marRight w:val="0"/>
              <w:marTop w:val="0"/>
              <w:marBottom w:val="0"/>
              <w:divBdr>
                <w:top w:val="none" w:sz="0" w:space="0" w:color="auto"/>
                <w:left w:val="none" w:sz="0" w:space="0" w:color="auto"/>
                <w:bottom w:val="none" w:sz="0" w:space="0" w:color="auto"/>
                <w:right w:val="none" w:sz="0" w:space="0" w:color="auto"/>
              </w:divBdr>
            </w:div>
            <w:div w:id="1916041003">
              <w:marLeft w:val="0"/>
              <w:marRight w:val="0"/>
              <w:marTop w:val="0"/>
              <w:marBottom w:val="0"/>
              <w:divBdr>
                <w:top w:val="none" w:sz="0" w:space="0" w:color="auto"/>
                <w:left w:val="none" w:sz="0" w:space="0" w:color="auto"/>
                <w:bottom w:val="none" w:sz="0" w:space="0" w:color="auto"/>
                <w:right w:val="none" w:sz="0" w:space="0" w:color="auto"/>
              </w:divBdr>
            </w:div>
          </w:divsChild>
        </w:div>
        <w:div w:id="20017102">
          <w:marLeft w:val="0"/>
          <w:marRight w:val="0"/>
          <w:marTop w:val="0"/>
          <w:marBottom w:val="0"/>
          <w:divBdr>
            <w:top w:val="none" w:sz="0" w:space="0" w:color="auto"/>
            <w:left w:val="none" w:sz="0" w:space="0" w:color="auto"/>
            <w:bottom w:val="none" w:sz="0" w:space="0" w:color="auto"/>
            <w:right w:val="none" w:sz="0" w:space="0" w:color="auto"/>
          </w:divBdr>
          <w:divsChild>
            <w:div w:id="267978482">
              <w:marLeft w:val="0"/>
              <w:marRight w:val="0"/>
              <w:marTop w:val="0"/>
              <w:marBottom w:val="0"/>
              <w:divBdr>
                <w:top w:val="none" w:sz="0" w:space="0" w:color="auto"/>
                <w:left w:val="none" w:sz="0" w:space="0" w:color="auto"/>
                <w:bottom w:val="none" w:sz="0" w:space="0" w:color="auto"/>
                <w:right w:val="none" w:sz="0" w:space="0" w:color="auto"/>
              </w:divBdr>
            </w:div>
            <w:div w:id="404841110">
              <w:marLeft w:val="0"/>
              <w:marRight w:val="0"/>
              <w:marTop w:val="0"/>
              <w:marBottom w:val="0"/>
              <w:divBdr>
                <w:top w:val="none" w:sz="0" w:space="0" w:color="auto"/>
                <w:left w:val="none" w:sz="0" w:space="0" w:color="auto"/>
                <w:bottom w:val="none" w:sz="0" w:space="0" w:color="auto"/>
                <w:right w:val="none" w:sz="0" w:space="0" w:color="auto"/>
              </w:divBdr>
            </w:div>
            <w:div w:id="430859296">
              <w:marLeft w:val="0"/>
              <w:marRight w:val="0"/>
              <w:marTop w:val="0"/>
              <w:marBottom w:val="0"/>
              <w:divBdr>
                <w:top w:val="none" w:sz="0" w:space="0" w:color="auto"/>
                <w:left w:val="none" w:sz="0" w:space="0" w:color="auto"/>
                <w:bottom w:val="none" w:sz="0" w:space="0" w:color="auto"/>
                <w:right w:val="none" w:sz="0" w:space="0" w:color="auto"/>
              </w:divBdr>
            </w:div>
            <w:div w:id="570039969">
              <w:marLeft w:val="0"/>
              <w:marRight w:val="0"/>
              <w:marTop w:val="0"/>
              <w:marBottom w:val="0"/>
              <w:divBdr>
                <w:top w:val="none" w:sz="0" w:space="0" w:color="auto"/>
                <w:left w:val="none" w:sz="0" w:space="0" w:color="auto"/>
                <w:bottom w:val="none" w:sz="0" w:space="0" w:color="auto"/>
                <w:right w:val="none" w:sz="0" w:space="0" w:color="auto"/>
              </w:divBdr>
            </w:div>
            <w:div w:id="789544819">
              <w:marLeft w:val="0"/>
              <w:marRight w:val="0"/>
              <w:marTop w:val="0"/>
              <w:marBottom w:val="0"/>
              <w:divBdr>
                <w:top w:val="none" w:sz="0" w:space="0" w:color="auto"/>
                <w:left w:val="none" w:sz="0" w:space="0" w:color="auto"/>
                <w:bottom w:val="none" w:sz="0" w:space="0" w:color="auto"/>
                <w:right w:val="none" w:sz="0" w:space="0" w:color="auto"/>
              </w:divBdr>
            </w:div>
            <w:div w:id="846483721">
              <w:marLeft w:val="0"/>
              <w:marRight w:val="0"/>
              <w:marTop w:val="0"/>
              <w:marBottom w:val="0"/>
              <w:divBdr>
                <w:top w:val="none" w:sz="0" w:space="0" w:color="auto"/>
                <w:left w:val="none" w:sz="0" w:space="0" w:color="auto"/>
                <w:bottom w:val="none" w:sz="0" w:space="0" w:color="auto"/>
                <w:right w:val="none" w:sz="0" w:space="0" w:color="auto"/>
              </w:divBdr>
            </w:div>
            <w:div w:id="919945041">
              <w:marLeft w:val="0"/>
              <w:marRight w:val="0"/>
              <w:marTop w:val="0"/>
              <w:marBottom w:val="0"/>
              <w:divBdr>
                <w:top w:val="none" w:sz="0" w:space="0" w:color="auto"/>
                <w:left w:val="none" w:sz="0" w:space="0" w:color="auto"/>
                <w:bottom w:val="none" w:sz="0" w:space="0" w:color="auto"/>
                <w:right w:val="none" w:sz="0" w:space="0" w:color="auto"/>
              </w:divBdr>
            </w:div>
            <w:div w:id="961687300">
              <w:marLeft w:val="0"/>
              <w:marRight w:val="0"/>
              <w:marTop w:val="0"/>
              <w:marBottom w:val="0"/>
              <w:divBdr>
                <w:top w:val="none" w:sz="0" w:space="0" w:color="auto"/>
                <w:left w:val="none" w:sz="0" w:space="0" w:color="auto"/>
                <w:bottom w:val="none" w:sz="0" w:space="0" w:color="auto"/>
                <w:right w:val="none" w:sz="0" w:space="0" w:color="auto"/>
              </w:divBdr>
            </w:div>
            <w:div w:id="1023703683">
              <w:marLeft w:val="0"/>
              <w:marRight w:val="0"/>
              <w:marTop w:val="0"/>
              <w:marBottom w:val="0"/>
              <w:divBdr>
                <w:top w:val="none" w:sz="0" w:space="0" w:color="auto"/>
                <w:left w:val="none" w:sz="0" w:space="0" w:color="auto"/>
                <w:bottom w:val="none" w:sz="0" w:space="0" w:color="auto"/>
                <w:right w:val="none" w:sz="0" w:space="0" w:color="auto"/>
              </w:divBdr>
            </w:div>
            <w:div w:id="1034690468">
              <w:marLeft w:val="0"/>
              <w:marRight w:val="0"/>
              <w:marTop w:val="0"/>
              <w:marBottom w:val="0"/>
              <w:divBdr>
                <w:top w:val="none" w:sz="0" w:space="0" w:color="auto"/>
                <w:left w:val="none" w:sz="0" w:space="0" w:color="auto"/>
                <w:bottom w:val="none" w:sz="0" w:space="0" w:color="auto"/>
                <w:right w:val="none" w:sz="0" w:space="0" w:color="auto"/>
              </w:divBdr>
            </w:div>
            <w:div w:id="1104956230">
              <w:marLeft w:val="0"/>
              <w:marRight w:val="0"/>
              <w:marTop w:val="0"/>
              <w:marBottom w:val="0"/>
              <w:divBdr>
                <w:top w:val="none" w:sz="0" w:space="0" w:color="auto"/>
                <w:left w:val="none" w:sz="0" w:space="0" w:color="auto"/>
                <w:bottom w:val="none" w:sz="0" w:space="0" w:color="auto"/>
                <w:right w:val="none" w:sz="0" w:space="0" w:color="auto"/>
              </w:divBdr>
            </w:div>
            <w:div w:id="1229268776">
              <w:marLeft w:val="0"/>
              <w:marRight w:val="0"/>
              <w:marTop w:val="0"/>
              <w:marBottom w:val="0"/>
              <w:divBdr>
                <w:top w:val="none" w:sz="0" w:space="0" w:color="auto"/>
                <w:left w:val="none" w:sz="0" w:space="0" w:color="auto"/>
                <w:bottom w:val="none" w:sz="0" w:space="0" w:color="auto"/>
                <w:right w:val="none" w:sz="0" w:space="0" w:color="auto"/>
              </w:divBdr>
            </w:div>
            <w:div w:id="1639799483">
              <w:marLeft w:val="0"/>
              <w:marRight w:val="0"/>
              <w:marTop w:val="0"/>
              <w:marBottom w:val="0"/>
              <w:divBdr>
                <w:top w:val="none" w:sz="0" w:space="0" w:color="auto"/>
                <w:left w:val="none" w:sz="0" w:space="0" w:color="auto"/>
                <w:bottom w:val="none" w:sz="0" w:space="0" w:color="auto"/>
                <w:right w:val="none" w:sz="0" w:space="0" w:color="auto"/>
              </w:divBdr>
            </w:div>
            <w:div w:id="1657297044">
              <w:marLeft w:val="0"/>
              <w:marRight w:val="0"/>
              <w:marTop w:val="0"/>
              <w:marBottom w:val="0"/>
              <w:divBdr>
                <w:top w:val="none" w:sz="0" w:space="0" w:color="auto"/>
                <w:left w:val="none" w:sz="0" w:space="0" w:color="auto"/>
                <w:bottom w:val="none" w:sz="0" w:space="0" w:color="auto"/>
                <w:right w:val="none" w:sz="0" w:space="0" w:color="auto"/>
              </w:divBdr>
            </w:div>
            <w:div w:id="1773434280">
              <w:marLeft w:val="0"/>
              <w:marRight w:val="0"/>
              <w:marTop w:val="0"/>
              <w:marBottom w:val="0"/>
              <w:divBdr>
                <w:top w:val="none" w:sz="0" w:space="0" w:color="auto"/>
                <w:left w:val="none" w:sz="0" w:space="0" w:color="auto"/>
                <w:bottom w:val="none" w:sz="0" w:space="0" w:color="auto"/>
                <w:right w:val="none" w:sz="0" w:space="0" w:color="auto"/>
              </w:divBdr>
            </w:div>
            <w:div w:id="1838497124">
              <w:marLeft w:val="0"/>
              <w:marRight w:val="0"/>
              <w:marTop w:val="0"/>
              <w:marBottom w:val="0"/>
              <w:divBdr>
                <w:top w:val="none" w:sz="0" w:space="0" w:color="auto"/>
                <w:left w:val="none" w:sz="0" w:space="0" w:color="auto"/>
                <w:bottom w:val="none" w:sz="0" w:space="0" w:color="auto"/>
                <w:right w:val="none" w:sz="0" w:space="0" w:color="auto"/>
              </w:divBdr>
            </w:div>
            <w:div w:id="1845900925">
              <w:marLeft w:val="0"/>
              <w:marRight w:val="0"/>
              <w:marTop w:val="0"/>
              <w:marBottom w:val="0"/>
              <w:divBdr>
                <w:top w:val="none" w:sz="0" w:space="0" w:color="auto"/>
                <w:left w:val="none" w:sz="0" w:space="0" w:color="auto"/>
                <w:bottom w:val="none" w:sz="0" w:space="0" w:color="auto"/>
                <w:right w:val="none" w:sz="0" w:space="0" w:color="auto"/>
              </w:divBdr>
            </w:div>
            <w:div w:id="1872063421">
              <w:marLeft w:val="0"/>
              <w:marRight w:val="0"/>
              <w:marTop w:val="0"/>
              <w:marBottom w:val="0"/>
              <w:divBdr>
                <w:top w:val="none" w:sz="0" w:space="0" w:color="auto"/>
                <w:left w:val="none" w:sz="0" w:space="0" w:color="auto"/>
                <w:bottom w:val="none" w:sz="0" w:space="0" w:color="auto"/>
                <w:right w:val="none" w:sz="0" w:space="0" w:color="auto"/>
              </w:divBdr>
            </w:div>
            <w:div w:id="2068986751">
              <w:marLeft w:val="0"/>
              <w:marRight w:val="0"/>
              <w:marTop w:val="0"/>
              <w:marBottom w:val="0"/>
              <w:divBdr>
                <w:top w:val="none" w:sz="0" w:space="0" w:color="auto"/>
                <w:left w:val="none" w:sz="0" w:space="0" w:color="auto"/>
                <w:bottom w:val="none" w:sz="0" w:space="0" w:color="auto"/>
                <w:right w:val="none" w:sz="0" w:space="0" w:color="auto"/>
              </w:divBdr>
            </w:div>
            <w:div w:id="2091728876">
              <w:marLeft w:val="0"/>
              <w:marRight w:val="0"/>
              <w:marTop w:val="0"/>
              <w:marBottom w:val="0"/>
              <w:divBdr>
                <w:top w:val="none" w:sz="0" w:space="0" w:color="auto"/>
                <w:left w:val="none" w:sz="0" w:space="0" w:color="auto"/>
                <w:bottom w:val="none" w:sz="0" w:space="0" w:color="auto"/>
                <w:right w:val="none" w:sz="0" w:space="0" w:color="auto"/>
              </w:divBdr>
            </w:div>
          </w:divsChild>
        </w:div>
        <w:div w:id="77605573">
          <w:marLeft w:val="0"/>
          <w:marRight w:val="0"/>
          <w:marTop w:val="0"/>
          <w:marBottom w:val="0"/>
          <w:divBdr>
            <w:top w:val="none" w:sz="0" w:space="0" w:color="auto"/>
            <w:left w:val="none" w:sz="0" w:space="0" w:color="auto"/>
            <w:bottom w:val="none" w:sz="0" w:space="0" w:color="auto"/>
            <w:right w:val="none" w:sz="0" w:space="0" w:color="auto"/>
          </w:divBdr>
          <w:divsChild>
            <w:div w:id="106511744">
              <w:marLeft w:val="-75"/>
              <w:marRight w:val="0"/>
              <w:marTop w:val="30"/>
              <w:marBottom w:val="30"/>
              <w:divBdr>
                <w:top w:val="none" w:sz="0" w:space="0" w:color="auto"/>
                <w:left w:val="none" w:sz="0" w:space="0" w:color="auto"/>
                <w:bottom w:val="none" w:sz="0" w:space="0" w:color="auto"/>
                <w:right w:val="none" w:sz="0" w:space="0" w:color="auto"/>
              </w:divBdr>
              <w:divsChild>
                <w:div w:id="45303927">
                  <w:marLeft w:val="0"/>
                  <w:marRight w:val="0"/>
                  <w:marTop w:val="0"/>
                  <w:marBottom w:val="0"/>
                  <w:divBdr>
                    <w:top w:val="none" w:sz="0" w:space="0" w:color="auto"/>
                    <w:left w:val="none" w:sz="0" w:space="0" w:color="auto"/>
                    <w:bottom w:val="none" w:sz="0" w:space="0" w:color="auto"/>
                    <w:right w:val="none" w:sz="0" w:space="0" w:color="auto"/>
                  </w:divBdr>
                  <w:divsChild>
                    <w:div w:id="330261030">
                      <w:marLeft w:val="0"/>
                      <w:marRight w:val="0"/>
                      <w:marTop w:val="0"/>
                      <w:marBottom w:val="0"/>
                      <w:divBdr>
                        <w:top w:val="none" w:sz="0" w:space="0" w:color="auto"/>
                        <w:left w:val="none" w:sz="0" w:space="0" w:color="auto"/>
                        <w:bottom w:val="none" w:sz="0" w:space="0" w:color="auto"/>
                        <w:right w:val="none" w:sz="0" w:space="0" w:color="auto"/>
                      </w:divBdr>
                    </w:div>
                  </w:divsChild>
                </w:div>
                <w:div w:id="84738946">
                  <w:marLeft w:val="0"/>
                  <w:marRight w:val="0"/>
                  <w:marTop w:val="0"/>
                  <w:marBottom w:val="0"/>
                  <w:divBdr>
                    <w:top w:val="none" w:sz="0" w:space="0" w:color="auto"/>
                    <w:left w:val="none" w:sz="0" w:space="0" w:color="auto"/>
                    <w:bottom w:val="none" w:sz="0" w:space="0" w:color="auto"/>
                    <w:right w:val="none" w:sz="0" w:space="0" w:color="auto"/>
                  </w:divBdr>
                  <w:divsChild>
                    <w:div w:id="326639882">
                      <w:marLeft w:val="0"/>
                      <w:marRight w:val="0"/>
                      <w:marTop w:val="0"/>
                      <w:marBottom w:val="0"/>
                      <w:divBdr>
                        <w:top w:val="none" w:sz="0" w:space="0" w:color="auto"/>
                        <w:left w:val="none" w:sz="0" w:space="0" w:color="auto"/>
                        <w:bottom w:val="none" w:sz="0" w:space="0" w:color="auto"/>
                        <w:right w:val="none" w:sz="0" w:space="0" w:color="auto"/>
                      </w:divBdr>
                    </w:div>
                  </w:divsChild>
                </w:div>
                <w:div w:id="127478685">
                  <w:marLeft w:val="0"/>
                  <w:marRight w:val="0"/>
                  <w:marTop w:val="0"/>
                  <w:marBottom w:val="0"/>
                  <w:divBdr>
                    <w:top w:val="none" w:sz="0" w:space="0" w:color="auto"/>
                    <w:left w:val="none" w:sz="0" w:space="0" w:color="auto"/>
                    <w:bottom w:val="none" w:sz="0" w:space="0" w:color="auto"/>
                    <w:right w:val="none" w:sz="0" w:space="0" w:color="auto"/>
                  </w:divBdr>
                  <w:divsChild>
                    <w:div w:id="951009131">
                      <w:marLeft w:val="0"/>
                      <w:marRight w:val="0"/>
                      <w:marTop w:val="0"/>
                      <w:marBottom w:val="0"/>
                      <w:divBdr>
                        <w:top w:val="none" w:sz="0" w:space="0" w:color="auto"/>
                        <w:left w:val="none" w:sz="0" w:space="0" w:color="auto"/>
                        <w:bottom w:val="none" w:sz="0" w:space="0" w:color="auto"/>
                        <w:right w:val="none" w:sz="0" w:space="0" w:color="auto"/>
                      </w:divBdr>
                    </w:div>
                  </w:divsChild>
                </w:div>
                <w:div w:id="178158068">
                  <w:marLeft w:val="0"/>
                  <w:marRight w:val="0"/>
                  <w:marTop w:val="0"/>
                  <w:marBottom w:val="0"/>
                  <w:divBdr>
                    <w:top w:val="none" w:sz="0" w:space="0" w:color="auto"/>
                    <w:left w:val="none" w:sz="0" w:space="0" w:color="auto"/>
                    <w:bottom w:val="none" w:sz="0" w:space="0" w:color="auto"/>
                    <w:right w:val="none" w:sz="0" w:space="0" w:color="auto"/>
                  </w:divBdr>
                  <w:divsChild>
                    <w:div w:id="479620067">
                      <w:marLeft w:val="0"/>
                      <w:marRight w:val="0"/>
                      <w:marTop w:val="0"/>
                      <w:marBottom w:val="0"/>
                      <w:divBdr>
                        <w:top w:val="none" w:sz="0" w:space="0" w:color="auto"/>
                        <w:left w:val="none" w:sz="0" w:space="0" w:color="auto"/>
                        <w:bottom w:val="none" w:sz="0" w:space="0" w:color="auto"/>
                        <w:right w:val="none" w:sz="0" w:space="0" w:color="auto"/>
                      </w:divBdr>
                    </w:div>
                  </w:divsChild>
                </w:div>
                <w:div w:id="229846213">
                  <w:marLeft w:val="0"/>
                  <w:marRight w:val="0"/>
                  <w:marTop w:val="0"/>
                  <w:marBottom w:val="0"/>
                  <w:divBdr>
                    <w:top w:val="none" w:sz="0" w:space="0" w:color="auto"/>
                    <w:left w:val="none" w:sz="0" w:space="0" w:color="auto"/>
                    <w:bottom w:val="none" w:sz="0" w:space="0" w:color="auto"/>
                    <w:right w:val="none" w:sz="0" w:space="0" w:color="auto"/>
                  </w:divBdr>
                  <w:divsChild>
                    <w:div w:id="1693602438">
                      <w:marLeft w:val="0"/>
                      <w:marRight w:val="0"/>
                      <w:marTop w:val="0"/>
                      <w:marBottom w:val="0"/>
                      <w:divBdr>
                        <w:top w:val="none" w:sz="0" w:space="0" w:color="auto"/>
                        <w:left w:val="none" w:sz="0" w:space="0" w:color="auto"/>
                        <w:bottom w:val="none" w:sz="0" w:space="0" w:color="auto"/>
                        <w:right w:val="none" w:sz="0" w:space="0" w:color="auto"/>
                      </w:divBdr>
                    </w:div>
                  </w:divsChild>
                </w:div>
                <w:div w:id="306785527">
                  <w:marLeft w:val="0"/>
                  <w:marRight w:val="0"/>
                  <w:marTop w:val="0"/>
                  <w:marBottom w:val="0"/>
                  <w:divBdr>
                    <w:top w:val="none" w:sz="0" w:space="0" w:color="auto"/>
                    <w:left w:val="none" w:sz="0" w:space="0" w:color="auto"/>
                    <w:bottom w:val="none" w:sz="0" w:space="0" w:color="auto"/>
                    <w:right w:val="none" w:sz="0" w:space="0" w:color="auto"/>
                  </w:divBdr>
                  <w:divsChild>
                    <w:div w:id="1106653101">
                      <w:marLeft w:val="0"/>
                      <w:marRight w:val="0"/>
                      <w:marTop w:val="0"/>
                      <w:marBottom w:val="0"/>
                      <w:divBdr>
                        <w:top w:val="none" w:sz="0" w:space="0" w:color="auto"/>
                        <w:left w:val="none" w:sz="0" w:space="0" w:color="auto"/>
                        <w:bottom w:val="none" w:sz="0" w:space="0" w:color="auto"/>
                        <w:right w:val="none" w:sz="0" w:space="0" w:color="auto"/>
                      </w:divBdr>
                    </w:div>
                  </w:divsChild>
                </w:div>
                <w:div w:id="308747343">
                  <w:marLeft w:val="0"/>
                  <w:marRight w:val="0"/>
                  <w:marTop w:val="0"/>
                  <w:marBottom w:val="0"/>
                  <w:divBdr>
                    <w:top w:val="none" w:sz="0" w:space="0" w:color="auto"/>
                    <w:left w:val="none" w:sz="0" w:space="0" w:color="auto"/>
                    <w:bottom w:val="none" w:sz="0" w:space="0" w:color="auto"/>
                    <w:right w:val="none" w:sz="0" w:space="0" w:color="auto"/>
                  </w:divBdr>
                  <w:divsChild>
                    <w:div w:id="687680742">
                      <w:marLeft w:val="0"/>
                      <w:marRight w:val="0"/>
                      <w:marTop w:val="0"/>
                      <w:marBottom w:val="0"/>
                      <w:divBdr>
                        <w:top w:val="none" w:sz="0" w:space="0" w:color="auto"/>
                        <w:left w:val="none" w:sz="0" w:space="0" w:color="auto"/>
                        <w:bottom w:val="none" w:sz="0" w:space="0" w:color="auto"/>
                        <w:right w:val="none" w:sz="0" w:space="0" w:color="auto"/>
                      </w:divBdr>
                    </w:div>
                  </w:divsChild>
                </w:div>
                <w:div w:id="356545715">
                  <w:marLeft w:val="0"/>
                  <w:marRight w:val="0"/>
                  <w:marTop w:val="0"/>
                  <w:marBottom w:val="0"/>
                  <w:divBdr>
                    <w:top w:val="none" w:sz="0" w:space="0" w:color="auto"/>
                    <w:left w:val="none" w:sz="0" w:space="0" w:color="auto"/>
                    <w:bottom w:val="none" w:sz="0" w:space="0" w:color="auto"/>
                    <w:right w:val="none" w:sz="0" w:space="0" w:color="auto"/>
                  </w:divBdr>
                  <w:divsChild>
                    <w:div w:id="674919479">
                      <w:marLeft w:val="0"/>
                      <w:marRight w:val="0"/>
                      <w:marTop w:val="0"/>
                      <w:marBottom w:val="0"/>
                      <w:divBdr>
                        <w:top w:val="none" w:sz="0" w:space="0" w:color="auto"/>
                        <w:left w:val="none" w:sz="0" w:space="0" w:color="auto"/>
                        <w:bottom w:val="none" w:sz="0" w:space="0" w:color="auto"/>
                        <w:right w:val="none" w:sz="0" w:space="0" w:color="auto"/>
                      </w:divBdr>
                    </w:div>
                  </w:divsChild>
                </w:div>
                <w:div w:id="366872712">
                  <w:marLeft w:val="0"/>
                  <w:marRight w:val="0"/>
                  <w:marTop w:val="0"/>
                  <w:marBottom w:val="0"/>
                  <w:divBdr>
                    <w:top w:val="none" w:sz="0" w:space="0" w:color="auto"/>
                    <w:left w:val="none" w:sz="0" w:space="0" w:color="auto"/>
                    <w:bottom w:val="none" w:sz="0" w:space="0" w:color="auto"/>
                    <w:right w:val="none" w:sz="0" w:space="0" w:color="auto"/>
                  </w:divBdr>
                  <w:divsChild>
                    <w:div w:id="337974611">
                      <w:marLeft w:val="0"/>
                      <w:marRight w:val="0"/>
                      <w:marTop w:val="0"/>
                      <w:marBottom w:val="0"/>
                      <w:divBdr>
                        <w:top w:val="none" w:sz="0" w:space="0" w:color="auto"/>
                        <w:left w:val="none" w:sz="0" w:space="0" w:color="auto"/>
                        <w:bottom w:val="none" w:sz="0" w:space="0" w:color="auto"/>
                        <w:right w:val="none" w:sz="0" w:space="0" w:color="auto"/>
                      </w:divBdr>
                    </w:div>
                  </w:divsChild>
                </w:div>
                <w:div w:id="385573168">
                  <w:marLeft w:val="0"/>
                  <w:marRight w:val="0"/>
                  <w:marTop w:val="0"/>
                  <w:marBottom w:val="0"/>
                  <w:divBdr>
                    <w:top w:val="none" w:sz="0" w:space="0" w:color="auto"/>
                    <w:left w:val="none" w:sz="0" w:space="0" w:color="auto"/>
                    <w:bottom w:val="none" w:sz="0" w:space="0" w:color="auto"/>
                    <w:right w:val="none" w:sz="0" w:space="0" w:color="auto"/>
                  </w:divBdr>
                  <w:divsChild>
                    <w:div w:id="2039155573">
                      <w:marLeft w:val="0"/>
                      <w:marRight w:val="0"/>
                      <w:marTop w:val="0"/>
                      <w:marBottom w:val="0"/>
                      <w:divBdr>
                        <w:top w:val="none" w:sz="0" w:space="0" w:color="auto"/>
                        <w:left w:val="none" w:sz="0" w:space="0" w:color="auto"/>
                        <w:bottom w:val="none" w:sz="0" w:space="0" w:color="auto"/>
                        <w:right w:val="none" w:sz="0" w:space="0" w:color="auto"/>
                      </w:divBdr>
                    </w:div>
                  </w:divsChild>
                </w:div>
                <w:div w:id="436215123">
                  <w:marLeft w:val="0"/>
                  <w:marRight w:val="0"/>
                  <w:marTop w:val="0"/>
                  <w:marBottom w:val="0"/>
                  <w:divBdr>
                    <w:top w:val="none" w:sz="0" w:space="0" w:color="auto"/>
                    <w:left w:val="none" w:sz="0" w:space="0" w:color="auto"/>
                    <w:bottom w:val="none" w:sz="0" w:space="0" w:color="auto"/>
                    <w:right w:val="none" w:sz="0" w:space="0" w:color="auto"/>
                  </w:divBdr>
                  <w:divsChild>
                    <w:div w:id="851141626">
                      <w:marLeft w:val="0"/>
                      <w:marRight w:val="0"/>
                      <w:marTop w:val="0"/>
                      <w:marBottom w:val="0"/>
                      <w:divBdr>
                        <w:top w:val="none" w:sz="0" w:space="0" w:color="auto"/>
                        <w:left w:val="none" w:sz="0" w:space="0" w:color="auto"/>
                        <w:bottom w:val="none" w:sz="0" w:space="0" w:color="auto"/>
                        <w:right w:val="none" w:sz="0" w:space="0" w:color="auto"/>
                      </w:divBdr>
                    </w:div>
                  </w:divsChild>
                </w:div>
                <w:div w:id="473375583">
                  <w:marLeft w:val="0"/>
                  <w:marRight w:val="0"/>
                  <w:marTop w:val="0"/>
                  <w:marBottom w:val="0"/>
                  <w:divBdr>
                    <w:top w:val="none" w:sz="0" w:space="0" w:color="auto"/>
                    <w:left w:val="none" w:sz="0" w:space="0" w:color="auto"/>
                    <w:bottom w:val="none" w:sz="0" w:space="0" w:color="auto"/>
                    <w:right w:val="none" w:sz="0" w:space="0" w:color="auto"/>
                  </w:divBdr>
                  <w:divsChild>
                    <w:div w:id="618490464">
                      <w:marLeft w:val="0"/>
                      <w:marRight w:val="0"/>
                      <w:marTop w:val="0"/>
                      <w:marBottom w:val="0"/>
                      <w:divBdr>
                        <w:top w:val="none" w:sz="0" w:space="0" w:color="auto"/>
                        <w:left w:val="none" w:sz="0" w:space="0" w:color="auto"/>
                        <w:bottom w:val="none" w:sz="0" w:space="0" w:color="auto"/>
                        <w:right w:val="none" w:sz="0" w:space="0" w:color="auto"/>
                      </w:divBdr>
                    </w:div>
                  </w:divsChild>
                </w:div>
                <w:div w:id="493186221">
                  <w:marLeft w:val="0"/>
                  <w:marRight w:val="0"/>
                  <w:marTop w:val="0"/>
                  <w:marBottom w:val="0"/>
                  <w:divBdr>
                    <w:top w:val="none" w:sz="0" w:space="0" w:color="auto"/>
                    <w:left w:val="none" w:sz="0" w:space="0" w:color="auto"/>
                    <w:bottom w:val="none" w:sz="0" w:space="0" w:color="auto"/>
                    <w:right w:val="none" w:sz="0" w:space="0" w:color="auto"/>
                  </w:divBdr>
                  <w:divsChild>
                    <w:div w:id="2112705232">
                      <w:marLeft w:val="0"/>
                      <w:marRight w:val="0"/>
                      <w:marTop w:val="0"/>
                      <w:marBottom w:val="0"/>
                      <w:divBdr>
                        <w:top w:val="none" w:sz="0" w:space="0" w:color="auto"/>
                        <w:left w:val="none" w:sz="0" w:space="0" w:color="auto"/>
                        <w:bottom w:val="none" w:sz="0" w:space="0" w:color="auto"/>
                        <w:right w:val="none" w:sz="0" w:space="0" w:color="auto"/>
                      </w:divBdr>
                    </w:div>
                  </w:divsChild>
                </w:div>
                <w:div w:id="495150204">
                  <w:marLeft w:val="0"/>
                  <w:marRight w:val="0"/>
                  <w:marTop w:val="0"/>
                  <w:marBottom w:val="0"/>
                  <w:divBdr>
                    <w:top w:val="none" w:sz="0" w:space="0" w:color="auto"/>
                    <w:left w:val="none" w:sz="0" w:space="0" w:color="auto"/>
                    <w:bottom w:val="none" w:sz="0" w:space="0" w:color="auto"/>
                    <w:right w:val="none" w:sz="0" w:space="0" w:color="auto"/>
                  </w:divBdr>
                  <w:divsChild>
                    <w:div w:id="494960306">
                      <w:marLeft w:val="0"/>
                      <w:marRight w:val="0"/>
                      <w:marTop w:val="0"/>
                      <w:marBottom w:val="0"/>
                      <w:divBdr>
                        <w:top w:val="none" w:sz="0" w:space="0" w:color="auto"/>
                        <w:left w:val="none" w:sz="0" w:space="0" w:color="auto"/>
                        <w:bottom w:val="none" w:sz="0" w:space="0" w:color="auto"/>
                        <w:right w:val="none" w:sz="0" w:space="0" w:color="auto"/>
                      </w:divBdr>
                    </w:div>
                  </w:divsChild>
                </w:div>
                <w:div w:id="500240240">
                  <w:marLeft w:val="0"/>
                  <w:marRight w:val="0"/>
                  <w:marTop w:val="0"/>
                  <w:marBottom w:val="0"/>
                  <w:divBdr>
                    <w:top w:val="none" w:sz="0" w:space="0" w:color="auto"/>
                    <w:left w:val="none" w:sz="0" w:space="0" w:color="auto"/>
                    <w:bottom w:val="none" w:sz="0" w:space="0" w:color="auto"/>
                    <w:right w:val="none" w:sz="0" w:space="0" w:color="auto"/>
                  </w:divBdr>
                  <w:divsChild>
                    <w:div w:id="1853757362">
                      <w:marLeft w:val="0"/>
                      <w:marRight w:val="0"/>
                      <w:marTop w:val="0"/>
                      <w:marBottom w:val="0"/>
                      <w:divBdr>
                        <w:top w:val="none" w:sz="0" w:space="0" w:color="auto"/>
                        <w:left w:val="none" w:sz="0" w:space="0" w:color="auto"/>
                        <w:bottom w:val="none" w:sz="0" w:space="0" w:color="auto"/>
                        <w:right w:val="none" w:sz="0" w:space="0" w:color="auto"/>
                      </w:divBdr>
                    </w:div>
                  </w:divsChild>
                </w:div>
                <w:div w:id="501967379">
                  <w:marLeft w:val="0"/>
                  <w:marRight w:val="0"/>
                  <w:marTop w:val="0"/>
                  <w:marBottom w:val="0"/>
                  <w:divBdr>
                    <w:top w:val="none" w:sz="0" w:space="0" w:color="auto"/>
                    <w:left w:val="none" w:sz="0" w:space="0" w:color="auto"/>
                    <w:bottom w:val="none" w:sz="0" w:space="0" w:color="auto"/>
                    <w:right w:val="none" w:sz="0" w:space="0" w:color="auto"/>
                  </w:divBdr>
                  <w:divsChild>
                    <w:div w:id="1546943998">
                      <w:marLeft w:val="0"/>
                      <w:marRight w:val="0"/>
                      <w:marTop w:val="0"/>
                      <w:marBottom w:val="0"/>
                      <w:divBdr>
                        <w:top w:val="none" w:sz="0" w:space="0" w:color="auto"/>
                        <w:left w:val="none" w:sz="0" w:space="0" w:color="auto"/>
                        <w:bottom w:val="none" w:sz="0" w:space="0" w:color="auto"/>
                        <w:right w:val="none" w:sz="0" w:space="0" w:color="auto"/>
                      </w:divBdr>
                    </w:div>
                  </w:divsChild>
                </w:div>
                <w:div w:id="503974931">
                  <w:marLeft w:val="0"/>
                  <w:marRight w:val="0"/>
                  <w:marTop w:val="0"/>
                  <w:marBottom w:val="0"/>
                  <w:divBdr>
                    <w:top w:val="none" w:sz="0" w:space="0" w:color="auto"/>
                    <w:left w:val="none" w:sz="0" w:space="0" w:color="auto"/>
                    <w:bottom w:val="none" w:sz="0" w:space="0" w:color="auto"/>
                    <w:right w:val="none" w:sz="0" w:space="0" w:color="auto"/>
                  </w:divBdr>
                  <w:divsChild>
                    <w:div w:id="798114121">
                      <w:marLeft w:val="0"/>
                      <w:marRight w:val="0"/>
                      <w:marTop w:val="0"/>
                      <w:marBottom w:val="0"/>
                      <w:divBdr>
                        <w:top w:val="none" w:sz="0" w:space="0" w:color="auto"/>
                        <w:left w:val="none" w:sz="0" w:space="0" w:color="auto"/>
                        <w:bottom w:val="none" w:sz="0" w:space="0" w:color="auto"/>
                        <w:right w:val="none" w:sz="0" w:space="0" w:color="auto"/>
                      </w:divBdr>
                    </w:div>
                  </w:divsChild>
                </w:div>
                <w:div w:id="557940530">
                  <w:marLeft w:val="0"/>
                  <w:marRight w:val="0"/>
                  <w:marTop w:val="0"/>
                  <w:marBottom w:val="0"/>
                  <w:divBdr>
                    <w:top w:val="none" w:sz="0" w:space="0" w:color="auto"/>
                    <w:left w:val="none" w:sz="0" w:space="0" w:color="auto"/>
                    <w:bottom w:val="none" w:sz="0" w:space="0" w:color="auto"/>
                    <w:right w:val="none" w:sz="0" w:space="0" w:color="auto"/>
                  </w:divBdr>
                  <w:divsChild>
                    <w:div w:id="2042393028">
                      <w:marLeft w:val="0"/>
                      <w:marRight w:val="0"/>
                      <w:marTop w:val="0"/>
                      <w:marBottom w:val="0"/>
                      <w:divBdr>
                        <w:top w:val="none" w:sz="0" w:space="0" w:color="auto"/>
                        <w:left w:val="none" w:sz="0" w:space="0" w:color="auto"/>
                        <w:bottom w:val="none" w:sz="0" w:space="0" w:color="auto"/>
                        <w:right w:val="none" w:sz="0" w:space="0" w:color="auto"/>
                      </w:divBdr>
                    </w:div>
                  </w:divsChild>
                </w:div>
                <w:div w:id="579678582">
                  <w:marLeft w:val="0"/>
                  <w:marRight w:val="0"/>
                  <w:marTop w:val="0"/>
                  <w:marBottom w:val="0"/>
                  <w:divBdr>
                    <w:top w:val="none" w:sz="0" w:space="0" w:color="auto"/>
                    <w:left w:val="none" w:sz="0" w:space="0" w:color="auto"/>
                    <w:bottom w:val="none" w:sz="0" w:space="0" w:color="auto"/>
                    <w:right w:val="none" w:sz="0" w:space="0" w:color="auto"/>
                  </w:divBdr>
                  <w:divsChild>
                    <w:div w:id="1402823484">
                      <w:marLeft w:val="0"/>
                      <w:marRight w:val="0"/>
                      <w:marTop w:val="0"/>
                      <w:marBottom w:val="0"/>
                      <w:divBdr>
                        <w:top w:val="none" w:sz="0" w:space="0" w:color="auto"/>
                        <w:left w:val="none" w:sz="0" w:space="0" w:color="auto"/>
                        <w:bottom w:val="none" w:sz="0" w:space="0" w:color="auto"/>
                        <w:right w:val="none" w:sz="0" w:space="0" w:color="auto"/>
                      </w:divBdr>
                    </w:div>
                  </w:divsChild>
                </w:div>
                <w:div w:id="604190203">
                  <w:marLeft w:val="0"/>
                  <w:marRight w:val="0"/>
                  <w:marTop w:val="0"/>
                  <w:marBottom w:val="0"/>
                  <w:divBdr>
                    <w:top w:val="none" w:sz="0" w:space="0" w:color="auto"/>
                    <w:left w:val="none" w:sz="0" w:space="0" w:color="auto"/>
                    <w:bottom w:val="none" w:sz="0" w:space="0" w:color="auto"/>
                    <w:right w:val="none" w:sz="0" w:space="0" w:color="auto"/>
                  </w:divBdr>
                  <w:divsChild>
                    <w:div w:id="1930119261">
                      <w:marLeft w:val="0"/>
                      <w:marRight w:val="0"/>
                      <w:marTop w:val="0"/>
                      <w:marBottom w:val="0"/>
                      <w:divBdr>
                        <w:top w:val="none" w:sz="0" w:space="0" w:color="auto"/>
                        <w:left w:val="none" w:sz="0" w:space="0" w:color="auto"/>
                        <w:bottom w:val="none" w:sz="0" w:space="0" w:color="auto"/>
                        <w:right w:val="none" w:sz="0" w:space="0" w:color="auto"/>
                      </w:divBdr>
                    </w:div>
                  </w:divsChild>
                </w:div>
                <w:div w:id="688412157">
                  <w:marLeft w:val="0"/>
                  <w:marRight w:val="0"/>
                  <w:marTop w:val="0"/>
                  <w:marBottom w:val="0"/>
                  <w:divBdr>
                    <w:top w:val="none" w:sz="0" w:space="0" w:color="auto"/>
                    <w:left w:val="none" w:sz="0" w:space="0" w:color="auto"/>
                    <w:bottom w:val="none" w:sz="0" w:space="0" w:color="auto"/>
                    <w:right w:val="none" w:sz="0" w:space="0" w:color="auto"/>
                  </w:divBdr>
                  <w:divsChild>
                    <w:div w:id="1226919105">
                      <w:marLeft w:val="0"/>
                      <w:marRight w:val="0"/>
                      <w:marTop w:val="0"/>
                      <w:marBottom w:val="0"/>
                      <w:divBdr>
                        <w:top w:val="none" w:sz="0" w:space="0" w:color="auto"/>
                        <w:left w:val="none" w:sz="0" w:space="0" w:color="auto"/>
                        <w:bottom w:val="none" w:sz="0" w:space="0" w:color="auto"/>
                        <w:right w:val="none" w:sz="0" w:space="0" w:color="auto"/>
                      </w:divBdr>
                    </w:div>
                  </w:divsChild>
                </w:div>
                <w:div w:id="705638258">
                  <w:marLeft w:val="0"/>
                  <w:marRight w:val="0"/>
                  <w:marTop w:val="0"/>
                  <w:marBottom w:val="0"/>
                  <w:divBdr>
                    <w:top w:val="none" w:sz="0" w:space="0" w:color="auto"/>
                    <w:left w:val="none" w:sz="0" w:space="0" w:color="auto"/>
                    <w:bottom w:val="none" w:sz="0" w:space="0" w:color="auto"/>
                    <w:right w:val="none" w:sz="0" w:space="0" w:color="auto"/>
                  </w:divBdr>
                  <w:divsChild>
                    <w:div w:id="425272357">
                      <w:marLeft w:val="0"/>
                      <w:marRight w:val="0"/>
                      <w:marTop w:val="0"/>
                      <w:marBottom w:val="0"/>
                      <w:divBdr>
                        <w:top w:val="none" w:sz="0" w:space="0" w:color="auto"/>
                        <w:left w:val="none" w:sz="0" w:space="0" w:color="auto"/>
                        <w:bottom w:val="none" w:sz="0" w:space="0" w:color="auto"/>
                        <w:right w:val="none" w:sz="0" w:space="0" w:color="auto"/>
                      </w:divBdr>
                    </w:div>
                  </w:divsChild>
                </w:div>
                <w:div w:id="707797034">
                  <w:marLeft w:val="0"/>
                  <w:marRight w:val="0"/>
                  <w:marTop w:val="0"/>
                  <w:marBottom w:val="0"/>
                  <w:divBdr>
                    <w:top w:val="none" w:sz="0" w:space="0" w:color="auto"/>
                    <w:left w:val="none" w:sz="0" w:space="0" w:color="auto"/>
                    <w:bottom w:val="none" w:sz="0" w:space="0" w:color="auto"/>
                    <w:right w:val="none" w:sz="0" w:space="0" w:color="auto"/>
                  </w:divBdr>
                  <w:divsChild>
                    <w:div w:id="894049870">
                      <w:marLeft w:val="0"/>
                      <w:marRight w:val="0"/>
                      <w:marTop w:val="0"/>
                      <w:marBottom w:val="0"/>
                      <w:divBdr>
                        <w:top w:val="none" w:sz="0" w:space="0" w:color="auto"/>
                        <w:left w:val="none" w:sz="0" w:space="0" w:color="auto"/>
                        <w:bottom w:val="none" w:sz="0" w:space="0" w:color="auto"/>
                        <w:right w:val="none" w:sz="0" w:space="0" w:color="auto"/>
                      </w:divBdr>
                    </w:div>
                  </w:divsChild>
                </w:div>
                <w:div w:id="739863099">
                  <w:marLeft w:val="0"/>
                  <w:marRight w:val="0"/>
                  <w:marTop w:val="0"/>
                  <w:marBottom w:val="0"/>
                  <w:divBdr>
                    <w:top w:val="none" w:sz="0" w:space="0" w:color="auto"/>
                    <w:left w:val="none" w:sz="0" w:space="0" w:color="auto"/>
                    <w:bottom w:val="none" w:sz="0" w:space="0" w:color="auto"/>
                    <w:right w:val="none" w:sz="0" w:space="0" w:color="auto"/>
                  </w:divBdr>
                  <w:divsChild>
                    <w:div w:id="122961986">
                      <w:marLeft w:val="0"/>
                      <w:marRight w:val="0"/>
                      <w:marTop w:val="0"/>
                      <w:marBottom w:val="0"/>
                      <w:divBdr>
                        <w:top w:val="none" w:sz="0" w:space="0" w:color="auto"/>
                        <w:left w:val="none" w:sz="0" w:space="0" w:color="auto"/>
                        <w:bottom w:val="none" w:sz="0" w:space="0" w:color="auto"/>
                        <w:right w:val="none" w:sz="0" w:space="0" w:color="auto"/>
                      </w:divBdr>
                    </w:div>
                  </w:divsChild>
                </w:div>
                <w:div w:id="766269063">
                  <w:marLeft w:val="0"/>
                  <w:marRight w:val="0"/>
                  <w:marTop w:val="0"/>
                  <w:marBottom w:val="0"/>
                  <w:divBdr>
                    <w:top w:val="none" w:sz="0" w:space="0" w:color="auto"/>
                    <w:left w:val="none" w:sz="0" w:space="0" w:color="auto"/>
                    <w:bottom w:val="none" w:sz="0" w:space="0" w:color="auto"/>
                    <w:right w:val="none" w:sz="0" w:space="0" w:color="auto"/>
                  </w:divBdr>
                  <w:divsChild>
                    <w:div w:id="216821502">
                      <w:marLeft w:val="0"/>
                      <w:marRight w:val="0"/>
                      <w:marTop w:val="0"/>
                      <w:marBottom w:val="0"/>
                      <w:divBdr>
                        <w:top w:val="none" w:sz="0" w:space="0" w:color="auto"/>
                        <w:left w:val="none" w:sz="0" w:space="0" w:color="auto"/>
                        <w:bottom w:val="none" w:sz="0" w:space="0" w:color="auto"/>
                        <w:right w:val="none" w:sz="0" w:space="0" w:color="auto"/>
                      </w:divBdr>
                    </w:div>
                  </w:divsChild>
                </w:div>
                <w:div w:id="800417529">
                  <w:marLeft w:val="0"/>
                  <w:marRight w:val="0"/>
                  <w:marTop w:val="0"/>
                  <w:marBottom w:val="0"/>
                  <w:divBdr>
                    <w:top w:val="none" w:sz="0" w:space="0" w:color="auto"/>
                    <w:left w:val="none" w:sz="0" w:space="0" w:color="auto"/>
                    <w:bottom w:val="none" w:sz="0" w:space="0" w:color="auto"/>
                    <w:right w:val="none" w:sz="0" w:space="0" w:color="auto"/>
                  </w:divBdr>
                  <w:divsChild>
                    <w:div w:id="1605457800">
                      <w:marLeft w:val="0"/>
                      <w:marRight w:val="0"/>
                      <w:marTop w:val="0"/>
                      <w:marBottom w:val="0"/>
                      <w:divBdr>
                        <w:top w:val="none" w:sz="0" w:space="0" w:color="auto"/>
                        <w:left w:val="none" w:sz="0" w:space="0" w:color="auto"/>
                        <w:bottom w:val="none" w:sz="0" w:space="0" w:color="auto"/>
                        <w:right w:val="none" w:sz="0" w:space="0" w:color="auto"/>
                      </w:divBdr>
                    </w:div>
                  </w:divsChild>
                </w:div>
                <w:div w:id="808597715">
                  <w:marLeft w:val="0"/>
                  <w:marRight w:val="0"/>
                  <w:marTop w:val="0"/>
                  <w:marBottom w:val="0"/>
                  <w:divBdr>
                    <w:top w:val="none" w:sz="0" w:space="0" w:color="auto"/>
                    <w:left w:val="none" w:sz="0" w:space="0" w:color="auto"/>
                    <w:bottom w:val="none" w:sz="0" w:space="0" w:color="auto"/>
                    <w:right w:val="none" w:sz="0" w:space="0" w:color="auto"/>
                  </w:divBdr>
                  <w:divsChild>
                    <w:div w:id="569120180">
                      <w:marLeft w:val="0"/>
                      <w:marRight w:val="0"/>
                      <w:marTop w:val="0"/>
                      <w:marBottom w:val="0"/>
                      <w:divBdr>
                        <w:top w:val="none" w:sz="0" w:space="0" w:color="auto"/>
                        <w:left w:val="none" w:sz="0" w:space="0" w:color="auto"/>
                        <w:bottom w:val="none" w:sz="0" w:space="0" w:color="auto"/>
                        <w:right w:val="none" w:sz="0" w:space="0" w:color="auto"/>
                      </w:divBdr>
                    </w:div>
                  </w:divsChild>
                </w:div>
                <w:div w:id="855463051">
                  <w:marLeft w:val="0"/>
                  <w:marRight w:val="0"/>
                  <w:marTop w:val="0"/>
                  <w:marBottom w:val="0"/>
                  <w:divBdr>
                    <w:top w:val="none" w:sz="0" w:space="0" w:color="auto"/>
                    <w:left w:val="none" w:sz="0" w:space="0" w:color="auto"/>
                    <w:bottom w:val="none" w:sz="0" w:space="0" w:color="auto"/>
                    <w:right w:val="none" w:sz="0" w:space="0" w:color="auto"/>
                  </w:divBdr>
                  <w:divsChild>
                    <w:div w:id="2100901823">
                      <w:marLeft w:val="0"/>
                      <w:marRight w:val="0"/>
                      <w:marTop w:val="0"/>
                      <w:marBottom w:val="0"/>
                      <w:divBdr>
                        <w:top w:val="none" w:sz="0" w:space="0" w:color="auto"/>
                        <w:left w:val="none" w:sz="0" w:space="0" w:color="auto"/>
                        <w:bottom w:val="none" w:sz="0" w:space="0" w:color="auto"/>
                        <w:right w:val="none" w:sz="0" w:space="0" w:color="auto"/>
                      </w:divBdr>
                    </w:div>
                  </w:divsChild>
                </w:div>
                <w:div w:id="893194623">
                  <w:marLeft w:val="0"/>
                  <w:marRight w:val="0"/>
                  <w:marTop w:val="0"/>
                  <w:marBottom w:val="0"/>
                  <w:divBdr>
                    <w:top w:val="none" w:sz="0" w:space="0" w:color="auto"/>
                    <w:left w:val="none" w:sz="0" w:space="0" w:color="auto"/>
                    <w:bottom w:val="none" w:sz="0" w:space="0" w:color="auto"/>
                    <w:right w:val="none" w:sz="0" w:space="0" w:color="auto"/>
                  </w:divBdr>
                  <w:divsChild>
                    <w:div w:id="122190751">
                      <w:marLeft w:val="0"/>
                      <w:marRight w:val="0"/>
                      <w:marTop w:val="0"/>
                      <w:marBottom w:val="0"/>
                      <w:divBdr>
                        <w:top w:val="none" w:sz="0" w:space="0" w:color="auto"/>
                        <w:left w:val="none" w:sz="0" w:space="0" w:color="auto"/>
                        <w:bottom w:val="none" w:sz="0" w:space="0" w:color="auto"/>
                        <w:right w:val="none" w:sz="0" w:space="0" w:color="auto"/>
                      </w:divBdr>
                    </w:div>
                  </w:divsChild>
                </w:div>
                <w:div w:id="895435236">
                  <w:marLeft w:val="0"/>
                  <w:marRight w:val="0"/>
                  <w:marTop w:val="0"/>
                  <w:marBottom w:val="0"/>
                  <w:divBdr>
                    <w:top w:val="none" w:sz="0" w:space="0" w:color="auto"/>
                    <w:left w:val="none" w:sz="0" w:space="0" w:color="auto"/>
                    <w:bottom w:val="none" w:sz="0" w:space="0" w:color="auto"/>
                    <w:right w:val="none" w:sz="0" w:space="0" w:color="auto"/>
                  </w:divBdr>
                  <w:divsChild>
                    <w:div w:id="1986884184">
                      <w:marLeft w:val="0"/>
                      <w:marRight w:val="0"/>
                      <w:marTop w:val="0"/>
                      <w:marBottom w:val="0"/>
                      <w:divBdr>
                        <w:top w:val="none" w:sz="0" w:space="0" w:color="auto"/>
                        <w:left w:val="none" w:sz="0" w:space="0" w:color="auto"/>
                        <w:bottom w:val="none" w:sz="0" w:space="0" w:color="auto"/>
                        <w:right w:val="none" w:sz="0" w:space="0" w:color="auto"/>
                      </w:divBdr>
                    </w:div>
                  </w:divsChild>
                </w:div>
                <w:div w:id="898443067">
                  <w:marLeft w:val="0"/>
                  <w:marRight w:val="0"/>
                  <w:marTop w:val="0"/>
                  <w:marBottom w:val="0"/>
                  <w:divBdr>
                    <w:top w:val="none" w:sz="0" w:space="0" w:color="auto"/>
                    <w:left w:val="none" w:sz="0" w:space="0" w:color="auto"/>
                    <w:bottom w:val="none" w:sz="0" w:space="0" w:color="auto"/>
                    <w:right w:val="none" w:sz="0" w:space="0" w:color="auto"/>
                  </w:divBdr>
                  <w:divsChild>
                    <w:div w:id="372274759">
                      <w:marLeft w:val="0"/>
                      <w:marRight w:val="0"/>
                      <w:marTop w:val="0"/>
                      <w:marBottom w:val="0"/>
                      <w:divBdr>
                        <w:top w:val="none" w:sz="0" w:space="0" w:color="auto"/>
                        <w:left w:val="none" w:sz="0" w:space="0" w:color="auto"/>
                        <w:bottom w:val="none" w:sz="0" w:space="0" w:color="auto"/>
                        <w:right w:val="none" w:sz="0" w:space="0" w:color="auto"/>
                      </w:divBdr>
                    </w:div>
                  </w:divsChild>
                </w:div>
                <w:div w:id="926310436">
                  <w:marLeft w:val="0"/>
                  <w:marRight w:val="0"/>
                  <w:marTop w:val="0"/>
                  <w:marBottom w:val="0"/>
                  <w:divBdr>
                    <w:top w:val="none" w:sz="0" w:space="0" w:color="auto"/>
                    <w:left w:val="none" w:sz="0" w:space="0" w:color="auto"/>
                    <w:bottom w:val="none" w:sz="0" w:space="0" w:color="auto"/>
                    <w:right w:val="none" w:sz="0" w:space="0" w:color="auto"/>
                  </w:divBdr>
                  <w:divsChild>
                    <w:div w:id="1894075275">
                      <w:marLeft w:val="0"/>
                      <w:marRight w:val="0"/>
                      <w:marTop w:val="0"/>
                      <w:marBottom w:val="0"/>
                      <w:divBdr>
                        <w:top w:val="none" w:sz="0" w:space="0" w:color="auto"/>
                        <w:left w:val="none" w:sz="0" w:space="0" w:color="auto"/>
                        <w:bottom w:val="none" w:sz="0" w:space="0" w:color="auto"/>
                        <w:right w:val="none" w:sz="0" w:space="0" w:color="auto"/>
                      </w:divBdr>
                    </w:div>
                  </w:divsChild>
                </w:div>
                <w:div w:id="962734434">
                  <w:marLeft w:val="0"/>
                  <w:marRight w:val="0"/>
                  <w:marTop w:val="0"/>
                  <w:marBottom w:val="0"/>
                  <w:divBdr>
                    <w:top w:val="none" w:sz="0" w:space="0" w:color="auto"/>
                    <w:left w:val="none" w:sz="0" w:space="0" w:color="auto"/>
                    <w:bottom w:val="none" w:sz="0" w:space="0" w:color="auto"/>
                    <w:right w:val="none" w:sz="0" w:space="0" w:color="auto"/>
                  </w:divBdr>
                  <w:divsChild>
                    <w:div w:id="1603613841">
                      <w:marLeft w:val="0"/>
                      <w:marRight w:val="0"/>
                      <w:marTop w:val="0"/>
                      <w:marBottom w:val="0"/>
                      <w:divBdr>
                        <w:top w:val="none" w:sz="0" w:space="0" w:color="auto"/>
                        <w:left w:val="none" w:sz="0" w:space="0" w:color="auto"/>
                        <w:bottom w:val="none" w:sz="0" w:space="0" w:color="auto"/>
                        <w:right w:val="none" w:sz="0" w:space="0" w:color="auto"/>
                      </w:divBdr>
                    </w:div>
                  </w:divsChild>
                </w:div>
                <w:div w:id="971209948">
                  <w:marLeft w:val="0"/>
                  <w:marRight w:val="0"/>
                  <w:marTop w:val="0"/>
                  <w:marBottom w:val="0"/>
                  <w:divBdr>
                    <w:top w:val="none" w:sz="0" w:space="0" w:color="auto"/>
                    <w:left w:val="none" w:sz="0" w:space="0" w:color="auto"/>
                    <w:bottom w:val="none" w:sz="0" w:space="0" w:color="auto"/>
                    <w:right w:val="none" w:sz="0" w:space="0" w:color="auto"/>
                  </w:divBdr>
                  <w:divsChild>
                    <w:div w:id="60758756">
                      <w:marLeft w:val="0"/>
                      <w:marRight w:val="0"/>
                      <w:marTop w:val="0"/>
                      <w:marBottom w:val="0"/>
                      <w:divBdr>
                        <w:top w:val="none" w:sz="0" w:space="0" w:color="auto"/>
                        <w:left w:val="none" w:sz="0" w:space="0" w:color="auto"/>
                        <w:bottom w:val="none" w:sz="0" w:space="0" w:color="auto"/>
                        <w:right w:val="none" w:sz="0" w:space="0" w:color="auto"/>
                      </w:divBdr>
                    </w:div>
                  </w:divsChild>
                </w:div>
                <w:div w:id="999967690">
                  <w:marLeft w:val="0"/>
                  <w:marRight w:val="0"/>
                  <w:marTop w:val="0"/>
                  <w:marBottom w:val="0"/>
                  <w:divBdr>
                    <w:top w:val="none" w:sz="0" w:space="0" w:color="auto"/>
                    <w:left w:val="none" w:sz="0" w:space="0" w:color="auto"/>
                    <w:bottom w:val="none" w:sz="0" w:space="0" w:color="auto"/>
                    <w:right w:val="none" w:sz="0" w:space="0" w:color="auto"/>
                  </w:divBdr>
                  <w:divsChild>
                    <w:div w:id="317459822">
                      <w:marLeft w:val="0"/>
                      <w:marRight w:val="0"/>
                      <w:marTop w:val="0"/>
                      <w:marBottom w:val="0"/>
                      <w:divBdr>
                        <w:top w:val="none" w:sz="0" w:space="0" w:color="auto"/>
                        <w:left w:val="none" w:sz="0" w:space="0" w:color="auto"/>
                        <w:bottom w:val="none" w:sz="0" w:space="0" w:color="auto"/>
                        <w:right w:val="none" w:sz="0" w:space="0" w:color="auto"/>
                      </w:divBdr>
                    </w:div>
                  </w:divsChild>
                </w:div>
                <w:div w:id="1050494021">
                  <w:marLeft w:val="0"/>
                  <w:marRight w:val="0"/>
                  <w:marTop w:val="0"/>
                  <w:marBottom w:val="0"/>
                  <w:divBdr>
                    <w:top w:val="none" w:sz="0" w:space="0" w:color="auto"/>
                    <w:left w:val="none" w:sz="0" w:space="0" w:color="auto"/>
                    <w:bottom w:val="none" w:sz="0" w:space="0" w:color="auto"/>
                    <w:right w:val="none" w:sz="0" w:space="0" w:color="auto"/>
                  </w:divBdr>
                  <w:divsChild>
                    <w:div w:id="986056996">
                      <w:marLeft w:val="0"/>
                      <w:marRight w:val="0"/>
                      <w:marTop w:val="0"/>
                      <w:marBottom w:val="0"/>
                      <w:divBdr>
                        <w:top w:val="none" w:sz="0" w:space="0" w:color="auto"/>
                        <w:left w:val="none" w:sz="0" w:space="0" w:color="auto"/>
                        <w:bottom w:val="none" w:sz="0" w:space="0" w:color="auto"/>
                        <w:right w:val="none" w:sz="0" w:space="0" w:color="auto"/>
                      </w:divBdr>
                    </w:div>
                  </w:divsChild>
                </w:div>
                <w:div w:id="1067923506">
                  <w:marLeft w:val="0"/>
                  <w:marRight w:val="0"/>
                  <w:marTop w:val="0"/>
                  <w:marBottom w:val="0"/>
                  <w:divBdr>
                    <w:top w:val="none" w:sz="0" w:space="0" w:color="auto"/>
                    <w:left w:val="none" w:sz="0" w:space="0" w:color="auto"/>
                    <w:bottom w:val="none" w:sz="0" w:space="0" w:color="auto"/>
                    <w:right w:val="none" w:sz="0" w:space="0" w:color="auto"/>
                  </w:divBdr>
                  <w:divsChild>
                    <w:div w:id="1022973456">
                      <w:marLeft w:val="0"/>
                      <w:marRight w:val="0"/>
                      <w:marTop w:val="0"/>
                      <w:marBottom w:val="0"/>
                      <w:divBdr>
                        <w:top w:val="none" w:sz="0" w:space="0" w:color="auto"/>
                        <w:left w:val="none" w:sz="0" w:space="0" w:color="auto"/>
                        <w:bottom w:val="none" w:sz="0" w:space="0" w:color="auto"/>
                        <w:right w:val="none" w:sz="0" w:space="0" w:color="auto"/>
                      </w:divBdr>
                    </w:div>
                  </w:divsChild>
                </w:div>
                <w:div w:id="1084765111">
                  <w:marLeft w:val="0"/>
                  <w:marRight w:val="0"/>
                  <w:marTop w:val="0"/>
                  <w:marBottom w:val="0"/>
                  <w:divBdr>
                    <w:top w:val="none" w:sz="0" w:space="0" w:color="auto"/>
                    <w:left w:val="none" w:sz="0" w:space="0" w:color="auto"/>
                    <w:bottom w:val="none" w:sz="0" w:space="0" w:color="auto"/>
                    <w:right w:val="none" w:sz="0" w:space="0" w:color="auto"/>
                  </w:divBdr>
                  <w:divsChild>
                    <w:div w:id="312609524">
                      <w:marLeft w:val="0"/>
                      <w:marRight w:val="0"/>
                      <w:marTop w:val="0"/>
                      <w:marBottom w:val="0"/>
                      <w:divBdr>
                        <w:top w:val="none" w:sz="0" w:space="0" w:color="auto"/>
                        <w:left w:val="none" w:sz="0" w:space="0" w:color="auto"/>
                        <w:bottom w:val="none" w:sz="0" w:space="0" w:color="auto"/>
                        <w:right w:val="none" w:sz="0" w:space="0" w:color="auto"/>
                      </w:divBdr>
                    </w:div>
                  </w:divsChild>
                </w:div>
                <w:div w:id="1154251056">
                  <w:marLeft w:val="0"/>
                  <w:marRight w:val="0"/>
                  <w:marTop w:val="0"/>
                  <w:marBottom w:val="0"/>
                  <w:divBdr>
                    <w:top w:val="none" w:sz="0" w:space="0" w:color="auto"/>
                    <w:left w:val="none" w:sz="0" w:space="0" w:color="auto"/>
                    <w:bottom w:val="none" w:sz="0" w:space="0" w:color="auto"/>
                    <w:right w:val="none" w:sz="0" w:space="0" w:color="auto"/>
                  </w:divBdr>
                  <w:divsChild>
                    <w:div w:id="1751923758">
                      <w:marLeft w:val="0"/>
                      <w:marRight w:val="0"/>
                      <w:marTop w:val="0"/>
                      <w:marBottom w:val="0"/>
                      <w:divBdr>
                        <w:top w:val="none" w:sz="0" w:space="0" w:color="auto"/>
                        <w:left w:val="none" w:sz="0" w:space="0" w:color="auto"/>
                        <w:bottom w:val="none" w:sz="0" w:space="0" w:color="auto"/>
                        <w:right w:val="none" w:sz="0" w:space="0" w:color="auto"/>
                      </w:divBdr>
                    </w:div>
                  </w:divsChild>
                </w:div>
                <w:div w:id="1162888230">
                  <w:marLeft w:val="0"/>
                  <w:marRight w:val="0"/>
                  <w:marTop w:val="0"/>
                  <w:marBottom w:val="0"/>
                  <w:divBdr>
                    <w:top w:val="none" w:sz="0" w:space="0" w:color="auto"/>
                    <w:left w:val="none" w:sz="0" w:space="0" w:color="auto"/>
                    <w:bottom w:val="none" w:sz="0" w:space="0" w:color="auto"/>
                    <w:right w:val="none" w:sz="0" w:space="0" w:color="auto"/>
                  </w:divBdr>
                  <w:divsChild>
                    <w:div w:id="27680786">
                      <w:marLeft w:val="0"/>
                      <w:marRight w:val="0"/>
                      <w:marTop w:val="0"/>
                      <w:marBottom w:val="0"/>
                      <w:divBdr>
                        <w:top w:val="none" w:sz="0" w:space="0" w:color="auto"/>
                        <w:left w:val="none" w:sz="0" w:space="0" w:color="auto"/>
                        <w:bottom w:val="none" w:sz="0" w:space="0" w:color="auto"/>
                        <w:right w:val="none" w:sz="0" w:space="0" w:color="auto"/>
                      </w:divBdr>
                    </w:div>
                  </w:divsChild>
                </w:div>
                <w:div w:id="1167939608">
                  <w:marLeft w:val="0"/>
                  <w:marRight w:val="0"/>
                  <w:marTop w:val="0"/>
                  <w:marBottom w:val="0"/>
                  <w:divBdr>
                    <w:top w:val="none" w:sz="0" w:space="0" w:color="auto"/>
                    <w:left w:val="none" w:sz="0" w:space="0" w:color="auto"/>
                    <w:bottom w:val="none" w:sz="0" w:space="0" w:color="auto"/>
                    <w:right w:val="none" w:sz="0" w:space="0" w:color="auto"/>
                  </w:divBdr>
                  <w:divsChild>
                    <w:div w:id="1983266382">
                      <w:marLeft w:val="0"/>
                      <w:marRight w:val="0"/>
                      <w:marTop w:val="0"/>
                      <w:marBottom w:val="0"/>
                      <w:divBdr>
                        <w:top w:val="none" w:sz="0" w:space="0" w:color="auto"/>
                        <w:left w:val="none" w:sz="0" w:space="0" w:color="auto"/>
                        <w:bottom w:val="none" w:sz="0" w:space="0" w:color="auto"/>
                        <w:right w:val="none" w:sz="0" w:space="0" w:color="auto"/>
                      </w:divBdr>
                    </w:div>
                  </w:divsChild>
                </w:div>
                <w:div w:id="1190412411">
                  <w:marLeft w:val="0"/>
                  <w:marRight w:val="0"/>
                  <w:marTop w:val="0"/>
                  <w:marBottom w:val="0"/>
                  <w:divBdr>
                    <w:top w:val="none" w:sz="0" w:space="0" w:color="auto"/>
                    <w:left w:val="none" w:sz="0" w:space="0" w:color="auto"/>
                    <w:bottom w:val="none" w:sz="0" w:space="0" w:color="auto"/>
                    <w:right w:val="none" w:sz="0" w:space="0" w:color="auto"/>
                  </w:divBdr>
                  <w:divsChild>
                    <w:div w:id="325934542">
                      <w:marLeft w:val="0"/>
                      <w:marRight w:val="0"/>
                      <w:marTop w:val="0"/>
                      <w:marBottom w:val="0"/>
                      <w:divBdr>
                        <w:top w:val="none" w:sz="0" w:space="0" w:color="auto"/>
                        <w:left w:val="none" w:sz="0" w:space="0" w:color="auto"/>
                        <w:bottom w:val="none" w:sz="0" w:space="0" w:color="auto"/>
                        <w:right w:val="none" w:sz="0" w:space="0" w:color="auto"/>
                      </w:divBdr>
                    </w:div>
                  </w:divsChild>
                </w:div>
                <w:div w:id="1212688570">
                  <w:marLeft w:val="0"/>
                  <w:marRight w:val="0"/>
                  <w:marTop w:val="0"/>
                  <w:marBottom w:val="0"/>
                  <w:divBdr>
                    <w:top w:val="none" w:sz="0" w:space="0" w:color="auto"/>
                    <w:left w:val="none" w:sz="0" w:space="0" w:color="auto"/>
                    <w:bottom w:val="none" w:sz="0" w:space="0" w:color="auto"/>
                    <w:right w:val="none" w:sz="0" w:space="0" w:color="auto"/>
                  </w:divBdr>
                  <w:divsChild>
                    <w:div w:id="128129581">
                      <w:marLeft w:val="0"/>
                      <w:marRight w:val="0"/>
                      <w:marTop w:val="0"/>
                      <w:marBottom w:val="0"/>
                      <w:divBdr>
                        <w:top w:val="none" w:sz="0" w:space="0" w:color="auto"/>
                        <w:left w:val="none" w:sz="0" w:space="0" w:color="auto"/>
                        <w:bottom w:val="none" w:sz="0" w:space="0" w:color="auto"/>
                        <w:right w:val="none" w:sz="0" w:space="0" w:color="auto"/>
                      </w:divBdr>
                    </w:div>
                  </w:divsChild>
                </w:div>
                <w:div w:id="1252205527">
                  <w:marLeft w:val="0"/>
                  <w:marRight w:val="0"/>
                  <w:marTop w:val="0"/>
                  <w:marBottom w:val="0"/>
                  <w:divBdr>
                    <w:top w:val="none" w:sz="0" w:space="0" w:color="auto"/>
                    <w:left w:val="none" w:sz="0" w:space="0" w:color="auto"/>
                    <w:bottom w:val="none" w:sz="0" w:space="0" w:color="auto"/>
                    <w:right w:val="none" w:sz="0" w:space="0" w:color="auto"/>
                  </w:divBdr>
                  <w:divsChild>
                    <w:div w:id="2087725368">
                      <w:marLeft w:val="0"/>
                      <w:marRight w:val="0"/>
                      <w:marTop w:val="0"/>
                      <w:marBottom w:val="0"/>
                      <w:divBdr>
                        <w:top w:val="none" w:sz="0" w:space="0" w:color="auto"/>
                        <w:left w:val="none" w:sz="0" w:space="0" w:color="auto"/>
                        <w:bottom w:val="none" w:sz="0" w:space="0" w:color="auto"/>
                        <w:right w:val="none" w:sz="0" w:space="0" w:color="auto"/>
                      </w:divBdr>
                    </w:div>
                  </w:divsChild>
                </w:div>
                <w:div w:id="1294560594">
                  <w:marLeft w:val="0"/>
                  <w:marRight w:val="0"/>
                  <w:marTop w:val="0"/>
                  <w:marBottom w:val="0"/>
                  <w:divBdr>
                    <w:top w:val="none" w:sz="0" w:space="0" w:color="auto"/>
                    <w:left w:val="none" w:sz="0" w:space="0" w:color="auto"/>
                    <w:bottom w:val="none" w:sz="0" w:space="0" w:color="auto"/>
                    <w:right w:val="none" w:sz="0" w:space="0" w:color="auto"/>
                  </w:divBdr>
                  <w:divsChild>
                    <w:div w:id="374739821">
                      <w:marLeft w:val="0"/>
                      <w:marRight w:val="0"/>
                      <w:marTop w:val="0"/>
                      <w:marBottom w:val="0"/>
                      <w:divBdr>
                        <w:top w:val="none" w:sz="0" w:space="0" w:color="auto"/>
                        <w:left w:val="none" w:sz="0" w:space="0" w:color="auto"/>
                        <w:bottom w:val="none" w:sz="0" w:space="0" w:color="auto"/>
                        <w:right w:val="none" w:sz="0" w:space="0" w:color="auto"/>
                      </w:divBdr>
                    </w:div>
                  </w:divsChild>
                </w:div>
                <w:div w:id="1294991401">
                  <w:marLeft w:val="0"/>
                  <w:marRight w:val="0"/>
                  <w:marTop w:val="0"/>
                  <w:marBottom w:val="0"/>
                  <w:divBdr>
                    <w:top w:val="none" w:sz="0" w:space="0" w:color="auto"/>
                    <w:left w:val="none" w:sz="0" w:space="0" w:color="auto"/>
                    <w:bottom w:val="none" w:sz="0" w:space="0" w:color="auto"/>
                    <w:right w:val="none" w:sz="0" w:space="0" w:color="auto"/>
                  </w:divBdr>
                  <w:divsChild>
                    <w:div w:id="190846966">
                      <w:marLeft w:val="0"/>
                      <w:marRight w:val="0"/>
                      <w:marTop w:val="0"/>
                      <w:marBottom w:val="0"/>
                      <w:divBdr>
                        <w:top w:val="none" w:sz="0" w:space="0" w:color="auto"/>
                        <w:left w:val="none" w:sz="0" w:space="0" w:color="auto"/>
                        <w:bottom w:val="none" w:sz="0" w:space="0" w:color="auto"/>
                        <w:right w:val="none" w:sz="0" w:space="0" w:color="auto"/>
                      </w:divBdr>
                    </w:div>
                  </w:divsChild>
                </w:div>
                <w:div w:id="1366175347">
                  <w:marLeft w:val="0"/>
                  <w:marRight w:val="0"/>
                  <w:marTop w:val="0"/>
                  <w:marBottom w:val="0"/>
                  <w:divBdr>
                    <w:top w:val="none" w:sz="0" w:space="0" w:color="auto"/>
                    <w:left w:val="none" w:sz="0" w:space="0" w:color="auto"/>
                    <w:bottom w:val="none" w:sz="0" w:space="0" w:color="auto"/>
                    <w:right w:val="none" w:sz="0" w:space="0" w:color="auto"/>
                  </w:divBdr>
                  <w:divsChild>
                    <w:div w:id="44523495">
                      <w:marLeft w:val="0"/>
                      <w:marRight w:val="0"/>
                      <w:marTop w:val="0"/>
                      <w:marBottom w:val="0"/>
                      <w:divBdr>
                        <w:top w:val="none" w:sz="0" w:space="0" w:color="auto"/>
                        <w:left w:val="none" w:sz="0" w:space="0" w:color="auto"/>
                        <w:bottom w:val="none" w:sz="0" w:space="0" w:color="auto"/>
                        <w:right w:val="none" w:sz="0" w:space="0" w:color="auto"/>
                      </w:divBdr>
                    </w:div>
                  </w:divsChild>
                </w:div>
                <w:div w:id="1370960219">
                  <w:marLeft w:val="0"/>
                  <w:marRight w:val="0"/>
                  <w:marTop w:val="0"/>
                  <w:marBottom w:val="0"/>
                  <w:divBdr>
                    <w:top w:val="none" w:sz="0" w:space="0" w:color="auto"/>
                    <w:left w:val="none" w:sz="0" w:space="0" w:color="auto"/>
                    <w:bottom w:val="none" w:sz="0" w:space="0" w:color="auto"/>
                    <w:right w:val="none" w:sz="0" w:space="0" w:color="auto"/>
                  </w:divBdr>
                  <w:divsChild>
                    <w:div w:id="355152925">
                      <w:marLeft w:val="0"/>
                      <w:marRight w:val="0"/>
                      <w:marTop w:val="0"/>
                      <w:marBottom w:val="0"/>
                      <w:divBdr>
                        <w:top w:val="none" w:sz="0" w:space="0" w:color="auto"/>
                        <w:left w:val="none" w:sz="0" w:space="0" w:color="auto"/>
                        <w:bottom w:val="none" w:sz="0" w:space="0" w:color="auto"/>
                        <w:right w:val="none" w:sz="0" w:space="0" w:color="auto"/>
                      </w:divBdr>
                    </w:div>
                  </w:divsChild>
                </w:div>
                <w:div w:id="1428888285">
                  <w:marLeft w:val="0"/>
                  <w:marRight w:val="0"/>
                  <w:marTop w:val="0"/>
                  <w:marBottom w:val="0"/>
                  <w:divBdr>
                    <w:top w:val="none" w:sz="0" w:space="0" w:color="auto"/>
                    <w:left w:val="none" w:sz="0" w:space="0" w:color="auto"/>
                    <w:bottom w:val="none" w:sz="0" w:space="0" w:color="auto"/>
                    <w:right w:val="none" w:sz="0" w:space="0" w:color="auto"/>
                  </w:divBdr>
                  <w:divsChild>
                    <w:div w:id="1932084641">
                      <w:marLeft w:val="0"/>
                      <w:marRight w:val="0"/>
                      <w:marTop w:val="0"/>
                      <w:marBottom w:val="0"/>
                      <w:divBdr>
                        <w:top w:val="none" w:sz="0" w:space="0" w:color="auto"/>
                        <w:left w:val="none" w:sz="0" w:space="0" w:color="auto"/>
                        <w:bottom w:val="none" w:sz="0" w:space="0" w:color="auto"/>
                        <w:right w:val="none" w:sz="0" w:space="0" w:color="auto"/>
                      </w:divBdr>
                    </w:div>
                  </w:divsChild>
                </w:div>
                <w:div w:id="1438017261">
                  <w:marLeft w:val="0"/>
                  <w:marRight w:val="0"/>
                  <w:marTop w:val="0"/>
                  <w:marBottom w:val="0"/>
                  <w:divBdr>
                    <w:top w:val="none" w:sz="0" w:space="0" w:color="auto"/>
                    <w:left w:val="none" w:sz="0" w:space="0" w:color="auto"/>
                    <w:bottom w:val="none" w:sz="0" w:space="0" w:color="auto"/>
                    <w:right w:val="none" w:sz="0" w:space="0" w:color="auto"/>
                  </w:divBdr>
                  <w:divsChild>
                    <w:div w:id="864367231">
                      <w:marLeft w:val="0"/>
                      <w:marRight w:val="0"/>
                      <w:marTop w:val="0"/>
                      <w:marBottom w:val="0"/>
                      <w:divBdr>
                        <w:top w:val="none" w:sz="0" w:space="0" w:color="auto"/>
                        <w:left w:val="none" w:sz="0" w:space="0" w:color="auto"/>
                        <w:bottom w:val="none" w:sz="0" w:space="0" w:color="auto"/>
                        <w:right w:val="none" w:sz="0" w:space="0" w:color="auto"/>
                      </w:divBdr>
                    </w:div>
                  </w:divsChild>
                </w:div>
                <w:div w:id="1478718992">
                  <w:marLeft w:val="0"/>
                  <w:marRight w:val="0"/>
                  <w:marTop w:val="0"/>
                  <w:marBottom w:val="0"/>
                  <w:divBdr>
                    <w:top w:val="none" w:sz="0" w:space="0" w:color="auto"/>
                    <w:left w:val="none" w:sz="0" w:space="0" w:color="auto"/>
                    <w:bottom w:val="none" w:sz="0" w:space="0" w:color="auto"/>
                    <w:right w:val="none" w:sz="0" w:space="0" w:color="auto"/>
                  </w:divBdr>
                  <w:divsChild>
                    <w:div w:id="1292588160">
                      <w:marLeft w:val="0"/>
                      <w:marRight w:val="0"/>
                      <w:marTop w:val="0"/>
                      <w:marBottom w:val="0"/>
                      <w:divBdr>
                        <w:top w:val="none" w:sz="0" w:space="0" w:color="auto"/>
                        <w:left w:val="none" w:sz="0" w:space="0" w:color="auto"/>
                        <w:bottom w:val="none" w:sz="0" w:space="0" w:color="auto"/>
                        <w:right w:val="none" w:sz="0" w:space="0" w:color="auto"/>
                      </w:divBdr>
                    </w:div>
                  </w:divsChild>
                </w:div>
                <w:div w:id="1580210578">
                  <w:marLeft w:val="0"/>
                  <w:marRight w:val="0"/>
                  <w:marTop w:val="0"/>
                  <w:marBottom w:val="0"/>
                  <w:divBdr>
                    <w:top w:val="none" w:sz="0" w:space="0" w:color="auto"/>
                    <w:left w:val="none" w:sz="0" w:space="0" w:color="auto"/>
                    <w:bottom w:val="none" w:sz="0" w:space="0" w:color="auto"/>
                    <w:right w:val="none" w:sz="0" w:space="0" w:color="auto"/>
                  </w:divBdr>
                  <w:divsChild>
                    <w:div w:id="291638462">
                      <w:marLeft w:val="0"/>
                      <w:marRight w:val="0"/>
                      <w:marTop w:val="0"/>
                      <w:marBottom w:val="0"/>
                      <w:divBdr>
                        <w:top w:val="none" w:sz="0" w:space="0" w:color="auto"/>
                        <w:left w:val="none" w:sz="0" w:space="0" w:color="auto"/>
                        <w:bottom w:val="none" w:sz="0" w:space="0" w:color="auto"/>
                        <w:right w:val="none" w:sz="0" w:space="0" w:color="auto"/>
                      </w:divBdr>
                    </w:div>
                  </w:divsChild>
                </w:div>
                <w:div w:id="1597668767">
                  <w:marLeft w:val="0"/>
                  <w:marRight w:val="0"/>
                  <w:marTop w:val="0"/>
                  <w:marBottom w:val="0"/>
                  <w:divBdr>
                    <w:top w:val="none" w:sz="0" w:space="0" w:color="auto"/>
                    <w:left w:val="none" w:sz="0" w:space="0" w:color="auto"/>
                    <w:bottom w:val="none" w:sz="0" w:space="0" w:color="auto"/>
                    <w:right w:val="none" w:sz="0" w:space="0" w:color="auto"/>
                  </w:divBdr>
                  <w:divsChild>
                    <w:div w:id="336008172">
                      <w:marLeft w:val="0"/>
                      <w:marRight w:val="0"/>
                      <w:marTop w:val="0"/>
                      <w:marBottom w:val="0"/>
                      <w:divBdr>
                        <w:top w:val="none" w:sz="0" w:space="0" w:color="auto"/>
                        <w:left w:val="none" w:sz="0" w:space="0" w:color="auto"/>
                        <w:bottom w:val="none" w:sz="0" w:space="0" w:color="auto"/>
                        <w:right w:val="none" w:sz="0" w:space="0" w:color="auto"/>
                      </w:divBdr>
                    </w:div>
                  </w:divsChild>
                </w:div>
                <w:div w:id="1642685753">
                  <w:marLeft w:val="0"/>
                  <w:marRight w:val="0"/>
                  <w:marTop w:val="0"/>
                  <w:marBottom w:val="0"/>
                  <w:divBdr>
                    <w:top w:val="none" w:sz="0" w:space="0" w:color="auto"/>
                    <w:left w:val="none" w:sz="0" w:space="0" w:color="auto"/>
                    <w:bottom w:val="none" w:sz="0" w:space="0" w:color="auto"/>
                    <w:right w:val="none" w:sz="0" w:space="0" w:color="auto"/>
                  </w:divBdr>
                  <w:divsChild>
                    <w:div w:id="2039314663">
                      <w:marLeft w:val="0"/>
                      <w:marRight w:val="0"/>
                      <w:marTop w:val="0"/>
                      <w:marBottom w:val="0"/>
                      <w:divBdr>
                        <w:top w:val="none" w:sz="0" w:space="0" w:color="auto"/>
                        <w:left w:val="none" w:sz="0" w:space="0" w:color="auto"/>
                        <w:bottom w:val="none" w:sz="0" w:space="0" w:color="auto"/>
                        <w:right w:val="none" w:sz="0" w:space="0" w:color="auto"/>
                      </w:divBdr>
                    </w:div>
                  </w:divsChild>
                </w:div>
                <w:div w:id="1719040595">
                  <w:marLeft w:val="0"/>
                  <w:marRight w:val="0"/>
                  <w:marTop w:val="0"/>
                  <w:marBottom w:val="0"/>
                  <w:divBdr>
                    <w:top w:val="none" w:sz="0" w:space="0" w:color="auto"/>
                    <w:left w:val="none" w:sz="0" w:space="0" w:color="auto"/>
                    <w:bottom w:val="none" w:sz="0" w:space="0" w:color="auto"/>
                    <w:right w:val="none" w:sz="0" w:space="0" w:color="auto"/>
                  </w:divBdr>
                  <w:divsChild>
                    <w:div w:id="2016416665">
                      <w:marLeft w:val="0"/>
                      <w:marRight w:val="0"/>
                      <w:marTop w:val="0"/>
                      <w:marBottom w:val="0"/>
                      <w:divBdr>
                        <w:top w:val="none" w:sz="0" w:space="0" w:color="auto"/>
                        <w:left w:val="none" w:sz="0" w:space="0" w:color="auto"/>
                        <w:bottom w:val="none" w:sz="0" w:space="0" w:color="auto"/>
                        <w:right w:val="none" w:sz="0" w:space="0" w:color="auto"/>
                      </w:divBdr>
                    </w:div>
                  </w:divsChild>
                </w:div>
                <w:div w:id="1729835989">
                  <w:marLeft w:val="0"/>
                  <w:marRight w:val="0"/>
                  <w:marTop w:val="0"/>
                  <w:marBottom w:val="0"/>
                  <w:divBdr>
                    <w:top w:val="none" w:sz="0" w:space="0" w:color="auto"/>
                    <w:left w:val="none" w:sz="0" w:space="0" w:color="auto"/>
                    <w:bottom w:val="none" w:sz="0" w:space="0" w:color="auto"/>
                    <w:right w:val="none" w:sz="0" w:space="0" w:color="auto"/>
                  </w:divBdr>
                  <w:divsChild>
                    <w:div w:id="86653925">
                      <w:marLeft w:val="0"/>
                      <w:marRight w:val="0"/>
                      <w:marTop w:val="0"/>
                      <w:marBottom w:val="0"/>
                      <w:divBdr>
                        <w:top w:val="none" w:sz="0" w:space="0" w:color="auto"/>
                        <w:left w:val="none" w:sz="0" w:space="0" w:color="auto"/>
                        <w:bottom w:val="none" w:sz="0" w:space="0" w:color="auto"/>
                        <w:right w:val="none" w:sz="0" w:space="0" w:color="auto"/>
                      </w:divBdr>
                    </w:div>
                  </w:divsChild>
                </w:div>
                <w:div w:id="1735228098">
                  <w:marLeft w:val="0"/>
                  <w:marRight w:val="0"/>
                  <w:marTop w:val="0"/>
                  <w:marBottom w:val="0"/>
                  <w:divBdr>
                    <w:top w:val="none" w:sz="0" w:space="0" w:color="auto"/>
                    <w:left w:val="none" w:sz="0" w:space="0" w:color="auto"/>
                    <w:bottom w:val="none" w:sz="0" w:space="0" w:color="auto"/>
                    <w:right w:val="none" w:sz="0" w:space="0" w:color="auto"/>
                  </w:divBdr>
                  <w:divsChild>
                    <w:div w:id="1525557560">
                      <w:marLeft w:val="0"/>
                      <w:marRight w:val="0"/>
                      <w:marTop w:val="0"/>
                      <w:marBottom w:val="0"/>
                      <w:divBdr>
                        <w:top w:val="none" w:sz="0" w:space="0" w:color="auto"/>
                        <w:left w:val="none" w:sz="0" w:space="0" w:color="auto"/>
                        <w:bottom w:val="none" w:sz="0" w:space="0" w:color="auto"/>
                        <w:right w:val="none" w:sz="0" w:space="0" w:color="auto"/>
                      </w:divBdr>
                    </w:div>
                  </w:divsChild>
                </w:div>
                <w:div w:id="1764571542">
                  <w:marLeft w:val="0"/>
                  <w:marRight w:val="0"/>
                  <w:marTop w:val="0"/>
                  <w:marBottom w:val="0"/>
                  <w:divBdr>
                    <w:top w:val="none" w:sz="0" w:space="0" w:color="auto"/>
                    <w:left w:val="none" w:sz="0" w:space="0" w:color="auto"/>
                    <w:bottom w:val="none" w:sz="0" w:space="0" w:color="auto"/>
                    <w:right w:val="none" w:sz="0" w:space="0" w:color="auto"/>
                  </w:divBdr>
                  <w:divsChild>
                    <w:div w:id="159347813">
                      <w:marLeft w:val="0"/>
                      <w:marRight w:val="0"/>
                      <w:marTop w:val="0"/>
                      <w:marBottom w:val="0"/>
                      <w:divBdr>
                        <w:top w:val="none" w:sz="0" w:space="0" w:color="auto"/>
                        <w:left w:val="none" w:sz="0" w:space="0" w:color="auto"/>
                        <w:bottom w:val="none" w:sz="0" w:space="0" w:color="auto"/>
                        <w:right w:val="none" w:sz="0" w:space="0" w:color="auto"/>
                      </w:divBdr>
                    </w:div>
                  </w:divsChild>
                </w:div>
                <w:div w:id="1768111785">
                  <w:marLeft w:val="0"/>
                  <w:marRight w:val="0"/>
                  <w:marTop w:val="0"/>
                  <w:marBottom w:val="0"/>
                  <w:divBdr>
                    <w:top w:val="none" w:sz="0" w:space="0" w:color="auto"/>
                    <w:left w:val="none" w:sz="0" w:space="0" w:color="auto"/>
                    <w:bottom w:val="none" w:sz="0" w:space="0" w:color="auto"/>
                    <w:right w:val="none" w:sz="0" w:space="0" w:color="auto"/>
                  </w:divBdr>
                  <w:divsChild>
                    <w:div w:id="1667054499">
                      <w:marLeft w:val="0"/>
                      <w:marRight w:val="0"/>
                      <w:marTop w:val="0"/>
                      <w:marBottom w:val="0"/>
                      <w:divBdr>
                        <w:top w:val="none" w:sz="0" w:space="0" w:color="auto"/>
                        <w:left w:val="none" w:sz="0" w:space="0" w:color="auto"/>
                        <w:bottom w:val="none" w:sz="0" w:space="0" w:color="auto"/>
                        <w:right w:val="none" w:sz="0" w:space="0" w:color="auto"/>
                      </w:divBdr>
                    </w:div>
                  </w:divsChild>
                </w:div>
                <w:div w:id="1932396977">
                  <w:marLeft w:val="0"/>
                  <w:marRight w:val="0"/>
                  <w:marTop w:val="0"/>
                  <w:marBottom w:val="0"/>
                  <w:divBdr>
                    <w:top w:val="none" w:sz="0" w:space="0" w:color="auto"/>
                    <w:left w:val="none" w:sz="0" w:space="0" w:color="auto"/>
                    <w:bottom w:val="none" w:sz="0" w:space="0" w:color="auto"/>
                    <w:right w:val="none" w:sz="0" w:space="0" w:color="auto"/>
                  </w:divBdr>
                  <w:divsChild>
                    <w:div w:id="1789854847">
                      <w:marLeft w:val="0"/>
                      <w:marRight w:val="0"/>
                      <w:marTop w:val="0"/>
                      <w:marBottom w:val="0"/>
                      <w:divBdr>
                        <w:top w:val="none" w:sz="0" w:space="0" w:color="auto"/>
                        <w:left w:val="none" w:sz="0" w:space="0" w:color="auto"/>
                        <w:bottom w:val="none" w:sz="0" w:space="0" w:color="auto"/>
                        <w:right w:val="none" w:sz="0" w:space="0" w:color="auto"/>
                      </w:divBdr>
                    </w:div>
                  </w:divsChild>
                </w:div>
                <w:div w:id="2056538667">
                  <w:marLeft w:val="0"/>
                  <w:marRight w:val="0"/>
                  <w:marTop w:val="0"/>
                  <w:marBottom w:val="0"/>
                  <w:divBdr>
                    <w:top w:val="none" w:sz="0" w:space="0" w:color="auto"/>
                    <w:left w:val="none" w:sz="0" w:space="0" w:color="auto"/>
                    <w:bottom w:val="none" w:sz="0" w:space="0" w:color="auto"/>
                    <w:right w:val="none" w:sz="0" w:space="0" w:color="auto"/>
                  </w:divBdr>
                  <w:divsChild>
                    <w:div w:id="1850097388">
                      <w:marLeft w:val="0"/>
                      <w:marRight w:val="0"/>
                      <w:marTop w:val="0"/>
                      <w:marBottom w:val="0"/>
                      <w:divBdr>
                        <w:top w:val="none" w:sz="0" w:space="0" w:color="auto"/>
                        <w:left w:val="none" w:sz="0" w:space="0" w:color="auto"/>
                        <w:bottom w:val="none" w:sz="0" w:space="0" w:color="auto"/>
                        <w:right w:val="none" w:sz="0" w:space="0" w:color="auto"/>
                      </w:divBdr>
                    </w:div>
                  </w:divsChild>
                </w:div>
                <w:div w:id="2072850877">
                  <w:marLeft w:val="0"/>
                  <w:marRight w:val="0"/>
                  <w:marTop w:val="0"/>
                  <w:marBottom w:val="0"/>
                  <w:divBdr>
                    <w:top w:val="none" w:sz="0" w:space="0" w:color="auto"/>
                    <w:left w:val="none" w:sz="0" w:space="0" w:color="auto"/>
                    <w:bottom w:val="none" w:sz="0" w:space="0" w:color="auto"/>
                    <w:right w:val="none" w:sz="0" w:space="0" w:color="auto"/>
                  </w:divBdr>
                  <w:divsChild>
                    <w:div w:id="2061509818">
                      <w:marLeft w:val="0"/>
                      <w:marRight w:val="0"/>
                      <w:marTop w:val="0"/>
                      <w:marBottom w:val="0"/>
                      <w:divBdr>
                        <w:top w:val="none" w:sz="0" w:space="0" w:color="auto"/>
                        <w:left w:val="none" w:sz="0" w:space="0" w:color="auto"/>
                        <w:bottom w:val="none" w:sz="0" w:space="0" w:color="auto"/>
                        <w:right w:val="none" w:sz="0" w:space="0" w:color="auto"/>
                      </w:divBdr>
                    </w:div>
                  </w:divsChild>
                </w:div>
                <w:div w:id="2087652516">
                  <w:marLeft w:val="0"/>
                  <w:marRight w:val="0"/>
                  <w:marTop w:val="0"/>
                  <w:marBottom w:val="0"/>
                  <w:divBdr>
                    <w:top w:val="none" w:sz="0" w:space="0" w:color="auto"/>
                    <w:left w:val="none" w:sz="0" w:space="0" w:color="auto"/>
                    <w:bottom w:val="none" w:sz="0" w:space="0" w:color="auto"/>
                    <w:right w:val="none" w:sz="0" w:space="0" w:color="auto"/>
                  </w:divBdr>
                  <w:divsChild>
                    <w:div w:id="76634949">
                      <w:marLeft w:val="0"/>
                      <w:marRight w:val="0"/>
                      <w:marTop w:val="0"/>
                      <w:marBottom w:val="0"/>
                      <w:divBdr>
                        <w:top w:val="none" w:sz="0" w:space="0" w:color="auto"/>
                        <w:left w:val="none" w:sz="0" w:space="0" w:color="auto"/>
                        <w:bottom w:val="none" w:sz="0" w:space="0" w:color="auto"/>
                        <w:right w:val="none" w:sz="0" w:space="0" w:color="auto"/>
                      </w:divBdr>
                    </w:div>
                  </w:divsChild>
                </w:div>
                <w:div w:id="2112897121">
                  <w:marLeft w:val="0"/>
                  <w:marRight w:val="0"/>
                  <w:marTop w:val="0"/>
                  <w:marBottom w:val="0"/>
                  <w:divBdr>
                    <w:top w:val="none" w:sz="0" w:space="0" w:color="auto"/>
                    <w:left w:val="none" w:sz="0" w:space="0" w:color="auto"/>
                    <w:bottom w:val="none" w:sz="0" w:space="0" w:color="auto"/>
                    <w:right w:val="none" w:sz="0" w:space="0" w:color="auto"/>
                  </w:divBdr>
                  <w:divsChild>
                    <w:div w:id="1291400863">
                      <w:marLeft w:val="0"/>
                      <w:marRight w:val="0"/>
                      <w:marTop w:val="0"/>
                      <w:marBottom w:val="0"/>
                      <w:divBdr>
                        <w:top w:val="none" w:sz="0" w:space="0" w:color="auto"/>
                        <w:left w:val="none" w:sz="0" w:space="0" w:color="auto"/>
                        <w:bottom w:val="none" w:sz="0" w:space="0" w:color="auto"/>
                        <w:right w:val="none" w:sz="0" w:space="0" w:color="auto"/>
                      </w:divBdr>
                    </w:div>
                  </w:divsChild>
                </w:div>
                <w:div w:id="2126802322">
                  <w:marLeft w:val="0"/>
                  <w:marRight w:val="0"/>
                  <w:marTop w:val="0"/>
                  <w:marBottom w:val="0"/>
                  <w:divBdr>
                    <w:top w:val="none" w:sz="0" w:space="0" w:color="auto"/>
                    <w:left w:val="none" w:sz="0" w:space="0" w:color="auto"/>
                    <w:bottom w:val="none" w:sz="0" w:space="0" w:color="auto"/>
                    <w:right w:val="none" w:sz="0" w:space="0" w:color="auto"/>
                  </w:divBdr>
                  <w:divsChild>
                    <w:div w:id="434399399">
                      <w:marLeft w:val="0"/>
                      <w:marRight w:val="0"/>
                      <w:marTop w:val="0"/>
                      <w:marBottom w:val="0"/>
                      <w:divBdr>
                        <w:top w:val="none" w:sz="0" w:space="0" w:color="auto"/>
                        <w:left w:val="none" w:sz="0" w:space="0" w:color="auto"/>
                        <w:bottom w:val="none" w:sz="0" w:space="0" w:color="auto"/>
                        <w:right w:val="none" w:sz="0" w:space="0" w:color="auto"/>
                      </w:divBdr>
                    </w:div>
                  </w:divsChild>
                </w:div>
                <w:div w:id="2134900942">
                  <w:marLeft w:val="0"/>
                  <w:marRight w:val="0"/>
                  <w:marTop w:val="0"/>
                  <w:marBottom w:val="0"/>
                  <w:divBdr>
                    <w:top w:val="none" w:sz="0" w:space="0" w:color="auto"/>
                    <w:left w:val="none" w:sz="0" w:space="0" w:color="auto"/>
                    <w:bottom w:val="none" w:sz="0" w:space="0" w:color="auto"/>
                    <w:right w:val="none" w:sz="0" w:space="0" w:color="auto"/>
                  </w:divBdr>
                  <w:divsChild>
                    <w:div w:id="1118984642">
                      <w:marLeft w:val="0"/>
                      <w:marRight w:val="0"/>
                      <w:marTop w:val="0"/>
                      <w:marBottom w:val="0"/>
                      <w:divBdr>
                        <w:top w:val="none" w:sz="0" w:space="0" w:color="auto"/>
                        <w:left w:val="none" w:sz="0" w:space="0" w:color="auto"/>
                        <w:bottom w:val="none" w:sz="0" w:space="0" w:color="auto"/>
                        <w:right w:val="none" w:sz="0" w:space="0" w:color="auto"/>
                      </w:divBdr>
                    </w:div>
                  </w:divsChild>
                </w:div>
                <w:div w:id="2138251893">
                  <w:marLeft w:val="0"/>
                  <w:marRight w:val="0"/>
                  <w:marTop w:val="0"/>
                  <w:marBottom w:val="0"/>
                  <w:divBdr>
                    <w:top w:val="none" w:sz="0" w:space="0" w:color="auto"/>
                    <w:left w:val="none" w:sz="0" w:space="0" w:color="auto"/>
                    <w:bottom w:val="none" w:sz="0" w:space="0" w:color="auto"/>
                    <w:right w:val="none" w:sz="0" w:space="0" w:color="auto"/>
                  </w:divBdr>
                  <w:divsChild>
                    <w:div w:id="1254777322">
                      <w:marLeft w:val="0"/>
                      <w:marRight w:val="0"/>
                      <w:marTop w:val="0"/>
                      <w:marBottom w:val="0"/>
                      <w:divBdr>
                        <w:top w:val="none" w:sz="0" w:space="0" w:color="auto"/>
                        <w:left w:val="none" w:sz="0" w:space="0" w:color="auto"/>
                        <w:bottom w:val="none" w:sz="0" w:space="0" w:color="auto"/>
                        <w:right w:val="none" w:sz="0" w:space="0" w:color="auto"/>
                      </w:divBdr>
                    </w:div>
                  </w:divsChild>
                </w:div>
                <w:div w:id="2142645779">
                  <w:marLeft w:val="0"/>
                  <w:marRight w:val="0"/>
                  <w:marTop w:val="0"/>
                  <w:marBottom w:val="0"/>
                  <w:divBdr>
                    <w:top w:val="none" w:sz="0" w:space="0" w:color="auto"/>
                    <w:left w:val="none" w:sz="0" w:space="0" w:color="auto"/>
                    <w:bottom w:val="none" w:sz="0" w:space="0" w:color="auto"/>
                    <w:right w:val="none" w:sz="0" w:space="0" w:color="auto"/>
                  </w:divBdr>
                  <w:divsChild>
                    <w:div w:id="148900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358">
          <w:marLeft w:val="0"/>
          <w:marRight w:val="0"/>
          <w:marTop w:val="0"/>
          <w:marBottom w:val="0"/>
          <w:divBdr>
            <w:top w:val="none" w:sz="0" w:space="0" w:color="auto"/>
            <w:left w:val="none" w:sz="0" w:space="0" w:color="auto"/>
            <w:bottom w:val="none" w:sz="0" w:space="0" w:color="auto"/>
            <w:right w:val="none" w:sz="0" w:space="0" w:color="auto"/>
          </w:divBdr>
          <w:divsChild>
            <w:div w:id="11494875">
              <w:marLeft w:val="0"/>
              <w:marRight w:val="0"/>
              <w:marTop w:val="0"/>
              <w:marBottom w:val="0"/>
              <w:divBdr>
                <w:top w:val="none" w:sz="0" w:space="0" w:color="auto"/>
                <w:left w:val="none" w:sz="0" w:space="0" w:color="auto"/>
                <w:bottom w:val="none" w:sz="0" w:space="0" w:color="auto"/>
                <w:right w:val="none" w:sz="0" w:space="0" w:color="auto"/>
              </w:divBdr>
            </w:div>
            <w:div w:id="284509574">
              <w:marLeft w:val="0"/>
              <w:marRight w:val="0"/>
              <w:marTop w:val="0"/>
              <w:marBottom w:val="0"/>
              <w:divBdr>
                <w:top w:val="none" w:sz="0" w:space="0" w:color="auto"/>
                <w:left w:val="none" w:sz="0" w:space="0" w:color="auto"/>
                <w:bottom w:val="none" w:sz="0" w:space="0" w:color="auto"/>
                <w:right w:val="none" w:sz="0" w:space="0" w:color="auto"/>
              </w:divBdr>
            </w:div>
            <w:div w:id="380521459">
              <w:marLeft w:val="0"/>
              <w:marRight w:val="0"/>
              <w:marTop w:val="0"/>
              <w:marBottom w:val="0"/>
              <w:divBdr>
                <w:top w:val="none" w:sz="0" w:space="0" w:color="auto"/>
                <w:left w:val="none" w:sz="0" w:space="0" w:color="auto"/>
                <w:bottom w:val="none" w:sz="0" w:space="0" w:color="auto"/>
                <w:right w:val="none" w:sz="0" w:space="0" w:color="auto"/>
              </w:divBdr>
            </w:div>
            <w:div w:id="404298577">
              <w:marLeft w:val="0"/>
              <w:marRight w:val="0"/>
              <w:marTop w:val="0"/>
              <w:marBottom w:val="0"/>
              <w:divBdr>
                <w:top w:val="none" w:sz="0" w:space="0" w:color="auto"/>
                <w:left w:val="none" w:sz="0" w:space="0" w:color="auto"/>
                <w:bottom w:val="none" w:sz="0" w:space="0" w:color="auto"/>
                <w:right w:val="none" w:sz="0" w:space="0" w:color="auto"/>
              </w:divBdr>
            </w:div>
            <w:div w:id="418528397">
              <w:marLeft w:val="0"/>
              <w:marRight w:val="0"/>
              <w:marTop w:val="0"/>
              <w:marBottom w:val="0"/>
              <w:divBdr>
                <w:top w:val="none" w:sz="0" w:space="0" w:color="auto"/>
                <w:left w:val="none" w:sz="0" w:space="0" w:color="auto"/>
                <w:bottom w:val="none" w:sz="0" w:space="0" w:color="auto"/>
                <w:right w:val="none" w:sz="0" w:space="0" w:color="auto"/>
              </w:divBdr>
            </w:div>
            <w:div w:id="457992933">
              <w:marLeft w:val="0"/>
              <w:marRight w:val="0"/>
              <w:marTop w:val="0"/>
              <w:marBottom w:val="0"/>
              <w:divBdr>
                <w:top w:val="none" w:sz="0" w:space="0" w:color="auto"/>
                <w:left w:val="none" w:sz="0" w:space="0" w:color="auto"/>
                <w:bottom w:val="none" w:sz="0" w:space="0" w:color="auto"/>
                <w:right w:val="none" w:sz="0" w:space="0" w:color="auto"/>
              </w:divBdr>
            </w:div>
            <w:div w:id="589121772">
              <w:marLeft w:val="0"/>
              <w:marRight w:val="0"/>
              <w:marTop w:val="0"/>
              <w:marBottom w:val="0"/>
              <w:divBdr>
                <w:top w:val="none" w:sz="0" w:space="0" w:color="auto"/>
                <w:left w:val="none" w:sz="0" w:space="0" w:color="auto"/>
                <w:bottom w:val="none" w:sz="0" w:space="0" w:color="auto"/>
                <w:right w:val="none" w:sz="0" w:space="0" w:color="auto"/>
              </w:divBdr>
            </w:div>
            <w:div w:id="1003050974">
              <w:marLeft w:val="0"/>
              <w:marRight w:val="0"/>
              <w:marTop w:val="0"/>
              <w:marBottom w:val="0"/>
              <w:divBdr>
                <w:top w:val="none" w:sz="0" w:space="0" w:color="auto"/>
                <w:left w:val="none" w:sz="0" w:space="0" w:color="auto"/>
                <w:bottom w:val="none" w:sz="0" w:space="0" w:color="auto"/>
                <w:right w:val="none" w:sz="0" w:space="0" w:color="auto"/>
              </w:divBdr>
            </w:div>
            <w:div w:id="1373844474">
              <w:marLeft w:val="0"/>
              <w:marRight w:val="0"/>
              <w:marTop w:val="0"/>
              <w:marBottom w:val="0"/>
              <w:divBdr>
                <w:top w:val="none" w:sz="0" w:space="0" w:color="auto"/>
                <w:left w:val="none" w:sz="0" w:space="0" w:color="auto"/>
                <w:bottom w:val="none" w:sz="0" w:space="0" w:color="auto"/>
                <w:right w:val="none" w:sz="0" w:space="0" w:color="auto"/>
              </w:divBdr>
            </w:div>
            <w:div w:id="1385760734">
              <w:marLeft w:val="0"/>
              <w:marRight w:val="0"/>
              <w:marTop w:val="0"/>
              <w:marBottom w:val="0"/>
              <w:divBdr>
                <w:top w:val="none" w:sz="0" w:space="0" w:color="auto"/>
                <w:left w:val="none" w:sz="0" w:space="0" w:color="auto"/>
                <w:bottom w:val="none" w:sz="0" w:space="0" w:color="auto"/>
                <w:right w:val="none" w:sz="0" w:space="0" w:color="auto"/>
              </w:divBdr>
            </w:div>
            <w:div w:id="1404646956">
              <w:marLeft w:val="0"/>
              <w:marRight w:val="0"/>
              <w:marTop w:val="0"/>
              <w:marBottom w:val="0"/>
              <w:divBdr>
                <w:top w:val="none" w:sz="0" w:space="0" w:color="auto"/>
                <w:left w:val="none" w:sz="0" w:space="0" w:color="auto"/>
                <w:bottom w:val="none" w:sz="0" w:space="0" w:color="auto"/>
                <w:right w:val="none" w:sz="0" w:space="0" w:color="auto"/>
              </w:divBdr>
            </w:div>
            <w:div w:id="1583293183">
              <w:marLeft w:val="0"/>
              <w:marRight w:val="0"/>
              <w:marTop w:val="0"/>
              <w:marBottom w:val="0"/>
              <w:divBdr>
                <w:top w:val="none" w:sz="0" w:space="0" w:color="auto"/>
                <w:left w:val="none" w:sz="0" w:space="0" w:color="auto"/>
                <w:bottom w:val="none" w:sz="0" w:space="0" w:color="auto"/>
                <w:right w:val="none" w:sz="0" w:space="0" w:color="auto"/>
              </w:divBdr>
            </w:div>
            <w:div w:id="1630286198">
              <w:marLeft w:val="0"/>
              <w:marRight w:val="0"/>
              <w:marTop w:val="0"/>
              <w:marBottom w:val="0"/>
              <w:divBdr>
                <w:top w:val="none" w:sz="0" w:space="0" w:color="auto"/>
                <w:left w:val="none" w:sz="0" w:space="0" w:color="auto"/>
                <w:bottom w:val="none" w:sz="0" w:space="0" w:color="auto"/>
                <w:right w:val="none" w:sz="0" w:space="0" w:color="auto"/>
              </w:divBdr>
            </w:div>
            <w:div w:id="1749841154">
              <w:marLeft w:val="0"/>
              <w:marRight w:val="0"/>
              <w:marTop w:val="0"/>
              <w:marBottom w:val="0"/>
              <w:divBdr>
                <w:top w:val="none" w:sz="0" w:space="0" w:color="auto"/>
                <w:left w:val="none" w:sz="0" w:space="0" w:color="auto"/>
                <w:bottom w:val="none" w:sz="0" w:space="0" w:color="auto"/>
                <w:right w:val="none" w:sz="0" w:space="0" w:color="auto"/>
              </w:divBdr>
            </w:div>
            <w:div w:id="1752652761">
              <w:marLeft w:val="0"/>
              <w:marRight w:val="0"/>
              <w:marTop w:val="0"/>
              <w:marBottom w:val="0"/>
              <w:divBdr>
                <w:top w:val="none" w:sz="0" w:space="0" w:color="auto"/>
                <w:left w:val="none" w:sz="0" w:space="0" w:color="auto"/>
                <w:bottom w:val="none" w:sz="0" w:space="0" w:color="auto"/>
                <w:right w:val="none" w:sz="0" w:space="0" w:color="auto"/>
              </w:divBdr>
            </w:div>
            <w:div w:id="1811286861">
              <w:marLeft w:val="0"/>
              <w:marRight w:val="0"/>
              <w:marTop w:val="0"/>
              <w:marBottom w:val="0"/>
              <w:divBdr>
                <w:top w:val="none" w:sz="0" w:space="0" w:color="auto"/>
                <w:left w:val="none" w:sz="0" w:space="0" w:color="auto"/>
                <w:bottom w:val="none" w:sz="0" w:space="0" w:color="auto"/>
                <w:right w:val="none" w:sz="0" w:space="0" w:color="auto"/>
              </w:divBdr>
            </w:div>
            <w:div w:id="2046758343">
              <w:marLeft w:val="0"/>
              <w:marRight w:val="0"/>
              <w:marTop w:val="0"/>
              <w:marBottom w:val="0"/>
              <w:divBdr>
                <w:top w:val="none" w:sz="0" w:space="0" w:color="auto"/>
                <w:left w:val="none" w:sz="0" w:space="0" w:color="auto"/>
                <w:bottom w:val="none" w:sz="0" w:space="0" w:color="auto"/>
                <w:right w:val="none" w:sz="0" w:space="0" w:color="auto"/>
              </w:divBdr>
            </w:div>
            <w:div w:id="2103841433">
              <w:marLeft w:val="0"/>
              <w:marRight w:val="0"/>
              <w:marTop w:val="0"/>
              <w:marBottom w:val="0"/>
              <w:divBdr>
                <w:top w:val="none" w:sz="0" w:space="0" w:color="auto"/>
                <w:left w:val="none" w:sz="0" w:space="0" w:color="auto"/>
                <w:bottom w:val="none" w:sz="0" w:space="0" w:color="auto"/>
                <w:right w:val="none" w:sz="0" w:space="0" w:color="auto"/>
              </w:divBdr>
            </w:div>
          </w:divsChild>
        </w:div>
        <w:div w:id="139732092">
          <w:marLeft w:val="0"/>
          <w:marRight w:val="0"/>
          <w:marTop w:val="0"/>
          <w:marBottom w:val="0"/>
          <w:divBdr>
            <w:top w:val="none" w:sz="0" w:space="0" w:color="auto"/>
            <w:left w:val="none" w:sz="0" w:space="0" w:color="auto"/>
            <w:bottom w:val="none" w:sz="0" w:space="0" w:color="auto"/>
            <w:right w:val="none" w:sz="0" w:space="0" w:color="auto"/>
          </w:divBdr>
          <w:divsChild>
            <w:div w:id="20935464">
              <w:marLeft w:val="0"/>
              <w:marRight w:val="0"/>
              <w:marTop w:val="0"/>
              <w:marBottom w:val="0"/>
              <w:divBdr>
                <w:top w:val="none" w:sz="0" w:space="0" w:color="auto"/>
                <w:left w:val="none" w:sz="0" w:space="0" w:color="auto"/>
                <w:bottom w:val="none" w:sz="0" w:space="0" w:color="auto"/>
                <w:right w:val="none" w:sz="0" w:space="0" w:color="auto"/>
              </w:divBdr>
            </w:div>
            <w:div w:id="49769008">
              <w:marLeft w:val="0"/>
              <w:marRight w:val="0"/>
              <w:marTop w:val="0"/>
              <w:marBottom w:val="0"/>
              <w:divBdr>
                <w:top w:val="none" w:sz="0" w:space="0" w:color="auto"/>
                <w:left w:val="none" w:sz="0" w:space="0" w:color="auto"/>
                <w:bottom w:val="none" w:sz="0" w:space="0" w:color="auto"/>
                <w:right w:val="none" w:sz="0" w:space="0" w:color="auto"/>
              </w:divBdr>
            </w:div>
            <w:div w:id="75905107">
              <w:marLeft w:val="0"/>
              <w:marRight w:val="0"/>
              <w:marTop w:val="0"/>
              <w:marBottom w:val="0"/>
              <w:divBdr>
                <w:top w:val="none" w:sz="0" w:space="0" w:color="auto"/>
                <w:left w:val="none" w:sz="0" w:space="0" w:color="auto"/>
                <w:bottom w:val="none" w:sz="0" w:space="0" w:color="auto"/>
                <w:right w:val="none" w:sz="0" w:space="0" w:color="auto"/>
              </w:divBdr>
            </w:div>
            <w:div w:id="149489823">
              <w:marLeft w:val="0"/>
              <w:marRight w:val="0"/>
              <w:marTop w:val="0"/>
              <w:marBottom w:val="0"/>
              <w:divBdr>
                <w:top w:val="none" w:sz="0" w:space="0" w:color="auto"/>
                <w:left w:val="none" w:sz="0" w:space="0" w:color="auto"/>
                <w:bottom w:val="none" w:sz="0" w:space="0" w:color="auto"/>
                <w:right w:val="none" w:sz="0" w:space="0" w:color="auto"/>
              </w:divBdr>
            </w:div>
            <w:div w:id="253713064">
              <w:marLeft w:val="0"/>
              <w:marRight w:val="0"/>
              <w:marTop w:val="0"/>
              <w:marBottom w:val="0"/>
              <w:divBdr>
                <w:top w:val="none" w:sz="0" w:space="0" w:color="auto"/>
                <w:left w:val="none" w:sz="0" w:space="0" w:color="auto"/>
                <w:bottom w:val="none" w:sz="0" w:space="0" w:color="auto"/>
                <w:right w:val="none" w:sz="0" w:space="0" w:color="auto"/>
              </w:divBdr>
            </w:div>
            <w:div w:id="284965772">
              <w:marLeft w:val="0"/>
              <w:marRight w:val="0"/>
              <w:marTop w:val="0"/>
              <w:marBottom w:val="0"/>
              <w:divBdr>
                <w:top w:val="none" w:sz="0" w:space="0" w:color="auto"/>
                <w:left w:val="none" w:sz="0" w:space="0" w:color="auto"/>
                <w:bottom w:val="none" w:sz="0" w:space="0" w:color="auto"/>
                <w:right w:val="none" w:sz="0" w:space="0" w:color="auto"/>
              </w:divBdr>
            </w:div>
            <w:div w:id="290139501">
              <w:marLeft w:val="0"/>
              <w:marRight w:val="0"/>
              <w:marTop w:val="0"/>
              <w:marBottom w:val="0"/>
              <w:divBdr>
                <w:top w:val="none" w:sz="0" w:space="0" w:color="auto"/>
                <w:left w:val="none" w:sz="0" w:space="0" w:color="auto"/>
                <w:bottom w:val="none" w:sz="0" w:space="0" w:color="auto"/>
                <w:right w:val="none" w:sz="0" w:space="0" w:color="auto"/>
              </w:divBdr>
            </w:div>
            <w:div w:id="354115223">
              <w:marLeft w:val="0"/>
              <w:marRight w:val="0"/>
              <w:marTop w:val="0"/>
              <w:marBottom w:val="0"/>
              <w:divBdr>
                <w:top w:val="none" w:sz="0" w:space="0" w:color="auto"/>
                <w:left w:val="none" w:sz="0" w:space="0" w:color="auto"/>
                <w:bottom w:val="none" w:sz="0" w:space="0" w:color="auto"/>
                <w:right w:val="none" w:sz="0" w:space="0" w:color="auto"/>
              </w:divBdr>
            </w:div>
            <w:div w:id="746849804">
              <w:marLeft w:val="0"/>
              <w:marRight w:val="0"/>
              <w:marTop w:val="0"/>
              <w:marBottom w:val="0"/>
              <w:divBdr>
                <w:top w:val="none" w:sz="0" w:space="0" w:color="auto"/>
                <w:left w:val="none" w:sz="0" w:space="0" w:color="auto"/>
                <w:bottom w:val="none" w:sz="0" w:space="0" w:color="auto"/>
                <w:right w:val="none" w:sz="0" w:space="0" w:color="auto"/>
              </w:divBdr>
            </w:div>
            <w:div w:id="827750748">
              <w:marLeft w:val="0"/>
              <w:marRight w:val="0"/>
              <w:marTop w:val="0"/>
              <w:marBottom w:val="0"/>
              <w:divBdr>
                <w:top w:val="none" w:sz="0" w:space="0" w:color="auto"/>
                <w:left w:val="none" w:sz="0" w:space="0" w:color="auto"/>
                <w:bottom w:val="none" w:sz="0" w:space="0" w:color="auto"/>
                <w:right w:val="none" w:sz="0" w:space="0" w:color="auto"/>
              </w:divBdr>
            </w:div>
            <w:div w:id="830293169">
              <w:marLeft w:val="0"/>
              <w:marRight w:val="0"/>
              <w:marTop w:val="0"/>
              <w:marBottom w:val="0"/>
              <w:divBdr>
                <w:top w:val="none" w:sz="0" w:space="0" w:color="auto"/>
                <w:left w:val="none" w:sz="0" w:space="0" w:color="auto"/>
                <w:bottom w:val="none" w:sz="0" w:space="0" w:color="auto"/>
                <w:right w:val="none" w:sz="0" w:space="0" w:color="auto"/>
              </w:divBdr>
            </w:div>
            <w:div w:id="1059087887">
              <w:marLeft w:val="0"/>
              <w:marRight w:val="0"/>
              <w:marTop w:val="0"/>
              <w:marBottom w:val="0"/>
              <w:divBdr>
                <w:top w:val="none" w:sz="0" w:space="0" w:color="auto"/>
                <w:left w:val="none" w:sz="0" w:space="0" w:color="auto"/>
                <w:bottom w:val="none" w:sz="0" w:space="0" w:color="auto"/>
                <w:right w:val="none" w:sz="0" w:space="0" w:color="auto"/>
              </w:divBdr>
            </w:div>
            <w:div w:id="1194998825">
              <w:marLeft w:val="0"/>
              <w:marRight w:val="0"/>
              <w:marTop w:val="0"/>
              <w:marBottom w:val="0"/>
              <w:divBdr>
                <w:top w:val="none" w:sz="0" w:space="0" w:color="auto"/>
                <w:left w:val="none" w:sz="0" w:space="0" w:color="auto"/>
                <w:bottom w:val="none" w:sz="0" w:space="0" w:color="auto"/>
                <w:right w:val="none" w:sz="0" w:space="0" w:color="auto"/>
              </w:divBdr>
            </w:div>
            <w:div w:id="1269197809">
              <w:marLeft w:val="0"/>
              <w:marRight w:val="0"/>
              <w:marTop w:val="0"/>
              <w:marBottom w:val="0"/>
              <w:divBdr>
                <w:top w:val="none" w:sz="0" w:space="0" w:color="auto"/>
                <w:left w:val="none" w:sz="0" w:space="0" w:color="auto"/>
                <w:bottom w:val="none" w:sz="0" w:space="0" w:color="auto"/>
                <w:right w:val="none" w:sz="0" w:space="0" w:color="auto"/>
              </w:divBdr>
            </w:div>
            <w:div w:id="1376348150">
              <w:marLeft w:val="0"/>
              <w:marRight w:val="0"/>
              <w:marTop w:val="0"/>
              <w:marBottom w:val="0"/>
              <w:divBdr>
                <w:top w:val="none" w:sz="0" w:space="0" w:color="auto"/>
                <w:left w:val="none" w:sz="0" w:space="0" w:color="auto"/>
                <w:bottom w:val="none" w:sz="0" w:space="0" w:color="auto"/>
                <w:right w:val="none" w:sz="0" w:space="0" w:color="auto"/>
              </w:divBdr>
            </w:div>
            <w:div w:id="1715889297">
              <w:marLeft w:val="0"/>
              <w:marRight w:val="0"/>
              <w:marTop w:val="0"/>
              <w:marBottom w:val="0"/>
              <w:divBdr>
                <w:top w:val="none" w:sz="0" w:space="0" w:color="auto"/>
                <w:left w:val="none" w:sz="0" w:space="0" w:color="auto"/>
                <w:bottom w:val="none" w:sz="0" w:space="0" w:color="auto"/>
                <w:right w:val="none" w:sz="0" w:space="0" w:color="auto"/>
              </w:divBdr>
            </w:div>
            <w:div w:id="1783106693">
              <w:marLeft w:val="0"/>
              <w:marRight w:val="0"/>
              <w:marTop w:val="0"/>
              <w:marBottom w:val="0"/>
              <w:divBdr>
                <w:top w:val="none" w:sz="0" w:space="0" w:color="auto"/>
                <w:left w:val="none" w:sz="0" w:space="0" w:color="auto"/>
                <w:bottom w:val="none" w:sz="0" w:space="0" w:color="auto"/>
                <w:right w:val="none" w:sz="0" w:space="0" w:color="auto"/>
              </w:divBdr>
            </w:div>
            <w:div w:id="1821847810">
              <w:marLeft w:val="0"/>
              <w:marRight w:val="0"/>
              <w:marTop w:val="0"/>
              <w:marBottom w:val="0"/>
              <w:divBdr>
                <w:top w:val="none" w:sz="0" w:space="0" w:color="auto"/>
                <w:left w:val="none" w:sz="0" w:space="0" w:color="auto"/>
                <w:bottom w:val="none" w:sz="0" w:space="0" w:color="auto"/>
                <w:right w:val="none" w:sz="0" w:space="0" w:color="auto"/>
              </w:divBdr>
            </w:div>
            <w:div w:id="2083477934">
              <w:marLeft w:val="0"/>
              <w:marRight w:val="0"/>
              <w:marTop w:val="0"/>
              <w:marBottom w:val="0"/>
              <w:divBdr>
                <w:top w:val="none" w:sz="0" w:space="0" w:color="auto"/>
                <w:left w:val="none" w:sz="0" w:space="0" w:color="auto"/>
                <w:bottom w:val="none" w:sz="0" w:space="0" w:color="auto"/>
                <w:right w:val="none" w:sz="0" w:space="0" w:color="auto"/>
              </w:divBdr>
            </w:div>
            <w:div w:id="2093308669">
              <w:marLeft w:val="0"/>
              <w:marRight w:val="0"/>
              <w:marTop w:val="0"/>
              <w:marBottom w:val="0"/>
              <w:divBdr>
                <w:top w:val="none" w:sz="0" w:space="0" w:color="auto"/>
                <w:left w:val="none" w:sz="0" w:space="0" w:color="auto"/>
                <w:bottom w:val="none" w:sz="0" w:space="0" w:color="auto"/>
                <w:right w:val="none" w:sz="0" w:space="0" w:color="auto"/>
              </w:divBdr>
            </w:div>
          </w:divsChild>
        </w:div>
        <w:div w:id="153110891">
          <w:marLeft w:val="0"/>
          <w:marRight w:val="0"/>
          <w:marTop w:val="0"/>
          <w:marBottom w:val="0"/>
          <w:divBdr>
            <w:top w:val="none" w:sz="0" w:space="0" w:color="auto"/>
            <w:left w:val="none" w:sz="0" w:space="0" w:color="auto"/>
            <w:bottom w:val="none" w:sz="0" w:space="0" w:color="auto"/>
            <w:right w:val="none" w:sz="0" w:space="0" w:color="auto"/>
          </w:divBdr>
          <w:divsChild>
            <w:div w:id="30349583">
              <w:marLeft w:val="0"/>
              <w:marRight w:val="0"/>
              <w:marTop w:val="0"/>
              <w:marBottom w:val="0"/>
              <w:divBdr>
                <w:top w:val="none" w:sz="0" w:space="0" w:color="auto"/>
                <w:left w:val="none" w:sz="0" w:space="0" w:color="auto"/>
                <w:bottom w:val="none" w:sz="0" w:space="0" w:color="auto"/>
                <w:right w:val="none" w:sz="0" w:space="0" w:color="auto"/>
              </w:divBdr>
            </w:div>
            <w:div w:id="225841588">
              <w:marLeft w:val="0"/>
              <w:marRight w:val="0"/>
              <w:marTop w:val="0"/>
              <w:marBottom w:val="0"/>
              <w:divBdr>
                <w:top w:val="none" w:sz="0" w:space="0" w:color="auto"/>
                <w:left w:val="none" w:sz="0" w:space="0" w:color="auto"/>
                <w:bottom w:val="none" w:sz="0" w:space="0" w:color="auto"/>
                <w:right w:val="none" w:sz="0" w:space="0" w:color="auto"/>
              </w:divBdr>
            </w:div>
            <w:div w:id="239407813">
              <w:marLeft w:val="0"/>
              <w:marRight w:val="0"/>
              <w:marTop w:val="0"/>
              <w:marBottom w:val="0"/>
              <w:divBdr>
                <w:top w:val="none" w:sz="0" w:space="0" w:color="auto"/>
                <w:left w:val="none" w:sz="0" w:space="0" w:color="auto"/>
                <w:bottom w:val="none" w:sz="0" w:space="0" w:color="auto"/>
                <w:right w:val="none" w:sz="0" w:space="0" w:color="auto"/>
              </w:divBdr>
            </w:div>
            <w:div w:id="269751004">
              <w:marLeft w:val="0"/>
              <w:marRight w:val="0"/>
              <w:marTop w:val="0"/>
              <w:marBottom w:val="0"/>
              <w:divBdr>
                <w:top w:val="none" w:sz="0" w:space="0" w:color="auto"/>
                <w:left w:val="none" w:sz="0" w:space="0" w:color="auto"/>
                <w:bottom w:val="none" w:sz="0" w:space="0" w:color="auto"/>
                <w:right w:val="none" w:sz="0" w:space="0" w:color="auto"/>
              </w:divBdr>
            </w:div>
            <w:div w:id="548035235">
              <w:marLeft w:val="0"/>
              <w:marRight w:val="0"/>
              <w:marTop w:val="0"/>
              <w:marBottom w:val="0"/>
              <w:divBdr>
                <w:top w:val="none" w:sz="0" w:space="0" w:color="auto"/>
                <w:left w:val="none" w:sz="0" w:space="0" w:color="auto"/>
                <w:bottom w:val="none" w:sz="0" w:space="0" w:color="auto"/>
                <w:right w:val="none" w:sz="0" w:space="0" w:color="auto"/>
              </w:divBdr>
            </w:div>
            <w:div w:id="681934832">
              <w:marLeft w:val="0"/>
              <w:marRight w:val="0"/>
              <w:marTop w:val="0"/>
              <w:marBottom w:val="0"/>
              <w:divBdr>
                <w:top w:val="none" w:sz="0" w:space="0" w:color="auto"/>
                <w:left w:val="none" w:sz="0" w:space="0" w:color="auto"/>
                <w:bottom w:val="none" w:sz="0" w:space="0" w:color="auto"/>
                <w:right w:val="none" w:sz="0" w:space="0" w:color="auto"/>
              </w:divBdr>
            </w:div>
            <w:div w:id="725950386">
              <w:marLeft w:val="0"/>
              <w:marRight w:val="0"/>
              <w:marTop w:val="0"/>
              <w:marBottom w:val="0"/>
              <w:divBdr>
                <w:top w:val="none" w:sz="0" w:space="0" w:color="auto"/>
                <w:left w:val="none" w:sz="0" w:space="0" w:color="auto"/>
                <w:bottom w:val="none" w:sz="0" w:space="0" w:color="auto"/>
                <w:right w:val="none" w:sz="0" w:space="0" w:color="auto"/>
              </w:divBdr>
            </w:div>
            <w:div w:id="817571415">
              <w:marLeft w:val="0"/>
              <w:marRight w:val="0"/>
              <w:marTop w:val="0"/>
              <w:marBottom w:val="0"/>
              <w:divBdr>
                <w:top w:val="none" w:sz="0" w:space="0" w:color="auto"/>
                <w:left w:val="none" w:sz="0" w:space="0" w:color="auto"/>
                <w:bottom w:val="none" w:sz="0" w:space="0" w:color="auto"/>
                <w:right w:val="none" w:sz="0" w:space="0" w:color="auto"/>
              </w:divBdr>
            </w:div>
            <w:div w:id="936793296">
              <w:marLeft w:val="0"/>
              <w:marRight w:val="0"/>
              <w:marTop w:val="0"/>
              <w:marBottom w:val="0"/>
              <w:divBdr>
                <w:top w:val="none" w:sz="0" w:space="0" w:color="auto"/>
                <w:left w:val="none" w:sz="0" w:space="0" w:color="auto"/>
                <w:bottom w:val="none" w:sz="0" w:space="0" w:color="auto"/>
                <w:right w:val="none" w:sz="0" w:space="0" w:color="auto"/>
              </w:divBdr>
            </w:div>
            <w:div w:id="1177891488">
              <w:marLeft w:val="0"/>
              <w:marRight w:val="0"/>
              <w:marTop w:val="0"/>
              <w:marBottom w:val="0"/>
              <w:divBdr>
                <w:top w:val="none" w:sz="0" w:space="0" w:color="auto"/>
                <w:left w:val="none" w:sz="0" w:space="0" w:color="auto"/>
                <w:bottom w:val="none" w:sz="0" w:space="0" w:color="auto"/>
                <w:right w:val="none" w:sz="0" w:space="0" w:color="auto"/>
              </w:divBdr>
            </w:div>
            <w:div w:id="1397432605">
              <w:marLeft w:val="0"/>
              <w:marRight w:val="0"/>
              <w:marTop w:val="0"/>
              <w:marBottom w:val="0"/>
              <w:divBdr>
                <w:top w:val="none" w:sz="0" w:space="0" w:color="auto"/>
                <w:left w:val="none" w:sz="0" w:space="0" w:color="auto"/>
                <w:bottom w:val="none" w:sz="0" w:space="0" w:color="auto"/>
                <w:right w:val="none" w:sz="0" w:space="0" w:color="auto"/>
              </w:divBdr>
            </w:div>
            <w:div w:id="1404180377">
              <w:marLeft w:val="0"/>
              <w:marRight w:val="0"/>
              <w:marTop w:val="0"/>
              <w:marBottom w:val="0"/>
              <w:divBdr>
                <w:top w:val="none" w:sz="0" w:space="0" w:color="auto"/>
                <w:left w:val="none" w:sz="0" w:space="0" w:color="auto"/>
                <w:bottom w:val="none" w:sz="0" w:space="0" w:color="auto"/>
                <w:right w:val="none" w:sz="0" w:space="0" w:color="auto"/>
              </w:divBdr>
            </w:div>
            <w:div w:id="1471556430">
              <w:marLeft w:val="0"/>
              <w:marRight w:val="0"/>
              <w:marTop w:val="0"/>
              <w:marBottom w:val="0"/>
              <w:divBdr>
                <w:top w:val="none" w:sz="0" w:space="0" w:color="auto"/>
                <w:left w:val="none" w:sz="0" w:space="0" w:color="auto"/>
                <w:bottom w:val="none" w:sz="0" w:space="0" w:color="auto"/>
                <w:right w:val="none" w:sz="0" w:space="0" w:color="auto"/>
              </w:divBdr>
            </w:div>
            <w:div w:id="1498420563">
              <w:marLeft w:val="0"/>
              <w:marRight w:val="0"/>
              <w:marTop w:val="0"/>
              <w:marBottom w:val="0"/>
              <w:divBdr>
                <w:top w:val="none" w:sz="0" w:space="0" w:color="auto"/>
                <w:left w:val="none" w:sz="0" w:space="0" w:color="auto"/>
                <w:bottom w:val="none" w:sz="0" w:space="0" w:color="auto"/>
                <w:right w:val="none" w:sz="0" w:space="0" w:color="auto"/>
              </w:divBdr>
            </w:div>
            <w:div w:id="1546139434">
              <w:marLeft w:val="0"/>
              <w:marRight w:val="0"/>
              <w:marTop w:val="0"/>
              <w:marBottom w:val="0"/>
              <w:divBdr>
                <w:top w:val="none" w:sz="0" w:space="0" w:color="auto"/>
                <w:left w:val="none" w:sz="0" w:space="0" w:color="auto"/>
                <w:bottom w:val="none" w:sz="0" w:space="0" w:color="auto"/>
                <w:right w:val="none" w:sz="0" w:space="0" w:color="auto"/>
              </w:divBdr>
            </w:div>
            <w:div w:id="1631474358">
              <w:marLeft w:val="0"/>
              <w:marRight w:val="0"/>
              <w:marTop w:val="0"/>
              <w:marBottom w:val="0"/>
              <w:divBdr>
                <w:top w:val="none" w:sz="0" w:space="0" w:color="auto"/>
                <w:left w:val="none" w:sz="0" w:space="0" w:color="auto"/>
                <w:bottom w:val="none" w:sz="0" w:space="0" w:color="auto"/>
                <w:right w:val="none" w:sz="0" w:space="0" w:color="auto"/>
              </w:divBdr>
            </w:div>
            <w:div w:id="1696689813">
              <w:marLeft w:val="0"/>
              <w:marRight w:val="0"/>
              <w:marTop w:val="0"/>
              <w:marBottom w:val="0"/>
              <w:divBdr>
                <w:top w:val="none" w:sz="0" w:space="0" w:color="auto"/>
                <w:left w:val="none" w:sz="0" w:space="0" w:color="auto"/>
                <w:bottom w:val="none" w:sz="0" w:space="0" w:color="auto"/>
                <w:right w:val="none" w:sz="0" w:space="0" w:color="auto"/>
              </w:divBdr>
            </w:div>
            <w:div w:id="1737052427">
              <w:marLeft w:val="0"/>
              <w:marRight w:val="0"/>
              <w:marTop w:val="0"/>
              <w:marBottom w:val="0"/>
              <w:divBdr>
                <w:top w:val="none" w:sz="0" w:space="0" w:color="auto"/>
                <w:left w:val="none" w:sz="0" w:space="0" w:color="auto"/>
                <w:bottom w:val="none" w:sz="0" w:space="0" w:color="auto"/>
                <w:right w:val="none" w:sz="0" w:space="0" w:color="auto"/>
              </w:divBdr>
            </w:div>
            <w:div w:id="1952204927">
              <w:marLeft w:val="0"/>
              <w:marRight w:val="0"/>
              <w:marTop w:val="0"/>
              <w:marBottom w:val="0"/>
              <w:divBdr>
                <w:top w:val="none" w:sz="0" w:space="0" w:color="auto"/>
                <w:left w:val="none" w:sz="0" w:space="0" w:color="auto"/>
                <w:bottom w:val="none" w:sz="0" w:space="0" w:color="auto"/>
                <w:right w:val="none" w:sz="0" w:space="0" w:color="auto"/>
              </w:divBdr>
            </w:div>
            <w:div w:id="2138836641">
              <w:marLeft w:val="0"/>
              <w:marRight w:val="0"/>
              <w:marTop w:val="0"/>
              <w:marBottom w:val="0"/>
              <w:divBdr>
                <w:top w:val="none" w:sz="0" w:space="0" w:color="auto"/>
                <w:left w:val="none" w:sz="0" w:space="0" w:color="auto"/>
                <w:bottom w:val="none" w:sz="0" w:space="0" w:color="auto"/>
                <w:right w:val="none" w:sz="0" w:space="0" w:color="auto"/>
              </w:divBdr>
            </w:div>
          </w:divsChild>
        </w:div>
        <w:div w:id="154807143">
          <w:marLeft w:val="0"/>
          <w:marRight w:val="0"/>
          <w:marTop w:val="0"/>
          <w:marBottom w:val="0"/>
          <w:divBdr>
            <w:top w:val="none" w:sz="0" w:space="0" w:color="auto"/>
            <w:left w:val="none" w:sz="0" w:space="0" w:color="auto"/>
            <w:bottom w:val="none" w:sz="0" w:space="0" w:color="auto"/>
            <w:right w:val="none" w:sz="0" w:space="0" w:color="auto"/>
          </w:divBdr>
          <w:divsChild>
            <w:div w:id="1087844592">
              <w:marLeft w:val="-75"/>
              <w:marRight w:val="0"/>
              <w:marTop w:val="30"/>
              <w:marBottom w:val="30"/>
              <w:divBdr>
                <w:top w:val="none" w:sz="0" w:space="0" w:color="auto"/>
                <w:left w:val="none" w:sz="0" w:space="0" w:color="auto"/>
                <w:bottom w:val="none" w:sz="0" w:space="0" w:color="auto"/>
                <w:right w:val="none" w:sz="0" w:space="0" w:color="auto"/>
              </w:divBdr>
              <w:divsChild>
                <w:div w:id="9726396">
                  <w:marLeft w:val="0"/>
                  <w:marRight w:val="0"/>
                  <w:marTop w:val="0"/>
                  <w:marBottom w:val="0"/>
                  <w:divBdr>
                    <w:top w:val="none" w:sz="0" w:space="0" w:color="auto"/>
                    <w:left w:val="none" w:sz="0" w:space="0" w:color="auto"/>
                    <w:bottom w:val="none" w:sz="0" w:space="0" w:color="auto"/>
                    <w:right w:val="none" w:sz="0" w:space="0" w:color="auto"/>
                  </w:divBdr>
                  <w:divsChild>
                    <w:div w:id="1580165394">
                      <w:marLeft w:val="0"/>
                      <w:marRight w:val="0"/>
                      <w:marTop w:val="0"/>
                      <w:marBottom w:val="0"/>
                      <w:divBdr>
                        <w:top w:val="none" w:sz="0" w:space="0" w:color="auto"/>
                        <w:left w:val="none" w:sz="0" w:space="0" w:color="auto"/>
                        <w:bottom w:val="none" w:sz="0" w:space="0" w:color="auto"/>
                        <w:right w:val="none" w:sz="0" w:space="0" w:color="auto"/>
                      </w:divBdr>
                    </w:div>
                  </w:divsChild>
                </w:div>
                <w:div w:id="18095125">
                  <w:marLeft w:val="0"/>
                  <w:marRight w:val="0"/>
                  <w:marTop w:val="0"/>
                  <w:marBottom w:val="0"/>
                  <w:divBdr>
                    <w:top w:val="none" w:sz="0" w:space="0" w:color="auto"/>
                    <w:left w:val="none" w:sz="0" w:space="0" w:color="auto"/>
                    <w:bottom w:val="none" w:sz="0" w:space="0" w:color="auto"/>
                    <w:right w:val="none" w:sz="0" w:space="0" w:color="auto"/>
                  </w:divBdr>
                  <w:divsChild>
                    <w:div w:id="1879007372">
                      <w:marLeft w:val="0"/>
                      <w:marRight w:val="0"/>
                      <w:marTop w:val="0"/>
                      <w:marBottom w:val="0"/>
                      <w:divBdr>
                        <w:top w:val="none" w:sz="0" w:space="0" w:color="auto"/>
                        <w:left w:val="none" w:sz="0" w:space="0" w:color="auto"/>
                        <w:bottom w:val="none" w:sz="0" w:space="0" w:color="auto"/>
                        <w:right w:val="none" w:sz="0" w:space="0" w:color="auto"/>
                      </w:divBdr>
                    </w:div>
                  </w:divsChild>
                </w:div>
                <w:div w:id="19017704">
                  <w:marLeft w:val="0"/>
                  <w:marRight w:val="0"/>
                  <w:marTop w:val="0"/>
                  <w:marBottom w:val="0"/>
                  <w:divBdr>
                    <w:top w:val="none" w:sz="0" w:space="0" w:color="auto"/>
                    <w:left w:val="none" w:sz="0" w:space="0" w:color="auto"/>
                    <w:bottom w:val="none" w:sz="0" w:space="0" w:color="auto"/>
                    <w:right w:val="none" w:sz="0" w:space="0" w:color="auto"/>
                  </w:divBdr>
                  <w:divsChild>
                    <w:div w:id="558635954">
                      <w:marLeft w:val="0"/>
                      <w:marRight w:val="0"/>
                      <w:marTop w:val="0"/>
                      <w:marBottom w:val="0"/>
                      <w:divBdr>
                        <w:top w:val="none" w:sz="0" w:space="0" w:color="auto"/>
                        <w:left w:val="none" w:sz="0" w:space="0" w:color="auto"/>
                        <w:bottom w:val="none" w:sz="0" w:space="0" w:color="auto"/>
                        <w:right w:val="none" w:sz="0" w:space="0" w:color="auto"/>
                      </w:divBdr>
                    </w:div>
                  </w:divsChild>
                </w:div>
                <w:div w:id="22020581">
                  <w:marLeft w:val="0"/>
                  <w:marRight w:val="0"/>
                  <w:marTop w:val="0"/>
                  <w:marBottom w:val="0"/>
                  <w:divBdr>
                    <w:top w:val="none" w:sz="0" w:space="0" w:color="auto"/>
                    <w:left w:val="none" w:sz="0" w:space="0" w:color="auto"/>
                    <w:bottom w:val="none" w:sz="0" w:space="0" w:color="auto"/>
                    <w:right w:val="none" w:sz="0" w:space="0" w:color="auto"/>
                  </w:divBdr>
                  <w:divsChild>
                    <w:div w:id="1527064288">
                      <w:marLeft w:val="0"/>
                      <w:marRight w:val="0"/>
                      <w:marTop w:val="0"/>
                      <w:marBottom w:val="0"/>
                      <w:divBdr>
                        <w:top w:val="none" w:sz="0" w:space="0" w:color="auto"/>
                        <w:left w:val="none" w:sz="0" w:space="0" w:color="auto"/>
                        <w:bottom w:val="none" w:sz="0" w:space="0" w:color="auto"/>
                        <w:right w:val="none" w:sz="0" w:space="0" w:color="auto"/>
                      </w:divBdr>
                    </w:div>
                  </w:divsChild>
                </w:div>
                <w:div w:id="24671797">
                  <w:marLeft w:val="0"/>
                  <w:marRight w:val="0"/>
                  <w:marTop w:val="0"/>
                  <w:marBottom w:val="0"/>
                  <w:divBdr>
                    <w:top w:val="none" w:sz="0" w:space="0" w:color="auto"/>
                    <w:left w:val="none" w:sz="0" w:space="0" w:color="auto"/>
                    <w:bottom w:val="none" w:sz="0" w:space="0" w:color="auto"/>
                    <w:right w:val="none" w:sz="0" w:space="0" w:color="auto"/>
                  </w:divBdr>
                  <w:divsChild>
                    <w:div w:id="62992888">
                      <w:marLeft w:val="0"/>
                      <w:marRight w:val="0"/>
                      <w:marTop w:val="0"/>
                      <w:marBottom w:val="0"/>
                      <w:divBdr>
                        <w:top w:val="none" w:sz="0" w:space="0" w:color="auto"/>
                        <w:left w:val="none" w:sz="0" w:space="0" w:color="auto"/>
                        <w:bottom w:val="none" w:sz="0" w:space="0" w:color="auto"/>
                        <w:right w:val="none" w:sz="0" w:space="0" w:color="auto"/>
                      </w:divBdr>
                    </w:div>
                  </w:divsChild>
                </w:div>
                <w:div w:id="41252944">
                  <w:marLeft w:val="0"/>
                  <w:marRight w:val="0"/>
                  <w:marTop w:val="0"/>
                  <w:marBottom w:val="0"/>
                  <w:divBdr>
                    <w:top w:val="none" w:sz="0" w:space="0" w:color="auto"/>
                    <w:left w:val="none" w:sz="0" w:space="0" w:color="auto"/>
                    <w:bottom w:val="none" w:sz="0" w:space="0" w:color="auto"/>
                    <w:right w:val="none" w:sz="0" w:space="0" w:color="auto"/>
                  </w:divBdr>
                  <w:divsChild>
                    <w:div w:id="1993824299">
                      <w:marLeft w:val="0"/>
                      <w:marRight w:val="0"/>
                      <w:marTop w:val="0"/>
                      <w:marBottom w:val="0"/>
                      <w:divBdr>
                        <w:top w:val="none" w:sz="0" w:space="0" w:color="auto"/>
                        <w:left w:val="none" w:sz="0" w:space="0" w:color="auto"/>
                        <w:bottom w:val="none" w:sz="0" w:space="0" w:color="auto"/>
                        <w:right w:val="none" w:sz="0" w:space="0" w:color="auto"/>
                      </w:divBdr>
                    </w:div>
                  </w:divsChild>
                </w:div>
                <w:div w:id="50230444">
                  <w:marLeft w:val="0"/>
                  <w:marRight w:val="0"/>
                  <w:marTop w:val="0"/>
                  <w:marBottom w:val="0"/>
                  <w:divBdr>
                    <w:top w:val="none" w:sz="0" w:space="0" w:color="auto"/>
                    <w:left w:val="none" w:sz="0" w:space="0" w:color="auto"/>
                    <w:bottom w:val="none" w:sz="0" w:space="0" w:color="auto"/>
                    <w:right w:val="none" w:sz="0" w:space="0" w:color="auto"/>
                  </w:divBdr>
                  <w:divsChild>
                    <w:div w:id="214700380">
                      <w:marLeft w:val="0"/>
                      <w:marRight w:val="0"/>
                      <w:marTop w:val="0"/>
                      <w:marBottom w:val="0"/>
                      <w:divBdr>
                        <w:top w:val="none" w:sz="0" w:space="0" w:color="auto"/>
                        <w:left w:val="none" w:sz="0" w:space="0" w:color="auto"/>
                        <w:bottom w:val="none" w:sz="0" w:space="0" w:color="auto"/>
                        <w:right w:val="none" w:sz="0" w:space="0" w:color="auto"/>
                      </w:divBdr>
                    </w:div>
                  </w:divsChild>
                </w:div>
                <w:div w:id="57751492">
                  <w:marLeft w:val="0"/>
                  <w:marRight w:val="0"/>
                  <w:marTop w:val="0"/>
                  <w:marBottom w:val="0"/>
                  <w:divBdr>
                    <w:top w:val="none" w:sz="0" w:space="0" w:color="auto"/>
                    <w:left w:val="none" w:sz="0" w:space="0" w:color="auto"/>
                    <w:bottom w:val="none" w:sz="0" w:space="0" w:color="auto"/>
                    <w:right w:val="none" w:sz="0" w:space="0" w:color="auto"/>
                  </w:divBdr>
                  <w:divsChild>
                    <w:div w:id="1225874342">
                      <w:marLeft w:val="0"/>
                      <w:marRight w:val="0"/>
                      <w:marTop w:val="0"/>
                      <w:marBottom w:val="0"/>
                      <w:divBdr>
                        <w:top w:val="none" w:sz="0" w:space="0" w:color="auto"/>
                        <w:left w:val="none" w:sz="0" w:space="0" w:color="auto"/>
                        <w:bottom w:val="none" w:sz="0" w:space="0" w:color="auto"/>
                        <w:right w:val="none" w:sz="0" w:space="0" w:color="auto"/>
                      </w:divBdr>
                    </w:div>
                  </w:divsChild>
                </w:div>
                <w:div w:id="62918855">
                  <w:marLeft w:val="0"/>
                  <w:marRight w:val="0"/>
                  <w:marTop w:val="0"/>
                  <w:marBottom w:val="0"/>
                  <w:divBdr>
                    <w:top w:val="none" w:sz="0" w:space="0" w:color="auto"/>
                    <w:left w:val="none" w:sz="0" w:space="0" w:color="auto"/>
                    <w:bottom w:val="none" w:sz="0" w:space="0" w:color="auto"/>
                    <w:right w:val="none" w:sz="0" w:space="0" w:color="auto"/>
                  </w:divBdr>
                  <w:divsChild>
                    <w:div w:id="1426608991">
                      <w:marLeft w:val="0"/>
                      <w:marRight w:val="0"/>
                      <w:marTop w:val="0"/>
                      <w:marBottom w:val="0"/>
                      <w:divBdr>
                        <w:top w:val="none" w:sz="0" w:space="0" w:color="auto"/>
                        <w:left w:val="none" w:sz="0" w:space="0" w:color="auto"/>
                        <w:bottom w:val="none" w:sz="0" w:space="0" w:color="auto"/>
                        <w:right w:val="none" w:sz="0" w:space="0" w:color="auto"/>
                      </w:divBdr>
                    </w:div>
                  </w:divsChild>
                </w:div>
                <w:div w:id="64033717">
                  <w:marLeft w:val="0"/>
                  <w:marRight w:val="0"/>
                  <w:marTop w:val="0"/>
                  <w:marBottom w:val="0"/>
                  <w:divBdr>
                    <w:top w:val="none" w:sz="0" w:space="0" w:color="auto"/>
                    <w:left w:val="none" w:sz="0" w:space="0" w:color="auto"/>
                    <w:bottom w:val="none" w:sz="0" w:space="0" w:color="auto"/>
                    <w:right w:val="none" w:sz="0" w:space="0" w:color="auto"/>
                  </w:divBdr>
                  <w:divsChild>
                    <w:div w:id="790051123">
                      <w:marLeft w:val="0"/>
                      <w:marRight w:val="0"/>
                      <w:marTop w:val="0"/>
                      <w:marBottom w:val="0"/>
                      <w:divBdr>
                        <w:top w:val="none" w:sz="0" w:space="0" w:color="auto"/>
                        <w:left w:val="none" w:sz="0" w:space="0" w:color="auto"/>
                        <w:bottom w:val="none" w:sz="0" w:space="0" w:color="auto"/>
                        <w:right w:val="none" w:sz="0" w:space="0" w:color="auto"/>
                      </w:divBdr>
                    </w:div>
                  </w:divsChild>
                </w:div>
                <w:div w:id="69158604">
                  <w:marLeft w:val="0"/>
                  <w:marRight w:val="0"/>
                  <w:marTop w:val="0"/>
                  <w:marBottom w:val="0"/>
                  <w:divBdr>
                    <w:top w:val="none" w:sz="0" w:space="0" w:color="auto"/>
                    <w:left w:val="none" w:sz="0" w:space="0" w:color="auto"/>
                    <w:bottom w:val="none" w:sz="0" w:space="0" w:color="auto"/>
                    <w:right w:val="none" w:sz="0" w:space="0" w:color="auto"/>
                  </w:divBdr>
                  <w:divsChild>
                    <w:div w:id="525607435">
                      <w:marLeft w:val="0"/>
                      <w:marRight w:val="0"/>
                      <w:marTop w:val="0"/>
                      <w:marBottom w:val="0"/>
                      <w:divBdr>
                        <w:top w:val="none" w:sz="0" w:space="0" w:color="auto"/>
                        <w:left w:val="none" w:sz="0" w:space="0" w:color="auto"/>
                        <w:bottom w:val="none" w:sz="0" w:space="0" w:color="auto"/>
                        <w:right w:val="none" w:sz="0" w:space="0" w:color="auto"/>
                      </w:divBdr>
                    </w:div>
                  </w:divsChild>
                </w:div>
                <w:div w:id="72508407">
                  <w:marLeft w:val="0"/>
                  <w:marRight w:val="0"/>
                  <w:marTop w:val="0"/>
                  <w:marBottom w:val="0"/>
                  <w:divBdr>
                    <w:top w:val="none" w:sz="0" w:space="0" w:color="auto"/>
                    <w:left w:val="none" w:sz="0" w:space="0" w:color="auto"/>
                    <w:bottom w:val="none" w:sz="0" w:space="0" w:color="auto"/>
                    <w:right w:val="none" w:sz="0" w:space="0" w:color="auto"/>
                  </w:divBdr>
                  <w:divsChild>
                    <w:div w:id="2023168779">
                      <w:marLeft w:val="0"/>
                      <w:marRight w:val="0"/>
                      <w:marTop w:val="0"/>
                      <w:marBottom w:val="0"/>
                      <w:divBdr>
                        <w:top w:val="none" w:sz="0" w:space="0" w:color="auto"/>
                        <w:left w:val="none" w:sz="0" w:space="0" w:color="auto"/>
                        <w:bottom w:val="none" w:sz="0" w:space="0" w:color="auto"/>
                        <w:right w:val="none" w:sz="0" w:space="0" w:color="auto"/>
                      </w:divBdr>
                    </w:div>
                  </w:divsChild>
                </w:div>
                <w:div w:id="75981970">
                  <w:marLeft w:val="0"/>
                  <w:marRight w:val="0"/>
                  <w:marTop w:val="0"/>
                  <w:marBottom w:val="0"/>
                  <w:divBdr>
                    <w:top w:val="none" w:sz="0" w:space="0" w:color="auto"/>
                    <w:left w:val="none" w:sz="0" w:space="0" w:color="auto"/>
                    <w:bottom w:val="none" w:sz="0" w:space="0" w:color="auto"/>
                    <w:right w:val="none" w:sz="0" w:space="0" w:color="auto"/>
                  </w:divBdr>
                  <w:divsChild>
                    <w:div w:id="1828203089">
                      <w:marLeft w:val="0"/>
                      <w:marRight w:val="0"/>
                      <w:marTop w:val="0"/>
                      <w:marBottom w:val="0"/>
                      <w:divBdr>
                        <w:top w:val="none" w:sz="0" w:space="0" w:color="auto"/>
                        <w:left w:val="none" w:sz="0" w:space="0" w:color="auto"/>
                        <w:bottom w:val="none" w:sz="0" w:space="0" w:color="auto"/>
                        <w:right w:val="none" w:sz="0" w:space="0" w:color="auto"/>
                      </w:divBdr>
                    </w:div>
                  </w:divsChild>
                </w:div>
                <w:div w:id="86926916">
                  <w:marLeft w:val="0"/>
                  <w:marRight w:val="0"/>
                  <w:marTop w:val="0"/>
                  <w:marBottom w:val="0"/>
                  <w:divBdr>
                    <w:top w:val="none" w:sz="0" w:space="0" w:color="auto"/>
                    <w:left w:val="none" w:sz="0" w:space="0" w:color="auto"/>
                    <w:bottom w:val="none" w:sz="0" w:space="0" w:color="auto"/>
                    <w:right w:val="none" w:sz="0" w:space="0" w:color="auto"/>
                  </w:divBdr>
                  <w:divsChild>
                    <w:div w:id="212936223">
                      <w:marLeft w:val="0"/>
                      <w:marRight w:val="0"/>
                      <w:marTop w:val="0"/>
                      <w:marBottom w:val="0"/>
                      <w:divBdr>
                        <w:top w:val="none" w:sz="0" w:space="0" w:color="auto"/>
                        <w:left w:val="none" w:sz="0" w:space="0" w:color="auto"/>
                        <w:bottom w:val="none" w:sz="0" w:space="0" w:color="auto"/>
                        <w:right w:val="none" w:sz="0" w:space="0" w:color="auto"/>
                      </w:divBdr>
                    </w:div>
                  </w:divsChild>
                </w:div>
                <w:div w:id="123885729">
                  <w:marLeft w:val="0"/>
                  <w:marRight w:val="0"/>
                  <w:marTop w:val="0"/>
                  <w:marBottom w:val="0"/>
                  <w:divBdr>
                    <w:top w:val="none" w:sz="0" w:space="0" w:color="auto"/>
                    <w:left w:val="none" w:sz="0" w:space="0" w:color="auto"/>
                    <w:bottom w:val="none" w:sz="0" w:space="0" w:color="auto"/>
                    <w:right w:val="none" w:sz="0" w:space="0" w:color="auto"/>
                  </w:divBdr>
                  <w:divsChild>
                    <w:div w:id="1433434541">
                      <w:marLeft w:val="0"/>
                      <w:marRight w:val="0"/>
                      <w:marTop w:val="0"/>
                      <w:marBottom w:val="0"/>
                      <w:divBdr>
                        <w:top w:val="none" w:sz="0" w:space="0" w:color="auto"/>
                        <w:left w:val="none" w:sz="0" w:space="0" w:color="auto"/>
                        <w:bottom w:val="none" w:sz="0" w:space="0" w:color="auto"/>
                        <w:right w:val="none" w:sz="0" w:space="0" w:color="auto"/>
                      </w:divBdr>
                    </w:div>
                  </w:divsChild>
                </w:div>
                <w:div w:id="131023112">
                  <w:marLeft w:val="0"/>
                  <w:marRight w:val="0"/>
                  <w:marTop w:val="0"/>
                  <w:marBottom w:val="0"/>
                  <w:divBdr>
                    <w:top w:val="none" w:sz="0" w:space="0" w:color="auto"/>
                    <w:left w:val="none" w:sz="0" w:space="0" w:color="auto"/>
                    <w:bottom w:val="none" w:sz="0" w:space="0" w:color="auto"/>
                    <w:right w:val="none" w:sz="0" w:space="0" w:color="auto"/>
                  </w:divBdr>
                  <w:divsChild>
                    <w:div w:id="1445421106">
                      <w:marLeft w:val="0"/>
                      <w:marRight w:val="0"/>
                      <w:marTop w:val="0"/>
                      <w:marBottom w:val="0"/>
                      <w:divBdr>
                        <w:top w:val="none" w:sz="0" w:space="0" w:color="auto"/>
                        <w:left w:val="none" w:sz="0" w:space="0" w:color="auto"/>
                        <w:bottom w:val="none" w:sz="0" w:space="0" w:color="auto"/>
                        <w:right w:val="none" w:sz="0" w:space="0" w:color="auto"/>
                      </w:divBdr>
                    </w:div>
                  </w:divsChild>
                </w:div>
                <w:div w:id="131989855">
                  <w:marLeft w:val="0"/>
                  <w:marRight w:val="0"/>
                  <w:marTop w:val="0"/>
                  <w:marBottom w:val="0"/>
                  <w:divBdr>
                    <w:top w:val="none" w:sz="0" w:space="0" w:color="auto"/>
                    <w:left w:val="none" w:sz="0" w:space="0" w:color="auto"/>
                    <w:bottom w:val="none" w:sz="0" w:space="0" w:color="auto"/>
                    <w:right w:val="none" w:sz="0" w:space="0" w:color="auto"/>
                  </w:divBdr>
                  <w:divsChild>
                    <w:div w:id="1684285543">
                      <w:marLeft w:val="0"/>
                      <w:marRight w:val="0"/>
                      <w:marTop w:val="0"/>
                      <w:marBottom w:val="0"/>
                      <w:divBdr>
                        <w:top w:val="none" w:sz="0" w:space="0" w:color="auto"/>
                        <w:left w:val="none" w:sz="0" w:space="0" w:color="auto"/>
                        <w:bottom w:val="none" w:sz="0" w:space="0" w:color="auto"/>
                        <w:right w:val="none" w:sz="0" w:space="0" w:color="auto"/>
                      </w:divBdr>
                    </w:div>
                  </w:divsChild>
                </w:div>
                <w:div w:id="134181178">
                  <w:marLeft w:val="0"/>
                  <w:marRight w:val="0"/>
                  <w:marTop w:val="0"/>
                  <w:marBottom w:val="0"/>
                  <w:divBdr>
                    <w:top w:val="none" w:sz="0" w:space="0" w:color="auto"/>
                    <w:left w:val="none" w:sz="0" w:space="0" w:color="auto"/>
                    <w:bottom w:val="none" w:sz="0" w:space="0" w:color="auto"/>
                    <w:right w:val="none" w:sz="0" w:space="0" w:color="auto"/>
                  </w:divBdr>
                  <w:divsChild>
                    <w:div w:id="748576882">
                      <w:marLeft w:val="0"/>
                      <w:marRight w:val="0"/>
                      <w:marTop w:val="0"/>
                      <w:marBottom w:val="0"/>
                      <w:divBdr>
                        <w:top w:val="none" w:sz="0" w:space="0" w:color="auto"/>
                        <w:left w:val="none" w:sz="0" w:space="0" w:color="auto"/>
                        <w:bottom w:val="none" w:sz="0" w:space="0" w:color="auto"/>
                        <w:right w:val="none" w:sz="0" w:space="0" w:color="auto"/>
                      </w:divBdr>
                    </w:div>
                  </w:divsChild>
                </w:div>
                <w:div w:id="149947839">
                  <w:marLeft w:val="0"/>
                  <w:marRight w:val="0"/>
                  <w:marTop w:val="0"/>
                  <w:marBottom w:val="0"/>
                  <w:divBdr>
                    <w:top w:val="none" w:sz="0" w:space="0" w:color="auto"/>
                    <w:left w:val="none" w:sz="0" w:space="0" w:color="auto"/>
                    <w:bottom w:val="none" w:sz="0" w:space="0" w:color="auto"/>
                    <w:right w:val="none" w:sz="0" w:space="0" w:color="auto"/>
                  </w:divBdr>
                  <w:divsChild>
                    <w:div w:id="604575949">
                      <w:marLeft w:val="0"/>
                      <w:marRight w:val="0"/>
                      <w:marTop w:val="0"/>
                      <w:marBottom w:val="0"/>
                      <w:divBdr>
                        <w:top w:val="none" w:sz="0" w:space="0" w:color="auto"/>
                        <w:left w:val="none" w:sz="0" w:space="0" w:color="auto"/>
                        <w:bottom w:val="none" w:sz="0" w:space="0" w:color="auto"/>
                        <w:right w:val="none" w:sz="0" w:space="0" w:color="auto"/>
                      </w:divBdr>
                    </w:div>
                  </w:divsChild>
                </w:div>
                <w:div w:id="155415205">
                  <w:marLeft w:val="0"/>
                  <w:marRight w:val="0"/>
                  <w:marTop w:val="0"/>
                  <w:marBottom w:val="0"/>
                  <w:divBdr>
                    <w:top w:val="none" w:sz="0" w:space="0" w:color="auto"/>
                    <w:left w:val="none" w:sz="0" w:space="0" w:color="auto"/>
                    <w:bottom w:val="none" w:sz="0" w:space="0" w:color="auto"/>
                    <w:right w:val="none" w:sz="0" w:space="0" w:color="auto"/>
                  </w:divBdr>
                  <w:divsChild>
                    <w:div w:id="517669198">
                      <w:marLeft w:val="0"/>
                      <w:marRight w:val="0"/>
                      <w:marTop w:val="0"/>
                      <w:marBottom w:val="0"/>
                      <w:divBdr>
                        <w:top w:val="none" w:sz="0" w:space="0" w:color="auto"/>
                        <w:left w:val="none" w:sz="0" w:space="0" w:color="auto"/>
                        <w:bottom w:val="none" w:sz="0" w:space="0" w:color="auto"/>
                        <w:right w:val="none" w:sz="0" w:space="0" w:color="auto"/>
                      </w:divBdr>
                    </w:div>
                  </w:divsChild>
                </w:div>
                <w:div w:id="217715202">
                  <w:marLeft w:val="0"/>
                  <w:marRight w:val="0"/>
                  <w:marTop w:val="0"/>
                  <w:marBottom w:val="0"/>
                  <w:divBdr>
                    <w:top w:val="none" w:sz="0" w:space="0" w:color="auto"/>
                    <w:left w:val="none" w:sz="0" w:space="0" w:color="auto"/>
                    <w:bottom w:val="none" w:sz="0" w:space="0" w:color="auto"/>
                    <w:right w:val="none" w:sz="0" w:space="0" w:color="auto"/>
                  </w:divBdr>
                  <w:divsChild>
                    <w:div w:id="359281875">
                      <w:marLeft w:val="0"/>
                      <w:marRight w:val="0"/>
                      <w:marTop w:val="0"/>
                      <w:marBottom w:val="0"/>
                      <w:divBdr>
                        <w:top w:val="none" w:sz="0" w:space="0" w:color="auto"/>
                        <w:left w:val="none" w:sz="0" w:space="0" w:color="auto"/>
                        <w:bottom w:val="none" w:sz="0" w:space="0" w:color="auto"/>
                        <w:right w:val="none" w:sz="0" w:space="0" w:color="auto"/>
                      </w:divBdr>
                    </w:div>
                  </w:divsChild>
                </w:div>
                <w:div w:id="235479083">
                  <w:marLeft w:val="0"/>
                  <w:marRight w:val="0"/>
                  <w:marTop w:val="0"/>
                  <w:marBottom w:val="0"/>
                  <w:divBdr>
                    <w:top w:val="none" w:sz="0" w:space="0" w:color="auto"/>
                    <w:left w:val="none" w:sz="0" w:space="0" w:color="auto"/>
                    <w:bottom w:val="none" w:sz="0" w:space="0" w:color="auto"/>
                    <w:right w:val="none" w:sz="0" w:space="0" w:color="auto"/>
                  </w:divBdr>
                  <w:divsChild>
                    <w:div w:id="209002619">
                      <w:marLeft w:val="0"/>
                      <w:marRight w:val="0"/>
                      <w:marTop w:val="0"/>
                      <w:marBottom w:val="0"/>
                      <w:divBdr>
                        <w:top w:val="none" w:sz="0" w:space="0" w:color="auto"/>
                        <w:left w:val="none" w:sz="0" w:space="0" w:color="auto"/>
                        <w:bottom w:val="none" w:sz="0" w:space="0" w:color="auto"/>
                        <w:right w:val="none" w:sz="0" w:space="0" w:color="auto"/>
                      </w:divBdr>
                    </w:div>
                  </w:divsChild>
                </w:div>
                <w:div w:id="242567572">
                  <w:marLeft w:val="0"/>
                  <w:marRight w:val="0"/>
                  <w:marTop w:val="0"/>
                  <w:marBottom w:val="0"/>
                  <w:divBdr>
                    <w:top w:val="none" w:sz="0" w:space="0" w:color="auto"/>
                    <w:left w:val="none" w:sz="0" w:space="0" w:color="auto"/>
                    <w:bottom w:val="none" w:sz="0" w:space="0" w:color="auto"/>
                    <w:right w:val="none" w:sz="0" w:space="0" w:color="auto"/>
                  </w:divBdr>
                  <w:divsChild>
                    <w:div w:id="1566797365">
                      <w:marLeft w:val="0"/>
                      <w:marRight w:val="0"/>
                      <w:marTop w:val="0"/>
                      <w:marBottom w:val="0"/>
                      <w:divBdr>
                        <w:top w:val="none" w:sz="0" w:space="0" w:color="auto"/>
                        <w:left w:val="none" w:sz="0" w:space="0" w:color="auto"/>
                        <w:bottom w:val="none" w:sz="0" w:space="0" w:color="auto"/>
                        <w:right w:val="none" w:sz="0" w:space="0" w:color="auto"/>
                      </w:divBdr>
                    </w:div>
                  </w:divsChild>
                </w:div>
                <w:div w:id="264315494">
                  <w:marLeft w:val="0"/>
                  <w:marRight w:val="0"/>
                  <w:marTop w:val="0"/>
                  <w:marBottom w:val="0"/>
                  <w:divBdr>
                    <w:top w:val="none" w:sz="0" w:space="0" w:color="auto"/>
                    <w:left w:val="none" w:sz="0" w:space="0" w:color="auto"/>
                    <w:bottom w:val="none" w:sz="0" w:space="0" w:color="auto"/>
                    <w:right w:val="none" w:sz="0" w:space="0" w:color="auto"/>
                  </w:divBdr>
                  <w:divsChild>
                    <w:div w:id="1530529332">
                      <w:marLeft w:val="0"/>
                      <w:marRight w:val="0"/>
                      <w:marTop w:val="0"/>
                      <w:marBottom w:val="0"/>
                      <w:divBdr>
                        <w:top w:val="none" w:sz="0" w:space="0" w:color="auto"/>
                        <w:left w:val="none" w:sz="0" w:space="0" w:color="auto"/>
                        <w:bottom w:val="none" w:sz="0" w:space="0" w:color="auto"/>
                        <w:right w:val="none" w:sz="0" w:space="0" w:color="auto"/>
                      </w:divBdr>
                    </w:div>
                  </w:divsChild>
                </w:div>
                <w:div w:id="270825469">
                  <w:marLeft w:val="0"/>
                  <w:marRight w:val="0"/>
                  <w:marTop w:val="0"/>
                  <w:marBottom w:val="0"/>
                  <w:divBdr>
                    <w:top w:val="none" w:sz="0" w:space="0" w:color="auto"/>
                    <w:left w:val="none" w:sz="0" w:space="0" w:color="auto"/>
                    <w:bottom w:val="none" w:sz="0" w:space="0" w:color="auto"/>
                    <w:right w:val="none" w:sz="0" w:space="0" w:color="auto"/>
                  </w:divBdr>
                  <w:divsChild>
                    <w:div w:id="723990505">
                      <w:marLeft w:val="0"/>
                      <w:marRight w:val="0"/>
                      <w:marTop w:val="0"/>
                      <w:marBottom w:val="0"/>
                      <w:divBdr>
                        <w:top w:val="none" w:sz="0" w:space="0" w:color="auto"/>
                        <w:left w:val="none" w:sz="0" w:space="0" w:color="auto"/>
                        <w:bottom w:val="none" w:sz="0" w:space="0" w:color="auto"/>
                        <w:right w:val="none" w:sz="0" w:space="0" w:color="auto"/>
                      </w:divBdr>
                    </w:div>
                  </w:divsChild>
                </w:div>
                <w:div w:id="272129462">
                  <w:marLeft w:val="0"/>
                  <w:marRight w:val="0"/>
                  <w:marTop w:val="0"/>
                  <w:marBottom w:val="0"/>
                  <w:divBdr>
                    <w:top w:val="none" w:sz="0" w:space="0" w:color="auto"/>
                    <w:left w:val="none" w:sz="0" w:space="0" w:color="auto"/>
                    <w:bottom w:val="none" w:sz="0" w:space="0" w:color="auto"/>
                    <w:right w:val="none" w:sz="0" w:space="0" w:color="auto"/>
                  </w:divBdr>
                  <w:divsChild>
                    <w:div w:id="1815443938">
                      <w:marLeft w:val="0"/>
                      <w:marRight w:val="0"/>
                      <w:marTop w:val="0"/>
                      <w:marBottom w:val="0"/>
                      <w:divBdr>
                        <w:top w:val="none" w:sz="0" w:space="0" w:color="auto"/>
                        <w:left w:val="none" w:sz="0" w:space="0" w:color="auto"/>
                        <w:bottom w:val="none" w:sz="0" w:space="0" w:color="auto"/>
                        <w:right w:val="none" w:sz="0" w:space="0" w:color="auto"/>
                      </w:divBdr>
                    </w:div>
                  </w:divsChild>
                </w:div>
                <w:div w:id="289823398">
                  <w:marLeft w:val="0"/>
                  <w:marRight w:val="0"/>
                  <w:marTop w:val="0"/>
                  <w:marBottom w:val="0"/>
                  <w:divBdr>
                    <w:top w:val="none" w:sz="0" w:space="0" w:color="auto"/>
                    <w:left w:val="none" w:sz="0" w:space="0" w:color="auto"/>
                    <w:bottom w:val="none" w:sz="0" w:space="0" w:color="auto"/>
                    <w:right w:val="none" w:sz="0" w:space="0" w:color="auto"/>
                  </w:divBdr>
                  <w:divsChild>
                    <w:div w:id="1914898333">
                      <w:marLeft w:val="0"/>
                      <w:marRight w:val="0"/>
                      <w:marTop w:val="0"/>
                      <w:marBottom w:val="0"/>
                      <w:divBdr>
                        <w:top w:val="none" w:sz="0" w:space="0" w:color="auto"/>
                        <w:left w:val="none" w:sz="0" w:space="0" w:color="auto"/>
                        <w:bottom w:val="none" w:sz="0" w:space="0" w:color="auto"/>
                        <w:right w:val="none" w:sz="0" w:space="0" w:color="auto"/>
                      </w:divBdr>
                    </w:div>
                  </w:divsChild>
                </w:div>
                <w:div w:id="302972967">
                  <w:marLeft w:val="0"/>
                  <w:marRight w:val="0"/>
                  <w:marTop w:val="0"/>
                  <w:marBottom w:val="0"/>
                  <w:divBdr>
                    <w:top w:val="none" w:sz="0" w:space="0" w:color="auto"/>
                    <w:left w:val="none" w:sz="0" w:space="0" w:color="auto"/>
                    <w:bottom w:val="none" w:sz="0" w:space="0" w:color="auto"/>
                    <w:right w:val="none" w:sz="0" w:space="0" w:color="auto"/>
                  </w:divBdr>
                  <w:divsChild>
                    <w:div w:id="1160850512">
                      <w:marLeft w:val="0"/>
                      <w:marRight w:val="0"/>
                      <w:marTop w:val="0"/>
                      <w:marBottom w:val="0"/>
                      <w:divBdr>
                        <w:top w:val="none" w:sz="0" w:space="0" w:color="auto"/>
                        <w:left w:val="none" w:sz="0" w:space="0" w:color="auto"/>
                        <w:bottom w:val="none" w:sz="0" w:space="0" w:color="auto"/>
                        <w:right w:val="none" w:sz="0" w:space="0" w:color="auto"/>
                      </w:divBdr>
                    </w:div>
                  </w:divsChild>
                </w:div>
                <w:div w:id="307978868">
                  <w:marLeft w:val="0"/>
                  <w:marRight w:val="0"/>
                  <w:marTop w:val="0"/>
                  <w:marBottom w:val="0"/>
                  <w:divBdr>
                    <w:top w:val="none" w:sz="0" w:space="0" w:color="auto"/>
                    <w:left w:val="none" w:sz="0" w:space="0" w:color="auto"/>
                    <w:bottom w:val="none" w:sz="0" w:space="0" w:color="auto"/>
                    <w:right w:val="none" w:sz="0" w:space="0" w:color="auto"/>
                  </w:divBdr>
                  <w:divsChild>
                    <w:div w:id="1011837376">
                      <w:marLeft w:val="0"/>
                      <w:marRight w:val="0"/>
                      <w:marTop w:val="0"/>
                      <w:marBottom w:val="0"/>
                      <w:divBdr>
                        <w:top w:val="none" w:sz="0" w:space="0" w:color="auto"/>
                        <w:left w:val="none" w:sz="0" w:space="0" w:color="auto"/>
                        <w:bottom w:val="none" w:sz="0" w:space="0" w:color="auto"/>
                        <w:right w:val="none" w:sz="0" w:space="0" w:color="auto"/>
                      </w:divBdr>
                    </w:div>
                  </w:divsChild>
                </w:div>
                <w:div w:id="312954910">
                  <w:marLeft w:val="0"/>
                  <w:marRight w:val="0"/>
                  <w:marTop w:val="0"/>
                  <w:marBottom w:val="0"/>
                  <w:divBdr>
                    <w:top w:val="none" w:sz="0" w:space="0" w:color="auto"/>
                    <w:left w:val="none" w:sz="0" w:space="0" w:color="auto"/>
                    <w:bottom w:val="none" w:sz="0" w:space="0" w:color="auto"/>
                    <w:right w:val="none" w:sz="0" w:space="0" w:color="auto"/>
                  </w:divBdr>
                  <w:divsChild>
                    <w:div w:id="21631615">
                      <w:marLeft w:val="0"/>
                      <w:marRight w:val="0"/>
                      <w:marTop w:val="0"/>
                      <w:marBottom w:val="0"/>
                      <w:divBdr>
                        <w:top w:val="none" w:sz="0" w:space="0" w:color="auto"/>
                        <w:left w:val="none" w:sz="0" w:space="0" w:color="auto"/>
                        <w:bottom w:val="none" w:sz="0" w:space="0" w:color="auto"/>
                        <w:right w:val="none" w:sz="0" w:space="0" w:color="auto"/>
                      </w:divBdr>
                    </w:div>
                  </w:divsChild>
                </w:div>
                <w:div w:id="344599177">
                  <w:marLeft w:val="0"/>
                  <w:marRight w:val="0"/>
                  <w:marTop w:val="0"/>
                  <w:marBottom w:val="0"/>
                  <w:divBdr>
                    <w:top w:val="none" w:sz="0" w:space="0" w:color="auto"/>
                    <w:left w:val="none" w:sz="0" w:space="0" w:color="auto"/>
                    <w:bottom w:val="none" w:sz="0" w:space="0" w:color="auto"/>
                    <w:right w:val="none" w:sz="0" w:space="0" w:color="auto"/>
                  </w:divBdr>
                  <w:divsChild>
                    <w:div w:id="676883681">
                      <w:marLeft w:val="0"/>
                      <w:marRight w:val="0"/>
                      <w:marTop w:val="0"/>
                      <w:marBottom w:val="0"/>
                      <w:divBdr>
                        <w:top w:val="none" w:sz="0" w:space="0" w:color="auto"/>
                        <w:left w:val="none" w:sz="0" w:space="0" w:color="auto"/>
                        <w:bottom w:val="none" w:sz="0" w:space="0" w:color="auto"/>
                        <w:right w:val="none" w:sz="0" w:space="0" w:color="auto"/>
                      </w:divBdr>
                    </w:div>
                  </w:divsChild>
                </w:div>
                <w:div w:id="349259520">
                  <w:marLeft w:val="0"/>
                  <w:marRight w:val="0"/>
                  <w:marTop w:val="0"/>
                  <w:marBottom w:val="0"/>
                  <w:divBdr>
                    <w:top w:val="none" w:sz="0" w:space="0" w:color="auto"/>
                    <w:left w:val="none" w:sz="0" w:space="0" w:color="auto"/>
                    <w:bottom w:val="none" w:sz="0" w:space="0" w:color="auto"/>
                    <w:right w:val="none" w:sz="0" w:space="0" w:color="auto"/>
                  </w:divBdr>
                  <w:divsChild>
                    <w:div w:id="2097700618">
                      <w:marLeft w:val="0"/>
                      <w:marRight w:val="0"/>
                      <w:marTop w:val="0"/>
                      <w:marBottom w:val="0"/>
                      <w:divBdr>
                        <w:top w:val="none" w:sz="0" w:space="0" w:color="auto"/>
                        <w:left w:val="none" w:sz="0" w:space="0" w:color="auto"/>
                        <w:bottom w:val="none" w:sz="0" w:space="0" w:color="auto"/>
                        <w:right w:val="none" w:sz="0" w:space="0" w:color="auto"/>
                      </w:divBdr>
                    </w:div>
                  </w:divsChild>
                </w:div>
                <w:div w:id="355275629">
                  <w:marLeft w:val="0"/>
                  <w:marRight w:val="0"/>
                  <w:marTop w:val="0"/>
                  <w:marBottom w:val="0"/>
                  <w:divBdr>
                    <w:top w:val="none" w:sz="0" w:space="0" w:color="auto"/>
                    <w:left w:val="none" w:sz="0" w:space="0" w:color="auto"/>
                    <w:bottom w:val="none" w:sz="0" w:space="0" w:color="auto"/>
                    <w:right w:val="none" w:sz="0" w:space="0" w:color="auto"/>
                  </w:divBdr>
                  <w:divsChild>
                    <w:div w:id="162429701">
                      <w:marLeft w:val="0"/>
                      <w:marRight w:val="0"/>
                      <w:marTop w:val="0"/>
                      <w:marBottom w:val="0"/>
                      <w:divBdr>
                        <w:top w:val="none" w:sz="0" w:space="0" w:color="auto"/>
                        <w:left w:val="none" w:sz="0" w:space="0" w:color="auto"/>
                        <w:bottom w:val="none" w:sz="0" w:space="0" w:color="auto"/>
                        <w:right w:val="none" w:sz="0" w:space="0" w:color="auto"/>
                      </w:divBdr>
                    </w:div>
                  </w:divsChild>
                </w:div>
                <w:div w:id="365720369">
                  <w:marLeft w:val="0"/>
                  <w:marRight w:val="0"/>
                  <w:marTop w:val="0"/>
                  <w:marBottom w:val="0"/>
                  <w:divBdr>
                    <w:top w:val="none" w:sz="0" w:space="0" w:color="auto"/>
                    <w:left w:val="none" w:sz="0" w:space="0" w:color="auto"/>
                    <w:bottom w:val="none" w:sz="0" w:space="0" w:color="auto"/>
                    <w:right w:val="none" w:sz="0" w:space="0" w:color="auto"/>
                  </w:divBdr>
                  <w:divsChild>
                    <w:div w:id="2078091301">
                      <w:marLeft w:val="0"/>
                      <w:marRight w:val="0"/>
                      <w:marTop w:val="0"/>
                      <w:marBottom w:val="0"/>
                      <w:divBdr>
                        <w:top w:val="none" w:sz="0" w:space="0" w:color="auto"/>
                        <w:left w:val="none" w:sz="0" w:space="0" w:color="auto"/>
                        <w:bottom w:val="none" w:sz="0" w:space="0" w:color="auto"/>
                        <w:right w:val="none" w:sz="0" w:space="0" w:color="auto"/>
                      </w:divBdr>
                    </w:div>
                  </w:divsChild>
                </w:div>
                <w:div w:id="368533368">
                  <w:marLeft w:val="0"/>
                  <w:marRight w:val="0"/>
                  <w:marTop w:val="0"/>
                  <w:marBottom w:val="0"/>
                  <w:divBdr>
                    <w:top w:val="none" w:sz="0" w:space="0" w:color="auto"/>
                    <w:left w:val="none" w:sz="0" w:space="0" w:color="auto"/>
                    <w:bottom w:val="none" w:sz="0" w:space="0" w:color="auto"/>
                    <w:right w:val="none" w:sz="0" w:space="0" w:color="auto"/>
                  </w:divBdr>
                  <w:divsChild>
                    <w:div w:id="1576815558">
                      <w:marLeft w:val="0"/>
                      <w:marRight w:val="0"/>
                      <w:marTop w:val="0"/>
                      <w:marBottom w:val="0"/>
                      <w:divBdr>
                        <w:top w:val="none" w:sz="0" w:space="0" w:color="auto"/>
                        <w:left w:val="none" w:sz="0" w:space="0" w:color="auto"/>
                        <w:bottom w:val="none" w:sz="0" w:space="0" w:color="auto"/>
                        <w:right w:val="none" w:sz="0" w:space="0" w:color="auto"/>
                      </w:divBdr>
                    </w:div>
                  </w:divsChild>
                </w:div>
                <w:div w:id="370611209">
                  <w:marLeft w:val="0"/>
                  <w:marRight w:val="0"/>
                  <w:marTop w:val="0"/>
                  <w:marBottom w:val="0"/>
                  <w:divBdr>
                    <w:top w:val="none" w:sz="0" w:space="0" w:color="auto"/>
                    <w:left w:val="none" w:sz="0" w:space="0" w:color="auto"/>
                    <w:bottom w:val="none" w:sz="0" w:space="0" w:color="auto"/>
                    <w:right w:val="none" w:sz="0" w:space="0" w:color="auto"/>
                  </w:divBdr>
                  <w:divsChild>
                    <w:div w:id="1172914057">
                      <w:marLeft w:val="0"/>
                      <w:marRight w:val="0"/>
                      <w:marTop w:val="0"/>
                      <w:marBottom w:val="0"/>
                      <w:divBdr>
                        <w:top w:val="none" w:sz="0" w:space="0" w:color="auto"/>
                        <w:left w:val="none" w:sz="0" w:space="0" w:color="auto"/>
                        <w:bottom w:val="none" w:sz="0" w:space="0" w:color="auto"/>
                        <w:right w:val="none" w:sz="0" w:space="0" w:color="auto"/>
                      </w:divBdr>
                    </w:div>
                  </w:divsChild>
                </w:div>
                <w:div w:id="397674092">
                  <w:marLeft w:val="0"/>
                  <w:marRight w:val="0"/>
                  <w:marTop w:val="0"/>
                  <w:marBottom w:val="0"/>
                  <w:divBdr>
                    <w:top w:val="none" w:sz="0" w:space="0" w:color="auto"/>
                    <w:left w:val="none" w:sz="0" w:space="0" w:color="auto"/>
                    <w:bottom w:val="none" w:sz="0" w:space="0" w:color="auto"/>
                    <w:right w:val="none" w:sz="0" w:space="0" w:color="auto"/>
                  </w:divBdr>
                  <w:divsChild>
                    <w:div w:id="399408104">
                      <w:marLeft w:val="0"/>
                      <w:marRight w:val="0"/>
                      <w:marTop w:val="0"/>
                      <w:marBottom w:val="0"/>
                      <w:divBdr>
                        <w:top w:val="none" w:sz="0" w:space="0" w:color="auto"/>
                        <w:left w:val="none" w:sz="0" w:space="0" w:color="auto"/>
                        <w:bottom w:val="none" w:sz="0" w:space="0" w:color="auto"/>
                        <w:right w:val="none" w:sz="0" w:space="0" w:color="auto"/>
                      </w:divBdr>
                    </w:div>
                  </w:divsChild>
                </w:div>
                <w:div w:id="399251093">
                  <w:marLeft w:val="0"/>
                  <w:marRight w:val="0"/>
                  <w:marTop w:val="0"/>
                  <w:marBottom w:val="0"/>
                  <w:divBdr>
                    <w:top w:val="none" w:sz="0" w:space="0" w:color="auto"/>
                    <w:left w:val="none" w:sz="0" w:space="0" w:color="auto"/>
                    <w:bottom w:val="none" w:sz="0" w:space="0" w:color="auto"/>
                    <w:right w:val="none" w:sz="0" w:space="0" w:color="auto"/>
                  </w:divBdr>
                  <w:divsChild>
                    <w:div w:id="1836915357">
                      <w:marLeft w:val="0"/>
                      <w:marRight w:val="0"/>
                      <w:marTop w:val="0"/>
                      <w:marBottom w:val="0"/>
                      <w:divBdr>
                        <w:top w:val="none" w:sz="0" w:space="0" w:color="auto"/>
                        <w:left w:val="none" w:sz="0" w:space="0" w:color="auto"/>
                        <w:bottom w:val="none" w:sz="0" w:space="0" w:color="auto"/>
                        <w:right w:val="none" w:sz="0" w:space="0" w:color="auto"/>
                      </w:divBdr>
                    </w:div>
                  </w:divsChild>
                </w:div>
                <w:div w:id="403646599">
                  <w:marLeft w:val="0"/>
                  <w:marRight w:val="0"/>
                  <w:marTop w:val="0"/>
                  <w:marBottom w:val="0"/>
                  <w:divBdr>
                    <w:top w:val="none" w:sz="0" w:space="0" w:color="auto"/>
                    <w:left w:val="none" w:sz="0" w:space="0" w:color="auto"/>
                    <w:bottom w:val="none" w:sz="0" w:space="0" w:color="auto"/>
                    <w:right w:val="none" w:sz="0" w:space="0" w:color="auto"/>
                  </w:divBdr>
                  <w:divsChild>
                    <w:div w:id="424615285">
                      <w:marLeft w:val="0"/>
                      <w:marRight w:val="0"/>
                      <w:marTop w:val="0"/>
                      <w:marBottom w:val="0"/>
                      <w:divBdr>
                        <w:top w:val="none" w:sz="0" w:space="0" w:color="auto"/>
                        <w:left w:val="none" w:sz="0" w:space="0" w:color="auto"/>
                        <w:bottom w:val="none" w:sz="0" w:space="0" w:color="auto"/>
                        <w:right w:val="none" w:sz="0" w:space="0" w:color="auto"/>
                      </w:divBdr>
                    </w:div>
                  </w:divsChild>
                </w:div>
                <w:div w:id="411778931">
                  <w:marLeft w:val="0"/>
                  <w:marRight w:val="0"/>
                  <w:marTop w:val="0"/>
                  <w:marBottom w:val="0"/>
                  <w:divBdr>
                    <w:top w:val="none" w:sz="0" w:space="0" w:color="auto"/>
                    <w:left w:val="none" w:sz="0" w:space="0" w:color="auto"/>
                    <w:bottom w:val="none" w:sz="0" w:space="0" w:color="auto"/>
                    <w:right w:val="none" w:sz="0" w:space="0" w:color="auto"/>
                  </w:divBdr>
                  <w:divsChild>
                    <w:div w:id="2141654214">
                      <w:marLeft w:val="0"/>
                      <w:marRight w:val="0"/>
                      <w:marTop w:val="0"/>
                      <w:marBottom w:val="0"/>
                      <w:divBdr>
                        <w:top w:val="none" w:sz="0" w:space="0" w:color="auto"/>
                        <w:left w:val="none" w:sz="0" w:space="0" w:color="auto"/>
                        <w:bottom w:val="none" w:sz="0" w:space="0" w:color="auto"/>
                        <w:right w:val="none" w:sz="0" w:space="0" w:color="auto"/>
                      </w:divBdr>
                    </w:div>
                  </w:divsChild>
                </w:div>
                <w:div w:id="414087585">
                  <w:marLeft w:val="0"/>
                  <w:marRight w:val="0"/>
                  <w:marTop w:val="0"/>
                  <w:marBottom w:val="0"/>
                  <w:divBdr>
                    <w:top w:val="none" w:sz="0" w:space="0" w:color="auto"/>
                    <w:left w:val="none" w:sz="0" w:space="0" w:color="auto"/>
                    <w:bottom w:val="none" w:sz="0" w:space="0" w:color="auto"/>
                    <w:right w:val="none" w:sz="0" w:space="0" w:color="auto"/>
                  </w:divBdr>
                  <w:divsChild>
                    <w:div w:id="1208570760">
                      <w:marLeft w:val="0"/>
                      <w:marRight w:val="0"/>
                      <w:marTop w:val="0"/>
                      <w:marBottom w:val="0"/>
                      <w:divBdr>
                        <w:top w:val="none" w:sz="0" w:space="0" w:color="auto"/>
                        <w:left w:val="none" w:sz="0" w:space="0" w:color="auto"/>
                        <w:bottom w:val="none" w:sz="0" w:space="0" w:color="auto"/>
                        <w:right w:val="none" w:sz="0" w:space="0" w:color="auto"/>
                      </w:divBdr>
                    </w:div>
                  </w:divsChild>
                </w:div>
                <w:div w:id="415708838">
                  <w:marLeft w:val="0"/>
                  <w:marRight w:val="0"/>
                  <w:marTop w:val="0"/>
                  <w:marBottom w:val="0"/>
                  <w:divBdr>
                    <w:top w:val="none" w:sz="0" w:space="0" w:color="auto"/>
                    <w:left w:val="none" w:sz="0" w:space="0" w:color="auto"/>
                    <w:bottom w:val="none" w:sz="0" w:space="0" w:color="auto"/>
                    <w:right w:val="none" w:sz="0" w:space="0" w:color="auto"/>
                  </w:divBdr>
                  <w:divsChild>
                    <w:div w:id="1006324718">
                      <w:marLeft w:val="0"/>
                      <w:marRight w:val="0"/>
                      <w:marTop w:val="0"/>
                      <w:marBottom w:val="0"/>
                      <w:divBdr>
                        <w:top w:val="none" w:sz="0" w:space="0" w:color="auto"/>
                        <w:left w:val="none" w:sz="0" w:space="0" w:color="auto"/>
                        <w:bottom w:val="none" w:sz="0" w:space="0" w:color="auto"/>
                        <w:right w:val="none" w:sz="0" w:space="0" w:color="auto"/>
                      </w:divBdr>
                    </w:div>
                  </w:divsChild>
                </w:div>
                <w:div w:id="454954599">
                  <w:marLeft w:val="0"/>
                  <w:marRight w:val="0"/>
                  <w:marTop w:val="0"/>
                  <w:marBottom w:val="0"/>
                  <w:divBdr>
                    <w:top w:val="none" w:sz="0" w:space="0" w:color="auto"/>
                    <w:left w:val="none" w:sz="0" w:space="0" w:color="auto"/>
                    <w:bottom w:val="none" w:sz="0" w:space="0" w:color="auto"/>
                    <w:right w:val="none" w:sz="0" w:space="0" w:color="auto"/>
                  </w:divBdr>
                  <w:divsChild>
                    <w:div w:id="1632441176">
                      <w:marLeft w:val="0"/>
                      <w:marRight w:val="0"/>
                      <w:marTop w:val="0"/>
                      <w:marBottom w:val="0"/>
                      <w:divBdr>
                        <w:top w:val="none" w:sz="0" w:space="0" w:color="auto"/>
                        <w:left w:val="none" w:sz="0" w:space="0" w:color="auto"/>
                        <w:bottom w:val="none" w:sz="0" w:space="0" w:color="auto"/>
                        <w:right w:val="none" w:sz="0" w:space="0" w:color="auto"/>
                      </w:divBdr>
                    </w:div>
                  </w:divsChild>
                </w:div>
                <w:div w:id="457377905">
                  <w:marLeft w:val="0"/>
                  <w:marRight w:val="0"/>
                  <w:marTop w:val="0"/>
                  <w:marBottom w:val="0"/>
                  <w:divBdr>
                    <w:top w:val="none" w:sz="0" w:space="0" w:color="auto"/>
                    <w:left w:val="none" w:sz="0" w:space="0" w:color="auto"/>
                    <w:bottom w:val="none" w:sz="0" w:space="0" w:color="auto"/>
                    <w:right w:val="none" w:sz="0" w:space="0" w:color="auto"/>
                  </w:divBdr>
                  <w:divsChild>
                    <w:div w:id="1024214185">
                      <w:marLeft w:val="0"/>
                      <w:marRight w:val="0"/>
                      <w:marTop w:val="0"/>
                      <w:marBottom w:val="0"/>
                      <w:divBdr>
                        <w:top w:val="none" w:sz="0" w:space="0" w:color="auto"/>
                        <w:left w:val="none" w:sz="0" w:space="0" w:color="auto"/>
                        <w:bottom w:val="none" w:sz="0" w:space="0" w:color="auto"/>
                        <w:right w:val="none" w:sz="0" w:space="0" w:color="auto"/>
                      </w:divBdr>
                    </w:div>
                  </w:divsChild>
                </w:div>
                <w:div w:id="466557437">
                  <w:marLeft w:val="0"/>
                  <w:marRight w:val="0"/>
                  <w:marTop w:val="0"/>
                  <w:marBottom w:val="0"/>
                  <w:divBdr>
                    <w:top w:val="none" w:sz="0" w:space="0" w:color="auto"/>
                    <w:left w:val="none" w:sz="0" w:space="0" w:color="auto"/>
                    <w:bottom w:val="none" w:sz="0" w:space="0" w:color="auto"/>
                    <w:right w:val="none" w:sz="0" w:space="0" w:color="auto"/>
                  </w:divBdr>
                  <w:divsChild>
                    <w:div w:id="2050687997">
                      <w:marLeft w:val="0"/>
                      <w:marRight w:val="0"/>
                      <w:marTop w:val="0"/>
                      <w:marBottom w:val="0"/>
                      <w:divBdr>
                        <w:top w:val="none" w:sz="0" w:space="0" w:color="auto"/>
                        <w:left w:val="none" w:sz="0" w:space="0" w:color="auto"/>
                        <w:bottom w:val="none" w:sz="0" w:space="0" w:color="auto"/>
                        <w:right w:val="none" w:sz="0" w:space="0" w:color="auto"/>
                      </w:divBdr>
                    </w:div>
                  </w:divsChild>
                </w:div>
                <w:div w:id="479927457">
                  <w:marLeft w:val="0"/>
                  <w:marRight w:val="0"/>
                  <w:marTop w:val="0"/>
                  <w:marBottom w:val="0"/>
                  <w:divBdr>
                    <w:top w:val="none" w:sz="0" w:space="0" w:color="auto"/>
                    <w:left w:val="none" w:sz="0" w:space="0" w:color="auto"/>
                    <w:bottom w:val="none" w:sz="0" w:space="0" w:color="auto"/>
                    <w:right w:val="none" w:sz="0" w:space="0" w:color="auto"/>
                  </w:divBdr>
                  <w:divsChild>
                    <w:div w:id="2142338224">
                      <w:marLeft w:val="0"/>
                      <w:marRight w:val="0"/>
                      <w:marTop w:val="0"/>
                      <w:marBottom w:val="0"/>
                      <w:divBdr>
                        <w:top w:val="none" w:sz="0" w:space="0" w:color="auto"/>
                        <w:left w:val="none" w:sz="0" w:space="0" w:color="auto"/>
                        <w:bottom w:val="none" w:sz="0" w:space="0" w:color="auto"/>
                        <w:right w:val="none" w:sz="0" w:space="0" w:color="auto"/>
                      </w:divBdr>
                    </w:div>
                  </w:divsChild>
                </w:div>
                <w:div w:id="490878736">
                  <w:marLeft w:val="0"/>
                  <w:marRight w:val="0"/>
                  <w:marTop w:val="0"/>
                  <w:marBottom w:val="0"/>
                  <w:divBdr>
                    <w:top w:val="none" w:sz="0" w:space="0" w:color="auto"/>
                    <w:left w:val="none" w:sz="0" w:space="0" w:color="auto"/>
                    <w:bottom w:val="none" w:sz="0" w:space="0" w:color="auto"/>
                    <w:right w:val="none" w:sz="0" w:space="0" w:color="auto"/>
                  </w:divBdr>
                  <w:divsChild>
                    <w:div w:id="1446192902">
                      <w:marLeft w:val="0"/>
                      <w:marRight w:val="0"/>
                      <w:marTop w:val="0"/>
                      <w:marBottom w:val="0"/>
                      <w:divBdr>
                        <w:top w:val="none" w:sz="0" w:space="0" w:color="auto"/>
                        <w:left w:val="none" w:sz="0" w:space="0" w:color="auto"/>
                        <w:bottom w:val="none" w:sz="0" w:space="0" w:color="auto"/>
                        <w:right w:val="none" w:sz="0" w:space="0" w:color="auto"/>
                      </w:divBdr>
                    </w:div>
                  </w:divsChild>
                </w:div>
                <w:div w:id="537209508">
                  <w:marLeft w:val="0"/>
                  <w:marRight w:val="0"/>
                  <w:marTop w:val="0"/>
                  <w:marBottom w:val="0"/>
                  <w:divBdr>
                    <w:top w:val="none" w:sz="0" w:space="0" w:color="auto"/>
                    <w:left w:val="none" w:sz="0" w:space="0" w:color="auto"/>
                    <w:bottom w:val="none" w:sz="0" w:space="0" w:color="auto"/>
                    <w:right w:val="none" w:sz="0" w:space="0" w:color="auto"/>
                  </w:divBdr>
                  <w:divsChild>
                    <w:div w:id="1461924334">
                      <w:marLeft w:val="0"/>
                      <w:marRight w:val="0"/>
                      <w:marTop w:val="0"/>
                      <w:marBottom w:val="0"/>
                      <w:divBdr>
                        <w:top w:val="none" w:sz="0" w:space="0" w:color="auto"/>
                        <w:left w:val="none" w:sz="0" w:space="0" w:color="auto"/>
                        <w:bottom w:val="none" w:sz="0" w:space="0" w:color="auto"/>
                        <w:right w:val="none" w:sz="0" w:space="0" w:color="auto"/>
                      </w:divBdr>
                    </w:div>
                  </w:divsChild>
                </w:div>
                <w:div w:id="559637978">
                  <w:marLeft w:val="0"/>
                  <w:marRight w:val="0"/>
                  <w:marTop w:val="0"/>
                  <w:marBottom w:val="0"/>
                  <w:divBdr>
                    <w:top w:val="none" w:sz="0" w:space="0" w:color="auto"/>
                    <w:left w:val="none" w:sz="0" w:space="0" w:color="auto"/>
                    <w:bottom w:val="none" w:sz="0" w:space="0" w:color="auto"/>
                    <w:right w:val="none" w:sz="0" w:space="0" w:color="auto"/>
                  </w:divBdr>
                  <w:divsChild>
                    <w:div w:id="496699450">
                      <w:marLeft w:val="0"/>
                      <w:marRight w:val="0"/>
                      <w:marTop w:val="0"/>
                      <w:marBottom w:val="0"/>
                      <w:divBdr>
                        <w:top w:val="none" w:sz="0" w:space="0" w:color="auto"/>
                        <w:left w:val="none" w:sz="0" w:space="0" w:color="auto"/>
                        <w:bottom w:val="none" w:sz="0" w:space="0" w:color="auto"/>
                        <w:right w:val="none" w:sz="0" w:space="0" w:color="auto"/>
                      </w:divBdr>
                    </w:div>
                  </w:divsChild>
                </w:div>
                <w:div w:id="565380592">
                  <w:marLeft w:val="0"/>
                  <w:marRight w:val="0"/>
                  <w:marTop w:val="0"/>
                  <w:marBottom w:val="0"/>
                  <w:divBdr>
                    <w:top w:val="none" w:sz="0" w:space="0" w:color="auto"/>
                    <w:left w:val="none" w:sz="0" w:space="0" w:color="auto"/>
                    <w:bottom w:val="none" w:sz="0" w:space="0" w:color="auto"/>
                    <w:right w:val="none" w:sz="0" w:space="0" w:color="auto"/>
                  </w:divBdr>
                  <w:divsChild>
                    <w:div w:id="1066302927">
                      <w:marLeft w:val="0"/>
                      <w:marRight w:val="0"/>
                      <w:marTop w:val="0"/>
                      <w:marBottom w:val="0"/>
                      <w:divBdr>
                        <w:top w:val="none" w:sz="0" w:space="0" w:color="auto"/>
                        <w:left w:val="none" w:sz="0" w:space="0" w:color="auto"/>
                        <w:bottom w:val="none" w:sz="0" w:space="0" w:color="auto"/>
                        <w:right w:val="none" w:sz="0" w:space="0" w:color="auto"/>
                      </w:divBdr>
                    </w:div>
                  </w:divsChild>
                </w:div>
                <w:div w:id="568151922">
                  <w:marLeft w:val="0"/>
                  <w:marRight w:val="0"/>
                  <w:marTop w:val="0"/>
                  <w:marBottom w:val="0"/>
                  <w:divBdr>
                    <w:top w:val="none" w:sz="0" w:space="0" w:color="auto"/>
                    <w:left w:val="none" w:sz="0" w:space="0" w:color="auto"/>
                    <w:bottom w:val="none" w:sz="0" w:space="0" w:color="auto"/>
                    <w:right w:val="none" w:sz="0" w:space="0" w:color="auto"/>
                  </w:divBdr>
                  <w:divsChild>
                    <w:div w:id="432747805">
                      <w:marLeft w:val="0"/>
                      <w:marRight w:val="0"/>
                      <w:marTop w:val="0"/>
                      <w:marBottom w:val="0"/>
                      <w:divBdr>
                        <w:top w:val="none" w:sz="0" w:space="0" w:color="auto"/>
                        <w:left w:val="none" w:sz="0" w:space="0" w:color="auto"/>
                        <w:bottom w:val="none" w:sz="0" w:space="0" w:color="auto"/>
                        <w:right w:val="none" w:sz="0" w:space="0" w:color="auto"/>
                      </w:divBdr>
                    </w:div>
                  </w:divsChild>
                </w:div>
                <w:div w:id="577978801">
                  <w:marLeft w:val="0"/>
                  <w:marRight w:val="0"/>
                  <w:marTop w:val="0"/>
                  <w:marBottom w:val="0"/>
                  <w:divBdr>
                    <w:top w:val="none" w:sz="0" w:space="0" w:color="auto"/>
                    <w:left w:val="none" w:sz="0" w:space="0" w:color="auto"/>
                    <w:bottom w:val="none" w:sz="0" w:space="0" w:color="auto"/>
                    <w:right w:val="none" w:sz="0" w:space="0" w:color="auto"/>
                  </w:divBdr>
                  <w:divsChild>
                    <w:div w:id="595985189">
                      <w:marLeft w:val="0"/>
                      <w:marRight w:val="0"/>
                      <w:marTop w:val="0"/>
                      <w:marBottom w:val="0"/>
                      <w:divBdr>
                        <w:top w:val="none" w:sz="0" w:space="0" w:color="auto"/>
                        <w:left w:val="none" w:sz="0" w:space="0" w:color="auto"/>
                        <w:bottom w:val="none" w:sz="0" w:space="0" w:color="auto"/>
                        <w:right w:val="none" w:sz="0" w:space="0" w:color="auto"/>
                      </w:divBdr>
                    </w:div>
                  </w:divsChild>
                </w:div>
                <w:div w:id="581254988">
                  <w:marLeft w:val="0"/>
                  <w:marRight w:val="0"/>
                  <w:marTop w:val="0"/>
                  <w:marBottom w:val="0"/>
                  <w:divBdr>
                    <w:top w:val="none" w:sz="0" w:space="0" w:color="auto"/>
                    <w:left w:val="none" w:sz="0" w:space="0" w:color="auto"/>
                    <w:bottom w:val="none" w:sz="0" w:space="0" w:color="auto"/>
                    <w:right w:val="none" w:sz="0" w:space="0" w:color="auto"/>
                  </w:divBdr>
                  <w:divsChild>
                    <w:div w:id="117069404">
                      <w:marLeft w:val="0"/>
                      <w:marRight w:val="0"/>
                      <w:marTop w:val="0"/>
                      <w:marBottom w:val="0"/>
                      <w:divBdr>
                        <w:top w:val="none" w:sz="0" w:space="0" w:color="auto"/>
                        <w:left w:val="none" w:sz="0" w:space="0" w:color="auto"/>
                        <w:bottom w:val="none" w:sz="0" w:space="0" w:color="auto"/>
                        <w:right w:val="none" w:sz="0" w:space="0" w:color="auto"/>
                      </w:divBdr>
                    </w:div>
                  </w:divsChild>
                </w:div>
                <w:div w:id="584725496">
                  <w:marLeft w:val="0"/>
                  <w:marRight w:val="0"/>
                  <w:marTop w:val="0"/>
                  <w:marBottom w:val="0"/>
                  <w:divBdr>
                    <w:top w:val="none" w:sz="0" w:space="0" w:color="auto"/>
                    <w:left w:val="none" w:sz="0" w:space="0" w:color="auto"/>
                    <w:bottom w:val="none" w:sz="0" w:space="0" w:color="auto"/>
                    <w:right w:val="none" w:sz="0" w:space="0" w:color="auto"/>
                  </w:divBdr>
                  <w:divsChild>
                    <w:div w:id="1729575951">
                      <w:marLeft w:val="0"/>
                      <w:marRight w:val="0"/>
                      <w:marTop w:val="0"/>
                      <w:marBottom w:val="0"/>
                      <w:divBdr>
                        <w:top w:val="none" w:sz="0" w:space="0" w:color="auto"/>
                        <w:left w:val="none" w:sz="0" w:space="0" w:color="auto"/>
                        <w:bottom w:val="none" w:sz="0" w:space="0" w:color="auto"/>
                        <w:right w:val="none" w:sz="0" w:space="0" w:color="auto"/>
                      </w:divBdr>
                    </w:div>
                  </w:divsChild>
                </w:div>
                <w:div w:id="595866469">
                  <w:marLeft w:val="0"/>
                  <w:marRight w:val="0"/>
                  <w:marTop w:val="0"/>
                  <w:marBottom w:val="0"/>
                  <w:divBdr>
                    <w:top w:val="none" w:sz="0" w:space="0" w:color="auto"/>
                    <w:left w:val="none" w:sz="0" w:space="0" w:color="auto"/>
                    <w:bottom w:val="none" w:sz="0" w:space="0" w:color="auto"/>
                    <w:right w:val="none" w:sz="0" w:space="0" w:color="auto"/>
                  </w:divBdr>
                  <w:divsChild>
                    <w:div w:id="1971323445">
                      <w:marLeft w:val="0"/>
                      <w:marRight w:val="0"/>
                      <w:marTop w:val="0"/>
                      <w:marBottom w:val="0"/>
                      <w:divBdr>
                        <w:top w:val="none" w:sz="0" w:space="0" w:color="auto"/>
                        <w:left w:val="none" w:sz="0" w:space="0" w:color="auto"/>
                        <w:bottom w:val="none" w:sz="0" w:space="0" w:color="auto"/>
                        <w:right w:val="none" w:sz="0" w:space="0" w:color="auto"/>
                      </w:divBdr>
                    </w:div>
                  </w:divsChild>
                </w:div>
                <w:div w:id="616251501">
                  <w:marLeft w:val="0"/>
                  <w:marRight w:val="0"/>
                  <w:marTop w:val="0"/>
                  <w:marBottom w:val="0"/>
                  <w:divBdr>
                    <w:top w:val="none" w:sz="0" w:space="0" w:color="auto"/>
                    <w:left w:val="none" w:sz="0" w:space="0" w:color="auto"/>
                    <w:bottom w:val="none" w:sz="0" w:space="0" w:color="auto"/>
                    <w:right w:val="none" w:sz="0" w:space="0" w:color="auto"/>
                  </w:divBdr>
                  <w:divsChild>
                    <w:div w:id="229000468">
                      <w:marLeft w:val="0"/>
                      <w:marRight w:val="0"/>
                      <w:marTop w:val="0"/>
                      <w:marBottom w:val="0"/>
                      <w:divBdr>
                        <w:top w:val="none" w:sz="0" w:space="0" w:color="auto"/>
                        <w:left w:val="none" w:sz="0" w:space="0" w:color="auto"/>
                        <w:bottom w:val="none" w:sz="0" w:space="0" w:color="auto"/>
                        <w:right w:val="none" w:sz="0" w:space="0" w:color="auto"/>
                      </w:divBdr>
                    </w:div>
                  </w:divsChild>
                </w:div>
                <w:div w:id="618679816">
                  <w:marLeft w:val="0"/>
                  <w:marRight w:val="0"/>
                  <w:marTop w:val="0"/>
                  <w:marBottom w:val="0"/>
                  <w:divBdr>
                    <w:top w:val="none" w:sz="0" w:space="0" w:color="auto"/>
                    <w:left w:val="none" w:sz="0" w:space="0" w:color="auto"/>
                    <w:bottom w:val="none" w:sz="0" w:space="0" w:color="auto"/>
                    <w:right w:val="none" w:sz="0" w:space="0" w:color="auto"/>
                  </w:divBdr>
                  <w:divsChild>
                    <w:div w:id="643044141">
                      <w:marLeft w:val="0"/>
                      <w:marRight w:val="0"/>
                      <w:marTop w:val="0"/>
                      <w:marBottom w:val="0"/>
                      <w:divBdr>
                        <w:top w:val="none" w:sz="0" w:space="0" w:color="auto"/>
                        <w:left w:val="none" w:sz="0" w:space="0" w:color="auto"/>
                        <w:bottom w:val="none" w:sz="0" w:space="0" w:color="auto"/>
                        <w:right w:val="none" w:sz="0" w:space="0" w:color="auto"/>
                      </w:divBdr>
                    </w:div>
                  </w:divsChild>
                </w:div>
                <w:div w:id="620309140">
                  <w:marLeft w:val="0"/>
                  <w:marRight w:val="0"/>
                  <w:marTop w:val="0"/>
                  <w:marBottom w:val="0"/>
                  <w:divBdr>
                    <w:top w:val="none" w:sz="0" w:space="0" w:color="auto"/>
                    <w:left w:val="none" w:sz="0" w:space="0" w:color="auto"/>
                    <w:bottom w:val="none" w:sz="0" w:space="0" w:color="auto"/>
                    <w:right w:val="none" w:sz="0" w:space="0" w:color="auto"/>
                  </w:divBdr>
                  <w:divsChild>
                    <w:div w:id="2018533283">
                      <w:marLeft w:val="0"/>
                      <w:marRight w:val="0"/>
                      <w:marTop w:val="0"/>
                      <w:marBottom w:val="0"/>
                      <w:divBdr>
                        <w:top w:val="none" w:sz="0" w:space="0" w:color="auto"/>
                        <w:left w:val="none" w:sz="0" w:space="0" w:color="auto"/>
                        <w:bottom w:val="none" w:sz="0" w:space="0" w:color="auto"/>
                        <w:right w:val="none" w:sz="0" w:space="0" w:color="auto"/>
                      </w:divBdr>
                    </w:div>
                  </w:divsChild>
                </w:div>
                <w:div w:id="623392847">
                  <w:marLeft w:val="0"/>
                  <w:marRight w:val="0"/>
                  <w:marTop w:val="0"/>
                  <w:marBottom w:val="0"/>
                  <w:divBdr>
                    <w:top w:val="none" w:sz="0" w:space="0" w:color="auto"/>
                    <w:left w:val="none" w:sz="0" w:space="0" w:color="auto"/>
                    <w:bottom w:val="none" w:sz="0" w:space="0" w:color="auto"/>
                    <w:right w:val="none" w:sz="0" w:space="0" w:color="auto"/>
                  </w:divBdr>
                  <w:divsChild>
                    <w:div w:id="1876385032">
                      <w:marLeft w:val="0"/>
                      <w:marRight w:val="0"/>
                      <w:marTop w:val="0"/>
                      <w:marBottom w:val="0"/>
                      <w:divBdr>
                        <w:top w:val="none" w:sz="0" w:space="0" w:color="auto"/>
                        <w:left w:val="none" w:sz="0" w:space="0" w:color="auto"/>
                        <w:bottom w:val="none" w:sz="0" w:space="0" w:color="auto"/>
                        <w:right w:val="none" w:sz="0" w:space="0" w:color="auto"/>
                      </w:divBdr>
                    </w:div>
                  </w:divsChild>
                </w:div>
                <w:div w:id="626787455">
                  <w:marLeft w:val="0"/>
                  <w:marRight w:val="0"/>
                  <w:marTop w:val="0"/>
                  <w:marBottom w:val="0"/>
                  <w:divBdr>
                    <w:top w:val="none" w:sz="0" w:space="0" w:color="auto"/>
                    <w:left w:val="none" w:sz="0" w:space="0" w:color="auto"/>
                    <w:bottom w:val="none" w:sz="0" w:space="0" w:color="auto"/>
                    <w:right w:val="none" w:sz="0" w:space="0" w:color="auto"/>
                  </w:divBdr>
                  <w:divsChild>
                    <w:div w:id="1858349427">
                      <w:marLeft w:val="0"/>
                      <w:marRight w:val="0"/>
                      <w:marTop w:val="0"/>
                      <w:marBottom w:val="0"/>
                      <w:divBdr>
                        <w:top w:val="none" w:sz="0" w:space="0" w:color="auto"/>
                        <w:left w:val="none" w:sz="0" w:space="0" w:color="auto"/>
                        <w:bottom w:val="none" w:sz="0" w:space="0" w:color="auto"/>
                        <w:right w:val="none" w:sz="0" w:space="0" w:color="auto"/>
                      </w:divBdr>
                    </w:div>
                  </w:divsChild>
                </w:div>
                <w:div w:id="663706025">
                  <w:marLeft w:val="0"/>
                  <w:marRight w:val="0"/>
                  <w:marTop w:val="0"/>
                  <w:marBottom w:val="0"/>
                  <w:divBdr>
                    <w:top w:val="none" w:sz="0" w:space="0" w:color="auto"/>
                    <w:left w:val="none" w:sz="0" w:space="0" w:color="auto"/>
                    <w:bottom w:val="none" w:sz="0" w:space="0" w:color="auto"/>
                    <w:right w:val="none" w:sz="0" w:space="0" w:color="auto"/>
                  </w:divBdr>
                  <w:divsChild>
                    <w:div w:id="2040281480">
                      <w:marLeft w:val="0"/>
                      <w:marRight w:val="0"/>
                      <w:marTop w:val="0"/>
                      <w:marBottom w:val="0"/>
                      <w:divBdr>
                        <w:top w:val="none" w:sz="0" w:space="0" w:color="auto"/>
                        <w:left w:val="none" w:sz="0" w:space="0" w:color="auto"/>
                        <w:bottom w:val="none" w:sz="0" w:space="0" w:color="auto"/>
                        <w:right w:val="none" w:sz="0" w:space="0" w:color="auto"/>
                      </w:divBdr>
                    </w:div>
                  </w:divsChild>
                </w:div>
                <w:div w:id="686753092">
                  <w:marLeft w:val="0"/>
                  <w:marRight w:val="0"/>
                  <w:marTop w:val="0"/>
                  <w:marBottom w:val="0"/>
                  <w:divBdr>
                    <w:top w:val="none" w:sz="0" w:space="0" w:color="auto"/>
                    <w:left w:val="none" w:sz="0" w:space="0" w:color="auto"/>
                    <w:bottom w:val="none" w:sz="0" w:space="0" w:color="auto"/>
                    <w:right w:val="none" w:sz="0" w:space="0" w:color="auto"/>
                  </w:divBdr>
                  <w:divsChild>
                    <w:div w:id="1182475247">
                      <w:marLeft w:val="0"/>
                      <w:marRight w:val="0"/>
                      <w:marTop w:val="0"/>
                      <w:marBottom w:val="0"/>
                      <w:divBdr>
                        <w:top w:val="none" w:sz="0" w:space="0" w:color="auto"/>
                        <w:left w:val="none" w:sz="0" w:space="0" w:color="auto"/>
                        <w:bottom w:val="none" w:sz="0" w:space="0" w:color="auto"/>
                        <w:right w:val="none" w:sz="0" w:space="0" w:color="auto"/>
                      </w:divBdr>
                    </w:div>
                  </w:divsChild>
                </w:div>
                <w:div w:id="714080993">
                  <w:marLeft w:val="0"/>
                  <w:marRight w:val="0"/>
                  <w:marTop w:val="0"/>
                  <w:marBottom w:val="0"/>
                  <w:divBdr>
                    <w:top w:val="none" w:sz="0" w:space="0" w:color="auto"/>
                    <w:left w:val="none" w:sz="0" w:space="0" w:color="auto"/>
                    <w:bottom w:val="none" w:sz="0" w:space="0" w:color="auto"/>
                    <w:right w:val="none" w:sz="0" w:space="0" w:color="auto"/>
                  </w:divBdr>
                  <w:divsChild>
                    <w:div w:id="567957745">
                      <w:marLeft w:val="0"/>
                      <w:marRight w:val="0"/>
                      <w:marTop w:val="0"/>
                      <w:marBottom w:val="0"/>
                      <w:divBdr>
                        <w:top w:val="none" w:sz="0" w:space="0" w:color="auto"/>
                        <w:left w:val="none" w:sz="0" w:space="0" w:color="auto"/>
                        <w:bottom w:val="none" w:sz="0" w:space="0" w:color="auto"/>
                        <w:right w:val="none" w:sz="0" w:space="0" w:color="auto"/>
                      </w:divBdr>
                    </w:div>
                  </w:divsChild>
                </w:div>
                <w:div w:id="716440222">
                  <w:marLeft w:val="0"/>
                  <w:marRight w:val="0"/>
                  <w:marTop w:val="0"/>
                  <w:marBottom w:val="0"/>
                  <w:divBdr>
                    <w:top w:val="none" w:sz="0" w:space="0" w:color="auto"/>
                    <w:left w:val="none" w:sz="0" w:space="0" w:color="auto"/>
                    <w:bottom w:val="none" w:sz="0" w:space="0" w:color="auto"/>
                    <w:right w:val="none" w:sz="0" w:space="0" w:color="auto"/>
                  </w:divBdr>
                  <w:divsChild>
                    <w:div w:id="697856599">
                      <w:marLeft w:val="0"/>
                      <w:marRight w:val="0"/>
                      <w:marTop w:val="0"/>
                      <w:marBottom w:val="0"/>
                      <w:divBdr>
                        <w:top w:val="none" w:sz="0" w:space="0" w:color="auto"/>
                        <w:left w:val="none" w:sz="0" w:space="0" w:color="auto"/>
                        <w:bottom w:val="none" w:sz="0" w:space="0" w:color="auto"/>
                        <w:right w:val="none" w:sz="0" w:space="0" w:color="auto"/>
                      </w:divBdr>
                    </w:div>
                  </w:divsChild>
                </w:div>
                <w:div w:id="722993785">
                  <w:marLeft w:val="0"/>
                  <w:marRight w:val="0"/>
                  <w:marTop w:val="0"/>
                  <w:marBottom w:val="0"/>
                  <w:divBdr>
                    <w:top w:val="none" w:sz="0" w:space="0" w:color="auto"/>
                    <w:left w:val="none" w:sz="0" w:space="0" w:color="auto"/>
                    <w:bottom w:val="none" w:sz="0" w:space="0" w:color="auto"/>
                    <w:right w:val="none" w:sz="0" w:space="0" w:color="auto"/>
                  </w:divBdr>
                  <w:divsChild>
                    <w:div w:id="489369731">
                      <w:marLeft w:val="0"/>
                      <w:marRight w:val="0"/>
                      <w:marTop w:val="0"/>
                      <w:marBottom w:val="0"/>
                      <w:divBdr>
                        <w:top w:val="none" w:sz="0" w:space="0" w:color="auto"/>
                        <w:left w:val="none" w:sz="0" w:space="0" w:color="auto"/>
                        <w:bottom w:val="none" w:sz="0" w:space="0" w:color="auto"/>
                        <w:right w:val="none" w:sz="0" w:space="0" w:color="auto"/>
                      </w:divBdr>
                    </w:div>
                  </w:divsChild>
                </w:div>
                <w:div w:id="729501485">
                  <w:marLeft w:val="0"/>
                  <w:marRight w:val="0"/>
                  <w:marTop w:val="0"/>
                  <w:marBottom w:val="0"/>
                  <w:divBdr>
                    <w:top w:val="none" w:sz="0" w:space="0" w:color="auto"/>
                    <w:left w:val="none" w:sz="0" w:space="0" w:color="auto"/>
                    <w:bottom w:val="none" w:sz="0" w:space="0" w:color="auto"/>
                    <w:right w:val="none" w:sz="0" w:space="0" w:color="auto"/>
                  </w:divBdr>
                  <w:divsChild>
                    <w:div w:id="1642466453">
                      <w:marLeft w:val="0"/>
                      <w:marRight w:val="0"/>
                      <w:marTop w:val="0"/>
                      <w:marBottom w:val="0"/>
                      <w:divBdr>
                        <w:top w:val="none" w:sz="0" w:space="0" w:color="auto"/>
                        <w:left w:val="none" w:sz="0" w:space="0" w:color="auto"/>
                        <w:bottom w:val="none" w:sz="0" w:space="0" w:color="auto"/>
                        <w:right w:val="none" w:sz="0" w:space="0" w:color="auto"/>
                      </w:divBdr>
                    </w:div>
                  </w:divsChild>
                </w:div>
                <w:div w:id="755057298">
                  <w:marLeft w:val="0"/>
                  <w:marRight w:val="0"/>
                  <w:marTop w:val="0"/>
                  <w:marBottom w:val="0"/>
                  <w:divBdr>
                    <w:top w:val="none" w:sz="0" w:space="0" w:color="auto"/>
                    <w:left w:val="none" w:sz="0" w:space="0" w:color="auto"/>
                    <w:bottom w:val="none" w:sz="0" w:space="0" w:color="auto"/>
                    <w:right w:val="none" w:sz="0" w:space="0" w:color="auto"/>
                  </w:divBdr>
                  <w:divsChild>
                    <w:div w:id="880436682">
                      <w:marLeft w:val="0"/>
                      <w:marRight w:val="0"/>
                      <w:marTop w:val="0"/>
                      <w:marBottom w:val="0"/>
                      <w:divBdr>
                        <w:top w:val="none" w:sz="0" w:space="0" w:color="auto"/>
                        <w:left w:val="none" w:sz="0" w:space="0" w:color="auto"/>
                        <w:bottom w:val="none" w:sz="0" w:space="0" w:color="auto"/>
                        <w:right w:val="none" w:sz="0" w:space="0" w:color="auto"/>
                      </w:divBdr>
                    </w:div>
                  </w:divsChild>
                </w:div>
                <w:div w:id="803889635">
                  <w:marLeft w:val="0"/>
                  <w:marRight w:val="0"/>
                  <w:marTop w:val="0"/>
                  <w:marBottom w:val="0"/>
                  <w:divBdr>
                    <w:top w:val="none" w:sz="0" w:space="0" w:color="auto"/>
                    <w:left w:val="none" w:sz="0" w:space="0" w:color="auto"/>
                    <w:bottom w:val="none" w:sz="0" w:space="0" w:color="auto"/>
                    <w:right w:val="none" w:sz="0" w:space="0" w:color="auto"/>
                  </w:divBdr>
                  <w:divsChild>
                    <w:div w:id="212620382">
                      <w:marLeft w:val="0"/>
                      <w:marRight w:val="0"/>
                      <w:marTop w:val="0"/>
                      <w:marBottom w:val="0"/>
                      <w:divBdr>
                        <w:top w:val="none" w:sz="0" w:space="0" w:color="auto"/>
                        <w:left w:val="none" w:sz="0" w:space="0" w:color="auto"/>
                        <w:bottom w:val="none" w:sz="0" w:space="0" w:color="auto"/>
                        <w:right w:val="none" w:sz="0" w:space="0" w:color="auto"/>
                      </w:divBdr>
                    </w:div>
                  </w:divsChild>
                </w:div>
                <w:div w:id="815267984">
                  <w:marLeft w:val="0"/>
                  <w:marRight w:val="0"/>
                  <w:marTop w:val="0"/>
                  <w:marBottom w:val="0"/>
                  <w:divBdr>
                    <w:top w:val="none" w:sz="0" w:space="0" w:color="auto"/>
                    <w:left w:val="none" w:sz="0" w:space="0" w:color="auto"/>
                    <w:bottom w:val="none" w:sz="0" w:space="0" w:color="auto"/>
                    <w:right w:val="none" w:sz="0" w:space="0" w:color="auto"/>
                  </w:divBdr>
                  <w:divsChild>
                    <w:div w:id="353191372">
                      <w:marLeft w:val="0"/>
                      <w:marRight w:val="0"/>
                      <w:marTop w:val="0"/>
                      <w:marBottom w:val="0"/>
                      <w:divBdr>
                        <w:top w:val="none" w:sz="0" w:space="0" w:color="auto"/>
                        <w:left w:val="none" w:sz="0" w:space="0" w:color="auto"/>
                        <w:bottom w:val="none" w:sz="0" w:space="0" w:color="auto"/>
                        <w:right w:val="none" w:sz="0" w:space="0" w:color="auto"/>
                      </w:divBdr>
                    </w:div>
                  </w:divsChild>
                </w:div>
                <w:div w:id="820777593">
                  <w:marLeft w:val="0"/>
                  <w:marRight w:val="0"/>
                  <w:marTop w:val="0"/>
                  <w:marBottom w:val="0"/>
                  <w:divBdr>
                    <w:top w:val="none" w:sz="0" w:space="0" w:color="auto"/>
                    <w:left w:val="none" w:sz="0" w:space="0" w:color="auto"/>
                    <w:bottom w:val="none" w:sz="0" w:space="0" w:color="auto"/>
                    <w:right w:val="none" w:sz="0" w:space="0" w:color="auto"/>
                  </w:divBdr>
                  <w:divsChild>
                    <w:div w:id="129639094">
                      <w:marLeft w:val="0"/>
                      <w:marRight w:val="0"/>
                      <w:marTop w:val="0"/>
                      <w:marBottom w:val="0"/>
                      <w:divBdr>
                        <w:top w:val="none" w:sz="0" w:space="0" w:color="auto"/>
                        <w:left w:val="none" w:sz="0" w:space="0" w:color="auto"/>
                        <w:bottom w:val="none" w:sz="0" w:space="0" w:color="auto"/>
                        <w:right w:val="none" w:sz="0" w:space="0" w:color="auto"/>
                      </w:divBdr>
                    </w:div>
                  </w:divsChild>
                </w:div>
                <w:div w:id="825173256">
                  <w:marLeft w:val="0"/>
                  <w:marRight w:val="0"/>
                  <w:marTop w:val="0"/>
                  <w:marBottom w:val="0"/>
                  <w:divBdr>
                    <w:top w:val="none" w:sz="0" w:space="0" w:color="auto"/>
                    <w:left w:val="none" w:sz="0" w:space="0" w:color="auto"/>
                    <w:bottom w:val="none" w:sz="0" w:space="0" w:color="auto"/>
                    <w:right w:val="none" w:sz="0" w:space="0" w:color="auto"/>
                  </w:divBdr>
                  <w:divsChild>
                    <w:div w:id="1509128375">
                      <w:marLeft w:val="0"/>
                      <w:marRight w:val="0"/>
                      <w:marTop w:val="0"/>
                      <w:marBottom w:val="0"/>
                      <w:divBdr>
                        <w:top w:val="none" w:sz="0" w:space="0" w:color="auto"/>
                        <w:left w:val="none" w:sz="0" w:space="0" w:color="auto"/>
                        <w:bottom w:val="none" w:sz="0" w:space="0" w:color="auto"/>
                        <w:right w:val="none" w:sz="0" w:space="0" w:color="auto"/>
                      </w:divBdr>
                    </w:div>
                  </w:divsChild>
                </w:div>
                <w:div w:id="846677672">
                  <w:marLeft w:val="0"/>
                  <w:marRight w:val="0"/>
                  <w:marTop w:val="0"/>
                  <w:marBottom w:val="0"/>
                  <w:divBdr>
                    <w:top w:val="none" w:sz="0" w:space="0" w:color="auto"/>
                    <w:left w:val="none" w:sz="0" w:space="0" w:color="auto"/>
                    <w:bottom w:val="none" w:sz="0" w:space="0" w:color="auto"/>
                    <w:right w:val="none" w:sz="0" w:space="0" w:color="auto"/>
                  </w:divBdr>
                  <w:divsChild>
                    <w:div w:id="1648894075">
                      <w:marLeft w:val="0"/>
                      <w:marRight w:val="0"/>
                      <w:marTop w:val="0"/>
                      <w:marBottom w:val="0"/>
                      <w:divBdr>
                        <w:top w:val="none" w:sz="0" w:space="0" w:color="auto"/>
                        <w:left w:val="none" w:sz="0" w:space="0" w:color="auto"/>
                        <w:bottom w:val="none" w:sz="0" w:space="0" w:color="auto"/>
                        <w:right w:val="none" w:sz="0" w:space="0" w:color="auto"/>
                      </w:divBdr>
                    </w:div>
                  </w:divsChild>
                </w:div>
                <w:div w:id="848105688">
                  <w:marLeft w:val="0"/>
                  <w:marRight w:val="0"/>
                  <w:marTop w:val="0"/>
                  <w:marBottom w:val="0"/>
                  <w:divBdr>
                    <w:top w:val="none" w:sz="0" w:space="0" w:color="auto"/>
                    <w:left w:val="none" w:sz="0" w:space="0" w:color="auto"/>
                    <w:bottom w:val="none" w:sz="0" w:space="0" w:color="auto"/>
                    <w:right w:val="none" w:sz="0" w:space="0" w:color="auto"/>
                  </w:divBdr>
                  <w:divsChild>
                    <w:div w:id="612397142">
                      <w:marLeft w:val="0"/>
                      <w:marRight w:val="0"/>
                      <w:marTop w:val="0"/>
                      <w:marBottom w:val="0"/>
                      <w:divBdr>
                        <w:top w:val="none" w:sz="0" w:space="0" w:color="auto"/>
                        <w:left w:val="none" w:sz="0" w:space="0" w:color="auto"/>
                        <w:bottom w:val="none" w:sz="0" w:space="0" w:color="auto"/>
                        <w:right w:val="none" w:sz="0" w:space="0" w:color="auto"/>
                      </w:divBdr>
                    </w:div>
                  </w:divsChild>
                </w:div>
                <w:div w:id="865482824">
                  <w:marLeft w:val="0"/>
                  <w:marRight w:val="0"/>
                  <w:marTop w:val="0"/>
                  <w:marBottom w:val="0"/>
                  <w:divBdr>
                    <w:top w:val="none" w:sz="0" w:space="0" w:color="auto"/>
                    <w:left w:val="none" w:sz="0" w:space="0" w:color="auto"/>
                    <w:bottom w:val="none" w:sz="0" w:space="0" w:color="auto"/>
                    <w:right w:val="none" w:sz="0" w:space="0" w:color="auto"/>
                  </w:divBdr>
                  <w:divsChild>
                    <w:div w:id="134951781">
                      <w:marLeft w:val="0"/>
                      <w:marRight w:val="0"/>
                      <w:marTop w:val="0"/>
                      <w:marBottom w:val="0"/>
                      <w:divBdr>
                        <w:top w:val="none" w:sz="0" w:space="0" w:color="auto"/>
                        <w:left w:val="none" w:sz="0" w:space="0" w:color="auto"/>
                        <w:bottom w:val="none" w:sz="0" w:space="0" w:color="auto"/>
                        <w:right w:val="none" w:sz="0" w:space="0" w:color="auto"/>
                      </w:divBdr>
                    </w:div>
                  </w:divsChild>
                </w:div>
                <w:div w:id="871842885">
                  <w:marLeft w:val="0"/>
                  <w:marRight w:val="0"/>
                  <w:marTop w:val="0"/>
                  <w:marBottom w:val="0"/>
                  <w:divBdr>
                    <w:top w:val="none" w:sz="0" w:space="0" w:color="auto"/>
                    <w:left w:val="none" w:sz="0" w:space="0" w:color="auto"/>
                    <w:bottom w:val="none" w:sz="0" w:space="0" w:color="auto"/>
                    <w:right w:val="none" w:sz="0" w:space="0" w:color="auto"/>
                  </w:divBdr>
                  <w:divsChild>
                    <w:div w:id="1071654656">
                      <w:marLeft w:val="0"/>
                      <w:marRight w:val="0"/>
                      <w:marTop w:val="0"/>
                      <w:marBottom w:val="0"/>
                      <w:divBdr>
                        <w:top w:val="none" w:sz="0" w:space="0" w:color="auto"/>
                        <w:left w:val="none" w:sz="0" w:space="0" w:color="auto"/>
                        <w:bottom w:val="none" w:sz="0" w:space="0" w:color="auto"/>
                        <w:right w:val="none" w:sz="0" w:space="0" w:color="auto"/>
                      </w:divBdr>
                    </w:div>
                  </w:divsChild>
                </w:div>
                <w:div w:id="893198029">
                  <w:marLeft w:val="0"/>
                  <w:marRight w:val="0"/>
                  <w:marTop w:val="0"/>
                  <w:marBottom w:val="0"/>
                  <w:divBdr>
                    <w:top w:val="none" w:sz="0" w:space="0" w:color="auto"/>
                    <w:left w:val="none" w:sz="0" w:space="0" w:color="auto"/>
                    <w:bottom w:val="none" w:sz="0" w:space="0" w:color="auto"/>
                    <w:right w:val="none" w:sz="0" w:space="0" w:color="auto"/>
                  </w:divBdr>
                  <w:divsChild>
                    <w:div w:id="1443913192">
                      <w:marLeft w:val="0"/>
                      <w:marRight w:val="0"/>
                      <w:marTop w:val="0"/>
                      <w:marBottom w:val="0"/>
                      <w:divBdr>
                        <w:top w:val="none" w:sz="0" w:space="0" w:color="auto"/>
                        <w:left w:val="none" w:sz="0" w:space="0" w:color="auto"/>
                        <w:bottom w:val="none" w:sz="0" w:space="0" w:color="auto"/>
                        <w:right w:val="none" w:sz="0" w:space="0" w:color="auto"/>
                      </w:divBdr>
                    </w:div>
                  </w:divsChild>
                </w:div>
                <w:div w:id="893735710">
                  <w:marLeft w:val="0"/>
                  <w:marRight w:val="0"/>
                  <w:marTop w:val="0"/>
                  <w:marBottom w:val="0"/>
                  <w:divBdr>
                    <w:top w:val="none" w:sz="0" w:space="0" w:color="auto"/>
                    <w:left w:val="none" w:sz="0" w:space="0" w:color="auto"/>
                    <w:bottom w:val="none" w:sz="0" w:space="0" w:color="auto"/>
                    <w:right w:val="none" w:sz="0" w:space="0" w:color="auto"/>
                  </w:divBdr>
                  <w:divsChild>
                    <w:div w:id="1240403577">
                      <w:marLeft w:val="0"/>
                      <w:marRight w:val="0"/>
                      <w:marTop w:val="0"/>
                      <w:marBottom w:val="0"/>
                      <w:divBdr>
                        <w:top w:val="none" w:sz="0" w:space="0" w:color="auto"/>
                        <w:left w:val="none" w:sz="0" w:space="0" w:color="auto"/>
                        <w:bottom w:val="none" w:sz="0" w:space="0" w:color="auto"/>
                        <w:right w:val="none" w:sz="0" w:space="0" w:color="auto"/>
                      </w:divBdr>
                    </w:div>
                  </w:divsChild>
                </w:div>
                <w:div w:id="897978703">
                  <w:marLeft w:val="0"/>
                  <w:marRight w:val="0"/>
                  <w:marTop w:val="0"/>
                  <w:marBottom w:val="0"/>
                  <w:divBdr>
                    <w:top w:val="none" w:sz="0" w:space="0" w:color="auto"/>
                    <w:left w:val="none" w:sz="0" w:space="0" w:color="auto"/>
                    <w:bottom w:val="none" w:sz="0" w:space="0" w:color="auto"/>
                    <w:right w:val="none" w:sz="0" w:space="0" w:color="auto"/>
                  </w:divBdr>
                  <w:divsChild>
                    <w:div w:id="339041628">
                      <w:marLeft w:val="0"/>
                      <w:marRight w:val="0"/>
                      <w:marTop w:val="0"/>
                      <w:marBottom w:val="0"/>
                      <w:divBdr>
                        <w:top w:val="none" w:sz="0" w:space="0" w:color="auto"/>
                        <w:left w:val="none" w:sz="0" w:space="0" w:color="auto"/>
                        <w:bottom w:val="none" w:sz="0" w:space="0" w:color="auto"/>
                        <w:right w:val="none" w:sz="0" w:space="0" w:color="auto"/>
                      </w:divBdr>
                    </w:div>
                  </w:divsChild>
                </w:div>
                <w:div w:id="923761524">
                  <w:marLeft w:val="0"/>
                  <w:marRight w:val="0"/>
                  <w:marTop w:val="0"/>
                  <w:marBottom w:val="0"/>
                  <w:divBdr>
                    <w:top w:val="none" w:sz="0" w:space="0" w:color="auto"/>
                    <w:left w:val="none" w:sz="0" w:space="0" w:color="auto"/>
                    <w:bottom w:val="none" w:sz="0" w:space="0" w:color="auto"/>
                    <w:right w:val="none" w:sz="0" w:space="0" w:color="auto"/>
                  </w:divBdr>
                  <w:divsChild>
                    <w:div w:id="1682665451">
                      <w:marLeft w:val="0"/>
                      <w:marRight w:val="0"/>
                      <w:marTop w:val="0"/>
                      <w:marBottom w:val="0"/>
                      <w:divBdr>
                        <w:top w:val="none" w:sz="0" w:space="0" w:color="auto"/>
                        <w:left w:val="none" w:sz="0" w:space="0" w:color="auto"/>
                        <w:bottom w:val="none" w:sz="0" w:space="0" w:color="auto"/>
                        <w:right w:val="none" w:sz="0" w:space="0" w:color="auto"/>
                      </w:divBdr>
                    </w:div>
                  </w:divsChild>
                </w:div>
                <w:div w:id="963582608">
                  <w:marLeft w:val="0"/>
                  <w:marRight w:val="0"/>
                  <w:marTop w:val="0"/>
                  <w:marBottom w:val="0"/>
                  <w:divBdr>
                    <w:top w:val="none" w:sz="0" w:space="0" w:color="auto"/>
                    <w:left w:val="none" w:sz="0" w:space="0" w:color="auto"/>
                    <w:bottom w:val="none" w:sz="0" w:space="0" w:color="auto"/>
                    <w:right w:val="none" w:sz="0" w:space="0" w:color="auto"/>
                  </w:divBdr>
                  <w:divsChild>
                    <w:div w:id="686099628">
                      <w:marLeft w:val="0"/>
                      <w:marRight w:val="0"/>
                      <w:marTop w:val="0"/>
                      <w:marBottom w:val="0"/>
                      <w:divBdr>
                        <w:top w:val="none" w:sz="0" w:space="0" w:color="auto"/>
                        <w:left w:val="none" w:sz="0" w:space="0" w:color="auto"/>
                        <w:bottom w:val="none" w:sz="0" w:space="0" w:color="auto"/>
                        <w:right w:val="none" w:sz="0" w:space="0" w:color="auto"/>
                      </w:divBdr>
                    </w:div>
                  </w:divsChild>
                </w:div>
                <w:div w:id="969021002">
                  <w:marLeft w:val="0"/>
                  <w:marRight w:val="0"/>
                  <w:marTop w:val="0"/>
                  <w:marBottom w:val="0"/>
                  <w:divBdr>
                    <w:top w:val="none" w:sz="0" w:space="0" w:color="auto"/>
                    <w:left w:val="none" w:sz="0" w:space="0" w:color="auto"/>
                    <w:bottom w:val="none" w:sz="0" w:space="0" w:color="auto"/>
                    <w:right w:val="none" w:sz="0" w:space="0" w:color="auto"/>
                  </w:divBdr>
                  <w:divsChild>
                    <w:div w:id="1197935568">
                      <w:marLeft w:val="0"/>
                      <w:marRight w:val="0"/>
                      <w:marTop w:val="0"/>
                      <w:marBottom w:val="0"/>
                      <w:divBdr>
                        <w:top w:val="none" w:sz="0" w:space="0" w:color="auto"/>
                        <w:left w:val="none" w:sz="0" w:space="0" w:color="auto"/>
                        <w:bottom w:val="none" w:sz="0" w:space="0" w:color="auto"/>
                        <w:right w:val="none" w:sz="0" w:space="0" w:color="auto"/>
                      </w:divBdr>
                    </w:div>
                  </w:divsChild>
                </w:div>
                <w:div w:id="986008784">
                  <w:marLeft w:val="0"/>
                  <w:marRight w:val="0"/>
                  <w:marTop w:val="0"/>
                  <w:marBottom w:val="0"/>
                  <w:divBdr>
                    <w:top w:val="none" w:sz="0" w:space="0" w:color="auto"/>
                    <w:left w:val="none" w:sz="0" w:space="0" w:color="auto"/>
                    <w:bottom w:val="none" w:sz="0" w:space="0" w:color="auto"/>
                    <w:right w:val="none" w:sz="0" w:space="0" w:color="auto"/>
                  </w:divBdr>
                  <w:divsChild>
                    <w:div w:id="224415861">
                      <w:marLeft w:val="0"/>
                      <w:marRight w:val="0"/>
                      <w:marTop w:val="0"/>
                      <w:marBottom w:val="0"/>
                      <w:divBdr>
                        <w:top w:val="none" w:sz="0" w:space="0" w:color="auto"/>
                        <w:left w:val="none" w:sz="0" w:space="0" w:color="auto"/>
                        <w:bottom w:val="none" w:sz="0" w:space="0" w:color="auto"/>
                        <w:right w:val="none" w:sz="0" w:space="0" w:color="auto"/>
                      </w:divBdr>
                    </w:div>
                  </w:divsChild>
                </w:div>
                <w:div w:id="1003438482">
                  <w:marLeft w:val="0"/>
                  <w:marRight w:val="0"/>
                  <w:marTop w:val="0"/>
                  <w:marBottom w:val="0"/>
                  <w:divBdr>
                    <w:top w:val="none" w:sz="0" w:space="0" w:color="auto"/>
                    <w:left w:val="none" w:sz="0" w:space="0" w:color="auto"/>
                    <w:bottom w:val="none" w:sz="0" w:space="0" w:color="auto"/>
                    <w:right w:val="none" w:sz="0" w:space="0" w:color="auto"/>
                  </w:divBdr>
                  <w:divsChild>
                    <w:div w:id="1871335554">
                      <w:marLeft w:val="0"/>
                      <w:marRight w:val="0"/>
                      <w:marTop w:val="0"/>
                      <w:marBottom w:val="0"/>
                      <w:divBdr>
                        <w:top w:val="none" w:sz="0" w:space="0" w:color="auto"/>
                        <w:left w:val="none" w:sz="0" w:space="0" w:color="auto"/>
                        <w:bottom w:val="none" w:sz="0" w:space="0" w:color="auto"/>
                        <w:right w:val="none" w:sz="0" w:space="0" w:color="auto"/>
                      </w:divBdr>
                    </w:div>
                  </w:divsChild>
                </w:div>
                <w:div w:id="1016469487">
                  <w:marLeft w:val="0"/>
                  <w:marRight w:val="0"/>
                  <w:marTop w:val="0"/>
                  <w:marBottom w:val="0"/>
                  <w:divBdr>
                    <w:top w:val="none" w:sz="0" w:space="0" w:color="auto"/>
                    <w:left w:val="none" w:sz="0" w:space="0" w:color="auto"/>
                    <w:bottom w:val="none" w:sz="0" w:space="0" w:color="auto"/>
                    <w:right w:val="none" w:sz="0" w:space="0" w:color="auto"/>
                  </w:divBdr>
                  <w:divsChild>
                    <w:div w:id="2097242731">
                      <w:marLeft w:val="0"/>
                      <w:marRight w:val="0"/>
                      <w:marTop w:val="0"/>
                      <w:marBottom w:val="0"/>
                      <w:divBdr>
                        <w:top w:val="none" w:sz="0" w:space="0" w:color="auto"/>
                        <w:left w:val="none" w:sz="0" w:space="0" w:color="auto"/>
                        <w:bottom w:val="none" w:sz="0" w:space="0" w:color="auto"/>
                        <w:right w:val="none" w:sz="0" w:space="0" w:color="auto"/>
                      </w:divBdr>
                    </w:div>
                  </w:divsChild>
                </w:div>
                <w:div w:id="1025330711">
                  <w:marLeft w:val="0"/>
                  <w:marRight w:val="0"/>
                  <w:marTop w:val="0"/>
                  <w:marBottom w:val="0"/>
                  <w:divBdr>
                    <w:top w:val="none" w:sz="0" w:space="0" w:color="auto"/>
                    <w:left w:val="none" w:sz="0" w:space="0" w:color="auto"/>
                    <w:bottom w:val="none" w:sz="0" w:space="0" w:color="auto"/>
                    <w:right w:val="none" w:sz="0" w:space="0" w:color="auto"/>
                  </w:divBdr>
                  <w:divsChild>
                    <w:div w:id="1277563943">
                      <w:marLeft w:val="0"/>
                      <w:marRight w:val="0"/>
                      <w:marTop w:val="0"/>
                      <w:marBottom w:val="0"/>
                      <w:divBdr>
                        <w:top w:val="none" w:sz="0" w:space="0" w:color="auto"/>
                        <w:left w:val="none" w:sz="0" w:space="0" w:color="auto"/>
                        <w:bottom w:val="none" w:sz="0" w:space="0" w:color="auto"/>
                        <w:right w:val="none" w:sz="0" w:space="0" w:color="auto"/>
                      </w:divBdr>
                    </w:div>
                  </w:divsChild>
                </w:div>
                <w:div w:id="1025524050">
                  <w:marLeft w:val="0"/>
                  <w:marRight w:val="0"/>
                  <w:marTop w:val="0"/>
                  <w:marBottom w:val="0"/>
                  <w:divBdr>
                    <w:top w:val="none" w:sz="0" w:space="0" w:color="auto"/>
                    <w:left w:val="none" w:sz="0" w:space="0" w:color="auto"/>
                    <w:bottom w:val="none" w:sz="0" w:space="0" w:color="auto"/>
                    <w:right w:val="none" w:sz="0" w:space="0" w:color="auto"/>
                  </w:divBdr>
                  <w:divsChild>
                    <w:div w:id="1786851389">
                      <w:marLeft w:val="0"/>
                      <w:marRight w:val="0"/>
                      <w:marTop w:val="0"/>
                      <w:marBottom w:val="0"/>
                      <w:divBdr>
                        <w:top w:val="none" w:sz="0" w:space="0" w:color="auto"/>
                        <w:left w:val="none" w:sz="0" w:space="0" w:color="auto"/>
                        <w:bottom w:val="none" w:sz="0" w:space="0" w:color="auto"/>
                        <w:right w:val="none" w:sz="0" w:space="0" w:color="auto"/>
                      </w:divBdr>
                    </w:div>
                  </w:divsChild>
                </w:div>
                <w:div w:id="1064066295">
                  <w:marLeft w:val="0"/>
                  <w:marRight w:val="0"/>
                  <w:marTop w:val="0"/>
                  <w:marBottom w:val="0"/>
                  <w:divBdr>
                    <w:top w:val="none" w:sz="0" w:space="0" w:color="auto"/>
                    <w:left w:val="none" w:sz="0" w:space="0" w:color="auto"/>
                    <w:bottom w:val="none" w:sz="0" w:space="0" w:color="auto"/>
                    <w:right w:val="none" w:sz="0" w:space="0" w:color="auto"/>
                  </w:divBdr>
                  <w:divsChild>
                    <w:div w:id="353189877">
                      <w:marLeft w:val="0"/>
                      <w:marRight w:val="0"/>
                      <w:marTop w:val="0"/>
                      <w:marBottom w:val="0"/>
                      <w:divBdr>
                        <w:top w:val="none" w:sz="0" w:space="0" w:color="auto"/>
                        <w:left w:val="none" w:sz="0" w:space="0" w:color="auto"/>
                        <w:bottom w:val="none" w:sz="0" w:space="0" w:color="auto"/>
                        <w:right w:val="none" w:sz="0" w:space="0" w:color="auto"/>
                      </w:divBdr>
                    </w:div>
                  </w:divsChild>
                </w:div>
                <w:div w:id="1087002638">
                  <w:marLeft w:val="0"/>
                  <w:marRight w:val="0"/>
                  <w:marTop w:val="0"/>
                  <w:marBottom w:val="0"/>
                  <w:divBdr>
                    <w:top w:val="none" w:sz="0" w:space="0" w:color="auto"/>
                    <w:left w:val="none" w:sz="0" w:space="0" w:color="auto"/>
                    <w:bottom w:val="none" w:sz="0" w:space="0" w:color="auto"/>
                    <w:right w:val="none" w:sz="0" w:space="0" w:color="auto"/>
                  </w:divBdr>
                  <w:divsChild>
                    <w:div w:id="615405169">
                      <w:marLeft w:val="0"/>
                      <w:marRight w:val="0"/>
                      <w:marTop w:val="0"/>
                      <w:marBottom w:val="0"/>
                      <w:divBdr>
                        <w:top w:val="none" w:sz="0" w:space="0" w:color="auto"/>
                        <w:left w:val="none" w:sz="0" w:space="0" w:color="auto"/>
                        <w:bottom w:val="none" w:sz="0" w:space="0" w:color="auto"/>
                        <w:right w:val="none" w:sz="0" w:space="0" w:color="auto"/>
                      </w:divBdr>
                    </w:div>
                  </w:divsChild>
                </w:div>
                <w:div w:id="1090085773">
                  <w:marLeft w:val="0"/>
                  <w:marRight w:val="0"/>
                  <w:marTop w:val="0"/>
                  <w:marBottom w:val="0"/>
                  <w:divBdr>
                    <w:top w:val="none" w:sz="0" w:space="0" w:color="auto"/>
                    <w:left w:val="none" w:sz="0" w:space="0" w:color="auto"/>
                    <w:bottom w:val="none" w:sz="0" w:space="0" w:color="auto"/>
                    <w:right w:val="none" w:sz="0" w:space="0" w:color="auto"/>
                  </w:divBdr>
                  <w:divsChild>
                    <w:div w:id="1190217911">
                      <w:marLeft w:val="0"/>
                      <w:marRight w:val="0"/>
                      <w:marTop w:val="0"/>
                      <w:marBottom w:val="0"/>
                      <w:divBdr>
                        <w:top w:val="none" w:sz="0" w:space="0" w:color="auto"/>
                        <w:left w:val="none" w:sz="0" w:space="0" w:color="auto"/>
                        <w:bottom w:val="none" w:sz="0" w:space="0" w:color="auto"/>
                        <w:right w:val="none" w:sz="0" w:space="0" w:color="auto"/>
                      </w:divBdr>
                    </w:div>
                  </w:divsChild>
                </w:div>
                <w:div w:id="1102263556">
                  <w:marLeft w:val="0"/>
                  <w:marRight w:val="0"/>
                  <w:marTop w:val="0"/>
                  <w:marBottom w:val="0"/>
                  <w:divBdr>
                    <w:top w:val="none" w:sz="0" w:space="0" w:color="auto"/>
                    <w:left w:val="none" w:sz="0" w:space="0" w:color="auto"/>
                    <w:bottom w:val="none" w:sz="0" w:space="0" w:color="auto"/>
                    <w:right w:val="none" w:sz="0" w:space="0" w:color="auto"/>
                  </w:divBdr>
                  <w:divsChild>
                    <w:div w:id="1287934089">
                      <w:marLeft w:val="0"/>
                      <w:marRight w:val="0"/>
                      <w:marTop w:val="0"/>
                      <w:marBottom w:val="0"/>
                      <w:divBdr>
                        <w:top w:val="none" w:sz="0" w:space="0" w:color="auto"/>
                        <w:left w:val="none" w:sz="0" w:space="0" w:color="auto"/>
                        <w:bottom w:val="none" w:sz="0" w:space="0" w:color="auto"/>
                        <w:right w:val="none" w:sz="0" w:space="0" w:color="auto"/>
                      </w:divBdr>
                    </w:div>
                  </w:divsChild>
                </w:div>
                <w:div w:id="1115564048">
                  <w:marLeft w:val="0"/>
                  <w:marRight w:val="0"/>
                  <w:marTop w:val="0"/>
                  <w:marBottom w:val="0"/>
                  <w:divBdr>
                    <w:top w:val="none" w:sz="0" w:space="0" w:color="auto"/>
                    <w:left w:val="none" w:sz="0" w:space="0" w:color="auto"/>
                    <w:bottom w:val="none" w:sz="0" w:space="0" w:color="auto"/>
                    <w:right w:val="none" w:sz="0" w:space="0" w:color="auto"/>
                  </w:divBdr>
                  <w:divsChild>
                    <w:div w:id="463088718">
                      <w:marLeft w:val="0"/>
                      <w:marRight w:val="0"/>
                      <w:marTop w:val="0"/>
                      <w:marBottom w:val="0"/>
                      <w:divBdr>
                        <w:top w:val="none" w:sz="0" w:space="0" w:color="auto"/>
                        <w:left w:val="none" w:sz="0" w:space="0" w:color="auto"/>
                        <w:bottom w:val="none" w:sz="0" w:space="0" w:color="auto"/>
                        <w:right w:val="none" w:sz="0" w:space="0" w:color="auto"/>
                      </w:divBdr>
                    </w:div>
                  </w:divsChild>
                </w:div>
                <w:div w:id="1135876141">
                  <w:marLeft w:val="0"/>
                  <w:marRight w:val="0"/>
                  <w:marTop w:val="0"/>
                  <w:marBottom w:val="0"/>
                  <w:divBdr>
                    <w:top w:val="none" w:sz="0" w:space="0" w:color="auto"/>
                    <w:left w:val="none" w:sz="0" w:space="0" w:color="auto"/>
                    <w:bottom w:val="none" w:sz="0" w:space="0" w:color="auto"/>
                    <w:right w:val="none" w:sz="0" w:space="0" w:color="auto"/>
                  </w:divBdr>
                  <w:divsChild>
                    <w:div w:id="610868134">
                      <w:marLeft w:val="0"/>
                      <w:marRight w:val="0"/>
                      <w:marTop w:val="0"/>
                      <w:marBottom w:val="0"/>
                      <w:divBdr>
                        <w:top w:val="none" w:sz="0" w:space="0" w:color="auto"/>
                        <w:left w:val="none" w:sz="0" w:space="0" w:color="auto"/>
                        <w:bottom w:val="none" w:sz="0" w:space="0" w:color="auto"/>
                        <w:right w:val="none" w:sz="0" w:space="0" w:color="auto"/>
                      </w:divBdr>
                    </w:div>
                  </w:divsChild>
                </w:div>
                <w:div w:id="1156149475">
                  <w:marLeft w:val="0"/>
                  <w:marRight w:val="0"/>
                  <w:marTop w:val="0"/>
                  <w:marBottom w:val="0"/>
                  <w:divBdr>
                    <w:top w:val="none" w:sz="0" w:space="0" w:color="auto"/>
                    <w:left w:val="none" w:sz="0" w:space="0" w:color="auto"/>
                    <w:bottom w:val="none" w:sz="0" w:space="0" w:color="auto"/>
                    <w:right w:val="none" w:sz="0" w:space="0" w:color="auto"/>
                  </w:divBdr>
                  <w:divsChild>
                    <w:div w:id="2118669606">
                      <w:marLeft w:val="0"/>
                      <w:marRight w:val="0"/>
                      <w:marTop w:val="0"/>
                      <w:marBottom w:val="0"/>
                      <w:divBdr>
                        <w:top w:val="none" w:sz="0" w:space="0" w:color="auto"/>
                        <w:left w:val="none" w:sz="0" w:space="0" w:color="auto"/>
                        <w:bottom w:val="none" w:sz="0" w:space="0" w:color="auto"/>
                        <w:right w:val="none" w:sz="0" w:space="0" w:color="auto"/>
                      </w:divBdr>
                    </w:div>
                  </w:divsChild>
                </w:div>
                <w:div w:id="1158957067">
                  <w:marLeft w:val="0"/>
                  <w:marRight w:val="0"/>
                  <w:marTop w:val="0"/>
                  <w:marBottom w:val="0"/>
                  <w:divBdr>
                    <w:top w:val="none" w:sz="0" w:space="0" w:color="auto"/>
                    <w:left w:val="none" w:sz="0" w:space="0" w:color="auto"/>
                    <w:bottom w:val="none" w:sz="0" w:space="0" w:color="auto"/>
                    <w:right w:val="none" w:sz="0" w:space="0" w:color="auto"/>
                  </w:divBdr>
                  <w:divsChild>
                    <w:div w:id="577862987">
                      <w:marLeft w:val="0"/>
                      <w:marRight w:val="0"/>
                      <w:marTop w:val="0"/>
                      <w:marBottom w:val="0"/>
                      <w:divBdr>
                        <w:top w:val="none" w:sz="0" w:space="0" w:color="auto"/>
                        <w:left w:val="none" w:sz="0" w:space="0" w:color="auto"/>
                        <w:bottom w:val="none" w:sz="0" w:space="0" w:color="auto"/>
                        <w:right w:val="none" w:sz="0" w:space="0" w:color="auto"/>
                      </w:divBdr>
                    </w:div>
                  </w:divsChild>
                </w:div>
                <w:div w:id="1164202616">
                  <w:marLeft w:val="0"/>
                  <w:marRight w:val="0"/>
                  <w:marTop w:val="0"/>
                  <w:marBottom w:val="0"/>
                  <w:divBdr>
                    <w:top w:val="none" w:sz="0" w:space="0" w:color="auto"/>
                    <w:left w:val="none" w:sz="0" w:space="0" w:color="auto"/>
                    <w:bottom w:val="none" w:sz="0" w:space="0" w:color="auto"/>
                    <w:right w:val="none" w:sz="0" w:space="0" w:color="auto"/>
                  </w:divBdr>
                  <w:divsChild>
                    <w:div w:id="775518962">
                      <w:marLeft w:val="0"/>
                      <w:marRight w:val="0"/>
                      <w:marTop w:val="0"/>
                      <w:marBottom w:val="0"/>
                      <w:divBdr>
                        <w:top w:val="none" w:sz="0" w:space="0" w:color="auto"/>
                        <w:left w:val="none" w:sz="0" w:space="0" w:color="auto"/>
                        <w:bottom w:val="none" w:sz="0" w:space="0" w:color="auto"/>
                        <w:right w:val="none" w:sz="0" w:space="0" w:color="auto"/>
                      </w:divBdr>
                    </w:div>
                  </w:divsChild>
                </w:div>
                <w:div w:id="1174495177">
                  <w:marLeft w:val="0"/>
                  <w:marRight w:val="0"/>
                  <w:marTop w:val="0"/>
                  <w:marBottom w:val="0"/>
                  <w:divBdr>
                    <w:top w:val="none" w:sz="0" w:space="0" w:color="auto"/>
                    <w:left w:val="none" w:sz="0" w:space="0" w:color="auto"/>
                    <w:bottom w:val="none" w:sz="0" w:space="0" w:color="auto"/>
                    <w:right w:val="none" w:sz="0" w:space="0" w:color="auto"/>
                  </w:divBdr>
                  <w:divsChild>
                    <w:div w:id="1641183669">
                      <w:marLeft w:val="0"/>
                      <w:marRight w:val="0"/>
                      <w:marTop w:val="0"/>
                      <w:marBottom w:val="0"/>
                      <w:divBdr>
                        <w:top w:val="none" w:sz="0" w:space="0" w:color="auto"/>
                        <w:left w:val="none" w:sz="0" w:space="0" w:color="auto"/>
                        <w:bottom w:val="none" w:sz="0" w:space="0" w:color="auto"/>
                        <w:right w:val="none" w:sz="0" w:space="0" w:color="auto"/>
                      </w:divBdr>
                    </w:div>
                  </w:divsChild>
                </w:div>
                <w:div w:id="1202092368">
                  <w:marLeft w:val="0"/>
                  <w:marRight w:val="0"/>
                  <w:marTop w:val="0"/>
                  <w:marBottom w:val="0"/>
                  <w:divBdr>
                    <w:top w:val="none" w:sz="0" w:space="0" w:color="auto"/>
                    <w:left w:val="none" w:sz="0" w:space="0" w:color="auto"/>
                    <w:bottom w:val="none" w:sz="0" w:space="0" w:color="auto"/>
                    <w:right w:val="none" w:sz="0" w:space="0" w:color="auto"/>
                  </w:divBdr>
                  <w:divsChild>
                    <w:div w:id="2014331163">
                      <w:marLeft w:val="0"/>
                      <w:marRight w:val="0"/>
                      <w:marTop w:val="0"/>
                      <w:marBottom w:val="0"/>
                      <w:divBdr>
                        <w:top w:val="none" w:sz="0" w:space="0" w:color="auto"/>
                        <w:left w:val="none" w:sz="0" w:space="0" w:color="auto"/>
                        <w:bottom w:val="none" w:sz="0" w:space="0" w:color="auto"/>
                        <w:right w:val="none" w:sz="0" w:space="0" w:color="auto"/>
                      </w:divBdr>
                    </w:div>
                  </w:divsChild>
                </w:div>
                <w:div w:id="1254239522">
                  <w:marLeft w:val="0"/>
                  <w:marRight w:val="0"/>
                  <w:marTop w:val="0"/>
                  <w:marBottom w:val="0"/>
                  <w:divBdr>
                    <w:top w:val="none" w:sz="0" w:space="0" w:color="auto"/>
                    <w:left w:val="none" w:sz="0" w:space="0" w:color="auto"/>
                    <w:bottom w:val="none" w:sz="0" w:space="0" w:color="auto"/>
                    <w:right w:val="none" w:sz="0" w:space="0" w:color="auto"/>
                  </w:divBdr>
                  <w:divsChild>
                    <w:div w:id="115026098">
                      <w:marLeft w:val="0"/>
                      <w:marRight w:val="0"/>
                      <w:marTop w:val="0"/>
                      <w:marBottom w:val="0"/>
                      <w:divBdr>
                        <w:top w:val="none" w:sz="0" w:space="0" w:color="auto"/>
                        <w:left w:val="none" w:sz="0" w:space="0" w:color="auto"/>
                        <w:bottom w:val="none" w:sz="0" w:space="0" w:color="auto"/>
                        <w:right w:val="none" w:sz="0" w:space="0" w:color="auto"/>
                      </w:divBdr>
                    </w:div>
                  </w:divsChild>
                </w:div>
                <w:div w:id="1254973625">
                  <w:marLeft w:val="0"/>
                  <w:marRight w:val="0"/>
                  <w:marTop w:val="0"/>
                  <w:marBottom w:val="0"/>
                  <w:divBdr>
                    <w:top w:val="none" w:sz="0" w:space="0" w:color="auto"/>
                    <w:left w:val="none" w:sz="0" w:space="0" w:color="auto"/>
                    <w:bottom w:val="none" w:sz="0" w:space="0" w:color="auto"/>
                    <w:right w:val="none" w:sz="0" w:space="0" w:color="auto"/>
                  </w:divBdr>
                  <w:divsChild>
                    <w:div w:id="1532375099">
                      <w:marLeft w:val="0"/>
                      <w:marRight w:val="0"/>
                      <w:marTop w:val="0"/>
                      <w:marBottom w:val="0"/>
                      <w:divBdr>
                        <w:top w:val="none" w:sz="0" w:space="0" w:color="auto"/>
                        <w:left w:val="none" w:sz="0" w:space="0" w:color="auto"/>
                        <w:bottom w:val="none" w:sz="0" w:space="0" w:color="auto"/>
                        <w:right w:val="none" w:sz="0" w:space="0" w:color="auto"/>
                      </w:divBdr>
                    </w:div>
                  </w:divsChild>
                </w:div>
                <w:div w:id="1257859667">
                  <w:marLeft w:val="0"/>
                  <w:marRight w:val="0"/>
                  <w:marTop w:val="0"/>
                  <w:marBottom w:val="0"/>
                  <w:divBdr>
                    <w:top w:val="none" w:sz="0" w:space="0" w:color="auto"/>
                    <w:left w:val="none" w:sz="0" w:space="0" w:color="auto"/>
                    <w:bottom w:val="none" w:sz="0" w:space="0" w:color="auto"/>
                    <w:right w:val="none" w:sz="0" w:space="0" w:color="auto"/>
                  </w:divBdr>
                  <w:divsChild>
                    <w:div w:id="1785925385">
                      <w:marLeft w:val="0"/>
                      <w:marRight w:val="0"/>
                      <w:marTop w:val="0"/>
                      <w:marBottom w:val="0"/>
                      <w:divBdr>
                        <w:top w:val="none" w:sz="0" w:space="0" w:color="auto"/>
                        <w:left w:val="none" w:sz="0" w:space="0" w:color="auto"/>
                        <w:bottom w:val="none" w:sz="0" w:space="0" w:color="auto"/>
                        <w:right w:val="none" w:sz="0" w:space="0" w:color="auto"/>
                      </w:divBdr>
                    </w:div>
                  </w:divsChild>
                </w:div>
                <w:div w:id="1275484458">
                  <w:marLeft w:val="0"/>
                  <w:marRight w:val="0"/>
                  <w:marTop w:val="0"/>
                  <w:marBottom w:val="0"/>
                  <w:divBdr>
                    <w:top w:val="none" w:sz="0" w:space="0" w:color="auto"/>
                    <w:left w:val="none" w:sz="0" w:space="0" w:color="auto"/>
                    <w:bottom w:val="none" w:sz="0" w:space="0" w:color="auto"/>
                    <w:right w:val="none" w:sz="0" w:space="0" w:color="auto"/>
                  </w:divBdr>
                  <w:divsChild>
                    <w:div w:id="661397468">
                      <w:marLeft w:val="0"/>
                      <w:marRight w:val="0"/>
                      <w:marTop w:val="0"/>
                      <w:marBottom w:val="0"/>
                      <w:divBdr>
                        <w:top w:val="none" w:sz="0" w:space="0" w:color="auto"/>
                        <w:left w:val="none" w:sz="0" w:space="0" w:color="auto"/>
                        <w:bottom w:val="none" w:sz="0" w:space="0" w:color="auto"/>
                        <w:right w:val="none" w:sz="0" w:space="0" w:color="auto"/>
                      </w:divBdr>
                    </w:div>
                  </w:divsChild>
                </w:div>
                <w:div w:id="1304580089">
                  <w:marLeft w:val="0"/>
                  <w:marRight w:val="0"/>
                  <w:marTop w:val="0"/>
                  <w:marBottom w:val="0"/>
                  <w:divBdr>
                    <w:top w:val="none" w:sz="0" w:space="0" w:color="auto"/>
                    <w:left w:val="none" w:sz="0" w:space="0" w:color="auto"/>
                    <w:bottom w:val="none" w:sz="0" w:space="0" w:color="auto"/>
                    <w:right w:val="none" w:sz="0" w:space="0" w:color="auto"/>
                  </w:divBdr>
                  <w:divsChild>
                    <w:div w:id="593822145">
                      <w:marLeft w:val="0"/>
                      <w:marRight w:val="0"/>
                      <w:marTop w:val="0"/>
                      <w:marBottom w:val="0"/>
                      <w:divBdr>
                        <w:top w:val="none" w:sz="0" w:space="0" w:color="auto"/>
                        <w:left w:val="none" w:sz="0" w:space="0" w:color="auto"/>
                        <w:bottom w:val="none" w:sz="0" w:space="0" w:color="auto"/>
                        <w:right w:val="none" w:sz="0" w:space="0" w:color="auto"/>
                      </w:divBdr>
                    </w:div>
                  </w:divsChild>
                </w:div>
                <w:div w:id="1304693670">
                  <w:marLeft w:val="0"/>
                  <w:marRight w:val="0"/>
                  <w:marTop w:val="0"/>
                  <w:marBottom w:val="0"/>
                  <w:divBdr>
                    <w:top w:val="none" w:sz="0" w:space="0" w:color="auto"/>
                    <w:left w:val="none" w:sz="0" w:space="0" w:color="auto"/>
                    <w:bottom w:val="none" w:sz="0" w:space="0" w:color="auto"/>
                    <w:right w:val="none" w:sz="0" w:space="0" w:color="auto"/>
                  </w:divBdr>
                  <w:divsChild>
                    <w:div w:id="1028919779">
                      <w:marLeft w:val="0"/>
                      <w:marRight w:val="0"/>
                      <w:marTop w:val="0"/>
                      <w:marBottom w:val="0"/>
                      <w:divBdr>
                        <w:top w:val="none" w:sz="0" w:space="0" w:color="auto"/>
                        <w:left w:val="none" w:sz="0" w:space="0" w:color="auto"/>
                        <w:bottom w:val="none" w:sz="0" w:space="0" w:color="auto"/>
                        <w:right w:val="none" w:sz="0" w:space="0" w:color="auto"/>
                      </w:divBdr>
                    </w:div>
                  </w:divsChild>
                </w:div>
                <w:div w:id="1308389547">
                  <w:marLeft w:val="0"/>
                  <w:marRight w:val="0"/>
                  <w:marTop w:val="0"/>
                  <w:marBottom w:val="0"/>
                  <w:divBdr>
                    <w:top w:val="none" w:sz="0" w:space="0" w:color="auto"/>
                    <w:left w:val="none" w:sz="0" w:space="0" w:color="auto"/>
                    <w:bottom w:val="none" w:sz="0" w:space="0" w:color="auto"/>
                    <w:right w:val="none" w:sz="0" w:space="0" w:color="auto"/>
                  </w:divBdr>
                  <w:divsChild>
                    <w:div w:id="1918635775">
                      <w:marLeft w:val="0"/>
                      <w:marRight w:val="0"/>
                      <w:marTop w:val="0"/>
                      <w:marBottom w:val="0"/>
                      <w:divBdr>
                        <w:top w:val="none" w:sz="0" w:space="0" w:color="auto"/>
                        <w:left w:val="none" w:sz="0" w:space="0" w:color="auto"/>
                        <w:bottom w:val="none" w:sz="0" w:space="0" w:color="auto"/>
                        <w:right w:val="none" w:sz="0" w:space="0" w:color="auto"/>
                      </w:divBdr>
                    </w:div>
                  </w:divsChild>
                </w:div>
                <w:div w:id="1319572364">
                  <w:marLeft w:val="0"/>
                  <w:marRight w:val="0"/>
                  <w:marTop w:val="0"/>
                  <w:marBottom w:val="0"/>
                  <w:divBdr>
                    <w:top w:val="none" w:sz="0" w:space="0" w:color="auto"/>
                    <w:left w:val="none" w:sz="0" w:space="0" w:color="auto"/>
                    <w:bottom w:val="none" w:sz="0" w:space="0" w:color="auto"/>
                    <w:right w:val="none" w:sz="0" w:space="0" w:color="auto"/>
                  </w:divBdr>
                  <w:divsChild>
                    <w:div w:id="1144195919">
                      <w:marLeft w:val="0"/>
                      <w:marRight w:val="0"/>
                      <w:marTop w:val="0"/>
                      <w:marBottom w:val="0"/>
                      <w:divBdr>
                        <w:top w:val="none" w:sz="0" w:space="0" w:color="auto"/>
                        <w:left w:val="none" w:sz="0" w:space="0" w:color="auto"/>
                        <w:bottom w:val="none" w:sz="0" w:space="0" w:color="auto"/>
                        <w:right w:val="none" w:sz="0" w:space="0" w:color="auto"/>
                      </w:divBdr>
                    </w:div>
                  </w:divsChild>
                </w:div>
                <w:div w:id="1333559104">
                  <w:marLeft w:val="0"/>
                  <w:marRight w:val="0"/>
                  <w:marTop w:val="0"/>
                  <w:marBottom w:val="0"/>
                  <w:divBdr>
                    <w:top w:val="none" w:sz="0" w:space="0" w:color="auto"/>
                    <w:left w:val="none" w:sz="0" w:space="0" w:color="auto"/>
                    <w:bottom w:val="none" w:sz="0" w:space="0" w:color="auto"/>
                    <w:right w:val="none" w:sz="0" w:space="0" w:color="auto"/>
                  </w:divBdr>
                  <w:divsChild>
                    <w:div w:id="767652877">
                      <w:marLeft w:val="0"/>
                      <w:marRight w:val="0"/>
                      <w:marTop w:val="0"/>
                      <w:marBottom w:val="0"/>
                      <w:divBdr>
                        <w:top w:val="none" w:sz="0" w:space="0" w:color="auto"/>
                        <w:left w:val="none" w:sz="0" w:space="0" w:color="auto"/>
                        <w:bottom w:val="none" w:sz="0" w:space="0" w:color="auto"/>
                        <w:right w:val="none" w:sz="0" w:space="0" w:color="auto"/>
                      </w:divBdr>
                    </w:div>
                  </w:divsChild>
                </w:div>
                <w:div w:id="1364750177">
                  <w:marLeft w:val="0"/>
                  <w:marRight w:val="0"/>
                  <w:marTop w:val="0"/>
                  <w:marBottom w:val="0"/>
                  <w:divBdr>
                    <w:top w:val="none" w:sz="0" w:space="0" w:color="auto"/>
                    <w:left w:val="none" w:sz="0" w:space="0" w:color="auto"/>
                    <w:bottom w:val="none" w:sz="0" w:space="0" w:color="auto"/>
                    <w:right w:val="none" w:sz="0" w:space="0" w:color="auto"/>
                  </w:divBdr>
                  <w:divsChild>
                    <w:div w:id="353844671">
                      <w:marLeft w:val="0"/>
                      <w:marRight w:val="0"/>
                      <w:marTop w:val="0"/>
                      <w:marBottom w:val="0"/>
                      <w:divBdr>
                        <w:top w:val="none" w:sz="0" w:space="0" w:color="auto"/>
                        <w:left w:val="none" w:sz="0" w:space="0" w:color="auto"/>
                        <w:bottom w:val="none" w:sz="0" w:space="0" w:color="auto"/>
                        <w:right w:val="none" w:sz="0" w:space="0" w:color="auto"/>
                      </w:divBdr>
                    </w:div>
                  </w:divsChild>
                </w:div>
                <w:div w:id="1405907263">
                  <w:marLeft w:val="0"/>
                  <w:marRight w:val="0"/>
                  <w:marTop w:val="0"/>
                  <w:marBottom w:val="0"/>
                  <w:divBdr>
                    <w:top w:val="none" w:sz="0" w:space="0" w:color="auto"/>
                    <w:left w:val="none" w:sz="0" w:space="0" w:color="auto"/>
                    <w:bottom w:val="none" w:sz="0" w:space="0" w:color="auto"/>
                    <w:right w:val="none" w:sz="0" w:space="0" w:color="auto"/>
                  </w:divBdr>
                  <w:divsChild>
                    <w:div w:id="655376781">
                      <w:marLeft w:val="0"/>
                      <w:marRight w:val="0"/>
                      <w:marTop w:val="0"/>
                      <w:marBottom w:val="0"/>
                      <w:divBdr>
                        <w:top w:val="none" w:sz="0" w:space="0" w:color="auto"/>
                        <w:left w:val="none" w:sz="0" w:space="0" w:color="auto"/>
                        <w:bottom w:val="none" w:sz="0" w:space="0" w:color="auto"/>
                        <w:right w:val="none" w:sz="0" w:space="0" w:color="auto"/>
                      </w:divBdr>
                    </w:div>
                  </w:divsChild>
                </w:div>
                <w:div w:id="1415080032">
                  <w:marLeft w:val="0"/>
                  <w:marRight w:val="0"/>
                  <w:marTop w:val="0"/>
                  <w:marBottom w:val="0"/>
                  <w:divBdr>
                    <w:top w:val="none" w:sz="0" w:space="0" w:color="auto"/>
                    <w:left w:val="none" w:sz="0" w:space="0" w:color="auto"/>
                    <w:bottom w:val="none" w:sz="0" w:space="0" w:color="auto"/>
                    <w:right w:val="none" w:sz="0" w:space="0" w:color="auto"/>
                  </w:divBdr>
                  <w:divsChild>
                    <w:div w:id="1749035790">
                      <w:marLeft w:val="0"/>
                      <w:marRight w:val="0"/>
                      <w:marTop w:val="0"/>
                      <w:marBottom w:val="0"/>
                      <w:divBdr>
                        <w:top w:val="none" w:sz="0" w:space="0" w:color="auto"/>
                        <w:left w:val="none" w:sz="0" w:space="0" w:color="auto"/>
                        <w:bottom w:val="none" w:sz="0" w:space="0" w:color="auto"/>
                        <w:right w:val="none" w:sz="0" w:space="0" w:color="auto"/>
                      </w:divBdr>
                    </w:div>
                  </w:divsChild>
                </w:div>
                <w:div w:id="1425494002">
                  <w:marLeft w:val="0"/>
                  <w:marRight w:val="0"/>
                  <w:marTop w:val="0"/>
                  <w:marBottom w:val="0"/>
                  <w:divBdr>
                    <w:top w:val="none" w:sz="0" w:space="0" w:color="auto"/>
                    <w:left w:val="none" w:sz="0" w:space="0" w:color="auto"/>
                    <w:bottom w:val="none" w:sz="0" w:space="0" w:color="auto"/>
                    <w:right w:val="none" w:sz="0" w:space="0" w:color="auto"/>
                  </w:divBdr>
                  <w:divsChild>
                    <w:div w:id="1959213893">
                      <w:marLeft w:val="0"/>
                      <w:marRight w:val="0"/>
                      <w:marTop w:val="0"/>
                      <w:marBottom w:val="0"/>
                      <w:divBdr>
                        <w:top w:val="none" w:sz="0" w:space="0" w:color="auto"/>
                        <w:left w:val="none" w:sz="0" w:space="0" w:color="auto"/>
                        <w:bottom w:val="none" w:sz="0" w:space="0" w:color="auto"/>
                        <w:right w:val="none" w:sz="0" w:space="0" w:color="auto"/>
                      </w:divBdr>
                    </w:div>
                  </w:divsChild>
                </w:div>
                <w:div w:id="1437628865">
                  <w:marLeft w:val="0"/>
                  <w:marRight w:val="0"/>
                  <w:marTop w:val="0"/>
                  <w:marBottom w:val="0"/>
                  <w:divBdr>
                    <w:top w:val="none" w:sz="0" w:space="0" w:color="auto"/>
                    <w:left w:val="none" w:sz="0" w:space="0" w:color="auto"/>
                    <w:bottom w:val="none" w:sz="0" w:space="0" w:color="auto"/>
                    <w:right w:val="none" w:sz="0" w:space="0" w:color="auto"/>
                  </w:divBdr>
                  <w:divsChild>
                    <w:div w:id="1077900812">
                      <w:marLeft w:val="0"/>
                      <w:marRight w:val="0"/>
                      <w:marTop w:val="0"/>
                      <w:marBottom w:val="0"/>
                      <w:divBdr>
                        <w:top w:val="none" w:sz="0" w:space="0" w:color="auto"/>
                        <w:left w:val="none" w:sz="0" w:space="0" w:color="auto"/>
                        <w:bottom w:val="none" w:sz="0" w:space="0" w:color="auto"/>
                        <w:right w:val="none" w:sz="0" w:space="0" w:color="auto"/>
                      </w:divBdr>
                    </w:div>
                  </w:divsChild>
                </w:div>
                <w:div w:id="1444306489">
                  <w:marLeft w:val="0"/>
                  <w:marRight w:val="0"/>
                  <w:marTop w:val="0"/>
                  <w:marBottom w:val="0"/>
                  <w:divBdr>
                    <w:top w:val="none" w:sz="0" w:space="0" w:color="auto"/>
                    <w:left w:val="none" w:sz="0" w:space="0" w:color="auto"/>
                    <w:bottom w:val="none" w:sz="0" w:space="0" w:color="auto"/>
                    <w:right w:val="none" w:sz="0" w:space="0" w:color="auto"/>
                  </w:divBdr>
                  <w:divsChild>
                    <w:div w:id="1116102194">
                      <w:marLeft w:val="0"/>
                      <w:marRight w:val="0"/>
                      <w:marTop w:val="0"/>
                      <w:marBottom w:val="0"/>
                      <w:divBdr>
                        <w:top w:val="none" w:sz="0" w:space="0" w:color="auto"/>
                        <w:left w:val="none" w:sz="0" w:space="0" w:color="auto"/>
                        <w:bottom w:val="none" w:sz="0" w:space="0" w:color="auto"/>
                        <w:right w:val="none" w:sz="0" w:space="0" w:color="auto"/>
                      </w:divBdr>
                    </w:div>
                  </w:divsChild>
                </w:div>
                <w:div w:id="1446268766">
                  <w:marLeft w:val="0"/>
                  <w:marRight w:val="0"/>
                  <w:marTop w:val="0"/>
                  <w:marBottom w:val="0"/>
                  <w:divBdr>
                    <w:top w:val="none" w:sz="0" w:space="0" w:color="auto"/>
                    <w:left w:val="none" w:sz="0" w:space="0" w:color="auto"/>
                    <w:bottom w:val="none" w:sz="0" w:space="0" w:color="auto"/>
                    <w:right w:val="none" w:sz="0" w:space="0" w:color="auto"/>
                  </w:divBdr>
                  <w:divsChild>
                    <w:div w:id="432747586">
                      <w:marLeft w:val="0"/>
                      <w:marRight w:val="0"/>
                      <w:marTop w:val="0"/>
                      <w:marBottom w:val="0"/>
                      <w:divBdr>
                        <w:top w:val="none" w:sz="0" w:space="0" w:color="auto"/>
                        <w:left w:val="none" w:sz="0" w:space="0" w:color="auto"/>
                        <w:bottom w:val="none" w:sz="0" w:space="0" w:color="auto"/>
                        <w:right w:val="none" w:sz="0" w:space="0" w:color="auto"/>
                      </w:divBdr>
                    </w:div>
                  </w:divsChild>
                </w:div>
                <w:div w:id="1467091353">
                  <w:marLeft w:val="0"/>
                  <w:marRight w:val="0"/>
                  <w:marTop w:val="0"/>
                  <w:marBottom w:val="0"/>
                  <w:divBdr>
                    <w:top w:val="none" w:sz="0" w:space="0" w:color="auto"/>
                    <w:left w:val="none" w:sz="0" w:space="0" w:color="auto"/>
                    <w:bottom w:val="none" w:sz="0" w:space="0" w:color="auto"/>
                    <w:right w:val="none" w:sz="0" w:space="0" w:color="auto"/>
                  </w:divBdr>
                  <w:divsChild>
                    <w:div w:id="1796635088">
                      <w:marLeft w:val="0"/>
                      <w:marRight w:val="0"/>
                      <w:marTop w:val="0"/>
                      <w:marBottom w:val="0"/>
                      <w:divBdr>
                        <w:top w:val="none" w:sz="0" w:space="0" w:color="auto"/>
                        <w:left w:val="none" w:sz="0" w:space="0" w:color="auto"/>
                        <w:bottom w:val="none" w:sz="0" w:space="0" w:color="auto"/>
                        <w:right w:val="none" w:sz="0" w:space="0" w:color="auto"/>
                      </w:divBdr>
                    </w:div>
                  </w:divsChild>
                </w:div>
                <w:div w:id="1482111966">
                  <w:marLeft w:val="0"/>
                  <w:marRight w:val="0"/>
                  <w:marTop w:val="0"/>
                  <w:marBottom w:val="0"/>
                  <w:divBdr>
                    <w:top w:val="none" w:sz="0" w:space="0" w:color="auto"/>
                    <w:left w:val="none" w:sz="0" w:space="0" w:color="auto"/>
                    <w:bottom w:val="none" w:sz="0" w:space="0" w:color="auto"/>
                    <w:right w:val="none" w:sz="0" w:space="0" w:color="auto"/>
                  </w:divBdr>
                  <w:divsChild>
                    <w:div w:id="765006515">
                      <w:marLeft w:val="0"/>
                      <w:marRight w:val="0"/>
                      <w:marTop w:val="0"/>
                      <w:marBottom w:val="0"/>
                      <w:divBdr>
                        <w:top w:val="none" w:sz="0" w:space="0" w:color="auto"/>
                        <w:left w:val="none" w:sz="0" w:space="0" w:color="auto"/>
                        <w:bottom w:val="none" w:sz="0" w:space="0" w:color="auto"/>
                        <w:right w:val="none" w:sz="0" w:space="0" w:color="auto"/>
                      </w:divBdr>
                    </w:div>
                  </w:divsChild>
                </w:div>
                <w:div w:id="1488596956">
                  <w:marLeft w:val="0"/>
                  <w:marRight w:val="0"/>
                  <w:marTop w:val="0"/>
                  <w:marBottom w:val="0"/>
                  <w:divBdr>
                    <w:top w:val="none" w:sz="0" w:space="0" w:color="auto"/>
                    <w:left w:val="none" w:sz="0" w:space="0" w:color="auto"/>
                    <w:bottom w:val="none" w:sz="0" w:space="0" w:color="auto"/>
                    <w:right w:val="none" w:sz="0" w:space="0" w:color="auto"/>
                  </w:divBdr>
                  <w:divsChild>
                    <w:div w:id="1681197946">
                      <w:marLeft w:val="0"/>
                      <w:marRight w:val="0"/>
                      <w:marTop w:val="0"/>
                      <w:marBottom w:val="0"/>
                      <w:divBdr>
                        <w:top w:val="none" w:sz="0" w:space="0" w:color="auto"/>
                        <w:left w:val="none" w:sz="0" w:space="0" w:color="auto"/>
                        <w:bottom w:val="none" w:sz="0" w:space="0" w:color="auto"/>
                        <w:right w:val="none" w:sz="0" w:space="0" w:color="auto"/>
                      </w:divBdr>
                    </w:div>
                  </w:divsChild>
                </w:div>
                <w:div w:id="1507089145">
                  <w:marLeft w:val="0"/>
                  <w:marRight w:val="0"/>
                  <w:marTop w:val="0"/>
                  <w:marBottom w:val="0"/>
                  <w:divBdr>
                    <w:top w:val="none" w:sz="0" w:space="0" w:color="auto"/>
                    <w:left w:val="none" w:sz="0" w:space="0" w:color="auto"/>
                    <w:bottom w:val="none" w:sz="0" w:space="0" w:color="auto"/>
                    <w:right w:val="none" w:sz="0" w:space="0" w:color="auto"/>
                  </w:divBdr>
                  <w:divsChild>
                    <w:div w:id="1494907368">
                      <w:marLeft w:val="0"/>
                      <w:marRight w:val="0"/>
                      <w:marTop w:val="0"/>
                      <w:marBottom w:val="0"/>
                      <w:divBdr>
                        <w:top w:val="none" w:sz="0" w:space="0" w:color="auto"/>
                        <w:left w:val="none" w:sz="0" w:space="0" w:color="auto"/>
                        <w:bottom w:val="none" w:sz="0" w:space="0" w:color="auto"/>
                        <w:right w:val="none" w:sz="0" w:space="0" w:color="auto"/>
                      </w:divBdr>
                    </w:div>
                  </w:divsChild>
                </w:div>
                <w:div w:id="1513911772">
                  <w:marLeft w:val="0"/>
                  <w:marRight w:val="0"/>
                  <w:marTop w:val="0"/>
                  <w:marBottom w:val="0"/>
                  <w:divBdr>
                    <w:top w:val="none" w:sz="0" w:space="0" w:color="auto"/>
                    <w:left w:val="none" w:sz="0" w:space="0" w:color="auto"/>
                    <w:bottom w:val="none" w:sz="0" w:space="0" w:color="auto"/>
                    <w:right w:val="none" w:sz="0" w:space="0" w:color="auto"/>
                  </w:divBdr>
                  <w:divsChild>
                    <w:div w:id="261687986">
                      <w:marLeft w:val="0"/>
                      <w:marRight w:val="0"/>
                      <w:marTop w:val="0"/>
                      <w:marBottom w:val="0"/>
                      <w:divBdr>
                        <w:top w:val="none" w:sz="0" w:space="0" w:color="auto"/>
                        <w:left w:val="none" w:sz="0" w:space="0" w:color="auto"/>
                        <w:bottom w:val="none" w:sz="0" w:space="0" w:color="auto"/>
                        <w:right w:val="none" w:sz="0" w:space="0" w:color="auto"/>
                      </w:divBdr>
                    </w:div>
                  </w:divsChild>
                </w:div>
                <w:div w:id="1580748714">
                  <w:marLeft w:val="0"/>
                  <w:marRight w:val="0"/>
                  <w:marTop w:val="0"/>
                  <w:marBottom w:val="0"/>
                  <w:divBdr>
                    <w:top w:val="none" w:sz="0" w:space="0" w:color="auto"/>
                    <w:left w:val="none" w:sz="0" w:space="0" w:color="auto"/>
                    <w:bottom w:val="none" w:sz="0" w:space="0" w:color="auto"/>
                    <w:right w:val="none" w:sz="0" w:space="0" w:color="auto"/>
                  </w:divBdr>
                  <w:divsChild>
                    <w:div w:id="448352381">
                      <w:marLeft w:val="0"/>
                      <w:marRight w:val="0"/>
                      <w:marTop w:val="0"/>
                      <w:marBottom w:val="0"/>
                      <w:divBdr>
                        <w:top w:val="none" w:sz="0" w:space="0" w:color="auto"/>
                        <w:left w:val="none" w:sz="0" w:space="0" w:color="auto"/>
                        <w:bottom w:val="none" w:sz="0" w:space="0" w:color="auto"/>
                        <w:right w:val="none" w:sz="0" w:space="0" w:color="auto"/>
                      </w:divBdr>
                    </w:div>
                  </w:divsChild>
                </w:div>
                <w:div w:id="1602836946">
                  <w:marLeft w:val="0"/>
                  <w:marRight w:val="0"/>
                  <w:marTop w:val="0"/>
                  <w:marBottom w:val="0"/>
                  <w:divBdr>
                    <w:top w:val="none" w:sz="0" w:space="0" w:color="auto"/>
                    <w:left w:val="none" w:sz="0" w:space="0" w:color="auto"/>
                    <w:bottom w:val="none" w:sz="0" w:space="0" w:color="auto"/>
                    <w:right w:val="none" w:sz="0" w:space="0" w:color="auto"/>
                  </w:divBdr>
                  <w:divsChild>
                    <w:div w:id="1143236768">
                      <w:marLeft w:val="0"/>
                      <w:marRight w:val="0"/>
                      <w:marTop w:val="0"/>
                      <w:marBottom w:val="0"/>
                      <w:divBdr>
                        <w:top w:val="none" w:sz="0" w:space="0" w:color="auto"/>
                        <w:left w:val="none" w:sz="0" w:space="0" w:color="auto"/>
                        <w:bottom w:val="none" w:sz="0" w:space="0" w:color="auto"/>
                        <w:right w:val="none" w:sz="0" w:space="0" w:color="auto"/>
                      </w:divBdr>
                    </w:div>
                  </w:divsChild>
                </w:div>
                <w:div w:id="1633630671">
                  <w:marLeft w:val="0"/>
                  <w:marRight w:val="0"/>
                  <w:marTop w:val="0"/>
                  <w:marBottom w:val="0"/>
                  <w:divBdr>
                    <w:top w:val="none" w:sz="0" w:space="0" w:color="auto"/>
                    <w:left w:val="none" w:sz="0" w:space="0" w:color="auto"/>
                    <w:bottom w:val="none" w:sz="0" w:space="0" w:color="auto"/>
                    <w:right w:val="none" w:sz="0" w:space="0" w:color="auto"/>
                  </w:divBdr>
                  <w:divsChild>
                    <w:div w:id="631062902">
                      <w:marLeft w:val="0"/>
                      <w:marRight w:val="0"/>
                      <w:marTop w:val="0"/>
                      <w:marBottom w:val="0"/>
                      <w:divBdr>
                        <w:top w:val="none" w:sz="0" w:space="0" w:color="auto"/>
                        <w:left w:val="none" w:sz="0" w:space="0" w:color="auto"/>
                        <w:bottom w:val="none" w:sz="0" w:space="0" w:color="auto"/>
                        <w:right w:val="none" w:sz="0" w:space="0" w:color="auto"/>
                      </w:divBdr>
                    </w:div>
                  </w:divsChild>
                </w:div>
                <w:div w:id="1647080546">
                  <w:marLeft w:val="0"/>
                  <w:marRight w:val="0"/>
                  <w:marTop w:val="0"/>
                  <w:marBottom w:val="0"/>
                  <w:divBdr>
                    <w:top w:val="none" w:sz="0" w:space="0" w:color="auto"/>
                    <w:left w:val="none" w:sz="0" w:space="0" w:color="auto"/>
                    <w:bottom w:val="none" w:sz="0" w:space="0" w:color="auto"/>
                    <w:right w:val="none" w:sz="0" w:space="0" w:color="auto"/>
                  </w:divBdr>
                  <w:divsChild>
                    <w:div w:id="1002784172">
                      <w:marLeft w:val="0"/>
                      <w:marRight w:val="0"/>
                      <w:marTop w:val="0"/>
                      <w:marBottom w:val="0"/>
                      <w:divBdr>
                        <w:top w:val="none" w:sz="0" w:space="0" w:color="auto"/>
                        <w:left w:val="none" w:sz="0" w:space="0" w:color="auto"/>
                        <w:bottom w:val="none" w:sz="0" w:space="0" w:color="auto"/>
                        <w:right w:val="none" w:sz="0" w:space="0" w:color="auto"/>
                      </w:divBdr>
                    </w:div>
                  </w:divsChild>
                </w:div>
                <w:div w:id="1657763284">
                  <w:marLeft w:val="0"/>
                  <w:marRight w:val="0"/>
                  <w:marTop w:val="0"/>
                  <w:marBottom w:val="0"/>
                  <w:divBdr>
                    <w:top w:val="none" w:sz="0" w:space="0" w:color="auto"/>
                    <w:left w:val="none" w:sz="0" w:space="0" w:color="auto"/>
                    <w:bottom w:val="none" w:sz="0" w:space="0" w:color="auto"/>
                    <w:right w:val="none" w:sz="0" w:space="0" w:color="auto"/>
                  </w:divBdr>
                  <w:divsChild>
                    <w:div w:id="1280188954">
                      <w:marLeft w:val="0"/>
                      <w:marRight w:val="0"/>
                      <w:marTop w:val="0"/>
                      <w:marBottom w:val="0"/>
                      <w:divBdr>
                        <w:top w:val="none" w:sz="0" w:space="0" w:color="auto"/>
                        <w:left w:val="none" w:sz="0" w:space="0" w:color="auto"/>
                        <w:bottom w:val="none" w:sz="0" w:space="0" w:color="auto"/>
                        <w:right w:val="none" w:sz="0" w:space="0" w:color="auto"/>
                      </w:divBdr>
                    </w:div>
                  </w:divsChild>
                </w:div>
                <w:div w:id="1660115331">
                  <w:marLeft w:val="0"/>
                  <w:marRight w:val="0"/>
                  <w:marTop w:val="0"/>
                  <w:marBottom w:val="0"/>
                  <w:divBdr>
                    <w:top w:val="none" w:sz="0" w:space="0" w:color="auto"/>
                    <w:left w:val="none" w:sz="0" w:space="0" w:color="auto"/>
                    <w:bottom w:val="none" w:sz="0" w:space="0" w:color="auto"/>
                    <w:right w:val="none" w:sz="0" w:space="0" w:color="auto"/>
                  </w:divBdr>
                  <w:divsChild>
                    <w:div w:id="975447262">
                      <w:marLeft w:val="0"/>
                      <w:marRight w:val="0"/>
                      <w:marTop w:val="0"/>
                      <w:marBottom w:val="0"/>
                      <w:divBdr>
                        <w:top w:val="none" w:sz="0" w:space="0" w:color="auto"/>
                        <w:left w:val="none" w:sz="0" w:space="0" w:color="auto"/>
                        <w:bottom w:val="none" w:sz="0" w:space="0" w:color="auto"/>
                        <w:right w:val="none" w:sz="0" w:space="0" w:color="auto"/>
                      </w:divBdr>
                    </w:div>
                  </w:divsChild>
                </w:div>
                <w:div w:id="1661422682">
                  <w:marLeft w:val="0"/>
                  <w:marRight w:val="0"/>
                  <w:marTop w:val="0"/>
                  <w:marBottom w:val="0"/>
                  <w:divBdr>
                    <w:top w:val="none" w:sz="0" w:space="0" w:color="auto"/>
                    <w:left w:val="none" w:sz="0" w:space="0" w:color="auto"/>
                    <w:bottom w:val="none" w:sz="0" w:space="0" w:color="auto"/>
                    <w:right w:val="none" w:sz="0" w:space="0" w:color="auto"/>
                  </w:divBdr>
                  <w:divsChild>
                    <w:div w:id="1272202991">
                      <w:marLeft w:val="0"/>
                      <w:marRight w:val="0"/>
                      <w:marTop w:val="0"/>
                      <w:marBottom w:val="0"/>
                      <w:divBdr>
                        <w:top w:val="none" w:sz="0" w:space="0" w:color="auto"/>
                        <w:left w:val="none" w:sz="0" w:space="0" w:color="auto"/>
                        <w:bottom w:val="none" w:sz="0" w:space="0" w:color="auto"/>
                        <w:right w:val="none" w:sz="0" w:space="0" w:color="auto"/>
                      </w:divBdr>
                    </w:div>
                  </w:divsChild>
                </w:div>
                <w:div w:id="1666594172">
                  <w:marLeft w:val="0"/>
                  <w:marRight w:val="0"/>
                  <w:marTop w:val="0"/>
                  <w:marBottom w:val="0"/>
                  <w:divBdr>
                    <w:top w:val="none" w:sz="0" w:space="0" w:color="auto"/>
                    <w:left w:val="none" w:sz="0" w:space="0" w:color="auto"/>
                    <w:bottom w:val="none" w:sz="0" w:space="0" w:color="auto"/>
                    <w:right w:val="none" w:sz="0" w:space="0" w:color="auto"/>
                  </w:divBdr>
                  <w:divsChild>
                    <w:div w:id="1137451503">
                      <w:marLeft w:val="0"/>
                      <w:marRight w:val="0"/>
                      <w:marTop w:val="0"/>
                      <w:marBottom w:val="0"/>
                      <w:divBdr>
                        <w:top w:val="none" w:sz="0" w:space="0" w:color="auto"/>
                        <w:left w:val="none" w:sz="0" w:space="0" w:color="auto"/>
                        <w:bottom w:val="none" w:sz="0" w:space="0" w:color="auto"/>
                        <w:right w:val="none" w:sz="0" w:space="0" w:color="auto"/>
                      </w:divBdr>
                    </w:div>
                  </w:divsChild>
                </w:div>
                <w:div w:id="1691292504">
                  <w:marLeft w:val="0"/>
                  <w:marRight w:val="0"/>
                  <w:marTop w:val="0"/>
                  <w:marBottom w:val="0"/>
                  <w:divBdr>
                    <w:top w:val="none" w:sz="0" w:space="0" w:color="auto"/>
                    <w:left w:val="none" w:sz="0" w:space="0" w:color="auto"/>
                    <w:bottom w:val="none" w:sz="0" w:space="0" w:color="auto"/>
                    <w:right w:val="none" w:sz="0" w:space="0" w:color="auto"/>
                  </w:divBdr>
                  <w:divsChild>
                    <w:div w:id="1956406495">
                      <w:marLeft w:val="0"/>
                      <w:marRight w:val="0"/>
                      <w:marTop w:val="0"/>
                      <w:marBottom w:val="0"/>
                      <w:divBdr>
                        <w:top w:val="none" w:sz="0" w:space="0" w:color="auto"/>
                        <w:left w:val="none" w:sz="0" w:space="0" w:color="auto"/>
                        <w:bottom w:val="none" w:sz="0" w:space="0" w:color="auto"/>
                        <w:right w:val="none" w:sz="0" w:space="0" w:color="auto"/>
                      </w:divBdr>
                    </w:div>
                  </w:divsChild>
                </w:div>
                <w:div w:id="1717704793">
                  <w:marLeft w:val="0"/>
                  <w:marRight w:val="0"/>
                  <w:marTop w:val="0"/>
                  <w:marBottom w:val="0"/>
                  <w:divBdr>
                    <w:top w:val="none" w:sz="0" w:space="0" w:color="auto"/>
                    <w:left w:val="none" w:sz="0" w:space="0" w:color="auto"/>
                    <w:bottom w:val="none" w:sz="0" w:space="0" w:color="auto"/>
                    <w:right w:val="none" w:sz="0" w:space="0" w:color="auto"/>
                  </w:divBdr>
                  <w:divsChild>
                    <w:div w:id="2104521759">
                      <w:marLeft w:val="0"/>
                      <w:marRight w:val="0"/>
                      <w:marTop w:val="0"/>
                      <w:marBottom w:val="0"/>
                      <w:divBdr>
                        <w:top w:val="none" w:sz="0" w:space="0" w:color="auto"/>
                        <w:left w:val="none" w:sz="0" w:space="0" w:color="auto"/>
                        <w:bottom w:val="none" w:sz="0" w:space="0" w:color="auto"/>
                        <w:right w:val="none" w:sz="0" w:space="0" w:color="auto"/>
                      </w:divBdr>
                    </w:div>
                  </w:divsChild>
                </w:div>
                <w:div w:id="1720275812">
                  <w:marLeft w:val="0"/>
                  <w:marRight w:val="0"/>
                  <w:marTop w:val="0"/>
                  <w:marBottom w:val="0"/>
                  <w:divBdr>
                    <w:top w:val="none" w:sz="0" w:space="0" w:color="auto"/>
                    <w:left w:val="none" w:sz="0" w:space="0" w:color="auto"/>
                    <w:bottom w:val="none" w:sz="0" w:space="0" w:color="auto"/>
                    <w:right w:val="none" w:sz="0" w:space="0" w:color="auto"/>
                  </w:divBdr>
                  <w:divsChild>
                    <w:div w:id="1534339287">
                      <w:marLeft w:val="0"/>
                      <w:marRight w:val="0"/>
                      <w:marTop w:val="0"/>
                      <w:marBottom w:val="0"/>
                      <w:divBdr>
                        <w:top w:val="none" w:sz="0" w:space="0" w:color="auto"/>
                        <w:left w:val="none" w:sz="0" w:space="0" w:color="auto"/>
                        <w:bottom w:val="none" w:sz="0" w:space="0" w:color="auto"/>
                        <w:right w:val="none" w:sz="0" w:space="0" w:color="auto"/>
                      </w:divBdr>
                    </w:div>
                  </w:divsChild>
                </w:div>
                <w:div w:id="1722750273">
                  <w:marLeft w:val="0"/>
                  <w:marRight w:val="0"/>
                  <w:marTop w:val="0"/>
                  <w:marBottom w:val="0"/>
                  <w:divBdr>
                    <w:top w:val="none" w:sz="0" w:space="0" w:color="auto"/>
                    <w:left w:val="none" w:sz="0" w:space="0" w:color="auto"/>
                    <w:bottom w:val="none" w:sz="0" w:space="0" w:color="auto"/>
                    <w:right w:val="none" w:sz="0" w:space="0" w:color="auto"/>
                  </w:divBdr>
                  <w:divsChild>
                    <w:div w:id="575631337">
                      <w:marLeft w:val="0"/>
                      <w:marRight w:val="0"/>
                      <w:marTop w:val="0"/>
                      <w:marBottom w:val="0"/>
                      <w:divBdr>
                        <w:top w:val="none" w:sz="0" w:space="0" w:color="auto"/>
                        <w:left w:val="none" w:sz="0" w:space="0" w:color="auto"/>
                        <w:bottom w:val="none" w:sz="0" w:space="0" w:color="auto"/>
                        <w:right w:val="none" w:sz="0" w:space="0" w:color="auto"/>
                      </w:divBdr>
                    </w:div>
                  </w:divsChild>
                </w:div>
                <w:div w:id="1725637658">
                  <w:marLeft w:val="0"/>
                  <w:marRight w:val="0"/>
                  <w:marTop w:val="0"/>
                  <w:marBottom w:val="0"/>
                  <w:divBdr>
                    <w:top w:val="none" w:sz="0" w:space="0" w:color="auto"/>
                    <w:left w:val="none" w:sz="0" w:space="0" w:color="auto"/>
                    <w:bottom w:val="none" w:sz="0" w:space="0" w:color="auto"/>
                    <w:right w:val="none" w:sz="0" w:space="0" w:color="auto"/>
                  </w:divBdr>
                  <w:divsChild>
                    <w:div w:id="116262375">
                      <w:marLeft w:val="0"/>
                      <w:marRight w:val="0"/>
                      <w:marTop w:val="0"/>
                      <w:marBottom w:val="0"/>
                      <w:divBdr>
                        <w:top w:val="none" w:sz="0" w:space="0" w:color="auto"/>
                        <w:left w:val="none" w:sz="0" w:space="0" w:color="auto"/>
                        <w:bottom w:val="none" w:sz="0" w:space="0" w:color="auto"/>
                        <w:right w:val="none" w:sz="0" w:space="0" w:color="auto"/>
                      </w:divBdr>
                    </w:div>
                  </w:divsChild>
                </w:div>
                <w:div w:id="1747872249">
                  <w:marLeft w:val="0"/>
                  <w:marRight w:val="0"/>
                  <w:marTop w:val="0"/>
                  <w:marBottom w:val="0"/>
                  <w:divBdr>
                    <w:top w:val="none" w:sz="0" w:space="0" w:color="auto"/>
                    <w:left w:val="none" w:sz="0" w:space="0" w:color="auto"/>
                    <w:bottom w:val="none" w:sz="0" w:space="0" w:color="auto"/>
                    <w:right w:val="none" w:sz="0" w:space="0" w:color="auto"/>
                  </w:divBdr>
                  <w:divsChild>
                    <w:div w:id="213779519">
                      <w:marLeft w:val="0"/>
                      <w:marRight w:val="0"/>
                      <w:marTop w:val="0"/>
                      <w:marBottom w:val="0"/>
                      <w:divBdr>
                        <w:top w:val="none" w:sz="0" w:space="0" w:color="auto"/>
                        <w:left w:val="none" w:sz="0" w:space="0" w:color="auto"/>
                        <w:bottom w:val="none" w:sz="0" w:space="0" w:color="auto"/>
                        <w:right w:val="none" w:sz="0" w:space="0" w:color="auto"/>
                      </w:divBdr>
                    </w:div>
                  </w:divsChild>
                </w:div>
                <w:div w:id="1775055275">
                  <w:marLeft w:val="0"/>
                  <w:marRight w:val="0"/>
                  <w:marTop w:val="0"/>
                  <w:marBottom w:val="0"/>
                  <w:divBdr>
                    <w:top w:val="none" w:sz="0" w:space="0" w:color="auto"/>
                    <w:left w:val="none" w:sz="0" w:space="0" w:color="auto"/>
                    <w:bottom w:val="none" w:sz="0" w:space="0" w:color="auto"/>
                    <w:right w:val="none" w:sz="0" w:space="0" w:color="auto"/>
                  </w:divBdr>
                  <w:divsChild>
                    <w:div w:id="1546024988">
                      <w:marLeft w:val="0"/>
                      <w:marRight w:val="0"/>
                      <w:marTop w:val="0"/>
                      <w:marBottom w:val="0"/>
                      <w:divBdr>
                        <w:top w:val="none" w:sz="0" w:space="0" w:color="auto"/>
                        <w:left w:val="none" w:sz="0" w:space="0" w:color="auto"/>
                        <w:bottom w:val="none" w:sz="0" w:space="0" w:color="auto"/>
                        <w:right w:val="none" w:sz="0" w:space="0" w:color="auto"/>
                      </w:divBdr>
                    </w:div>
                  </w:divsChild>
                </w:div>
                <w:div w:id="1819345499">
                  <w:marLeft w:val="0"/>
                  <w:marRight w:val="0"/>
                  <w:marTop w:val="0"/>
                  <w:marBottom w:val="0"/>
                  <w:divBdr>
                    <w:top w:val="none" w:sz="0" w:space="0" w:color="auto"/>
                    <w:left w:val="none" w:sz="0" w:space="0" w:color="auto"/>
                    <w:bottom w:val="none" w:sz="0" w:space="0" w:color="auto"/>
                    <w:right w:val="none" w:sz="0" w:space="0" w:color="auto"/>
                  </w:divBdr>
                  <w:divsChild>
                    <w:div w:id="657154718">
                      <w:marLeft w:val="0"/>
                      <w:marRight w:val="0"/>
                      <w:marTop w:val="0"/>
                      <w:marBottom w:val="0"/>
                      <w:divBdr>
                        <w:top w:val="none" w:sz="0" w:space="0" w:color="auto"/>
                        <w:left w:val="none" w:sz="0" w:space="0" w:color="auto"/>
                        <w:bottom w:val="none" w:sz="0" w:space="0" w:color="auto"/>
                        <w:right w:val="none" w:sz="0" w:space="0" w:color="auto"/>
                      </w:divBdr>
                    </w:div>
                  </w:divsChild>
                </w:div>
                <w:div w:id="1835342212">
                  <w:marLeft w:val="0"/>
                  <w:marRight w:val="0"/>
                  <w:marTop w:val="0"/>
                  <w:marBottom w:val="0"/>
                  <w:divBdr>
                    <w:top w:val="none" w:sz="0" w:space="0" w:color="auto"/>
                    <w:left w:val="none" w:sz="0" w:space="0" w:color="auto"/>
                    <w:bottom w:val="none" w:sz="0" w:space="0" w:color="auto"/>
                    <w:right w:val="none" w:sz="0" w:space="0" w:color="auto"/>
                  </w:divBdr>
                  <w:divsChild>
                    <w:div w:id="496574632">
                      <w:marLeft w:val="0"/>
                      <w:marRight w:val="0"/>
                      <w:marTop w:val="0"/>
                      <w:marBottom w:val="0"/>
                      <w:divBdr>
                        <w:top w:val="none" w:sz="0" w:space="0" w:color="auto"/>
                        <w:left w:val="none" w:sz="0" w:space="0" w:color="auto"/>
                        <w:bottom w:val="none" w:sz="0" w:space="0" w:color="auto"/>
                        <w:right w:val="none" w:sz="0" w:space="0" w:color="auto"/>
                      </w:divBdr>
                    </w:div>
                  </w:divsChild>
                </w:div>
                <w:div w:id="1845583118">
                  <w:marLeft w:val="0"/>
                  <w:marRight w:val="0"/>
                  <w:marTop w:val="0"/>
                  <w:marBottom w:val="0"/>
                  <w:divBdr>
                    <w:top w:val="none" w:sz="0" w:space="0" w:color="auto"/>
                    <w:left w:val="none" w:sz="0" w:space="0" w:color="auto"/>
                    <w:bottom w:val="none" w:sz="0" w:space="0" w:color="auto"/>
                    <w:right w:val="none" w:sz="0" w:space="0" w:color="auto"/>
                  </w:divBdr>
                  <w:divsChild>
                    <w:div w:id="1674987171">
                      <w:marLeft w:val="0"/>
                      <w:marRight w:val="0"/>
                      <w:marTop w:val="0"/>
                      <w:marBottom w:val="0"/>
                      <w:divBdr>
                        <w:top w:val="none" w:sz="0" w:space="0" w:color="auto"/>
                        <w:left w:val="none" w:sz="0" w:space="0" w:color="auto"/>
                        <w:bottom w:val="none" w:sz="0" w:space="0" w:color="auto"/>
                        <w:right w:val="none" w:sz="0" w:space="0" w:color="auto"/>
                      </w:divBdr>
                    </w:div>
                  </w:divsChild>
                </w:div>
                <w:div w:id="1854176751">
                  <w:marLeft w:val="0"/>
                  <w:marRight w:val="0"/>
                  <w:marTop w:val="0"/>
                  <w:marBottom w:val="0"/>
                  <w:divBdr>
                    <w:top w:val="none" w:sz="0" w:space="0" w:color="auto"/>
                    <w:left w:val="none" w:sz="0" w:space="0" w:color="auto"/>
                    <w:bottom w:val="none" w:sz="0" w:space="0" w:color="auto"/>
                    <w:right w:val="none" w:sz="0" w:space="0" w:color="auto"/>
                  </w:divBdr>
                  <w:divsChild>
                    <w:div w:id="623077389">
                      <w:marLeft w:val="0"/>
                      <w:marRight w:val="0"/>
                      <w:marTop w:val="0"/>
                      <w:marBottom w:val="0"/>
                      <w:divBdr>
                        <w:top w:val="none" w:sz="0" w:space="0" w:color="auto"/>
                        <w:left w:val="none" w:sz="0" w:space="0" w:color="auto"/>
                        <w:bottom w:val="none" w:sz="0" w:space="0" w:color="auto"/>
                        <w:right w:val="none" w:sz="0" w:space="0" w:color="auto"/>
                      </w:divBdr>
                    </w:div>
                  </w:divsChild>
                </w:div>
                <w:div w:id="1862936600">
                  <w:marLeft w:val="0"/>
                  <w:marRight w:val="0"/>
                  <w:marTop w:val="0"/>
                  <w:marBottom w:val="0"/>
                  <w:divBdr>
                    <w:top w:val="none" w:sz="0" w:space="0" w:color="auto"/>
                    <w:left w:val="none" w:sz="0" w:space="0" w:color="auto"/>
                    <w:bottom w:val="none" w:sz="0" w:space="0" w:color="auto"/>
                    <w:right w:val="none" w:sz="0" w:space="0" w:color="auto"/>
                  </w:divBdr>
                  <w:divsChild>
                    <w:div w:id="375159279">
                      <w:marLeft w:val="0"/>
                      <w:marRight w:val="0"/>
                      <w:marTop w:val="0"/>
                      <w:marBottom w:val="0"/>
                      <w:divBdr>
                        <w:top w:val="none" w:sz="0" w:space="0" w:color="auto"/>
                        <w:left w:val="none" w:sz="0" w:space="0" w:color="auto"/>
                        <w:bottom w:val="none" w:sz="0" w:space="0" w:color="auto"/>
                        <w:right w:val="none" w:sz="0" w:space="0" w:color="auto"/>
                      </w:divBdr>
                    </w:div>
                  </w:divsChild>
                </w:div>
                <w:div w:id="1922831154">
                  <w:marLeft w:val="0"/>
                  <w:marRight w:val="0"/>
                  <w:marTop w:val="0"/>
                  <w:marBottom w:val="0"/>
                  <w:divBdr>
                    <w:top w:val="none" w:sz="0" w:space="0" w:color="auto"/>
                    <w:left w:val="none" w:sz="0" w:space="0" w:color="auto"/>
                    <w:bottom w:val="none" w:sz="0" w:space="0" w:color="auto"/>
                    <w:right w:val="none" w:sz="0" w:space="0" w:color="auto"/>
                  </w:divBdr>
                  <w:divsChild>
                    <w:div w:id="598217338">
                      <w:marLeft w:val="0"/>
                      <w:marRight w:val="0"/>
                      <w:marTop w:val="0"/>
                      <w:marBottom w:val="0"/>
                      <w:divBdr>
                        <w:top w:val="none" w:sz="0" w:space="0" w:color="auto"/>
                        <w:left w:val="none" w:sz="0" w:space="0" w:color="auto"/>
                        <w:bottom w:val="none" w:sz="0" w:space="0" w:color="auto"/>
                        <w:right w:val="none" w:sz="0" w:space="0" w:color="auto"/>
                      </w:divBdr>
                    </w:div>
                  </w:divsChild>
                </w:div>
                <w:div w:id="1934702924">
                  <w:marLeft w:val="0"/>
                  <w:marRight w:val="0"/>
                  <w:marTop w:val="0"/>
                  <w:marBottom w:val="0"/>
                  <w:divBdr>
                    <w:top w:val="none" w:sz="0" w:space="0" w:color="auto"/>
                    <w:left w:val="none" w:sz="0" w:space="0" w:color="auto"/>
                    <w:bottom w:val="none" w:sz="0" w:space="0" w:color="auto"/>
                    <w:right w:val="none" w:sz="0" w:space="0" w:color="auto"/>
                  </w:divBdr>
                  <w:divsChild>
                    <w:div w:id="1361856393">
                      <w:marLeft w:val="0"/>
                      <w:marRight w:val="0"/>
                      <w:marTop w:val="0"/>
                      <w:marBottom w:val="0"/>
                      <w:divBdr>
                        <w:top w:val="none" w:sz="0" w:space="0" w:color="auto"/>
                        <w:left w:val="none" w:sz="0" w:space="0" w:color="auto"/>
                        <w:bottom w:val="none" w:sz="0" w:space="0" w:color="auto"/>
                        <w:right w:val="none" w:sz="0" w:space="0" w:color="auto"/>
                      </w:divBdr>
                    </w:div>
                  </w:divsChild>
                </w:div>
                <w:div w:id="1946502957">
                  <w:marLeft w:val="0"/>
                  <w:marRight w:val="0"/>
                  <w:marTop w:val="0"/>
                  <w:marBottom w:val="0"/>
                  <w:divBdr>
                    <w:top w:val="none" w:sz="0" w:space="0" w:color="auto"/>
                    <w:left w:val="none" w:sz="0" w:space="0" w:color="auto"/>
                    <w:bottom w:val="none" w:sz="0" w:space="0" w:color="auto"/>
                    <w:right w:val="none" w:sz="0" w:space="0" w:color="auto"/>
                  </w:divBdr>
                  <w:divsChild>
                    <w:div w:id="92095609">
                      <w:marLeft w:val="0"/>
                      <w:marRight w:val="0"/>
                      <w:marTop w:val="0"/>
                      <w:marBottom w:val="0"/>
                      <w:divBdr>
                        <w:top w:val="none" w:sz="0" w:space="0" w:color="auto"/>
                        <w:left w:val="none" w:sz="0" w:space="0" w:color="auto"/>
                        <w:bottom w:val="none" w:sz="0" w:space="0" w:color="auto"/>
                        <w:right w:val="none" w:sz="0" w:space="0" w:color="auto"/>
                      </w:divBdr>
                    </w:div>
                  </w:divsChild>
                </w:div>
                <w:div w:id="1949241762">
                  <w:marLeft w:val="0"/>
                  <w:marRight w:val="0"/>
                  <w:marTop w:val="0"/>
                  <w:marBottom w:val="0"/>
                  <w:divBdr>
                    <w:top w:val="none" w:sz="0" w:space="0" w:color="auto"/>
                    <w:left w:val="none" w:sz="0" w:space="0" w:color="auto"/>
                    <w:bottom w:val="none" w:sz="0" w:space="0" w:color="auto"/>
                    <w:right w:val="none" w:sz="0" w:space="0" w:color="auto"/>
                  </w:divBdr>
                  <w:divsChild>
                    <w:div w:id="1242375437">
                      <w:marLeft w:val="0"/>
                      <w:marRight w:val="0"/>
                      <w:marTop w:val="0"/>
                      <w:marBottom w:val="0"/>
                      <w:divBdr>
                        <w:top w:val="none" w:sz="0" w:space="0" w:color="auto"/>
                        <w:left w:val="none" w:sz="0" w:space="0" w:color="auto"/>
                        <w:bottom w:val="none" w:sz="0" w:space="0" w:color="auto"/>
                        <w:right w:val="none" w:sz="0" w:space="0" w:color="auto"/>
                      </w:divBdr>
                    </w:div>
                  </w:divsChild>
                </w:div>
                <w:div w:id="1966083666">
                  <w:marLeft w:val="0"/>
                  <w:marRight w:val="0"/>
                  <w:marTop w:val="0"/>
                  <w:marBottom w:val="0"/>
                  <w:divBdr>
                    <w:top w:val="none" w:sz="0" w:space="0" w:color="auto"/>
                    <w:left w:val="none" w:sz="0" w:space="0" w:color="auto"/>
                    <w:bottom w:val="none" w:sz="0" w:space="0" w:color="auto"/>
                    <w:right w:val="none" w:sz="0" w:space="0" w:color="auto"/>
                  </w:divBdr>
                  <w:divsChild>
                    <w:div w:id="1064722799">
                      <w:marLeft w:val="0"/>
                      <w:marRight w:val="0"/>
                      <w:marTop w:val="0"/>
                      <w:marBottom w:val="0"/>
                      <w:divBdr>
                        <w:top w:val="none" w:sz="0" w:space="0" w:color="auto"/>
                        <w:left w:val="none" w:sz="0" w:space="0" w:color="auto"/>
                        <w:bottom w:val="none" w:sz="0" w:space="0" w:color="auto"/>
                        <w:right w:val="none" w:sz="0" w:space="0" w:color="auto"/>
                      </w:divBdr>
                    </w:div>
                  </w:divsChild>
                </w:div>
                <w:div w:id="1974486011">
                  <w:marLeft w:val="0"/>
                  <w:marRight w:val="0"/>
                  <w:marTop w:val="0"/>
                  <w:marBottom w:val="0"/>
                  <w:divBdr>
                    <w:top w:val="none" w:sz="0" w:space="0" w:color="auto"/>
                    <w:left w:val="none" w:sz="0" w:space="0" w:color="auto"/>
                    <w:bottom w:val="none" w:sz="0" w:space="0" w:color="auto"/>
                    <w:right w:val="none" w:sz="0" w:space="0" w:color="auto"/>
                  </w:divBdr>
                  <w:divsChild>
                    <w:div w:id="693269972">
                      <w:marLeft w:val="0"/>
                      <w:marRight w:val="0"/>
                      <w:marTop w:val="0"/>
                      <w:marBottom w:val="0"/>
                      <w:divBdr>
                        <w:top w:val="none" w:sz="0" w:space="0" w:color="auto"/>
                        <w:left w:val="none" w:sz="0" w:space="0" w:color="auto"/>
                        <w:bottom w:val="none" w:sz="0" w:space="0" w:color="auto"/>
                        <w:right w:val="none" w:sz="0" w:space="0" w:color="auto"/>
                      </w:divBdr>
                    </w:div>
                  </w:divsChild>
                </w:div>
                <w:div w:id="1989624200">
                  <w:marLeft w:val="0"/>
                  <w:marRight w:val="0"/>
                  <w:marTop w:val="0"/>
                  <w:marBottom w:val="0"/>
                  <w:divBdr>
                    <w:top w:val="none" w:sz="0" w:space="0" w:color="auto"/>
                    <w:left w:val="none" w:sz="0" w:space="0" w:color="auto"/>
                    <w:bottom w:val="none" w:sz="0" w:space="0" w:color="auto"/>
                    <w:right w:val="none" w:sz="0" w:space="0" w:color="auto"/>
                  </w:divBdr>
                  <w:divsChild>
                    <w:div w:id="1719159056">
                      <w:marLeft w:val="0"/>
                      <w:marRight w:val="0"/>
                      <w:marTop w:val="0"/>
                      <w:marBottom w:val="0"/>
                      <w:divBdr>
                        <w:top w:val="none" w:sz="0" w:space="0" w:color="auto"/>
                        <w:left w:val="none" w:sz="0" w:space="0" w:color="auto"/>
                        <w:bottom w:val="none" w:sz="0" w:space="0" w:color="auto"/>
                        <w:right w:val="none" w:sz="0" w:space="0" w:color="auto"/>
                      </w:divBdr>
                    </w:div>
                  </w:divsChild>
                </w:div>
                <w:div w:id="1999576919">
                  <w:marLeft w:val="0"/>
                  <w:marRight w:val="0"/>
                  <w:marTop w:val="0"/>
                  <w:marBottom w:val="0"/>
                  <w:divBdr>
                    <w:top w:val="none" w:sz="0" w:space="0" w:color="auto"/>
                    <w:left w:val="none" w:sz="0" w:space="0" w:color="auto"/>
                    <w:bottom w:val="none" w:sz="0" w:space="0" w:color="auto"/>
                    <w:right w:val="none" w:sz="0" w:space="0" w:color="auto"/>
                  </w:divBdr>
                  <w:divsChild>
                    <w:div w:id="678847721">
                      <w:marLeft w:val="0"/>
                      <w:marRight w:val="0"/>
                      <w:marTop w:val="0"/>
                      <w:marBottom w:val="0"/>
                      <w:divBdr>
                        <w:top w:val="none" w:sz="0" w:space="0" w:color="auto"/>
                        <w:left w:val="none" w:sz="0" w:space="0" w:color="auto"/>
                        <w:bottom w:val="none" w:sz="0" w:space="0" w:color="auto"/>
                        <w:right w:val="none" w:sz="0" w:space="0" w:color="auto"/>
                      </w:divBdr>
                    </w:div>
                  </w:divsChild>
                </w:div>
                <w:div w:id="2012640888">
                  <w:marLeft w:val="0"/>
                  <w:marRight w:val="0"/>
                  <w:marTop w:val="0"/>
                  <w:marBottom w:val="0"/>
                  <w:divBdr>
                    <w:top w:val="none" w:sz="0" w:space="0" w:color="auto"/>
                    <w:left w:val="none" w:sz="0" w:space="0" w:color="auto"/>
                    <w:bottom w:val="none" w:sz="0" w:space="0" w:color="auto"/>
                    <w:right w:val="none" w:sz="0" w:space="0" w:color="auto"/>
                  </w:divBdr>
                  <w:divsChild>
                    <w:div w:id="1074856997">
                      <w:marLeft w:val="0"/>
                      <w:marRight w:val="0"/>
                      <w:marTop w:val="0"/>
                      <w:marBottom w:val="0"/>
                      <w:divBdr>
                        <w:top w:val="none" w:sz="0" w:space="0" w:color="auto"/>
                        <w:left w:val="none" w:sz="0" w:space="0" w:color="auto"/>
                        <w:bottom w:val="none" w:sz="0" w:space="0" w:color="auto"/>
                        <w:right w:val="none" w:sz="0" w:space="0" w:color="auto"/>
                      </w:divBdr>
                    </w:div>
                  </w:divsChild>
                </w:div>
                <w:div w:id="2029527424">
                  <w:marLeft w:val="0"/>
                  <w:marRight w:val="0"/>
                  <w:marTop w:val="0"/>
                  <w:marBottom w:val="0"/>
                  <w:divBdr>
                    <w:top w:val="none" w:sz="0" w:space="0" w:color="auto"/>
                    <w:left w:val="none" w:sz="0" w:space="0" w:color="auto"/>
                    <w:bottom w:val="none" w:sz="0" w:space="0" w:color="auto"/>
                    <w:right w:val="none" w:sz="0" w:space="0" w:color="auto"/>
                  </w:divBdr>
                  <w:divsChild>
                    <w:div w:id="1907371521">
                      <w:marLeft w:val="0"/>
                      <w:marRight w:val="0"/>
                      <w:marTop w:val="0"/>
                      <w:marBottom w:val="0"/>
                      <w:divBdr>
                        <w:top w:val="none" w:sz="0" w:space="0" w:color="auto"/>
                        <w:left w:val="none" w:sz="0" w:space="0" w:color="auto"/>
                        <w:bottom w:val="none" w:sz="0" w:space="0" w:color="auto"/>
                        <w:right w:val="none" w:sz="0" w:space="0" w:color="auto"/>
                      </w:divBdr>
                    </w:div>
                  </w:divsChild>
                </w:div>
                <w:div w:id="2043095015">
                  <w:marLeft w:val="0"/>
                  <w:marRight w:val="0"/>
                  <w:marTop w:val="0"/>
                  <w:marBottom w:val="0"/>
                  <w:divBdr>
                    <w:top w:val="none" w:sz="0" w:space="0" w:color="auto"/>
                    <w:left w:val="none" w:sz="0" w:space="0" w:color="auto"/>
                    <w:bottom w:val="none" w:sz="0" w:space="0" w:color="auto"/>
                    <w:right w:val="none" w:sz="0" w:space="0" w:color="auto"/>
                  </w:divBdr>
                  <w:divsChild>
                    <w:div w:id="1027877931">
                      <w:marLeft w:val="0"/>
                      <w:marRight w:val="0"/>
                      <w:marTop w:val="0"/>
                      <w:marBottom w:val="0"/>
                      <w:divBdr>
                        <w:top w:val="none" w:sz="0" w:space="0" w:color="auto"/>
                        <w:left w:val="none" w:sz="0" w:space="0" w:color="auto"/>
                        <w:bottom w:val="none" w:sz="0" w:space="0" w:color="auto"/>
                        <w:right w:val="none" w:sz="0" w:space="0" w:color="auto"/>
                      </w:divBdr>
                    </w:div>
                  </w:divsChild>
                </w:div>
                <w:div w:id="2044623487">
                  <w:marLeft w:val="0"/>
                  <w:marRight w:val="0"/>
                  <w:marTop w:val="0"/>
                  <w:marBottom w:val="0"/>
                  <w:divBdr>
                    <w:top w:val="none" w:sz="0" w:space="0" w:color="auto"/>
                    <w:left w:val="none" w:sz="0" w:space="0" w:color="auto"/>
                    <w:bottom w:val="none" w:sz="0" w:space="0" w:color="auto"/>
                    <w:right w:val="none" w:sz="0" w:space="0" w:color="auto"/>
                  </w:divBdr>
                  <w:divsChild>
                    <w:div w:id="1761556801">
                      <w:marLeft w:val="0"/>
                      <w:marRight w:val="0"/>
                      <w:marTop w:val="0"/>
                      <w:marBottom w:val="0"/>
                      <w:divBdr>
                        <w:top w:val="none" w:sz="0" w:space="0" w:color="auto"/>
                        <w:left w:val="none" w:sz="0" w:space="0" w:color="auto"/>
                        <w:bottom w:val="none" w:sz="0" w:space="0" w:color="auto"/>
                        <w:right w:val="none" w:sz="0" w:space="0" w:color="auto"/>
                      </w:divBdr>
                    </w:div>
                  </w:divsChild>
                </w:div>
                <w:div w:id="2045206696">
                  <w:marLeft w:val="0"/>
                  <w:marRight w:val="0"/>
                  <w:marTop w:val="0"/>
                  <w:marBottom w:val="0"/>
                  <w:divBdr>
                    <w:top w:val="none" w:sz="0" w:space="0" w:color="auto"/>
                    <w:left w:val="none" w:sz="0" w:space="0" w:color="auto"/>
                    <w:bottom w:val="none" w:sz="0" w:space="0" w:color="auto"/>
                    <w:right w:val="none" w:sz="0" w:space="0" w:color="auto"/>
                  </w:divBdr>
                  <w:divsChild>
                    <w:div w:id="794173949">
                      <w:marLeft w:val="0"/>
                      <w:marRight w:val="0"/>
                      <w:marTop w:val="0"/>
                      <w:marBottom w:val="0"/>
                      <w:divBdr>
                        <w:top w:val="none" w:sz="0" w:space="0" w:color="auto"/>
                        <w:left w:val="none" w:sz="0" w:space="0" w:color="auto"/>
                        <w:bottom w:val="none" w:sz="0" w:space="0" w:color="auto"/>
                        <w:right w:val="none" w:sz="0" w:space="0" w:color="auto"/>
                      </w:divBdr>
                    </w:div>
                  </w:divsChild>
                </w:div>
                <w:div w:id="2053380110">
                  <w:marLeft w:val="0"/>
                  <w:marRight w:val="0"/>
                  <w:marTop w:val="0"/>
                  <w:marBottom w:val="0"/>
                  <w:divBdr>
                    <w:top w:val="none" w:sz="0" w:space="0" w:color="auto"/>
                    <w:left w:val="none" w:sz="0" w:space="0" w:color="auto"/>
                    <w:bottom w:val="none" w:sz="0" w:space="0" w:color="auto"/>
                    <w:right w:val="none" w:sz="0" w:space="0" w:color="auto"/>
                  </w:divBdr>
                  <w:divsChild>
                    <w:div w:id="1833984540">
                      <w:marLeft w:val="0"/>
                      <w:marRight w:val="0"/>
                      <w:marTop w:val="0"/>
                      <w:marBottom w:val="0"/>
                      <w:divBdr>
                        <w:top w:val="none" w:sz="0" w:space="0" w:color="auto"/>
                        <w:left w:val="none" w:sz="0" w:space="0" w:color="auto"/>
                        <w:bottom w:val="none" w:sz="0" w:space="0" w:color="auto"/>
                        <w:right w:val="none" w:sz="0" w:space="0" w:color="auto"/>
                      </w:divBdr>
                    </w:div>
                  </w:divsChild>
                </w:div>
                <w:div w:id="2059434314">
                  <w:marLeft w:val="0"/>
                  <w:marRight w:val="0"/>
                  <w:marTop w:val="0"/>
                  <w:marBottom w:val="0"/>
                  <w:divBdr>
                    <w:top w:val="none" w:sz="0" w:space="0" w:color="auto"/>
                    <w:left w:val="none" w:sz="0" w:space="0" w:color="auto"/>
                    <w:bottom w:val="none" w:sz="0" w:space="0" w:color="auto"/>
                    <w:right w:val="none" w:sz="0" w:space="0" w:color="auto"/>
                  </w:divBdr>
                  <w:divsChild>
                    <w:div w:id="1888294580">
                      <w:marLeft w:val="0"/>
                      <w:marRight w:val="0"/>
                      <w:marTop w:val="0"/>
                      <w:marBottom w:val="0"/>
                      <w:divBdr>
                        <w:top w:val="none" w:sz="0" w:space="0" w:color="auto"/>
                        <w:left w:val="none" w:sz="0" w:space="0" w:color="auto"/>
                        <w:bottom w:val="none" w:sz="0" w:space="0" w:color="auto"/>
                        <w:right w:val="none" w:sz="0" w:space="0" w:color="auto"/>
                      </w:divBdr>
                    </w:div>
                  </w:divsChild>
                </w:div>
                <w:div w:id="2086994333">
                  <w:marLeft w:val="0"/>
                  <w:marRight w:val="0"/>
                  <w:marTop w:val="0"/>
                  <w:marBottom w:val="0"/>
                  <w:divBdr>
                    <w:top w:val="none" w:sz="0" w:space="0" w:color="auto"/>
                    <w:left w:val="none" w:sz="0" w:space="0" w:color="auto"/>
                    <w:bottom w:val="none" w:sz="0" w:space="0" w:color="auto"/>
                    <w:right w:val="none" w:sz="0" w:space="0" w:color="auto"/>
                  </w:divBdr>
                  <w:divsChild>
                    <w:div w:id="838276471">
                      <w:marLeft w:val="0"/>
                      <w:marRight w:val="0"/>
                      <w:marTop w:val="0"/>
                      <w:marBottom w:val="0"/>
                      <w:divBdr>
                        <w:top w:val="none" w:sz="0" w:space="0" w:color="auto"/>
                        <w:left w:val="none" w:sz="0" w:space="0" w:color="auto"/>
                        <w:bottom w:val="none" w:sz="0" w:space="0" w:color="auto"/>
                        <w:right w:val="none" w:sz="0" w:space="0" w:color="auto"/>
                      </w:divBdr>
                    </w:div>
                  </w:divsChild>
                </w:div>
                <w:div w:id="2105758047">
                  <w:marLeft w:val="0"/>
                  <w:marRight w:val="0"/>
                  <w:marTop w:val="0"/>
                  <w:marBottom w:val="0"/>
                  <w:divBdr>
                    <w:top w:val="none" w:sz="0" w:space="0" w:color="auto"/>
                    <w:left w:val="none" w:sz="0" w:space="0" w:color="auto"/>
                    <w:bottom w:val="none" w:sz="0" w:space="0" w:color="auto"/>
                    <w:right w:val="none" w:sz="0" w:space="0" w:color="auto"/>
                  </w:divBdr>
                  <w:divsChild>
                    <w:div w:id="1092315467">
                      <w:marLeft w:val="0"/>
                      <w:marRight w:val="0"/>
                      <w:marTop w:val="0"/>
                      <w:marBottom w:val="0"/>
                      <w:divBdr>
                        <w:top w:val="none" w:sz="0" w:space="0" w:color="auto"/>
                        <w:left w:val="none" w:sz="0" w:space="0" w:color="auto"/>
                        <w:bottom w:val="none" w:sz="0" w:space="0" w:color="auto"/>
                        <w:right w:val="none" w:sz="0" w:space="0" w:color="auto"/>
                      </w:divBdr>
                    </w:div>
                  </w:divsChild>
                </w:div>
                <w:div w:id="2124104132">
                  <w:marLeft w:val="0"/>
                  <w:marRight w:val="0"/>
                  <w:marTop w:val="0"/>
                  <w:marBottom w:val="0"/>
                  <w:divBdr>
                    <w:top w:val="none" w:sz="0" w:space="0" w:color="auto"/>
                    <w:left w:val="none" w:sz="0" w:space="0" w:color="auto"/>
                    <w:bottom w:val="none" w:sz="0" w:space="0" w:color="auto"/>
                    <w:right w:val="none" w:sz="0" w:space="0" w:color="auto"/>
                  </w:divBdr>
                  <w:divsChild>
                    <w:div w:id="16633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6114">
          <w:marLeft w:val="0"/>
          <w:marRight w:val="0"/>
          <w:marTop w:val="0"/>
          <w:marBottom w:val="0"/>
          <w:divBdr>
            <w:top w:val="none" w:sz="0" w:space="0" w:color="auto"/>
            <w:left w:val="none" w:sz="0" w:space="0" w:color="auto"/>
            <w:bottom w:val="none" w:sz="0" w:space="0" w:color="auto"/>
            <w:right w:val="none" w:sz="0" w:space="0" w:color="auto"/>
          </w:divBdr>
          <w:divsChild>
            <w:div w:id="83578182">
              <w:marLeft w:val="0"/>
              <w:marRight w:val="0"/>
              <w:marTop w:val="0"/>
              <w:marBottom w:val="0"/>
              <w:divBdr>
                <w:top w:val="none" w:sz="0" w:space="0" w:color="auto"/>
                <w:left w:val="none" w:sz="0" w:space="0" w:color="auto"/>
                <w:bottom w:val="none" w:sz="0" w:space="0" w:color="auto"/>
                <w:right w:val="none" w:sz="0" w:space="0" w:color="auto"/>
              </w:divBdr>
            </w:div>
            <w:div w:id="272788634">
              <w:marLeft w:val="0"/>
              <w:marRight w:val="0"/>
              <w:marTop w:val="0"/>
              <w:marBottom w:val="0"/>
              <w:divBdr>
                <w:top w:val="none" w:sz="0" w:space="0" w:color="auto"/>
                <w:left w:val="none" w:sz="0" w:space="0" w:color="auto"/>
                <w:bottom w:val="none" w:sz="0" w:space="0" w:color="auto"/>
                <w:right w:val="none" w:sz="0" w:space="0" w:color="auto"/>
              </w:divBdr>
            </w:div>
            <w:div w:id="505217448">
              <w:marLeft w:val="0"/>
              <w:marRight w:val="0"/>
              <w:marTop w:val="0"/>
              <w:marBottom w:val="0"/>
              <w:divBdr>
                <w:top w:val="none" w:sz="0" w:space="0" w:color="auto"/>
                <w:left w:val="none" w:sz="0" w:space="0" w:color="auto"/>
                <w:bottom w:val="none" w:sz="0" w:space="0" w:color="auto"/>
                <w:right w:val="none" w:sz="0" w:space="0" w:color="auto"/>
              </w:divBdr>
            </w:div>
            <w:div w:id="710543484">
              <w:marLeft w:val="0"/>
              <w:marRight w:val="0"/>
              <w:marTop w:val="0"/>
              <w:marBottom w:val="0"/>
              <w:divBdr>
                <w:top w:val="none" w:sz="0" w:space="0" w:color="auto"/>
                <w:left w:val="none" w:sz="0" w:space="0" w:color="auto"/>
                <w:bottom w:val="none" w:sz="0" w:space="0" w:color="auto"/>
                <w:right w:val="none" w:sz="0" w:space="0" w:color="auto"/>
              </w:divBdr>
            </w:div>
            <w:div w:id="1049959075">
              <w:marLeft w:val="0"/>
              <w:marRight w:val="0"/>
              <w:marTop w:val="0"/>
              <w:marBottom w:val="0"/>
              <w:divBdr>
                <w:top w:val="none" w:sz="0" w:space="0" w:color="auto"/>
                <w:left w:val="none" w:sz="0" w:space="0" w:color="auto"/>
                <w:bottom w:val="none" w:sz="0" w:space="0" w:color="auto"/>
                <w:right w:val="none" w:sz="0" w:space="0" w:color="auto"/>
              </w:divBdr>
            </w:div>
            <w:div w:id="1216770228">
              <w:marLeft w:val="0"/>
              <w:marRight w:val="0"/>
              <w:marTop w:val="0"/>
              <w:marBottom w:val="0"/>
              <w:divBdr>
                <w:top w:val="none" w:sz="0" w:space="0" w:color="auto"/>
                <w:left w:val="none" w:sz="0" w:space="0" w:color="auto"/>
                <w:bottom w:val="none" w:sz="0" w:space="0" w:color="auto"/>
                <w:right w:val="none" w:sz="0" w:space="0" w:color="auto"/>
              </w:divBdr>
            </w:div>
            <w:div w:id="1499299500">
              <w:marLeft w:val="0"/>
              <w:marRight w:val="0"/>
              <w:marTop w:val="0"/>
              <w:marBottom w:val="0"/>
              <w:divBdr>
                <w:top w:val="none" w:sz="0" w:space="0" w:color="auto"/>
                <w:left w:val="none" w:sz="0" w:space="0" w:color="auto"/>
                <w:bottom w:val="none" w:sz="0" w:space="0" w:color="auto"/>
                <w:right w:val="none" w:sz="0" w:space="0" w:color="auto"/>
              </w:divBdr>
            </w:div>
            <w:div w:id="1694191066">
              <w:marLeft w:val="0"/>
              <w:marRight w:val="0"/>
              <w:marTop w:val="0"/>
              <w:marBottom w:val="0"/>
              <w:divBdr>
                <w:top w:val="none" w:sz="0" w:space="0" w:color="auto"/>
                <w:left w:val="none" w:sz="0" w:space="0" w:color="auto"/>
                <w:bottom w:val="none" w:sz="0" w:space="0" w:color="auto"/>
                <w:right w:val="none" w:sz="0" w:space="0" w:color="auto"/>
              </w:divBdr>
            </w:div>
            <w:div w:id="1732342294">
              <w:marLeft w:val="0"/>
              <w:marRight w:val="0"/>
              <w:marTop w:val="0"/>
              <w:marBottom w:val="0"/>
              <w:divBdr>
                <w:top w:val="none" w:sz="0" w:space="0" w:color="auto"/>
                <w:left w:val="none" w:sz="0" w:space="0" w:color="auto"/>
                <w:bottom w:val="none" w:sz="0" w:space="0" w:color="auto"/>
                <w:right w:val="none" w:sz="0" w:space="0" w:color="auto"/>
              </w:divBdr>
            </w:div>
            <w:div w:id="1772776180">
              <w:marLeft w:val="0"/>
              <w:marRight w:val="0"/>
              <w:marTop w:val="0"/>
              <w:marBottom w:val="0"/>
              <w:divBdr>
                <w:top w:val="none" w:sz="0" w:space="0" w:color="auto"/>
                <w:left w:val="none" w:sz="0" w:space="0" w:color="auto"/>
                <w:bottom w:val="none" w:sz="0" w:space="0" w:color="auto"/>
                <w:right w:val="none" w:sz="0" w:space="0" w:color="auto"/>
              </w:divBdr>
            </w:div>
            <w:div w:id="1800100578">
              <w:marLeft w:val="0"/>
              <w:marRight w:val="0"/>
              <w:marTop w:val="0"/>
              <w:marBottom w:val="0"/>
              <w:divBdr>
                <w:top w:val="none" w:sz="0" w:space="0" w:color="auto"/>
                <w:left w:val="none" w:sz="0" w:space="0" w:color="auto"/>
                <w:bottom w:val="none" w:sz="0" w:space="0" w:color="auto"/>
                <w:right w:val="none" w:sz="0" w:space="0" w:color="auto"/>
              </w:divBdr>
            </w:div>
            <w:div w:id="1856532122">
              <w:marLeft w:val="0"/>
              <w:marRight w:val="0"/>
              <w:marTop w:val="0"/>
              <w:marBottom w:val="0"/>
              <w:divBdr>
                <w:top w:val="none" w:sz="0" w:space="0" w:color="auto"/>
                <w:left w:val="none" w:sz="0" w:space="0" w:color="auto"/>
                <w:bottom w:val="none" w:sz="0" w:space="0" w:color="auto"/>
                <w:right w:val="none" w:sz="0" w:space="0" w:color="auto"/>
              </w:divBdr>
            </w:div>
            <w:div w:id="1961105817">
              <w:marLeft w:val="0"/>
              <w:marRight w:val="0"/>
              <w:marTop w:val="0"/>
              <w:marBottom w:val="0"/>
              <w:divBdr>
                <w:top w:val="none" w:sz="0" w:space="0" w:color="auto"/>
                <w:left w:val="none" w:sz="0" w:space="0" w:color="auto"/>
                <w:bottom w:val="none" w:sz="0" w:space="0" w:color="auto"/>
                <w:right w:val="none" w:sz="0" w:space="0" w:color="auto"/>
              </w:divBdr>
            </w:div>
            <w:div w:id="1989821668">
              <w:marLeft w:val="0"/>
              <w:marRight w:val="0"/>
              <w:marTop w:val="0"/>
              <w:marBottom w:val="0"/>
              <w:divBdr>
                <w:top w:val="none" w:sz="0" w:space="0" w:color="auto"/>
                <w:left w:val="none" w:sz="0" w:space="0" w:color="auto"/>
                <w:bottom w:val="none" w:sz="0" w:space="0" w:color="auto"/>
                <w:right w:val="none" w:sz="0" w:space="0" w:color="auto"/>
              </w:divBdr>
            </w:div>
            <w:div w:id="2007442580">
              <w:marLeft w:val="0"/>
              <w:marRight w:val="0"/>
              <w:marTop w:val="0"/>
              <w:marBottom w:val="0"/>
              <w:divBdr>
                <w:top w:val="none" w:sz="0" w:space="0" w:color="auto"/>
                <w:left w:val="none" w:sz="0" w:space="0" w:color="auto"/>
                <w:bottom w:val="none" w:sz="0" w:space="0" w:color="auto"/>
                <w:right w:val="none" w:sz="0" w:space="0" w:color="auto"/>
              </w:divBdr>
            </w:div>
            <w:div w:id="2023890715">
              <w:marLeft w:val="0"/>
              <w:marRight w:val="0"/>
              <w:marTop w:val="0"/>
              <w:marBottom w:val="0"/>
              <w:divBdr>
                <w:top w:val="none" w:sz="0" w:space="0" w:color="auto"/>
                <w:left w:val="none" w:sz="0" w:space="0" w:color="auto"/>
                <w:bottom w:val="none" w:sz="0" w:space="0" w:color="auto"/>
                <w:right w:val="none" w:sz="0" w:space="0" w:color="auto"/>
              </w:divBdr>
            </w:div>
            <w:div w:id="2040815152">
              <w:marLeft w:val="0"/>
              <w:marRight w:val="0"/>
              <w:marTop w:val="0"/>
              <w:marBottom w:val="0"/>
              <w:divBdr>
                <w:top w:val="none" w:sz="0" w:space="0" w:color="auto"/>
                <w:left w:val="none" w:sz="0" w:space="0" w:color="auto"/>
                <w:bottom w:val="none" w:sz="0" w:space="0" w:color="auto"/>
                <w:right w:val="none" w:sz="0" w:space="0" w:color="auto"/>
              </w:divBdr>
            </w:div>
            <w:div w:id="2066877763">
              <w:marLeft w:val="0"/>
              <w:marRight w:val="0"/>
              <w:marTop w:val="0"/>
              <w:marBottom w:val="0"/>
              <w:divBdr>
                <w:top w:val="none" w:sz="0" w:space="0" w:color="auto"/>
                <w:left w:val="none" w:sz="0" w:space="0" w:color="auto"/>
                <w:bottom w:val="none" w:sz="0" w:space="0" w:color="auto"/>
                <w:right w:val="none" w:sz="0" w:space="0" w:color="auto"/>
              </w:divBdr>
            </w:div>
            <w:div w:id="2086486618">
              <w:marLeft w:val="0"/>
              <w:marRight w:val="0"/>
              <w:marTop w:val="0"/>
              <w:marBottom w:val="0"/>
              <w:divBdr>
                <w:top w:val="none" w:sz="0" w:space="0" w:color="auto"/>
                <w:left w:val="none" w:sz="0" w:space="0" w:color="auto"/>
                <w:bottom w:val="none" w:sz="0" w:space="0" w:color="auto"/>
                <w:right w:val="none" w:sz="0" w:space="0" w:color="auto"/>
              </w:divBdr>
            </w:div>
            <w:div w:id="2090614000">
              <w:marLeft w:val="0"/>
              <w:marRight w:val="0"/>
              <w:marTop w:val="0"/>
              <w:marBottom w:val="0"/>
              <w:divBdr>
                <w:top w:val="none" w:sz="0" w:space="0" w:color="auto"/>
                <w:left w:val="none" w:sz="0" w:space="0" w:color="auto"/>
                <w:bottom w:val="none" w:sz="0" w:space="0" w:color="auto"/>
                <w:right w:val="none" w:sz="0" w:space="0" w:color="auto"/>
              </w:divBdr>
            </w:div>
          </w:divsChild>
        </w:div>
        <w:div w:id="253443788">
          <w:marLeft w:val="0"/>
          <w:marRight w:val="0"/>
          <w:marTop w:val="0"/>
          <w:marBottom w:val="0"/>
          <w:divBdr>
            <w:top w:val="none" w:sz="0" w:space="0" w:color="auto"/>
            <w:left w:val="none" w:sz="0" w:space="0" w:color="auto"/>
            <w:bottom w:val="none" w:sz="0" w:space="0" w:color="auto"/>
            <w:right w:val="none" w:sz="0" w:space="0" w:color="auto"/>
          </w:divBdr>
          <w:divsChild>
            <w:div w:id="67194455">
              <w:marLeft w:val="0"/>
              <w:marRight w:val="0"/>
              <w:marTop w:val="0"/>
              <w:marBottom w:val="0"/>
              <w:divBdr>
                <w:top w:val="none" w:sz="0" w:space="0" w:color="auto"/>
                <w:left w:val="none" w:sz="0" w:space="0" w:color="auto"/>
                <w:bottom w:val="none" w:sz="0" w:space="0" w:color="auto"/>
                <w:right w:val="none" w:sz="0" w:space="0" w:color="auto"/>
              </w:divBdr>
            </w:div>
            <w:div w:id="144703835">
              <w:marLeft w:val="0"/>
              <w:marRight w:val="0"/>
              <w:marTop w:val="0"/>
              <w:marBottom w:val="0"/>
              <w:divBdr>
                <w:top w:val="none" w:sz="0" w:space="0" w:color="auto"/>
                <w:left w:val="none" w:sz="0" w:space="0" w:color="auto"/>
                <w:bottom w:val="none" w:sz="0" w:space="0" w:color="auto"/>
                <w:right w:val="none" w:sz="0" w:space="0" w:color="auto"/>
              </w:divBdr>
            </w:div>
            <w:div w:id="1249845834">
              <w:marLeft w:val="0"/>
              <w:marRight w:val="0"/>
              <w:marTop w:val="0"/>
              <w:marBottom w:val="0"/>
              <w:divBdr>
                <w:top w:val="none" w:sz="0" w:space="0" w:color="auto"/>
                <w:left w:val="none" w:sz="0" w:space="0" w:color="auto"/>
                <w:bottom w:val="none" w:sz="0" w:space="0" w:color="auto"/>
                <w:right w:val="none" w:sz="0" w:space="0" w:color="auto"/>
              </w:divBdr>
            </w:div>
            <w:div w:id="1349864418">
              <w:marLeft w:val="0"/>
              <w:marRight w:val="0"/>
              <w:marTop w:val="0"/>
              <w:marBottom w:val="0"/>
              <w:divBdr>
                <w:top w:val="none" w:sz="0" w:space="0" w:color="auto"/>
                <w:left w:val="none" w:sz="0" w:space="0" w:color="auto"/>
                <w:bottom w:val="none" w:sz="0" w:space="0" w:color="auto"/>
                <w:right w:val="none" w:sz="0" w:space="0" w:color="auto"/>
              </w:divBdr>
            </w:div>
            <w:div w:id="1616523433">
              <w:marLeft w:val="0"/>
              <w:marRight w:val="0"/>
              <w:marTop w:val="0"/>
              <w:marBottom w:val="0"/>
              <w:divBdr>
                <w:top w:val="none" w:sz="0" w:space="0" w:color="auto"/>
                <w:left w:val="none" w:sz="0" w:space="0" w:color="auto"/>
                <w:bottom w:val="none" w:sz="0" w:space="0" w:color="auto"/>
                <w:right w:val="none" w:sz="0" w:space="0" w:color="auto"/>
              </w:divBdr>
            </w:div>
            <w:div w:id="2055998798">
              <w:marLeft w:val="0"/>
              <w:marRight w:val="0"/>
              <w:marTop w:val="0"/>
              <w:marBottom w:val="0"/>
              <w:divBdr>
                <w:top w:val="none" w:sz="0" w:space="0" w:color="auto"/>
                <w:left w:val="none" w:sz="0" w:space="0" w:color="auto"/>
                <w:bottom w:val="none" w:sz="0" w:space="0" w:color="auto"/>
                <w:right w:val="none" w:sz="0" w:space="0" w:color="auto"/>
              </w:divBdr>
            </w:div>
            <w:div w:id="2079863383">
              <w:marLeft w:val="0"/>
              <w:marRight w:val="0"/>
              <w:marTop w:val="0"/>
              <w:marBottom w:val="0"/>
              <w:divBdr>
                <w:top w:val="none" w:sz="0" w:space="0" w:color="auto"/>
                <w:left w:val="none" w:sz="0" w:space="0" w:color="auto"/>
                <w:bottom w:val="none" w:sz="0" w:space="0" w:color="auto"/>
                <w:right w:val="none" w:sz="0" w:space="0" w:color="auto"/>
              </w:divBdr>
            </w:div>
            <w:div w:id="2081633814">
              <w:marLeft w:val="0"/>
              <w:marRight w:val="0"/>
              <w:marTop w:val="0"/>
              <w:marBottom w:val="0"/>
              <w:divBdr>
                <w:top w:val="none" w:sz="0" w:space="0" w:color="auto"/>
                <w:left w:val="none" w:sz="0" w:space="0" w:color="auto"/>
                <w:bottom w:val="none" w:sz="0" w:space="0" w:color="auto"/>
                <w:right w:val="none" w:sz="0" w:space="0" w:color="auto"/>
              </w:divBdr>
            </w:div>
          </w:divsChild>
        </w:div>
        <w:div w:id="361636380">
          <w:marLeft w:val="0"/>
          <w:marRight w:val="0"/>
          <w:marTop w:val="0"/>
          <w:marBottom w:val="0"/>
          <w:divBdr>
            <w:top w:val="none" w:sz="0" w:space="0" w:color="auto"/>
            <w:left w:val="none" w:sz="0" w:space="0" w:color="auto"/>
            <w:bottom w:val="none" w:sz="0" w:space="0" w:color="auto"/>
            <w:right w:val="none" w:sz="0" w:space="0" w:color="auto"/>
          </w:divBdr>
        </w:div>
        <w:div w:id="371465896">
          <w:marLeft w:val="0"/>
          <w:marRight w:val="0"/>
          <w:marTop w:val="0"/>
          <w:marBottom w:val="0"/>
          <w:divBdr>
            <w:top w:val="none" w:sz="0" w:space="0" w:color="auto"/>
            <w:left w:val="none" w:sz="0" w:space="0" w:color="auto"/>
            <w:bottom w:val="none" w:sz="0" w:space="0" w:color="auto"/>
            <w:right w:val="none" w:sz="0" w:space="0" w:color="auto"/>
          </w:divBdr>
          <w:divsChild>
            <w:div w:id="46416619">
              <w:marLeft w:val="0"/>
              <w:marRight w:val="0"/>
              <w:marTop w:val="0"/>
              <w:marBottom w:val="0"/>
              <w:divBdr>
                <w:top w:val="none" w:sz="0" w:space="0" w:color="auto"/>
                <w:left w:val="none" w:sz="0" w:space="0" w:color="auto"/>
                <w:bottom w:val="none" w:sz="0" w:space="0" w:color="auto"/>
                <w:right w:val="none" w:sz="0" w:space="0" w:color="auto"/>
              </w:divBdr>
            </w:div>
            <w:div w:id="193004829">
              <w:marLeft w:val="0"/>
              <w:marRight w:val="0"/>
              <w:marTop w:val="0"/>
              <w:marBottom w:val="0"/>
              <w:divBdr>
                <w:top w:val="none" w:sz="0" w:space="0" w:color="auto"/>
                <w:left w:val="none" w:sz="0" w:space="0" w:color="auto"/>
                <w:bottom w:val="none" w:sz="0" w:space="0" w:color="auto"/>
                <w:right w:val="none" w:sz="0" w:space="0" w:color="auto"/>
              </w:divBdr>
            </w:div>
            <w:div w:id="310132806">
              <w:marLeft w:val="0"/>
              <w:marRight w:val="0"/>
              <w:marTop w:val="0"/>
              <w:marBottom w:val="0"/>
              <w:divBdr>
                <w:top w:val="none" w:sz="0" w:space="0" w:color="auto"/>
                <w:left w:val="none" w:sz="0" w:space="0" w:color="auto"/>
                <w:bottom w:val="none" w:sz="0" w:space="0" w:color="auto"/>
                <w:right w:val="none" w:sz="0" w:space="0" w:color="auto"/>
              </w:divBdr>
            </w:div>
            <w:div w:id="454295812">
              <w:marLeft w:val="0"/>
              <w:marRight w:val="0"/>
              <w:marTop w:val="0"/>
              <w:marBottom w:val="0"/>
              <w:divBdr>
                <w:top w:val="none" w:sz="0" w:space="0" w:color="auto"/>
                <w:left w:val="none" w:sz="0" w:space="0" w:color="auto"/>
                <w:bottom w:val="none" w:sz="0" w:space="0" w:color="auto"/>
                <w:right w:val="none" w:sz="0" w:space="0" w:color="auto"/>
              </w:divBdr>
            </w:div>
            <w:div w:id="525872404">
              <w:marLeft w:val="0"/>
              <w:marRight w:val="0"/>
              <w:marTop w:val="0"/>
              <w:marBottom w:val="0"/>
              <w:divBdr>
                <w:top w:val="none" w:sz="0" w:space="0" w:color="auto"/>
                <w:left w:val="none" w:sz="0" w:space="0" w:color="auto"/>
                <w:bottom w:val="none" w:sz="0" w:space="0" w:color="auto"/>
                <w:right w:val="none" w:sz="0" w:space="0" w:color="auto"/>
              </w:divBdr>
            </w:div>
            <w:div w:id="563609934">
              <w:marLeft w:val="0"/>
              <w:marRight w:val="0"/>
              <w:marTop w:val="0"/>
              <w:marBottom w:val="0"/>
              <w:divBdr>
                <w:top w:val="none" w:sz="0" w:space="0" w:color="auto"/>
                <w:left w:val="none" w:sz="0" w:space="0" w:color="auto"/>
                <w:bottom w:val="none" w:sz="0" w:space="0" w:color="auto"/>
                <w:right w:val="none" w:sz="0" w:space="0" w:color="auto"/>
              </w:divBdr>
            </w:div>
            <w:div w:id="590896653">
              <w:marLeft w:val="0"/>
              <w:marRight w:val="0"/>
              <w:marTop w:val="0"/>
              <w:marBottom w:val="0"/>
              <w:divBdr>
                <w:top w:val="none" w:sz="0" w:space="0" w:color="auto"/>
                <w:left w:val="none" w:sz="0" w:space="0" w:color="auto"/>
                <w:bottom w:val="none" w:sz="0" w:space="0" w:color="auto"/>
                <w:right w:val="none" w:sz="0" w:space="0" w:color="auto"/>
              </w:divBdr>
            </w:div>
            <w:div w:id="727073826">
              <w:marLeft w:val="0"/>
              <w:marRight w:val="0"/>
              <w:marTop w:val="0"/>
              <w:marBottom w:val="0"/>
              <w:divBdr>
                <w:top w:val="none" w:sz="0" w:space="0" w:color="auto"/>
                <w:left w:val="none" w:sz="0" w:space="0" w:color="auto"/>
                <w:bottom w:val="none" w:sz="0" w:space="0" w:color="auto"/>
                <w:right w:val="none" w:sz="0" w:space="0" w:color="auto"/>
              </w:divBdr>
            </w:div>
            <w:div w:id="784618885">
              <w:marLeft w:val="0"/>
              <w:marRight w:val="0"/>
              <w:marTop w:val="0"/>
              <w:marBottom w:val="0"/>
              <w:divBdr>
                <w:top w:val="none" w:sz="0" w:space="0" w:color="auto"/>
                <w:left w:val="none" w:sz="0" w:space="0" w:color="auto"/>
                <w:bottom w:val="none" w:sz="0" w:space="0" w:color="auto"/>
                <w:right w:val="none" w:sz="0" w:space="0" w:color="auto"/>
              </w:divBdr>
            </w:div>
            <w:div w:id="1018241684">
              <w:marLeft w:val="0"/>
              <w:marRight w:val="0"/>
              <w:marTop w:val="0"/>
              <w:marBottom w:val="0"/>
              <w:divBdr>
                <w:top w:val="none" w:sz="0" w:space="0" w:color="auto"/>
                <w:left w:val="none" w:sz="0" w:space="0" w:color="auto"/>
                <w:bottom w:val="none" w:sz="0" w:space="0" w:color="auto"/>
                <w:right w:val="none" w:sz="0" w:space="0" w:color="auto"/>
              </w:divBdr>
            </w:div>
            <w:div w:id="1331519202">
              <w:marLeft w:val="0"/>
              <w:marRight w:val="0"/>
              <w:marTop w:val="0"/>
              <w:marBottom w:val="0"/>
              <w:divBdr>
                <w:top w:val="none" w:sz="0" w:space="0" w:color="auto"/>
                <w:left w:val="none" w:sz="0" w:space="0" w:color="auto"/>
                <w:bottom w:val="none" w:sz="0" w:space="0" w:color="auto"/>
                <w:right w:val="none" w:sz="0" w:space="0" w:color="auto"/>
              </w:divBdr>
            </w:div>
            <w:div w:id="1407916460">
              <w:marLeft w:val="0"/>
              <w:marRight w:val="0"/>
              <w:marTop w:val="0"/>
              <w:marBottom w:val="0"/>
              <w:divBdr>
                <w:top w:val="none" w:sz="0" w:space="0" w:color="auto"/>
                <w:left w:val="none" w:sz="0" w:space="0" w:color="auto"/>
                <w:bottom w:val="none" w:sz="0" w:space="0" w:color="auto"/>
                <w:right w:val="none" w:sz="0" w:space="0" w:color="auto"/>
              </w:divBdr>
            </w:div>
            <w:div w:id="1494641028">
              <w:marLeft w:val="0"/>
              <w:marRight w:val="0"/>
              <w:marTop w:val="0"/>
              <w:marBottom w:val="0"/>
              <w:divBdr>
                <w:top w:val="none" w:sz="0" w:space="0" w:color="auto"/>
                <w:left w:val="none" w:sz="0" w:space="0" w:color="auto"/>
                <w:bottom w:val="none" w:sz="0" w:space="0" w:color="auto"/>
                <w:right w:val="none" w:sz="0" w:space="0" w:color="auto"/>
              </w:divBdr>
            </w:div>
            <w:div w:id="1716659450">
              <w:marLeft w:val="0"/>
              <w:marRight w:val="0"/>
              <w:marTop w:val="0"/>
              <w:marBottom w:val="0"/>
              <w:divBdr>
                <w:top w:val="none" w:sz="0" w:space="0" w:color="auto"/>
                <w:left w:val="none" w:sz="0" w:space="0" w:color="auto"/>
                <w:bottom w:val="none" w:sz="0" w:space="0" w:color="auto"/>
                <w:right w:val="none" w:sz="0" w:space="0" w:color="auto"/>
              </w:divBdr>
            </w:div>
            <w:div w:id="1719164884">
              <w:marLeft w:val="0"/>
              <w:marRight w:val="0"/>
              <w:marTop w:val="0"/>
              <w:marBottom w:val="0"/>
              <w:divBdr>
                <w:top w:val="none" w:sz="0" w:space="0" w:color="auto"/>
                <w:left w:val="none" w:sz="0" w:space="0" w:color="auto"/>
                <w:bottom w:val="none" w:sz="0" w:space="0" w:color="auto"/>
                <w:right w:val="none" w:sz="0" w:space="0" w:color="auto"/>
              </w:divBdr>
            </w:div>
            <w:div w:id="1939871086">
              <w:marLeft w:val="0"/>
              <w:marRight w:val="0"/>
              <w:marTop w:val="0"/>
              <w:marBottom w:val="0"/>
              <w:divBdr>
                <w:top w:val="none" w:sz="0" w:space="0" w:color="auto"/>
                <w:left w:val="none" w:sz="0" w:space="0" w:color="auto"/>
                <w:bottom w:val="none" w:sz="0" w:space="0" w:color="auto"/>
                <w:right w:val="none" w:sz="0" w:space="0" w:color="auto"/>
              </w:divBdr>
            </w:div>
            <w:div w:id="2084834927">
              <w:marLeft w:val="0"/>
              <w:marRight w:val="0"/>
              <w:marTop w:val="0"/>
              <w:marBottom w:val="0"/>
              <w:divBdr>
                <w:top w:val="none" w:sz="0" w:space="0" w:color="auto"/>
                <w:left w:val="none" w:sz="0" w:space="0" w:color="auto"/>
                <w:bottom w:val="none" w:sz="0" w:space="0" w:color="auto"/>
                <w:right w:val="none" w:sz="0" w:space="0" w:color="auto"/>
              </w:divBdr>
            </w:div>
          </w:divsChild>
        </w:div>
        <w:div w:id="438529778">
          <w:marLeft w:val="0"/>
          <w:marRight w:val="0"/>
          <w:marTop w:val="0"/>
          <w:marBottom w:val="0"/>
          <w:divBdr>
            <w:top w:val="none" w:sz="0" w:space="0" w:color="auto"/>
            <w:left w:val="none" w:sz="0" w:space="0" w:color="auto"/>
            <w:bottom w:val="none" w:sz="0" w:space="0" w:color="auto"/>
            <w:right w:val="none" w:sz="0" w:space="0" w:color="auto"/>
          </w:divBdr>
          <w:divsChild>
            <w:div w:id="1737583230">
              <w:marLeft w:val="-75"/>
              <w:marRight w:val="0"/>
              <w:marTop w:val="30"/>
              <w:marBottom w:val="30"/>
              <w:divBdr>
                <w:top w:val="none" w:sz="0" w:space="0" w:color="auto"/>
                <w:left w:val="none" w:sz="0" w:space="0" w:color="auto"/>
                <w:bottom w:val="none" w:sz="0" w:space="0" w:color="auto"/>
                <w:right w:val="none" w:sz="0" w:space="0" w:color="auto"/>
              </w:divBdr>
              <w:divsChild>
                <w:div w:id="7603065">
                  <w:marLeft w:val="0"/>
                  <w:marRight w:val="0"/>
                  <w:marTop w:val="0"/>
                  <w:marBottom w:val="0"/>
                  <w:divBdr>
                    <w:top w:val="none" w:sz="0" w:space="0" w:color="auto"/>
                    <w:left w:val="none" w:sz="0" w:space="0" w:color="auto"/>
                    <w:bottom w:val="none" w:sz="0" w:space="0" w:color="auto"/>
                    <w:right w:val="none" w:sz="0" w:space="0" w:color="auto"/>
                  </w:divBdr>
                  <w:divsChild>
                    <w:div w:id="268508746">
                      <w:marLeft w:val="0"/>
                      <w:marRight w:val="0"/>
                      <w:marTop w:val="0"/>
                      <w:marBottom w:val="0"/>
                      <w:divBdr>
                        <w:top w:val="none" w:sz="0" w:space="0" w:color="auto"/>
                        <w:left w:val="none" w:sz="0" w:space="0" w:color="auto"/>
                        <w:bottom w:val="none" w:sz="0" w:space="0" w:color="auto"/>
                        <w:right w:val="none" w:sz="0" w:space="0" w:color="auto"/>
                      </w:divBdr>
                    </w:div>
                  </w:divsChild>
                </w:div>
                <w:div w:id="23135919">
                  <w:marLeft w:val="0"/>
                  <w:marRight w:val="0"/>
                  <w:marTop w:val="0"/>
                  <w:marBottom w:val="0"/>
                  <w:divBdr>
                    <w:top w:val="none" w:sz="0" w:space="0" w:color="auto"/>
                    <w:left w:val="none" w:sz="0" w:space="0" w:color="auto"/>
                    <w:bottom w:val="none" w:sz="0" w:space="0" w:color="auto"/>
                    <w:right w:val="none" w:sz="0" w:space="0" w:color="auto"/>
                  </w:divBdr>
                  <w:divsChild>
                    <w:div w:id="2095123206">
                      <w:marLeft w:val="0"/>
                      <w:marRight w:val="0"/>
                      <w:marTop w:val="0"/>
                      <w:marBottom w:val="0"/>
                      <w:divBdr>
                        <w:top w:val="none" w:sz="0" w:space="0" w:color="auto"/>
                        <w:left w:val="none" w:sz="0" w:space="0" w:color="auto"/>
                        <w:bottom w:val="none" w:sz="0" w:space="0" w:color="auto"/>
                        <w:right w:val="none" w:sz="0" w:space="0" w:color="auto"/>
                      </w:divBdr>
                    </w:div>
                  </w:divsChild>
                </w:div>
                <w:div w:id="39942825">
                  <w:marLeft w:val="0"/>
                  <w:marRight w:val="0"/>
                  <w:marTop w:val="0"/>
                  <w:marBottom w:val="0"/>
                  <w:divBdr>
                    <w:top w:val="none" w:sz="0" w:space="0" w:color="auto"/>
                    <w:left w:val="none" w:sz="0" w:space="0" w:color="auto"/>
                    <w:bottom w:val="none" w:sz="0" w:space="0" w:color="auto"/>
                    <w:right w:val="none" w:sz="0" w:space="0" w:color="auto"/>
                  </w:divBdr>
                  <w:divsChild>
                    <w:div w:id="78599664">
                      <w:marLeft w:val="0"/>
                      <w:marRight w:val="0"/>
                      <w:marTop w:val="0"/>
                      <w:marBottom w:val="0"/>
                      <w:divBdr>
                        <w:top w:val="none" w:sz="0" w:space="0" w:color="auto"/>
                        <w:left w:val="none" w:sz="0" w:space="0" w:color="auto"/>
                        <w:bottom w:val="none" w:sz="0" w:space="0" w:color="auto"/>
                        <w:right w:val="none" w:sz="0" w:space="0" w:color="auto"/>
                      </w:divBdr>
                    </w:div>
                  </w:divsChild>
                </w:div>
                <w:div w:id="73817644">
                  <w:marLeft w:val="0"/>
                  <w:marRight w:val="0"/>
                  <w:marTop w:val="0"/>
                  <w:marBottom w:val="0"/>
                  <w:divBdr>
                    <w:top w:val="none" w:sz="0" w:space="0" w:color="auto"/>
                    <w:left w:val="none" w:sz="0" w:space="0" w:color="auto"/>
                    <w:bottom w:val="none" w:sz="0" w:space="0" w:color="auto"/>
                    <w:right w:val="none" w:sz="0" w:space="0" w:color="auto"/>
                  </w:divBdr>
                  <w:divsChild>
                    <w:div w:id="1336345170">
                      <w:marLeft w:val="0"/>
                      <w:marRight w:val="0"/>
                      <w:marTop w:val="0"/>
                      <w:marBottom w:val="0"/>
                      <w:divBdr>
                        <w:top w:val="none" w:sz="0" w:space="0" w:color="auto"/>
                        <w:left w:val="none" w:sz="0" w:space="0" w:color="auto"/>
                        <w:bottom w:val="none" w:sz="0" w:space="0" w:color="auto"/>
                        <w:right w:val="none" w:sz="0" w:space="0" w:color="auto"/>
                      </w:divBdr>
                    </w:div>
                  </w:divsChild>
                </w:div>
                <w:div w:id="93672595">
                  <w:marLeft w:val="0"/>
                  <w:marRight w:val="0"/>
                  <w:marTop w:val="0"/>
                  <w:marBottom w:val="0"/>
                  <w:divBdr>
                    <w:top w:val="none" w:sz="0" w:space="0" w:color="auto"/>
                    <w:left w:val="none" w:sz="0" w:space="0" w:color="auto"/>
                    <w:bottom w:val="none" w:sz="0" w:space="0" w:color="auto"/>
                    <w:right w:val="none" w:sz="0" w:space="0" w:color="auto"/>
                  </w:divBdr>
                  <w:divsChild>
                    <w:div w:id="231740891">
                      <w:marLeft w:val="0"/>
                      <w:marRight w:val="0"/>
                      <w:marTop w:val="0"/>
                      <w:marBottom w:val="0"/>
                      <w:divBdr>
                        <w:top w:val="none" w:sz="0" w:space="0" w:color="auto"/>
                        <w:left w:val="none" w:sz="0" w:space="0" w:color="auto"/>
                        <w:bottom w:val="none" w:sz="0" w:space="0" w:color="auto"/>
                        <w:right w:val="none" w:sz="0" w:space="0" w:color="auto"/>
                      </w:divBdr>
                    </w:div>
                  </w:divsChild>
                </w:div>
                <w:div w:id="184171307">
                  <w:marLeft w:val="0"/>
                  <w:marRight w:val="0"/>
                  <w:marTop w:val="0"/>
                  <w:marBottom w:val="0"/>
                  <w:divBdr>
                    <w:top w:val="none" w:sz="0" w:space="0" w:color="auto"/>
                    <w:left w:val="none" w:sz="0" w:space="0" w:color="auto"/>
                    <w:bottom w:val="none" w:sz="0" w:space="0" w:color="auto"/>
                    <w:right w:val="none" w:sz="0" w:space="0" w:color="auto"/>
                  </w:divBdr>
                  <w:divsChild>
                    <w:div w:id="591595494">
                      <w:marLeft w:val="0"/>
                      <w:marRight w:val="0"/>
                      <w:marTop w:val="0"/>
                      <w:marBottom w:val="0"/>
                      <w:divBdr>
                        <w:top w:val="none" w:sz="0" w:space="0" w:color="auto"/>
                        <w:left w:val="none" w:sz="0" w:space="0" w:color="auto"/>
                        <w:bottom w:val="none" w:sz="0" w:space="0" w:color="auto"/>
                        <w:right w:val="none" w:sz="0" w:space="0" w:color="auto"/>
                      </w:divBdr>
                    </w:div>
                  </w:divsChild>
                </w:div>
                <w:div w:id="184712444">
                  <w:marLeft w:val="0"/>
                  <w:marRight w:val="0"/>
                  <w:marTop w:val="0"/>
                  <w:marBottom w:val="0"/>
                  <w:divBdr>
                    <w:top w:val="none" w:sz="0" w:space="0" w:color="auto"/>
                    <w:left w:val="none" w:sz="0" w:space="0" w:color="auto"/>
                    <w:bottom w:val="none" w:sz="0" w:space="0" w:color="auto"/>
                    <w:right w:val="none" w:sz="0" w:space="0" w:color="auto"/>
                  </w:divBdr>
                  <w:divsChild>
                    <w:div w:id="1171523862">
                      <w:marLeft w:val="0"/>
                      <w:marRight w:val="0"/>
                      <w:marTop w:val="0"/>
                      <w:marBottom w:val="0"/>
                      <w:divBdr>
                        <w:top w:val="none" w:sz="0" w:space="0" w:color="auto"/>
                        <w:left w:val="none" w:sz="0" w:space="0" w:color="auto"/>
                        <w:bottom w:val="none" w:sz="0" w:space="0" w:color="auto"/>
                        <w:right w:val="none" w:sz="0" w:space="0" w:color="auto"/>
                      </w:divBdr>
                    </w:div>
                  </w:divsChild>
                </w:div>
                <w:div w:id="221524058">
                  <w:marLeft w:val="0"/>
                  <w:marRight w:val="0"/>
                  <w:marTop w:val="0"/>
                  <w:marBottom w:val="0"/>
                  <w:divBdr>
                    <w:top w:val="none" w:sz="0" w:space="0" w:color="auto"/>
                    <w:left w:val="none" w:sz="0" w:space="0" w:color="auto"/>
                    <w:bottom w:val="none" w:sz="0" w:space="0" w:color="auto"/>
                    <w:right w:val="none" w:sz="0" w:space="0" w:color="auto"/>
                  </w:divBdr>
                  <w:divsChild>
                    <w:div w:id="1710062467">
                      <w:marLeft w:val="0"/>
                      <w:marRight w:val="0"/>
                      <w:marTop w:val="0"/>
                      <w:marBottom w:val="0"/>
                      <w:divBdr>
                        <w:top w:val="none" w:sz="0" w:space="0" w:color="auto"/>
                        <w:left w:val="none" w:sz="0" w:space="0" w:color="auto"/>
                        <w:bottom w:val="none" w:sz="0" w:space="0" w:color="auto"/>
                        <w:right w:val="none" w:sz="0" w:space="0" w:color="auto"/>
                      </w:divBdr>
                    </w:div>
                  </w:divsChild>
                </w:div>
                <w:div w:id="243145020">
                  <w:marLeft w:val="0"/>
                  <w:marRight w:val="0"/>
                  <w:marTop w:val="0"/>
                  <w:marBottom w:val="0"/>
                  <w:divBdr>
                    <w:top w:val="none" w:sz="0" w:space="0" w:color="auto"/>
                    <w:left w:val="none" w:sz="0" w:space="0" w:color="auto"/>
                    <w:bottom w:val="none" w:sz="0" w:space="0" w:color="auto"/>
                    <w:right w:val="none" w:sz="0" w:space="0" w:color="auto"/>
                  </w:divBdr>
                  <w:divsChild>
                    <w:div w:id="1093746269">
                      <w:marLeft w:val="0"/>
                      <w:marRight w:val="0"/>
                      <w:marTop w:val="0"/>
                      <w:marBottom w:val="0"/>
                      <w:divBdr>
                        <w:top w:val="none" w:sz="0" w:space="0" w:color="auto"/>
                        <w:left w:val="none" w:sz="0" w:space="0" w:color="auto"/>
                        <w:bottom w:val="none" w:sz="0" w:space="0" w:color="auto"/>
                        <w:right w:val="none" w:sz="0" w:space="0" w:color="auto"/>
                      </w:divBdr>
                    </w:div>
                  </w:divsChild>
                </w:div>
                <w:div w:id="393506777">
                  <w:marLeft w:val="0"/>
                  <w:marRight w:val="0"/>
                  <w:marTop w:val="0"/>
                  <w:marBottom w:val="0"/>
                  <w:divBdr>
                    <w:top w:val="none" w:sz="0" w:space="0" w:color="auto"/>
                    <w:left w:val="none" w:sz="0" w:space="0" w:color="auto"/>
                    <w:bottom w:val="none" w:sz="0" w:space="0" w:color="auto"/>
                    <w:right w:val="none" w:sz="0" w:space="0" w:color="auto"/>
                  </w:divBdr>
                  <w:divsChild>
                    <w:div w:id="719522907">
                      <w:marLeft w:val="0"/>
                      <w:marRight w:val="0"/>
                      <w:marTop w:val="0"/>
                      <w:marBottom w:val="0"/>
                      <w:divBdr>
                        <w:top w:val="none" w:sz="0" w:space="0" w:color="auto"/>
                        <w:left w:val="none" w:sz="0" w:space="0" w:color="auto"/>
                        <w:bottom w:val="none" w:sz="0" w:space="0" w:color="auto"/>
                        <w:right w:val="none" w:sz="0" w:space="0" w:color="auto"/>
                      </w:divBdr>
                    </w:div>
                  </w:divsChild>
                </w:div>
                <w:div w:id="441458528">
                  <w:marLeft w:val="0"/>
                  <w:marRight w:val="0"/>
                  <w:marTop w:val="0"/>
                  <w:marBottom w:val="0"/>
                  <w:divBdr>
                    <w:top w:val="none" w:sz="0" w:space="0" w:color="auto"/>
                    <w:left w:val="none" w:sz="0" w:space="0" w:color="auto"/>
                    <w:bottom w:val="none" w:sz="0" w:space="0" w:color="auto"/>
                    <w:right w:val="none" w:sz="0" w:space="0" w:color="auto"/>
                  </w:divBdr>
                  <w:divsChild>
                    <w:div w:id="1160580508">
                      <w:marLeft w:val="0"/>
                      <w:marRight w:val="0"/>
                      <w:marTop w:val="0"/>
                      <w:marBottom w:val="0"/>
                      <w:divBdr>
                        <w:top w:val="none" w:sz="0" w:space="0" w:color="auto"/>
                        <w:left w:val="none" w:sz="0" w:space="0" w:color="auto"/>
                        <w:bottom w:val="none" w:sz="0" w:space="0" w:color="auto"/>
                        <w:right w:val="none" w:sz="0" w:space="0" w:color="auto"/>
                      </w:divBdr>
                    </w:div>
                  </w:divsChild>
                </w:div>
                <w:div w:id="469370331">
                  <w:marLeft w:val="0"/>
                  <w:marRight w:val="0"/>
                  <w:marTop w:val="0"/>
                  <w:marBottom w:val="0"/>
                  <w:divBdr>
                    <w:top w:val="none" w:sz="0" w:space="0" w:color="auto"/>
                    <w:left w:val="none" w:sz="0" w:space="0" w:color="auto"/>
                    <w:bottom w:val="none" w:sz="0" w:space="0" w:color="auto"/>
                    <w:right w:val="none" w:sz="0" w:space="0" w:color="auto"/>
                  </w:divBdr>
                  <w:divsChild>
                    <w:div w:id="721250492">
                      <w:marLeft w:val="0"/>
                      <w:marRight w:val="0"/>
                      <w:marTop w:val="0"/>
                      <w:marBottom w:val="0"/>
                      <w:divBdr>
                        <w:top w:val="none" w:sz="0" w:space="0" w:color="auto"/>
                        <w:left w:val="none" w:sz="0" w:space="0" w:color="auto"/>
                        <w:bottom w:val="none" w:sz="0" w:space="0" w:color="auto"/>
                        <w:right w:val="none" w:sz="0" w:space="0" w:color="auto"/>
                      </w:divBdr>
                    </w:div>
                  </w:divsChild>
                </w:div>
                <w:div w:id="564410511">
                  <w:marLeft w:val="0"/>
                  <w:marRight w:val="0"/>
                  <w:marTop w:val="0"/>
                  <w:marBottom w:val="0"/>
                  <w:divBdr>
                    <w:top w:val="none" w:sz="0" w:space="0" w:color="auto"/>
                    <w:left w:val="none" w:sz="0" w:space="0" w:color="auto"/>
                    <w:bottom w:val="none" w:sz="0" w:space="0" w:color="auto"/>
                    <w:right w:val="none" w:sz="0" w:space="0" w:color="auto"/>
                  </w:divBdr>
                  <w:divsChild>
                    <w:div w:id="257325679">
                      <w:marLeft w:val="0"/>
                      <w:marRight w:val="0"/>
                      <w:marTop w:val="0"/>
                      <w:marBottom w:val="0"/>
                      <w:divBdr>
                        <w:top w:val="none" w:sz="0" w:space="0" w:color="auto"/>
                        <w:left w:val="none" w:sz="0" w:space="0" w:color="auto"/>
                        <w:bottom w:val="none" w:sz="0" w:space="0" w:color="auto"/>
                        <w:right w:val="none" w:sz="0" w:space="0" w:color="auto"/>
                      </w:divBdr>
                    </w:div>
                  </w:divsChild>
                </w:div>
                <w:div w:id="572589360">
                  <w:marLeft w:val="0"/>
                  <w:marRight w:val="0"/>
                  <w:marTop w:val="0"/>
                  <w:marBottom w:val="0"/>
                  <w:divBdr>
                    <w:top w:val="none" w:sz="0" w:space="0" w:color="auto"/>
                    <w:left w:val="none" w:sz="0" w:space="0" w:color="auto"/>
                    <w:bottom w:val="none" w:sz="0" w:space="0" w:color="auto"/>
                    <w:right w:val="none" w:sz="0" w:space="0" w:color="auto"/>
                  </w:divBdr>
                  <w:divsChild>
                    <w:div w:id="1428383779">
                      <w:marLeft w:val="0"/>
                      <w:marRight w:val="0"/>
                      <w:marTop w:val="0"/>
                      <w:marBottom w:val="0"/>
                      <w:divBdr>
                        <w:top w:val="none" w:sz="0" w:space="0" w:color="auto"/>
                        <w:left w:val="none" w:sz="0" w:space="0" w:color="auto"/>
                        <w:bottom w:val="none" w:sz="0" w:space="0" w:color="auto"/>
                        <w:right w:val="none" w:sz="0" w:space="0" w:color="auto"/>
                      </w:divBdr>
                    </w:div>
                  </w:divsChild>
                </w:div>
                <w:div w:id="590164651">
                  <w:marLeft w:val="0"/>
                  <w:marRight w:val="0"/>
                  <w:marTop w:val="0"/>
                  <w:marBottom w:val="0"/>
                  <w:divBdr>
                    <w:top w:val="none" w:sz="0" w:space="0" w:color="auto"/>
                    <w:left w:val="none" w:sz="0" w:space="0" w:color="auto"/>
                    <w:bottom w:val="none" w:sz="0" w:space="0" w:color="auto"/>
                    <w:right w:val="none" w:sz="0" w:space="0" w:color="auto"/>
                  </w:divBdr>
                  <w:divsChild>
                    <w:div w:id="852183603">
                      <w:marLeft w:val="0"/>
                      <w:marRight w:val="0"/>
                      <w:marTop w:val="0"/>
                      <w:marBottom w:val="0"/>
                      <w:divBdr>
                        <w:top w:val="none" w:sz="0" w:space="0" w:color="auto"/>
                        <w:left w:val="none" w:sz="0" w:space="0" w:color="auto"/>
                        <w:bottom w:val="none" w:sz="0" w:space="0" w:color="auto"/>
                        <w:right w:val="none" w:sz="0" w:space="0" w:color="auto"/>
                      </w:divBdr>
                    </w:div>
                  </w:divsChild>
                </w:div>
                <w:div w:id="590623683">
                  <w:marLeft w:val="0"/>
                  <w:marRight w:val="0"/>
                  <w:marTop w:val="0"/>
                  <w:marBottom w:val="0"/>
                  <w:divBdr>
                    <w:top w:val="none" w:sz="0" w:space="0" w:color="auto"/>
                    <w:left w:val="none" w:sz="0" w:space="0" w:color="auto"/>
                    <w:bottom w:val="none" w:sz="0" w:space="0" w:color="auto"/>
                    <w:right w:val="none" w:sz="0" w:space="0" w:color="auto"/>
                  </w:divBdr>
                  <w:divsChild>
                    <w:div w:id="1123383342">
                      <w:marLeft w:val="0"/>
                      <w:marRight w:val="0"/>
                      <w:marTop w:val="0"/>
                      <w:marBottom w:val="0"/>
                      <w:divBdr>
                        <w:top w:val="none" w:sz="0" w:space="0" w:color="auto"/>
                        <w:left w:val="none" w:sz="0" w:space="0" w:color="auto"/>
                        <w:bottom w:val="none" w:sz="0" w:space="0" w:color="auto"/>
                        <w:right w:val="none" w:sz="0" w:space="0" w:color="auto"/>
                      </w:divBdr>
                    </w:div>
                  </w:divsChild>
                </w:div>
                <w:div w:id="616832025">
                  <w:marLeft w:val="0"/>
                  <w:marRight w:val="0"/>
                  <w:marTop w:val="0"/>
                  <w:marBottom w:val="0"/>
                  <w:divBdr>
                    <w:top w:val="none" w:sz="0" w:space="0" w:color="auto"/>
                    <w:left w:val="none" w:sz="0" w:space="0" w:color="auto"/>
                    <w:bottom w:val="none" w:sz="0" w:space="0" w:color="auto"/>
                    <w:right w:val="none" w:sz="0" w:space="0" w:color="auto"/>
                  </w:divBdr>
                  <w:divsChild>
                    <w:div w:id="718748694">
                      <w:marLeft w:val="0"/>
                      <w:marRight w:val="0"/>
                      <w:marTop w:val="0"/>
                      <w:marBottom w:val="0"/>
                      <w:divBdr>
                        <w:top w:val="none" w:sz="0" w:space="0" w:color="auto"/>
                        <w:left w:val="none" w:sz="0" w:space="0" w:color="auto"/>
                        <w:bottom w:val="none" w:sz="0" w:space="0" w:color="auto"/>
                        <w:right w:val="none" w:sz="0" w:space="0" w:color="auto"/>
                      </w:divBdr>
                    </w:div>
                  </w:divsChild>
                </w:div>
                <w:div w:id="639456015">
                  <w:marLeft w:val="0"/>
                  <w:marRight w:val="0"/>
                  <w:marTop w:val="0"/>
                  <w:marBottom w:val="0"/>
                  <w:divBdr>
                    <w:top w:val="none" w:sz="0" w:space="0" w:color="auto"/>
                    <w:left w:val="none" w:sz="0" w:space="0" w:color="auto"/>
                    <w:bottom w:val="none" w:sz="0" w:space="0" w:color="auto"/>
                    <w:right w:val="none" w:sz="0" w:space="0" w:color="auto"/>
                  </w:divBdr>
                  <w:divsChild>
                    <w:div w:id="1445810112">
                      <w:marLeft w:val="0"/>
                      <w:marRight w:val="0"/>
                      <w:marTop w:val="0"/>
                      <w:marBottom w:val="0"/>
                      <w:divBdr>
                        <w:top w:val="none" w:sz="0" w:space="0" w:color="auto"/>
                        <w:left w:val="none" w:sz="0" w:space="0" w:color="auto"/>
                        <w:bottom w:val="none" w:sz="0" w:space="0" w:color="auto"/>
                        <w:right w:val="none" w:sz="0" w:space="0" w:color="auto"/>
                      </w:divBdr>
                    </w:div>
                  </w:divsChild>
                </w:div>
                <w:div w:id="660741914">
                  <w:marLeft w:val="0"/>
                  <w:marRight w:val="0"/>
                  <w:marTop w:val="0"/>
                  <w:marBottom w:val="0"/>
                  <w:divBdr>
                    <w:top w:val="none" w:sz="0" w:space="0" w:color="auto"/>
                    <w:left w:val="none" w:sz="0" w:space="0" w:color="auto"/>
                    <w:bottom w:val="none" w:sz="0" w:space="0" w:color="auto"/>
                    <w:right w:val="none" w:sz="0" w:space="0" w:color="auto"/>
                  </w:divBdr>
                  <w:divsChild>
                    <w:div w:id="1484079129">
                      <w:marLeft w:val="0"/>
                      <w:marRight w:val="0"/>
                      <w:marTop w:val="0"/>
                      <w:marBottom w:val="0"/>
                      <w:divBdr>
                        <w:top w:val="none" w:sz="0" w:space="0" w:color="auto"/>
                        <w:left w:val="none" w:sz="0" w:space="0" w:color="auto"/>
                        <w:bottom w:val="none" w:sz="0" w:space="0" w:color="auto"/>
                        <w:right w:val="none" w:sz="0" w:space="0" w:color="auto"/>
                      </w:divBdr>
                    </w:div>
                  </w:divsChild>
                </w:div>
                <w:div w:id="756903325">
                  <w:marLeft w:val="0"/>
                  <w:marRight w:val="0"/>
                  <w:marTop w:val="0"/>
                  <w:marBottom w:val="0"/>
                  <w:divBdr>
                    <w:top w:val="none" w:sz="0" w:space="0" w:color="auto"/>
                    <w:left w:val="none" w:sz="0" w:space="0" w:color="auto"/>
                    <w:bottom w:val="none" w:sz="0" w:space="0" w:color="auto"/>
                    <w:right w:val="none" w:sz="0" w:space="0" w:color="auto"/>
                  </w:divBdr>
                  <w:divsChild>
                    <w:div w:id="1662197023">
                      <w:marLeft w:val="0"/>
                      <w:marRight w:val="0"/>
                      <w:marTop w:val="0"/>
                      <w:marBottom w:val="0"/>
                      <w:divBdr>
                        <w:top w:val="none" w:sz="0" w:space="0" w:color="auto"/>
                        <w:left w:val="none" w:sz="0" w:space="0" w:color="auto"/>
                        <w:bottom w:val="none" w:sz="0" w:space="0" w:color="auto"/>
                        <w:right w:val="none" w:sz="0" w:space="0" w:color="auto"/>
                      </w:divBdr>
                    </w:div>
                  </w:divsChild>
                </w:div>
                <w:div w:id="783187770">
                  <w:marLeft w:val="0"/>
                  <w:marRight w:val="0"/>
                  <w:marTop w:val="0"/>
                  <w:marBottom w:val="0"/>
                  <w:divBdr>
                    <w:top w:val="none" w:sz="0" w:space="0" w:color="auto"/>
                    <w:left w:val="none" w:sz="0" w:space="0" w:color="auto"/>
                    <w:bottom w:val="none" w:sz="0" w:space="0" w:color="auto"/>
                    <w:right w:val="none" w:sz="0" w:space="0" w:color="auto"/>
                  </w:divBdr>
                  <w:divsChild>
                    <w:div w:id="290675469">
                      <w:marLeft w:val="0"/>
                      <w:marRight w:val="0"/>
                      <w:marTop w:val="0"/>
                      <w:marBottom w:val="0"/>
                      <w:divBdr>
                        <w:top w:val="none" w:sz="0" w:space="0" w:color="auto"/>
                        <w:left w:val="none" w:sz="0" w:space="0" w:color="auto"/>
                        <w:bottom w:val="none" w:sz="0" w:space="0" w:color="auto"/>
                        <w:right w:val="none" w:sz="0" w:space="0" w:color="auto"/>
                      </w:divBdr>
                    </w:div>
                  </w:divsChild>
                </w:div>
                <w:div w:id="901672598">
                  <w:marLeft w:val="0"/>
                  <w:marRight w:val="0"/>
                  <w:marTop w:val="0"/>
                  <w:marBottom w:val="0"/>
                  <w:divBdr>
                    <w:top w:val="none" w:sz="0" w:space="0" w:color="auto"/>
                    <w:left w:val="none" w:sz="0" w:space="0" w:color="auto"/>
                    <w:bottom w:val="none" w:sz="0" w:space="0" w:color="auto"/>
                    <w:right w:val="none" w:sz="0" w:space="0" w:color="auto"/>
                  </w:divBdr>
                  <w:divsChild>
                    <w:div w:id="2072382870">
                      <w:marLeft w:val="0"/>
                      <w:marRight w:val="0"/>
                      <w:marTop w:val="0"/>
                      <w:marBottom w:val="0"/>
                      <w:divBdr>
                        <w:top w:val="none" w:sz="0" w:space="0" w:color="auto"/>
                        <w:left w:val="none" w:sz="0" w:space="0" w:color="auto"/>
                        <w:bottom w:val="none" w:sz="0" w:space="0" w:color="auto"/>
                        <w:right w:val="none" w:sz="0" w:space="0" w:color="auto"/>
                      </w:divBdr>
                    </w:div>
                  </w:divsChild>
                </w:div>
                <w:div w:id="965236587">
                  <w:marLeft w:val="0"/>
                  <w:marRight w:val="0"/>
                  <w:marTop w:val="0"/>
                  <w:marBottom w:val="0"/>
                  <w:divBdr>
                    <w:top w:val="none" w:sz="0" w:space="0" w:color="auto"/>
                    <w:left w:val="none" w:sz="0" w:space="0" w:color="auto"/>
                    <w:bottom w:val="none" w:sz="0" w:space="0" w:color="auto"/>
                    <w:right w:val="none" w:sz="0" w:space="0" w:color="auto"/>
                  </w:divBdr>
                  <w:divsChild>
                    <w:div w:id="1856652588">
                      <w:marLeft w:val="0"/>
                      <w:marRight w:val="0"/>
                      <w:marTop w:val="0"/>
                      <w:marBottom w:val="0"/>
                      <w:divBdr>
                        <w:top w:val="none" w:sz="0" w:space="0" w:color="auto"/>
                        <w:left w:val="none" w:sz="0" w:space="0" w:color="auto"/>
                        <w:bottom w:val="none" w:sz="0" w:space="0" w:color="auto"/>
                        <w:right w:val="none" w:sz="0" w:space="0" w:color="auto"/>
                      </w:divBdr>
                    </w:div>
                  </w:divsChild>
                </w:div>
                <w:div w:id="1012486311">
                  <w:marLeft w:val="0"/>
                  <w:marRight w:val="0"/>
                  <w:marTop w:val="0"/>
                  <w:marBottom w:val="0"/>
                  <w:divBdr>
                    <w:top w:val="none" w:sz="0" w:space="0" w:color="auto"/>
                    <w:left w:val="none" w:sz="0" w:space="0" w:color="auto"/>
                    <w:bottom w:val="none" w:sz="0" w:space="0" w:color="auto"/>
                    <w:right w:val="none" w:sz="0" w:space="0" w:color="auto"/>
                  </w:divBdr>
                  <w:divsChild>
                    <w:div w:id="1273048259">
                      <w:marLeft w:val="0"/>
                      <w:marRight w:val="0"/>
                      <w:marTop w:val="0"/>
                      <w:marBottom w:val="0"/>
                      <w:divBdr>
                        <w:top w:val="none" w:sz="0" w:space="0" w:color="auto"/>
                        <w:left w:val="none" w:sz="0" w:space="0" w:color="auto"/>
                        <w:bottom w:val="none" w:sz="0" w:space="0" w:color="auto"/>
                        <w:right w:val="none" w:sz="0" w:space="0" w:color="auto"/>
                      </w:divBdr>
                    </w:div>
                  </w:divsChild>
                </w:div>
                <w:div w:id="1054622902">
                  <w:marLeft w:val="0"/>
                  <w:marRight w:val="0"/>
                  <w:marTop w:val="0"/>
                  <w:marBottom w:val="0"/>
                  <w:divBdr>
                    <w:top w:val="none" w:sz="0" w:space="0" w:color="auto"/>
                    <w:left w:val="none" w:sz="0" w:space="0" w:color="auto"/>
                    <w:bottom w:val="none" w:sz="0" w:space="0" w:color="auto"/>
                    <w:right w:val="none" w:sz="0" w:space="0" w:color="auto"/>
                  </w:divBdr>
                  <w:divsChild>
                    <w:div w:id="1228884972">
                      <w:marLeft w:val="0"/>
                      <w:marRight w:val="0"/>
                      <w:marTop w:val="0"/>
                      <w:marBottom w:val="0"/>
                      <w:divBdr>
                        <w:top w:val="none" w:sz="0" w:space="0" w:color="auto"/>
                        <w:left w:val="none" w:sz="0" w:space="0" w:color="auto"/>
                        <w:bottom w:val="none" w:sz="0" w:space="0" w:color="auto"/>
                        <w:right w:val="none" w:sz="0" w:space="0" w:color="auto"/>
                      </w:divBdr>
                    </w:div>
                  </w:divsChild>
                </w:div>
                <w:div w:id="1055200996">
                  <w:marLeft w:val="0"/>
                  <w:marRight w:val="0"/>
                  <w:marTop w:val="0"/>
                  <w:marBottom w:val="0"/>
                  <w:divBdr>
                    <w:top w:val="none" w:sz="0" w:space="0" w:color="auto"/>
                    <w:left w:val="none" w:sz="0" w:space="0" w:color="auto"/>
                    <w:bottom w:val="none" w:sz="0" w:space="0" w:color="auto"/>
                    <w:right w:val="none" w:sz="0" w:space="0" w:color="auto"/>
                  </w:divBdr>
                  <w:divsChild>
                    <w:div w:id="1648508377">
                      <w:marLeft w:val="0"/>
                      <w:marRight w:val="0"/>
                      <w:marTop w:val="0"/>
                      <w:marBottom w:val="0"/>
                      <w:divBdr>
                        <w:top w:val="none" w:sz="0" w:space="0" w:color="auto"/>
                        <w:left w:val="none" w:sz="0" w:space="0" w:color="auto"/>
                        <w:bottom w:val="none" w:sz="0" w:space="0" w:color="auto"/>
                        <w:right w:val="none" w:sz="0" w:space="0" w:color="auto"/>
                      </w:divBdr>
                    </w:div>
                  </w:divsChild>
                </w:div>
                <w:div w:id="1065681921">
                  <w:marLeft w:val="0"/>
                  <w:marRight w:val="0"/>
                  <w:marTop w:val="0"/>
                  <w:marBottom w:val="0"/>
                  <w:divBdr>
                    <w:top w:val="none" w:sz="0" w:space="0" w:color="auto"/>
                    <w:left w:val="none" w:sz="0" w:space="0" w:color="auto"/>
                    <w:bottom w:val="none" w:sz="0" w:space="0" w:color="auto"/>
                    <w:right w:val="none" w:sz="0" w:space="0" w:color="auto"/>
                  </w:divBdr>
                  <w:divsChild>
                    <w:div w:id="1160392475">
                      <w:marLeft w:val="0"/>
                      <w:marRight w:val="0"/>
                      <w:marTop w:val="0"/>
                      <w:marBottom w:val="0"/>
                      <w:divBdr>
                        <w:top w:val="none" w:sz="0" w:space="0" w:color="auto"/>
                        <w:left w:val="none" w:sz="0" w:space="0" w:color="auto"/>
                        <w:bottom w:val="none" w:sz="0" w:space="0" w:color="auto"/>
                        <w:right w:val="none" w:sz="0" w:space="0" w:color="auto"/>
                      </w:divBdr>
                    </w:div>
                  </w:divsChild>
                </w:div>
                <w:div w:id="1187256629">
                  <w:marLeft w:val="0"/>
                  <w:marRight w:val="0"/>
                  <w:marTop w:val="0"/>
                  <w:marBottom w:val="0"/>
                  <w:divBdr>
                    <w:top w:val="none" w:sz="0" w:space="0" w:color="auto"/>
                    <w:left w:val="none" w:sz="0" w:space="0" w:color="auto"/>
                    <w:bottom w:val="none" w:sz="0" w:space="0" w:color="auto"/>
                    <w:right w:val="none" w:sz="0" w:space="0" w:color="auto"/>
                  </w:divBdr>
                  <w:divsChild>
                    <w:div w:id="1080560152">
                      <w:marLeft w:val="0"/>
                      <w:marRight w:val="0"/>
                      <w:marTop w:val="0"/>
                      <w:marBottom w:val="0"/>
                      <w:divBdr>
                        <w:top w:val="none" w:sz="0" w:space="0" w:color="auto"/>
                        <w:left w:val="none" w:sz="0" w:space="0" w:color="auto"/>
                        <w:bottom w:val="none" w:sz="0" w:space="0" w:color="auto"/>
                        <w:right w:val="none" w:sz="0" w:space="0" w:color="auto"/>
                      </w:divBdr>
                    </w:div>
                  </w:divsChild>
                </w:div>
                <w:div w:id="1342510327">
                  <w:marLeft w:val="0"/>
                  <w:marRight w:val="0"/>
                  <w:marTop w:val="0"/>
                  <w:marBottom w:val="0"/>
                  <w:divBdr>
                    <w:top w:val="none" w:sz="0" w:space="0" w:color="auto"/>
                    <w:left w:val="none" w:sz="0" w:space="0" w:color="auto"/>
                    <w:bottom w:val="none" w:sz="0" w:space="0" w:color="auto"/>
                    <w:right w:val="none" w:sz="0" w:space="0" w:color="auto"/>
                  </w:divBdr>
                  <w:divsChild>
                    <w:div w:id="1825856167">
                      <w:marLeft w:val="0"/>
                      <w:marRight w:val="0"/>
                      <w:marTop w:val="0"/>
                      <w:marBottom w:val="0"/>
                      <w:divBdr>
                        <w:top w:val="none" w:sz="0" w:space="0" w:color="auto"/>
                        <w:left w:val="none" w:sz="0" w:space="0" w:color="auto"/>
                        <w:bottom w:val="none" w:sz="0" w:space="0" w:color="auto"/>
                        <w:right w:val="none" w:sz="0" w:space="0" w:color="auto"/>
                      </w:divBdr>
                    </w:div>
                  </w:divsChild>
                </w:div>
                <w:div w:id="1368484442">
                  <w:marLeft w:val="0"/>
                  <w:marRight w:val="0"/>
                  <w:marTop w:val="0"/>
                  <w:marBottom w:val="0"/>
                  <w:divBdr>
                    <w:top w:val="none" w:sz="0" w:space="0" w:color="auto"/>
                    <w:left w:val="none" w:sz="0" w:space="0" w:color="auto"/>
                    <w:bottom w:val="none" w:sz="0" w:space="0" w:color="auto"/>
                    <w:right w:val="none" w:sz="0" w:space="0" w:color="auto"/>
                  </w:divBdr>
                  <w:divsChild>
                    <w:div w:id="1083457676">
                      <w:marLeft w:val="0"/>
                      <w:marRight w:val="0"/>
                      <w:marTop w:val="0"/>
                      <w:marBottom w:val="0"/>
                      <w:divBdr>
                        <w:top w:val="none" w:sz="0" w:space="0" w:color="auto"/>
                        <w:left w:val="none" w:sz="0" w:space="0" w:color="auto"/>
                        <w:bottom w:val="none" w:sz="0" w:space="0" w:color="auto"/>
                        <w:right w:val="none" w:sz="0" w:space="0" w:color="auto"/>
                      </w:divBdr>
                    </w:div>
                  </w:divsChild>
                </w:div>
                <w:div w:id="1370186073">
                  <w:marLeft w:val="0"/>
                  <w:marRight w:val="0"/>
                  <w:marTop w:val="0"/>
                  <w:marBottom w:val="0"/>
                  <w:divBdr>
                    <w:top w:val="none" w:sz="0" w:space="0" w:color="auto"/>
                    <w:left w:val="none" w:sz="0" w:space="0" w:color="auto"/>
                    <w:bottom w:val="none" w:sz="0" w:space="0" w:color="auto"/>
                    <w:right w:val="none" w:sz="0" w:space="0" w:color="auto"/>
                  </w:divBdr>
                  <w:divsChild>
                    <w:div w:id="80218922">
                      <w:marLeft w:val="0"/>
                      <w:marRight w:val="0"/>
                      <w:marTop w:val="0"/>
                      <w:marBottom w:val="0"/>
                      <w:divBdr>
                        <w:top w:val="none" w:sz="0" w:space="0" w:color="auto"/>
                        <w:left w:val="none" w:sz="0" w:space="0" w:color="auto"/>
                        <w:bottom w:val="none" w:sz="0" w:space="0" w:color="auto"/>
                        <w:right w:val="none" w:sz="0" w:space="0" w:color="auto"/>
                      </w:divBdr>
                    </w:div>
                  </w:divsChild>
                </w:div>
                <w:div w:id="1407846375">
                  <w:marLeft w:val="0"/>
                  <w:marRight w:val="0"/>
                  <w:marTop w:val="0"/>
                  <w:marBottom w:val="0"/>
                  <w:divBdr>
                    <w:top w:val="none" w:sz="0" w:space="0" w:color="auto"/>
                    <w:left w:val="none" w:sz="0" w:space="0" w:color="auto"/>
                    <w:bottom w:val="none" w:sz="0" w:space="0" w:color="auto"/>
                    <w:right w:val="none" w:sz="0" w:space="0" w:color="auto"/>
                  </w:divBdr>
                  <w:divsChild>
                    <w:div w:id="2030644559">
                      <w:marLeft w:val="0"/>
                      <w:marRight w:val="0"/>
                      <w:marTop w:val="0"/>
                      <w:marBottom w:val="0"/>
                      <w:divBdr>
                        <w:top w:val="none" w:sz="0" w:space="0" w:color="auto"/>
                        <w:left w:val="none" w:sz="0" w:space="0" w:color="auto"/>
                        <w:bottom w:val="none" w:sz="0" w:space="0" w:color="auto"/>
                        <w:right w:val="none" w:sz="0" w:space="0" w:color="auto"/>
                      </w:divBdr>
                    </w:div>
                  </w:divsChild>
                </w:div>
                <w:div w:id="1408648057">
                  <w:marLeft w:val="0"/>
                  <w:marRight w:val="0"/>
                  <w:marTop w:val="0"/>
                  <w:marBottom w:val="0"/>
                  <w:divBdr>
                    <w:top w:val="none" w:sz="0" w:space="0" w:color="auto"/>
                    <w:left w:val="none" w:sz="0" w:space="0" w:color="auto"/>
                    <w:bottom w:val="none" w:sz="0" w:space="0" w:color="auto"/>
                    <w:right w:val="none" w:sz="0" w:space="0" w:color="auto"/>
                  </w:divBdr>
                  <w:divsChild>
                    <w:div w:id="1682925170">
                      <w:marLeft w:val="0"/>
                      <w:marRight w:val="0"/>
                      <w:marTop w:val="0"/>
                      <w:marBottom w:val="0"/>
                      <w:divBdr>
                        <w:top w:val="none" w:sz="0" w:space="0" w:color="auto"/>
                        <w:left w:val="none" w:sz="0" w:space="0" w:color="auto"/>
                        <w:bottom w:val="none" w:sz="0" w:space="0" w:color="auto"/>
                        <w:right w:val="none" w:sz="0" w:space="0" w:color="auto"/>
                      </w:divBdr>
                    </w:div>
                  </w:divsChild>
                </w:div>
                <w:div w:id="1412891998">
                  <w:marLeft w:val="0"/>
                  <w:marRight w:val="0"/>
                  <w:marTop w:val="0"/>
                  <w:marBottom w:val="0"/>
                  <w:divBdr>
                    <w:top w:val="none" w:sz="0" w:space="0" w:color="auto"/>
                    <w:left w:val="none" w:sz="0" w:space="0" w:color="auto"/>
                    <w:bottom w:val="none" w:sz="0" w:space="0" w:color="auto"/>
                    <w:right w:val="none" w:sz="0" w:space="0" w:color="auto"/>
                  </w:divBdr>
                  <w:divsChild>
                    <w:div w:id="871113469">
                      <w:marLeft w:val="0"/>
                      <w:marRight w:val="0"/>
                      <w:marTop w:val="0"/>
                      <w:marBottom w:val="0"/>
                      <w:divBdr>
                        <w:top w:val="none" w:sz="0" w:space="0" w:color="auto"/>
                        <w:left w:val="none" w:sz="0" w:space="0" w:color="auto"/>
                        <w:bottom w:val="none" w:sz="0" w:space="0" w:color="auto"/>
                        <w:right w:val="none" w:sz="0" w:space="0" w:color="auto"/>
                      </w:divBdr>
                    </w:div>
                  </w:divsChild>
                </w:div>
                <w:div w:id="1418478906">
                  <w:marLeft w:val="0"/>
                  <w:marRight w:val="0"/>
                  <w:marTop w:val="0"/>
                  <w:marBottom w:val="0"/>
                  <w:divBdr>
                    <w:top w:val="none" w:sz="0" w:space="0" w:color="auto"/>
                    <w:left w:val="none" w:sz="0" w:space="0" w:color="auto"/>
                    <w:bottom w:val="none" w:sz="0" w:space="0" w:color="auto"/>
                    <w:right w:val="none" w:sz="0" w:space="0" w:color="auto"/>
                  </w:divBdr>
                  <w:divsChild>
                    <w:div w:id="357047173">
                      <w:marLeft w:val="0"/>
                      <w:marRight w:val="0"/>
                      <w:marTop w:val="0"/>
                      <w:marBottom w:val="0"/>
                      <w:divBdr>
                        <w:top w:val="none" w:sz="0" w:space="0" w:color="auto"/>
                        <w:left w:val="none" w:sz="0" w:space="0" w:color="auto"/>
                        <w:bottom w:val="none" w:sz="0" w:space="0" w:color="auto"/>
                        <w:right w:val="none" w:sz="0" w:space="0" w:color="auto"/>
                      </w:divBdr>
                    </w:div>
                  </w:divsChild>
                </w:div>
                <w:div w:id="1464733210">
                  <w:marLeft w:val="0"/>
                  <w:marRight w:val="0"/>
                  <w:marTop w:val="0"/>
                  <w:marBottom w:val="0"/>
                  <w:divBdr>
                    <w:top w:val="none" w:sz="0" w:space="0" w:color="auto"/>
                    <w:left w:val="none" w:sz="0" w:space="0" w:color="auto"/>
                    <w:bottom w:val="none" w:sz="0" w:space="0" w:color="auto"/>
                    <w:right w:val="none" w:sz="0" w:space="0" w:color="auto"/>
                  </w:divBdr>
                  <w:divsChild>
                    <w:div w:id="19357568">
                      <w:marLeft w:val="0"/>
                      <w:marRight w:val="0"/>
                      <w:marTop w:val="0"/>
                      <w:marBottom w:val="0"/>
                      <w:divBdr>
                        <w:top w:val="none" w:sz="0" w:space="0" w:color="auto"/>
                        <w:left w:val="none" w:sz="0" w:space="0" w:color="auto"/>
                        <w:bottom w:val="none" w:sz="0" w:space="0" w:color="auto"/>
                        <w:right w:val="none" w:sz="0" w:space="0" w:color="auto"/>
                      </w:divBdr>
                    </w:div>
                  </w:divsChild>
                </w:div>
                <w:div w:id="1549413971">
                  <w:marLeft w:val="0"/>
                  <w:marRight w:val="0"/>
                  <w:marTop w:val="0"/>
                  <w:marBottom w:val="0"/>
                  <w:divBdr>
                    <w:top w:val="none" w:sz="0" w:space="0" w:color="auto"/>
                    <w:left w:val="none" w:sz="0" w:space="0" w:color="auto"/>
                    <w:bottom w:val="none" w:sz="0" w:space="0" w:color="auto"/>
                    <w:right w:val="none" w:sz="0" w:space="0" w:color="auto"/>
                  </w:divBdr>
                  <w:divsChild>
                    <w:div w:id="553584302">
                      <w:marLeft w:val="0"/>
                      <w:marRight w:val="0"/>
                      <w:marTop w:val="0"/>
                      <w:marBottom w:val="0"/>
                      <w:divBdr>
                        <w:top w:val="none" w:sz="0" w:space="0" w:color="auto"/>
                        <w:left w:val="none" w:sz="0" w:space="0" w:color="auto"/>
                        <w:bottom w:val="none" w:sz="0" w:space="0" w:color="auto"/>
                        <w:right w:val="none" w:sz="0" w:space="0" w:color="auto"/>
                      </w:divBdr>
                    </w:div>
                  </w:divsChild>
                </w:div>
                <w:div w:id="1574583962">
                  <w:marLeft w:val="0"/>
                  <w:marRight w:val="0"/>
                  <w:marTop w:val="0"/>
                  <w:marBottom w:val="0"/>
                  <w:divBdr>
                    <w:top w:val="none" w:sz="0" w:space="0" w:color="auto"/>
                    <w:left w:val="none" w:sz="0" w:space="0" w:color="auto"/>
                    <w:bottom w:val="none" w:sz="0" w:space="0" w:color="auto"/>
                    <w:right w:val="none" w:sz="0" w:space="0" w:color="auto"/>
                  </w:divBdr>
                  <w:divsChild>
                    <w:div w:id="840782259">
                      <w:marLeft w:val="0"/>
                      <w:marRight w:val="0"/>
                      <w:marTop w:val="0"/>
                      <w:marBottom w:val="0"/>
                      <w:divBdr>
                        <w:top w:val="none" w:sz="0" w:space="0" w:color="auto"/>
                        <w:left w:val="none" w:sz="0" w:space="0" w:color="auto"/>
                        <w:bottom w:val="none" w:sz="0" w:space="0" w:color="auto"/>
                        <w:right w:val="none" w:sz="0" w:space="0" w:color="auto"/>
                      </w:divBdr>
                    </w:div>
                  </w:divsChild>
                </w:div>
                <w:div w:id="1578903954">
                  <w:marLeft w:val="0"/>
                  <w:marRight w:val="0"/>
                  <w:marTop w:val="0"/>
                  <w:marBottom w:val="0"/>
                  <w:divBdr>
                    <w:top w:val="none" w:sz="0" w:space="0" w:color="auto"/>
                    <w:left w:val="none" w:sz="0" w:space="0" w:color="auto"/>
                    <w:bottom w:val="none" w:sz="0" w:space="0" w:color="auto"/>
                    <w:right w:val="none" w:sz="0" w:space="0" w:color="auto"/>
                  </w:divBdr>
                  <w:divsChild>
                    <w:div w:id="305547545">
                      <w:marLeft w:val="0"/>
                      <w:marRight w:val="0"/>
                      <w:marTop w:val="0"/>
                      <w:marBottom w:val="0"/>
                      <w:divBdr>
                        <w:top w:val="none" w:sz="0" w:space="0" w:color="auto"/>
                        <w:left w:val="none" w:sz="0" w:space="0" w:color="auto"/>
                        <w:bottom w:val="none" w:sz="0" w:space="0" w:color="auto"/>
                        <w:right w:val="none" w:sz="0" w:space="0" w:color="auto"/>
                      </w:divBdr>
                    </w:div>
                  </w:divsChild>
                </w:div>
                <w:div w:id="1580409878">
                  <w:marLeft w:val="0"/>
                  <w:marRight w:val="0"/>
                  <w:marTop w:val="0"/>
                  <w:marBottom w:val="0"/>
                  <w:divBdr>
                    <w:top w:val="none" w:sz="0" w:space="0" w:color="auto"/>
                    <w:left w:val="none" w:sz="0" w:space="0" w:color="auto"/>
                    <w:bottom w:val="none" w:sz="0" w:space="0" w:color="auto"/>
                    <w:right w:val="none" w:sz="0" w:space="0" w:color="auto"/>
                  </w:divBdr>
                  <w:divsChild>
                    <w:div w:id="922253389">
                      <w:marLeft w:val="0"/>
                      <w:marRight w:val="0"/>
                      <w:marTop w:val="0"/>
                      <w:marBottom w:val="0"/>
                      <w:divBdr>
                        <w:top w:val="none" w:sz="0" w:space="0" w:color="auto"/>
                        <w:left w:val="none" w:sz="0" w:space="0" w:color="auto"/>
                        <w:bottom w:val="none" w:sz="0" w:space="0" w:color="auto"/>
                        <w:right w:val="none" w:sz="0" w:space="0" w:color="auto"/>
                      </w:divBdr>
                    </w:div>
                  </w:divsChild>
                </w:div>
                <w:div w:id="1600334929">
                  <w:marLeft w:val="0"/>
                  <w:marRight w:val="0"/>
                  <w:marTop w:val="0"/>
                  <w:marBottom w:val="0"/>
                  <w:divBdr>
                    <w:top w:val="none" w:sz="0" w:space="0" w:color="auto"/>
                    <w:left w:val="none" w:sz="0" w:space="0" w:color="auto"/>
                    <w:bottom w:val="none" w:sz="0" w:space="0" w:color="auto"/>
                    <w:right w:val="none" w:sz="0" w:space="0" w:color="auto"/>
                  </w:divBdr>
                  <w:divsChild>
                    <w:div w:id="930968506">
                      <w:marLeft w:val="0"/>
                      <w:marRight w:val="0"/>
                      <w:marTop w:val="0"/>
                      <w:marBottom w:val="0"/>
                      <w:divBdr>
                        <w:top w:val="none" w:sz="0" w:space="0" w:color="auto"/>
                        <w:left w:val="none" w:sz="0" w:space="0" w:color="auto"/>
                        <w:bottom w:val="none" w:sz="0" w:space="0" w:color="auto"/>
                        <w:right w:val="none" w:sz="0" w:space="0" w:color="auto"/>
                      </w:divBdr>
                    </w:div>
                  </w:divsChild>
                </w:div>
                <w:div w:id="1615790699">
                  <w:marLeft w:val="0"/>
                  <w:marRight w:val="0"/>
                  <w:marTop w:val="0"/>
                  <w:marBottom w:val="0"/>
                  <w:divBdr>
                    <w:top w:val="none" w:sz="0" w:space="0" w:color="auto"/>
                    <w:left w:val="none" w:sz="0" w:space="0" w:color="auto"/>
                    <w:bottom w:val="none" w:sz="0" w:space="0" w:color="auto"/>
                    <w:right w:val="none" w:sz="0" w:space="0" w:color="auto"/>
                  </w:divBdr>
                  <w:divsChild>
                    <w:div w:id="1532458175">
                      <w:marLeft w:val="0"/>
                      <w:marRight w:val="0"/>
                      <w:marTop w:val="0"/>
                      <w:marBottom w:val="0"/>
                      <w:divBdr>
                        <w:top w:val="none" w:sz="0" w:space="0" w:color="auto"/>
                        <w:left w:val="none" w:sz="0" w:space="0" w:color="auto"/>
                        <w:bottom w:val="none" w:sz="0" w:space="0" w:color="auto"/>
                        <w:right w:val="none" w:sz="0" w:space="0" w:color="auto"/>
                      </w:divBdr>
                    </w:div>
                  </w:divsChild>
                </w:div>
                <w:div w:id="1641769349">
                  <w:marLeft w:val="0"/>
                  <w:marRight w:val="0"/>
                  <w:marTop w:val="0"/>
                  <w:marBottom w:val="0"/>
                  <w:divBdr>
                    <w:top w:val="none" w:sz="0" w:space="0" w:color="auto"/>
                    <w:left w:val="none" w:sz="0" w:space="0" w:color="auto"/>
                    <w:bottom w:val="none" w:sz="0" w:space="0" w:color="auto"/>
                    <w:right w:val="none" w:sz="0" w:space="0" w:color="auto"/>
                  </w:divBdr>
                  <w:divsChild>
                    <w:div w:id="1789271488">
                      <w:marLeft w:val="0"/>
                      <w:marRight w:val="0"/>
                      <w:marTop w:val="0"/>
                      <w:marBottom w:val="0"/>
                      <w:divBdr>
                        <w:top w:val="none" w:sz="0" w:space="0" w:color="auto"/>
                        <w:left w:val="none" w:sz="0" w:space="0" w:color="auto"/>
                        <w:bottom w:val="none" w:sz="0" w:space="0" w:color="auto"/>
                        <w:right w:val="none" w:sz="0" w:space="0" w:color="auto"/>
                      </w:divBdr>
                    </w:div>
                  </w:divsChild>
                </w:div>
                <w:div w:id="1679651680">
                  <w:marLeft w:val="0"/>
                  <w:marRight w:val="0"/>
                  <w:marTop w:val="0"/>
                  <w:marBottom w:val="0"/>
                  <w:divBdr>
                    <w:top w:val="none" w:sz="0" w:space="0" w:color="auto"/>
                    <w:left w:val="none" w:sz="0" w:space="0" w:color="auto"/>
                    <w:bottom w:val="none" w:sz="0" w:space="0" w:color="auto"/>
                    <w:right w:val="none" w:sz="0" w:space="0" w:color="auto"/>
                  </w:divBdr>
                  <w:divsChild>
                    <w:div w:id="817528573">
                      <w:marLeft w:val="0"/>
                      <w:marRight w:val="0"/>
                      <w:marTop w:val="0"/>
                      <w:marBottom w:val="0"/>
                      <w:divBdr>
                        <w:top w:val="none" w:sz="0" w:space="0" w:color="auto"/>
                        <w:left w:val="none" w:sz="0" w:space="0" w:color="auto"/>
                        <w:bottom w:val="none" w:sz="0" w:space="0" w:color="auto"/>
                        <w:right w:val="none" w:sz="0" w:space="0" w:color="auto"/>
                      </w:divBdr>
                    </w:div>
                  </w:divsChild>
                </w:div>
                <w:div w:id="1700080645">
                  <w:marLeft w:val="0"/>
                  <w:marRight w:val="0"/>
                  <w:marTop w:val="0"/>
                  <w:marBottom w:val="0"/>
                  <w:divBdr>
                    <w:top w:val="none" w:sz="0" w:space="0" w:color="auto"/>
                    <w:left w:val="none" w:sz="0" w:space="0" w:color="auto"/>
                    <w:bottom w:val="none" w:sz="0" w:space="0" w:color="auto"/>
                    <w:right w:val="none" w:sz="0" w:space="0" w:color="auto"/>
                  </w:divBdr>
                  <w:divsChild>
                    <w:div w:id="1867209540">
                      <w:marLeft w:val="0"/>
                      <w:marRight w:val="0"/>
                      <w:marTop w:val="0"/>
                      <w:marBottom w:val="0"/>
                      <w:divBdr>
                        <w:top w:val="none" w:sz="0" w:space="0" w:color="auto"/>
                        <w:left w:val="none" w:sz="0" w:space="0" w:color="auto"/>
                        <w:bottom w:val="none" w:sz="0" w:space="0" w:color="auto"/>
                        <w:right w:val="none" w:sz="0" w:space="0" w:color="auto"/>
                      </w:divBdr>
                    </w:div>
                  </w:divsChild>
                </w:div>
                <w:div w:id="1725983691">
                  <w:marLeft w:val="0"/>
                  <w:marRight w:val="0"/>
                  <w:marTop w:val="0"/>
                  <w:marBottom w:val="0"/>
                  <w:divBdr>
                    <w:top w:val="none" w:sz="0" w:space="0" w:color="auto"/>
                    <w:left w:val="none" w:sz="0" w:space="0" w:color="auto"/>
                    <w:bottom w:val="none" w:sz="0" w:space="0" w:color="auto"/>
                    <w:right w:val="none" w:sz="0" w:space="0" w:color="auto"/>
                  </w:divBdr>
                  <w:divsChild>
                    <w:div w:id="452095827">
                      <w:marLeft w:val="0"/>
                      <w:marRight w:val="0"/>
                      <w:marTop w:val="0"/>
                      <w:marBottom w:val="0"/>
                      <w:divBdr>
                        <w:top w:val="none" w:sz="0" w:space="0" w:color="auto"/>
                        <w:left w:val="none" w:sz="0" w:space="0" w:color="auto"/>
                        <w:bottom w:val="none" w:sz="0" w:space="0" w:color="auto"/>
                        <w:right w:val="none" w:sz="0" w:space="0" w:color="auto"/>
                      </w:divBdr>
                    </w:div>
                  </w:divsChild>
                </w:div>
                <w:div w:id="1772360106">
                  <w:marLeft w:val="0"/>
                  <w:marRight w:val="0"/>
                  <w:marTop w:val="0"/>
                  <w:marBottom w:val="0"/>
                  <w:divBdr>
                    <w:top w:val="none" w:sz="0" w:space="0" w:color="auto"/>
                    <w:left w:val="none" w:sz="0" w:space="0" w:color="auto"/>
                    <w:bottom w:val="none" w:sz="0" w:space="0" w:color="auto"/>
                    <w:right w:val="none" w:sz="0" w:space="0" w:color="auto"/>
                  </w:divBdr>
                  <w:divsChild>
                    <w:div w:id="1720394720">
                      <w:marLeft w:val="0"/>
                      <w:marRight w:val="0"/>
                      <w:marTop w:val="0"/>
                      <w:marBottom w:val="0"/>
                      <w:divBdr>
                        <w:top w:val="none" w:sz="0" w:space="0" w:color="auto"/>
                        <w:left w:val="none" w:sz="0" w:space="0" w:color="auto"/>
                        <w:bottom w:val="none" w:sz="0" w:space="0" w:color="auto"/>
                        <w:right w:val="none" w:sz="0" w:space="0" w:color="auto"/>
                      </w:divBdr>
                    </w:div>
                  </w:divsChild>
                </w:div>
                <w:div w:id="1821311733">
                  <w:marLeft w:val="0"/>
                  <w:marRight w:val="0"/>
                  <w:marTop w:val="0"/>
                  <w:marBottom w:val="0"/>
                  <w:divBdr>
                    <w:top w:val="none" w:sz="0" w:space="0" w:color="auto"/>
                    <w:left w:val="none" w:sz="0" w:space="0" w:color="auto"/>
                    <w:bottom w:val="none" w:sz="0" w:space="0" w:color="auto"/>
                    <w:right w:val="none" w:sz="0" w:space="0" w:color="auto"/>
                  </w:divBdr>
                  <w:divsChild>
                    <w:div w:id="104739449">
                      <w:marLeft w:val="0"/>
                      <w:marRight w:val="0"/>
                      <w:marTop w:val="0"/>
                      <w:marBottom w:val="0"/>
                      <w:divBdr>
                        <w:top w:val="none" w:sz="0" w:space="0" w:color="auto"/>
                        <w:left w:val="none" w:sz="0" w:space="0" w:color="auto"/>
                        <w:bottom w:val="none" w:sz="0" w:space="0" w:color="auto"/>
                        <w:right w:val="none" w:sz="0" w:space="0" w:color="auto"/>
                      </w:divBdr>
                    </w:div>
                  </w:divsChild>
                </w:div>
                <w:div w:id="1840464956">
                  <w:marLeft w:val="0"/>
                  <w:marRight w:val="0"/>
                  <w:marTop w:val="0"/>
                  <w:marBottom w:val="0"/>
                  <w:divBdr>
                    <w:top w:val="none" w:sz="0" w:space="0" w:color="auto"/>
                    <w:left w:val="none" w:sz="0" w:space="0" w:color="auto"/>
                    <w:bottom w:val="none" w:sz="0" w:space="0" w:color="auto"/>
                    <w:right w:val="none" w:sz="0" w:space="0" w:color="auto"/>
                  </w:divBdr>
                  <w:divsChild>
                    <w:div w:id="1172719003">
                      <w:marLeft w:val="0"/>
                      <w:marRight w:val="0"/>
                      <w:marTop w:val="0"/>
                      <w:marBottom w:val="0"/>
                      <w:divBdr>
                        <w:top w:val="none" w:sz="0" w:space="0" w:color="auto"/>
                        <w:left w:val="none" w:sz="0" w:space="0" w:color="auto"/>
                        <w:bottom w:val="none" w:sz="0" w:space="0" w:color="auto"/>
                        <w:right w:val="none" w:sz="0" w:space="0" w:color="auto"/>
                      </w:divBdr>
                    </w:div>
                  </w:divsChild>
                </w:div>
                <w:div w:id="1898853419">
                  <w:marLeft w:val="0"/>
                  <w:marRight w:val="0"/>
                  <w:marTop w:val="0"/>
                  <w:marBottom w:val="0"/>
                  <w:divBdr>
                    <w:top w:val="none" w:sz="0" w:space="0" w:color="auto"/>
                    <w:left w:val="none" w:sz="0" w:space="0" w:color="auto"/>
                    <w:bottom w:val="none" w:sz="0" w:space="0" w:color="auto"/>
                    <w:right w:val="none" w:sz="0" w:space="0" w:color="auto"/>
                  </w:divBdr>
                  <w:divsChild>
                    <w:div w:id="165828257">
                      <w:marLeft w:val="0"/>
                      <w:marRight w:val="0"/>
                      <w:marTop w:val="0"/>
                      <w:marBottom w:val="0"/>
                      <w:divBdr>
                        <w:top w:val="none" w:sz="0" w:space="0" w:color="auto"/>
                        <w:left w:val="none" w:sz="0" w:space="0" w:color="auto"/>
                        <w:bottom w:val="none" w:sz="0" w:space="0" w:color="auto"/>
                        <w:right w:val="none" w:sz="0" w:space="0" w:color="auto"/>
                      </w:divBdr>
                    </w:div>
                  </w:divsChild>
                </w:div>
                <w:div w:id="2013605186">
                  <w:marLeft w:val="0"/>
                  <w:marRight w:val="0"/>
                  <w:marTop w:val="0"/>
                  <w:marBottom w:val="0"/>
                  <w:divBdr>
                    <w:top w:val="none" w:sz="0" w:space="0" w:color="auto"/>
                    <w:left w:val="none" w:sz="0" w:space="0" w:color="auto"/>
                    <w:bottom w:val="none" w:sz="0" w:space="0" w:color="auto"/>
                    <w:right w:val="none" w:sz="0" w:space="0" w:color="auto"/>
                  </w:divBdr>
                  <w:divsChild>
                    <w:div w:id="1288659858">
                      <w:marLeft w:val="0"/>
                      <w:marRight w:val="0"/>
                      <w:marTop w:val="0"/>
                      <w:marBottom w:val="0"/>
                      <w:divBdr>
                        <w:top w:val="none" w:sz="0" w:space="0" w:color="auto"/>
                        <w:left w:val="none" w:sz="0" w:space="0" w:color="auto"/>
                        <w:bottom w:val="none" w:sz="0" w:space="0" w:color="auto"/>
                        <w:right w:val="none" w:sz="0" w:space="0" w:color="auto"/>
                      </w:divBdr>
                    </w:div>
                  </w:divsChild>
                </w:div>
                <w:div w:id="2063750889">
                  <w:marLeft w:val="0"/>
                  <w:marRight w:val="0"/>
                  <w:marTop w:val="0"/>
                  <w:marBottom w:val="0"/>
                  <w:divBdr>
                    <w:top w:val="none" w:sz="0" w:space="0" w:color="auto"/>
                    <w:left w:val="none" w:sz="0" w:space="0" w:color="auto"/>
                    <w:bottom w:val="none" w:sz="0" w:space="0" w:color="auto"/>
                    <w:right w:val="none" w:sz="0" w:space="0" w:color="auto"/>
                  </w:divBdr>
                  <w:divsChild>
                    <w:div w:id="1297177666">
                      <w:marLeft w:val="0"/>
                      <w:marRight w:val="0"/>
                      <w:marTop w:val="0"/>
                      <w:marBottom w:val="0"/>
                      <w:divBdr>
                        <w:top w:val="none" w:sz="0" w:space="0" w:color="auto"/>
                        <w:left w:val="none" w:sz="0" w:space="0" w:color="auto"/>
                        <w:bottom w:val="none" w:sz="0" w:space="0" w:color="auto"/>
                        <w:right w:val="none" w:sz="0" w:space="0" w:color="auto"/>
                      </w:divBdr>
                    </w:div>
                  </w:divsChild>
                </w:div>
                <w:div w:id="2065135141">
                  <w:marLeft w:val="0"/>
                  <w:marRight w:val="0"/>
                  <w:marTop w:val="0"/>
                  <w:marBottom w:val="0"/>
                  <w:divBdr>
                    <w:top w:val="none" w:sz="0" w:space="0" w:color="auto"/>
                    <w:left w:val="none" w:sz="0" w:space="0" w:color="auto"/>
                    <w:bottom w:val="none" w:sz="0" w:space="0" w:color="auto"/>
                    <w:right w:val="none" w:sz="0" w:space="0" w:color="auto"/>
                  </w:divBdr>
                  <w:divsChild>
                    <w:div w:id="908806973">
                      <w:marLeft w:val="0"/>
                      <w:marRight w:val="0"/>
                      <w:marTop w:val="0"/>
                      <w:marBottom w:val="0"/>
                      <w:divBdr>
                        <w:top w:val="none" w:sz="0" w:space="0" w:color="auto"/>
                        <w:left w:val="none" w:sz="0" w:space="0" w:color="auto"/>
                        <w:bottom w:val="none" w:sz="0" w:space="0" w:color="auto"/>
                        <w:right w:val="none" w:sz="0" w:space="0" w:color="auto"/>
                      </w:divBdr>
                    </w:div>
                  </w:divsChild>
                </w:div>
                <w:div w:id="2122332853">
                  <w:marLeft w:val="0"/>
                  <w:marRight w:val="0"/>
                  <w:marTop w:val="0"/>
                  <w:marBottom w:val="0"/>
                  <w:divBdr>
                    <w:top w:val="none" w:sz="0" w:space="0" w:color="auto"/>
                    <w:left w:val="none" w:sz="0" w:space="0" w:color="auto"/>
                    <w:bottom w:val="none" w:sz="0" w:space="0" w:color="auto"/>
                    <w:right w:val="none" w:sz="0" w:space="0" w:color="auto"/>
                  </w:divBdr>
                  <w:divsChild>
                    <w:div w:id="8251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787475">
          <w:marLeft w:val="0"/>
          <w:marRight w:val="0"/>
          <w:marTop w:val="0"/>
          <w:marBottom w:val="0"/>
          <w:divBdr>
            <w:top w:val="none" w:sz="0" w:space="0" w:color="auto"/>
            <w:left w:val="none" w:sz="0" w:space="0" w:color="auto"/>
            <w:bottom w:val="none" w:sz="0" w:space="0" w:color="auto"/>
            <w:right w:val="none" w:sz="0" w:space="0" w:color="auto"/>
          </w:divBdr>
        </w:div>
        <w:div w:id="510409152">
          <w:marLeft w:val="0"/>
          <w:marRight w:val="0"/>
          <w:marTop w:val="0"/>
          <w:marBottom w:val="0"/>
          <w:divBdr>
            <w:top w:val="none" w:sz="0" w:space="0" w:color="auto"/>
            <w:left w:val="none" w:sz="0" w:space="0" w:color="auto"/>
            <w:bottom w:val="none" w:sz="0" w:space="0" w:color="auto"/>
            <w:right w:val="none" w:sz="0" w:space="0" w:color="auto"/>
          </w:divBdr>
          <w:divsChild>
            <w:div w:id="172689339">
              <w:marLeft w:val="0"/>
              <w:marRight w:val="0"/>
              <w:marTop w:val="0"/>
              <w:marBottom w:val="0"/>
              <w:divBdr>
                <w:top w:val="none" w:sz="0" w:space="0" w:color="auto"/>
                <w:left w:val="none" w:sz="0" w:space="0" w:color="auto"/>
                <w:bottom w:val="none" w:sz="0" w:space="0" w:color="auto"/>
                <w:right w:val="none" w:sz="0" w:space="0" w:color="auto"/>
              </w:divBdr>
            </w:div>
            <w:div w:id="225072532">
              <w:marLeft w:val="0"/>
              <w:marRight w:val="0"/>
              <w:marTop w:val="0"/>
              <w:marBottom w:val="0"/>
              <w:divBdr>
                <w:top w:val="none" w:sz="0" w:space="0" w:color="auto"/>
                <w:left w:val="none" w:sz="0" w:space="0" w:color="auto"/>
                <w:bottom w:val="none" w:sz="0" w:space="0" w:color="auto"/>
                <w:right w:val="none" w:sz="0" w:space="0" w:color="auto"/>
              </w:divBdr>
            </w:div>
            <w:div w:id="261689457">
              <w:marLeft w:val="0"/>
              <w:marRight w:val="0"/>
              <w:marTop w:val="0"/>
              <w:marBottom w:val="0"/>
              <w:divBdr>
                <w:top w:val="none" w:sz="0" w:space="0" w:color="auto"/>
                <w:left w:val="none" w:sz="0" w:space="0" w:color="auto"/>
                <w:bottom w:val="none" w:sz="0" w:space="0" w:color="auto"/>
                <w:right w:val="none" w:sz="0" w:space="0" w:color="auto"/>
              </w:divBdr>
            </w:div>
            <w:div w:id="272178520">
              <w:marLeft w:val="0"/>
              <w:marRight w:val="0"/>
              <w:marTop w:val="0"/>
              <w:marBottom w:val="0"/>
              <w:divBdr>
                <w:top w:val="none" w:sz="0" w:space="0" w:color="auto"/>
                <w:left w:val="none" w:sz="0" w:space="0" w:color="auto"/>
                <w:bottom w:val="none" w:sz="0" w:space="0" w:color="auto"/>
                <w:right w:val="none" w:sz="0" w:space="0" w:color="auto"/>
              </w:divBdr>
            </w:div>
            <w:div w:id="309359996">
              <w:marLeft w:val="0"/>
              <w:marRight w:val="0"/>
              <w:marTop w:val="0"/>
              <w:marBottom w:val="0"/>
              <w:divBdr>
                <w:top w:val="none" w:sz="0" w:space="0" w:color="auto"/>
                <w:left w:val="none" w:sz="0" w:space="0" w:color="auto"/>
                <w:bottom w:val="none" w:sz="0" w:space="0" w:color="auto"/>
                <w:right w:val="none" w:sz="0" w:space="0" w:color="auto"/>
              </w:divBdr>
            </w:div>
            <w:div w:id="315115024">
              <w:marLeft w:val="0"/>
              <w:marRight w:val="0"/>
              <w:marTop w:val="0"/>
              <w:marBottom w:val="0"/>
              <w:divBdr>
                <w:top w:val="none" w:sz="0" w:space="0" w:color="auto"/>
                <w:left w:val="none" w:sz="0" w:space="0" w:color="auto"/>
                <w:bottom w:val="none" w:sz="0" w:space="0" w:color="auto"/>
                <w:right w:val="none" w:sz="0" w:space="0" w:color="auto"/>
              </w:divBdr>
            </w:div>
            <w:div w:id="425736127">
              <w:marLeft w:val="0"/>
              <w:marRight w:val="0"/>
              <w:marTop w:val="0"/>
              <w:marBottom w:val="0"/>
              <w:divBdr>
                <w:top w:val="none" w:sz="0" w:space="0" w:color="auto"/>
                <w:left w:val="none" w:sz="0" w:space="0" w:color="auto"/>
                <w:bottom w:val="none" w:sz="0" w:space="0" w:color="auto"/>
                <w:right w:val="none" w:sz="0" w:space="0" w:color="auto"/>
              </w:divBdr>
            </w:div>
            <w:div w:id="476800148">
              <w:marLeft w:val="0"/>
              <w:marRight w:val="0"/>
              <w:marTop w:val="0"/>
              <w:marBottom w:val="0"/>
              <w:divBdr>
                <w:top w:val="none" w:sz="0" w:space="0" w:color="auto"/>
                <w:left w:val="none" w:sz="0" w:space="0" w:color="auto"/>
                <w:bottom w:val="none" w:sz="0" w:space="0" w:color="auto"/>
                <w:right w:val="none" w:sz="0" w:space="0" w:color="auto"/>
              </w:divBdr>
            </w:div>
            <w:div w:id="563495011">
              <w:marLeft w:val="0"/>
              <w:marRight w:val="0"/>
              <w:marTop w:val="0"/>
              <w:marBottom w:val="0"/>
              <w:divBdr>
                <w:top w:val="none" w:sz="0" w:space="0" w:color="auto"/>
                <w:left w:val="none" w:sz="0" w:space="0" w:color="auto"/>
                <w:bottom w:val="none" w:sz="0" w:space="0" w:color="auto"/>
                <w:right w:val="none" w:sz="0" w:space="0" w:color="auto"/>
              </w:divBdr>
            </w:div>
            <w:div w:id="771820912">
              <w:marLeft w:val="0"/>
              <w:marRight w:val="0"/>
              <w:marTop w:val="0"/>
              <w:marBottom w:val="0"/>
              <w:divBdr>
                <w:top w:val="none" w:sz="0" w:space="0" w:color="auto"/>
                <w:left w:val="none" w:sz="0" w:space="0" w:color="auto"/>
                <w:bottom w:val="none" w:sz="0" w:space="0" w:color="auto"/>
                <w:right w:val="none" w:sz="0" w:space="0" w:color="auto"/>
              </w:divBdr>
            </w:div>
            <w:div w:id="851529814">
              <w:marLeft w:val="0"/>
              <w:marRight w:val="0"/>
              <w:marTop w:val="0"/>
              <w:marBottom w:val="0"/>
              <w:divBdr>
                <w:top w:val="none" w:sz="0" w:space="0" w:color="auto"/>
                <w:left w:val="none" w:sz="0" w:space="0" w:color="auto"/>
                <w:bottom w:val="none" w:sz="0" w:space="0" w:color="auto"/>
                <w:right w:val="none" w:sz="0" w:space="0" w:color="auto"/>
              </w:divBdr>
            </w:div>
            <w:div w:id="862284374">
              <w:marLeft w:val="0"/>
              <w:marRight w:val="0"/>
              <w:marTop w:val="0"/>
              <w:marBottom w:val="0"/>
              <w:divBdr>
                <w:top w:val="none" w:sz="0" w:space="0" w:color="auto"/>
                <w:left w:val="none" w:sz="0" w:space="0" w:color="auto"/>
                <w:bottom w:val="none" w:sz="0" w:space="0" w:color="auto"/>
                <w:right w:val="none" w:sz="0" w:space="0" w:color="auto"/>
              </w:divBdr>
            </w:div>
            <w:div w:id="941304468">
              <w:marLeft w:val="0"/>
              <w:marRight w:val="0"/>
              <w:marTop w:val="0"/>
              <w:marBottom w:val="0"/>
              <w:divBdr>
                <w:top w:val="none" w:sz="0" w:space="0" w:color="auto"/>
                <w:left w:val="none" w:sz="0" w:space="0" w:color="auto"/>
                <w:bottom w:val="none" w:sz="0" w:space="0" w:color="auto"/>
                <w:right w:val="none" w:sz="0" w:space="0" w:color="auto"/>
              </w:divBdr>
            </w:div>
            <w:div w:id="1226185619">
              <w:marLeft w:val="0"/>
              <w:marRight w:val="0"/>
              <w:marTop w:val="0"/>
              <w:marBottom w:val="0"/>
              <w:divBdr>
                <w:top w:val="none" w:sz="0" w:space="0" w:color="auto"/>
                <w:left w:val="none" w:sz="0" w:space="0" w:color="auto"/>
                <w:bottom w:val="none" w:sz="0" w:space="0" w:color="auto"/>
                <w:right w:val="none" w:sz="0" w:space="0" w:color="auto"/>
              </w:divBdr>
            </w:div>
            <w:div w:id="1481460878">
              <w:marLeft w:val="0"/>
              <w:marRight w:val="0"/>
              <w:marTop w:val="0"/>
              <w:marBottom w:val="0"/>
              <w:divBdr>
                <w:top w:val="none" w:sz="0" w:space="0" w:color="auto"/>
                <w:left w:val="none" w:sz="0" w:space="0" w:color="auto"/>
                <w:bottom w:val="none" w:sz="0" w:space="0" w:color="auto"/>
                <w:right w:val="none" w:sz="0" w:space="0" w:color="auto"/>
              </w:divBdr>
            </w:div>
            <w:div w:id="1603029177">
              <w:marLeft w:val="0"/>
              <w:marRight w:val="0"/>
              <w:marTop w:val="0"/>
              <w:marBottom w:val="0"/>
              <w:divBdr>
                <w:top w:val="none" w:sz="0" w:space="0" w:color="auto"/>
                <w:left w:val="none" w:sz="0" w:space="0" w:color="auto"/>
                <w:bottom w:val="none" w:sz="0" w:space="0" w:color="auto"/>
                <w:right w:val="none" w:sz="0" w:space="0" w:color="auto"/>
              </w:divBdr>
            </w:div>
            <w:div w:id="1705327932">
              <w:marLeft w:val="0"/>
              <w:marRight w:val="0"/>
              <w:marTop w:val="0"/>
              <w:marBottom w:val="0"/>
              <w:divBdr>
                <w:top w:val="none" w:sz="0" w:space="0" w:color="auto"/>
                <w:left w:val="none" w:sz="0" w:space="0" w:color="auto"/>
                <w:bottom w:val="none" w:sz="0" w:space="0" w:color="auto"/>
                <w:right w:val="none" w:sz="0" w:space="0" w:color="auto"/>
              </w:divBdr>
            </w:div>
            <w:div w:id="1890876499">
              <w:marLeft w:val="0"/>
              <w:marRight w:val="0"/>
              <w:marTop w:val="0"/>
              <w:marBottom w:val="0"/>
              <w:divBdr>
                <w:top w:val="none" w:sz="0" w:space="0" w:color="auto"/>
                <w:left w:val="none" w:sz="0" w:space="0" w:color="auto"/>
                <w:bottom w:val="none" w:sz="0" w:space="0" w:color="auto"/>
                <w:right w:val="none" w:sz="0" w:space="0" w:color="auto"/>
              </w:divBdr>
            </w:div>
            <w:div w:id="1924878902">
              <w:marLeft w:val="0"/>
              <w:marRight w:val="0"/>
              <w:marTop w:val="0"/>
              <w:marBottom w:val="0"/>
              <w:divBdr>
                <w:top w:val="none" w:sz="0" w:space="0" w:color="auto"/>
                <w:left w:val="none" w:sz="0" w:space="0" w:color="auto"/>
                <w:bottom w:val="none" w:sz="0" w:space="0" w:color="auto"/>
                <w:right w:val="none" w:sz="0" w:space="0" w:color="auto"/>
              </w:divBdr>
            </w:div>
            <w:div w:id="1929652649">
              <w:marLeft w:val="0"/>
              <w:marRight w:val="0"/>
              <w:marTop w:val="0"/>
              <w:marBottom w:val="0"/>
              <w:divBdr>
                <w:top w:val="none" w:sz="0" w:space="0" w:color="auto"/>
                <w:left w:val="none" w:sz="0" w:space="0" w:color="auto"/>
                <w:bottom w:val="none" w:sz="0" w:space="0" w:color="auto"/>
                <w:right w:val="none" w:sz="0" w:space="0" w:color="auto"/>
              </w:divBdr>
            </w:div>
          </w:divsChild>
        </w:div>
        <w:div w:id="577910689">
          <w:marLeft w:val="0"/>
          <w:marRight w:val="0"/>
          <w:marTop w:val="0"/>
          <w:marBottom w:val="0"/>
          <w:divBdr>
            <w:top w:val="none" w:sz="0" w:space="0" w:color="auto"/>
            <w:left w:val="none" w:sz="0" w:space="0" w:color="auto"/>
            <w:bottom w:val="none" w:sz="0" w:space="0" w:color="auto"/>
            <w:right w:val="none" w:sz="0" w:space="0" w:color="auto"/>
          </w:divBdr>
          <w:divsChild>
            <w:div w:id="4289787">
              <w:marLeft w:val="0"/>
              <w:marRight w:val="0"/>
              <w:marTop w:val="0"/>
              <w:marBottom w:val="0"/>
              <w:divBdr>
                <w:top w:val="none" w:sz="0" w:space="0" w:color="auto"/>
                <w:left w:val="none" w:sz="0" w:space="0" w:color="auto"/>
                <w:bottom w:val="none" w:sz="0" w:space="0" w:color="auto"/>
                <w:right w:val="none" w:sz="0" w:space="0" w:color="auto"/>
              </w:divBdr>
            </w:div>
            <w:div w:id="30350104">
              <w:marLeft w:val="0"/>
              <w:marRight w:val="0"/>
              <w:marTop w:val="0"/>
              <w:marBottom w:val="0"/>
              <w:divBdr>
                <w:top w:val="none" w:sz="0" w:space="0" w:color="auto"/>
                <w:left w:val="none" w:sz="0" w:space="0" w:color="auto"/>
                <w:bottom w:val="none" w:sz="0" w:space="0" w:color="auto"/>
                <w:right w:val="none" w:sz="0" w:space="0" w:color="auto"/>
              </w:divBdr>
            </w:div>
            <w:div w:id="52505726">
              <w:marLeft w:val="0"/>
              <w:marRight w:val="0"/>
              <w:marTop w:val="0"/>
              <w:marBottom w:val="0"/>
              <w:divBdr>
                <w:top w:val="none" w:sz="0" w:space="0" w:color="auto"/>
                <w:left w:val="none" w:sz="0" w:space="0" w:color="auto"/>
                <w:bottom w:val="none" w:sz="0" w:space="0" w:color="auto"/>
                <w:right w:val="none" w:sz="0" w:space="0" w:color="auto"/>
              </w:divBdr>
            </w:div>
            <w:div w:id="174420184">
              <w:marLeft w:val="0"/>
              <w:marRight w:val="0"/>
              <w:marTop w:val="0"/>
              <w:marBottom w:val="0"/>
              <w:divBdr>
                <w:top w:val="none" w:sz="0" w:space="0" w:color="auto"/>
                <w:left w:val="none" w:sz="0" w:space="0" w:color="auto"/>
                <w:bottom w:val="none" w:sz="0" w:space="0" w:color="auto"/>
                <w:right w:val="none" w:sz="0" w:space="0" w:color="auto"/>
              </w:divBdr>
            </w:div>
            <w:div w:id="189418922">
              <w:marLeft w:val="0"/>
              <w:marRight w:val="0"/>
              <w:marTop w:val="0"/>
              <w:marBottom w:val="0"/>
              <w:divBdr>
                <w:top w:val="none" w:sz="0" w:space="0" w:color="auto"/>
                <w:left w:val="none" w:sz="0" w:space="0" w:color="auto"/>
                <w:bottom w:val="none" w:sz="0" w:space="0" w:color="auto"/>
                <w:right w:val="none" w:sz="0" w:space="0" w:color="auto"/>
              </w:divBdr>
            </w:div>
            <w:div w:id="227149794">
              <w:marLeft w:val="0"/>
              <w:marRight w:val="0"/>
              <w:marTop w:val="0"/>
              <w:marBottom w:val="0"/>
              <w:divBdr>
                <w:top w:val="none" w:sz="0" w:space="0" w:color="auto"/>
                <w:left w:val="none" w:sz="0" w:space="0" w:color="auto"/>
                <w:bottom w:val="none" w:sz="0" w:space="0" w:color="auto"/>
                <w:right w:val="none" w:sz="0" w:space="0" w:color="auto"/>
              </w:divBdr>
            </w:div>
            <w:div w:id="244262955">
              <w:marLeft w:val="0"/>
              <w:marRight w:val="0"/>
              <w:marTop w:val="0"/>
              <w:marBottom w:val="0"/>
              <w:divBdr>
                <w:top w:val="none" w:sz="0" w:space="0" w:color="auto"/>
                <w:left w:val="none" w:sz="0" w:space="0" w:color="auto"/>
                <w:bottom w:val="none" w:sz="0" w:space="0" w:color="auto"/>
                <w:right w:val="none" w:sz="0" w:space="0" w:color="auto"/>
              </w:divBdr>
            </w:div>
            <w:div w:id="609824004">
              <w:marLeft w:val="0"/>
              <w:marRight w:val="0"/>
              <w:marTop w:val="0"/>
              <w:marBottom w:val="0"/>
              <w:divBdr>
                <w:top w:val="none" w:sz="0" w:space="0" w:color="auto"/>
                <w:left w:val="none" w:sz="0" w:space="0" w:color="auto"/>
                <w:bottom w:val="none" w:sz="0" w:space="0" w:color="auto"/>
                <w:right w:val="none" w:sz="0" w:space="0" w:color="auto"/>
              </w:divBdr>
            </w:div>
            <w:div w:id="659581290">
              <w:marLeft w:val="0"/>
              <w:marRight w:val="0"/>
              <w:marTop w:val="0"/>
              <w:marBottom w:val="0"/>
              <w:divBdr>
                <w:top w:val="none" w:sz="0" w:space="0" w:color="auto"/>
                <w:left w:val="none" w:sz="0" w:space="0" w:color="auto"/>
                <w:bottom w:val="none" w:sz="0" w:space="0" w:color="auto"/>
                <w:right w:val="none" w:sz="0" w:space="0" w:color="auto"/>
              </w:divBdr>
            </w:div>
            <w:div w:id="710806678">
              <w:marLeft w:val="0"/>
              <w:marRight w:val="0"/>
              <w:marTop w:val="0"/>
              <w:marBottom w:val="0"/>
              <w:divBdr>
                <w:top w:val="none" w:sz="0" w:space="0" w:color="auto"/>
                <w:left w:val="none" w:sz="0" w:space="0" w:color="auto"/>
                <w:bottom w:val="none" w:sz="0" w:space="0" w:color="auto"/>
                <w:right w:val="none" w:sz="0" w:space="0" w:color="auto"/>
              </w:divBdr>
            </w:div>
            <w:div w:id="1252156453">
              <w:marLeft w:val="0"/>
              <w:marRight w:val="0"/>
              <w:marTop w:val="0"/>
              <w:marBottom w:val="0"/>
              <w:divBdr>
                <w:top w:val="none" w:sz="0" w:space="0" w:color="auto"/>
                <w:left w:val="none" w:sz="0" w:space="0" w:color="auto"/>
                <w:bottom w:val="none" w:sz="0" w:space="0" w:color="auto"/>
                <w:right w:val="none" w:sz="0" w:space="0" w:color="auto"/>
              </w:divBdr>
            </w:div>
            <w:div w:id="1525092819">
              <w:marLeft w:val="0"/>
              <w:marRight w:val="0"/>
              <w:marTop w:val="0"/>
              <w:marBottom w:val="0"/>
              <w:divBdr>
                <w:top w:val="none" w:sz="0" w:space="0" w:color="auto"/>
                <w:left w:val="none" w:sz="0" w:space="0" w:color="auto"/>
                <w:bottom w:val="none" w:sz="0" w:space="0" w:color="auto"/>
                <w:right w:val="none" w:sz="0" w:space="0" w:color="auto"/>
              </w:divBdr>
            </w:div>
            <w:div w:id="1788546771">
              <w:marLeft w:val="0"/>
              <w:marRight w:val="0"/>
              <w:marTop w:val="0"/>
              <w:marBottom w:val="0"/>
              <w:divBdr>
                <w:top w:val="none" w:sz="0" w:space="0" w:color="auto"/>
                <w:left w:val="none" w:sz="0" w:space="0" w:color="auto"/>
                <w:bottom w:val="none" w:sz="0" w:space="0" w:color="auto"/>
                <w:right w:val="none" w:sz="0" w:space="0" w:color="auto"/>
              </w:divBdr>
            </w:div>
            <w:div w:id="2021813818">
              <w:marLeft w:val="0"/>
              <w:marRight w:val="0"/>
              <w:marTop w:val="0"/>
              <w:marBottom w:val="0"/>
              <w:divBdr>
                <w:top w:val="none" w:sz="0" w:space="0" w:color="auto"/>
                <w:left w:val="none" w:sz="0" w:space="0" w:color="auto"/>
                <w:bottom w:val="none" w:sz="0" w:space="0" w:color="auto"/>
                <w:right w:val="none" w:sz="0" w:space="0" w:color="auto"/>
              </w:divBdr>
            </w:div>
            <w:div w:id="2058430864">
              <w:marLeft w:val="0"/>
              <w:marRight w:val="0"/>
              <w:marTop w:val="0"/>
              <w:marBottom w:val="0"/>
              <w:divBdr>
                <w:top w:val="none" w:sz="0" w:space="0" w:color="auto"/>
                <w:left w:val="none" w:sz="0" w:space="0" w:color="auto"/>
                <w:bottom w:val="none" w:sz="0" w:space="0" w:color="auto"/>
                <w:right w:val="none" w:sz="0" w:space="0" w:color="auto"/>
              </w:divBdr>
            </w:div>
            <w:div w:id="2107731016">
              <w:marLeft w:val="0"/>
              <w:marRight w:val="0"/>
              <w:marTop w:val="0"/>
              <w:marBottom w:val="0"/>
              <w:divBdr>
                <w:top w:val="none" w:sz="0" w:space="0" w:color="auto"/>
                <w:left w:val="none" w:sz="0" w:space="0" w:color="auto"/>
                <w:bottom w:val="none" w:sz="0" w:space="0" w:color="auto"/>
                <w:right w:val="none" w:sz="0" w:space="0" w:color="auto"/>
              </w:divBdr>
            </w:div>
          </w:divsChild>
        </w:div>
        <w:div w:id="608126530">
          <w:marLeft w:val="0"/>
          <w:marRight w:val="0"/>
          <w:marTop w:val="0"/>
          <w:marBottom w:val="0"/>
          <w:divBdr>
            <w:top w:val="none" w:sz="0" w:space="0" w:color="auto"/>
            <w:left w:val="none" w:sz="0" w:space="0" w:color="auto"/>
            <w:bottom w:val="none" w:sz="0" w:space="0" w:color="auto"/>
            <w:right w:val="none" w:sz="0" w:space="0" w:color="auto"/>
          </w:divBdr>
          <w:divsChild>
            <w:div w:id="74057827">
              <w:marLeft w:val="0"/>
              <w:marRight w:val="0"/>
              <w:marTop w:val="0"/>
              <w:marBottom w:val="0"/>
              <w:divBdr>
                <w:top w:val="none" w:sz="0" w:space="0" w:color="auto"/>
                <w:left w:val="none" w:sz="0" w:space="0" w:color="auto"/>
                <w:bottom w:val="none" w:sz="0" w:space="0" w:color="auto"/>
                <w:right w:val="none" w:sz="0" w:space="0" w:color="auto"/>
              </w:divBdr>
            </w:div>
            <w:div w:id="212665098">
              <w:marLeft w:val="0"/>
              <w:marRight w:val="0"/>
              <w:marTop w:val="0"/>
              <w:marBottom w:val="0"/>
              <w:divBdr>
                <w:top w:val="none" w:sz="0" w:space="0" w:color="auto"/>
                <w:left w:val="none" w:sz="0" w:space="0" w:color="auto"/>
                <w:bottom w:val="none" w:sz="0" w:space="0" w:color="auto"/>
                <w:right w:val="none" w:sz="0" w:space="0" w:color="auto"/>
              </w:divBdr>
            </w:div>
            <w:div w:id="219708175">
              <w:marLeft w:val="0"/>
              <w:marRight w:val="0"/>
              <w:marTop w:val="0"/>
              <w:marBottom w:val="0"/>
              <w:divBdr>
                <w:top w:val="none" w:sz="0" w:space="0" w:color="auto"/>
                <w:left w:val="none" w:sz="0" w:space="0" w:color="auto"/>
                <w:bottom w:val="none" w:sz="0" w:space="0" w:color="auto"/>
                <w:right w:val="none" w:sz="0" w:space="0" w:color="auto"/>
              </w:divBdr>
            </w:div>
            <w:div w:id="265814587">
              <w:marLeft w:val="0"/>
              <w:marRight w:val="0"/>
              <w:marTop w:val="0"/>
              <w:marBottom w:val="0"/>
              <w:divBdr>
                <w:top w:val="none" w:sz="0" w:space="0" w:color="auto"/>
                <w:left w:val="none" w:sz="0" w:space="0" w:color="auto"/>
                <w:bottom w:val="none" w:sz="0" w:space="0" w:color="auto"/>
                <w:right w:val="none" w:sz="0" w:space="0" w:color="auto"/>
              </w:divBdr>
            </w:div>
            <w:div w:id="309360846">
              <w:marLeft w:val="0"/>
              <w:marRight w:val="0"/>
              <w:marTop w:val="0"/>
              <w:marBottom w:val="0"/>
              <w:divBdr>
                <w:top w:val="none" w:sz="0" w:space="0" w:color="auto"/>
                <w:left w:val="none" w:sz="0" w:space="0" w:color="auto"/>
                <w:bottom w:val="none" w:sz="0" w:space="0" w:color="auto"/>
                <w:right w:val="none" w:sz="0" w:space="0" w:color="auto"/>
              </w:divBdr>
            </w:div>
            <w:div w:id="363135430">
              <w:marLeft w:val="0"/>
              <w:marRight w:val="0"/>
              <w:marTop w:val="0"/>
              <w:marBottom w:val="0"/>
              <w:divBdr>
                <w:top w:val="none" w:sz="0" w:space="0" w:color="auto"/>
                <w:left w:val="none" w:sz="0" w:space="0" w:color="auto"/>
                <w:bottom w:val="none" w:sz="0" w:space="0" w:color="auto"/>
                <w:right w:val="none" w:sz="0" w:space="0" w:color="auto"/>
              </w:divBdr>
            </w:div>
            <w:div w:id="405566401">
              <w:marLeft w:val="0"/>
              <w:marRight w:val="0"/>
              <w:marTop w:val="0"/>
              <w:marBottom w:val="0"/>
              <w:divBdr>
                <w:top w:val="none" w:sz="0" w:space="0" w:color="auto"/>
                <w:left w:val="none" w:sz="0" w:space="0" w:color="auto"/>
                <w:bottom w:val="none" w:sz="0" w:space="0" w:color="auto"/>
                <w:right w:val="none" w:sz="0" w:space="0" w:color="auto"/>
              </w:divBdr>
            </w:div>
            <w:div w:id="531038440">
              <w:marLeft w:val="0"/>
              <w:marRight w:val="0"/>
              <w:marTop w:val="0"/>
              <w:marBottom w:val="0"/>
              <w:divBdr>
                <w:top w:val="none" w:sz="0" w:space="0" w:color="auto"/>
                <w:left w:val="none" w:sz="0" w:space="0" w:color="auto"/>
                <w:bottom w:val="none" w:sz="0" w:space="0" w:color="auto"/>
                <w:right w:val="none" w:sz="0" w:space="0" w:color="auto"/>
              </w:divBdr>
            </w:div>
            <w:div w:id="718360833">
              <w:marLeft w:val="0"/>
              <w:marRight w:val="0"/>
              <w:marTop w:val="0"/>
              <w:marBottom w:val="0"/>
              <w:divBdr>
                <w:top w:val="none" w:sz="0" w:space="0" w:color="auto"/>
                <w:left w:val="none" w:sz="0" w:space="0" w:color="auto"/>
                <w:bottom w:val="none" w:sz="0" w:space="0" w:color="auto"/>
                <w:right w:val="none" w:sz="0" w:space="0" w:color="auto"/>
              </w:divBdr>
            </w:div>
            <w:div w:id="1034112935">
              <w:marLeft w:val="0"/>
              <w:marRight w:val="0"/>
              <w:marTop w:val="0"/>
              <w:marBottom w:val="0"/>
              <w:divBdr>
                <w:top w:val="none" w:sz="0" w:space="0" w:color="auto"/>
                <w:left w:val="none" w:sz="0" w:space="0" w:color="auto"/>
                <w:bottom w:val="none" w:sz="0" w:space="0" w:color="auto"/>
                <w:right w:val="none" w:sz="0" w:space="0" w:color="auto"/>
              </w:divBdr>
            </w:div>
            <w:div w:id="1278216372">
              <w:marLeft w:val="0"/>
              <w:marRight w:val="0"/>
              <w:marTop w:val="0"/>
              <w:marBottom w:val="0"/>
              <w:divBdr>
                <w:top w:val="none" w:sz="0" w:space="0" w:color="auto"/>
                <w:left w:val="none" w:sz="0" w:space="0" w:color="auto"/>
                <w:bottom w:val="none" w:sz="0" w:space="0" w:color="auto"/>
                <w:right w:val="none" w:sz="0" w:space="0" w:color="auto"/>
              </w:divBdr>
            </w:div>
            <w:div w:id="1349794282">
              <w:marLeft w:val="0"/>
              <w:marRight w:val="0"/>
              <w:marTop w:val="0"/>
              <w:marBottom w:val="0"/>
              <w:divBdr>
                <w:top w:val="none" w:sz="0" w:space="0" w:color="auto"/>
                <w:left w:val="none" w:sz="0" w:space="0" w:color="auto"/>
                <w:bottom w:val="none" w:sz="0" w:space="0" w:color="auto"/>
                <w:right w:val="none" w:sz="0" w:space="0" w:color="auto"/>
              </w:divBdr>
            </w:div>
            <w:div w:id="1432315987">
              <w:marLeft w:val="0"/>
              <w:marRight w:val="0"/>
              <w:marTop w:val="0"/>
              <w:marBottom w:val="0"/>
              <w:divBdr>
                <w:top w:val="none" w:sz="0" w:space="0" w:color="auto"/>
                <w:left w:val="none" w:sz="0" w:space="0" w:color="auto"/>
                <w:bottom w:val="none" w:sz="0" w:space="0" w:color="auto"/>
                <w:right w:val="none" w:sz="0" w:space="0" w:color="auto"/>
              </w:divBdr>
            </w:div>
            <w:div w:id="1514222458">
              <w:marLeft w:val="0"/>
              <w:marRight w:val="0"/>
              <w:marTop w:val="0"/>
              <w:marBottom w:val="0"/>
              <w:divBdr>
                <w:top w:val="none" w:sz="0" w:space="0" w:color="auto"/>
                <w:left w:val="none" w:sz="0" w:space="0" w:color="auto"/>
                <w:bottom w:val="none" w:sz="0" w:space="0" w:color="auto"/>
                <w:right w:val="none" w:sz="0" w:space="0" w:color="auto"/>
              </w:divBdr>
            </w:div>
            <w:div w:id="1528831489">
              <w:marLeft w:val="0"/>
              <w:marRight w:val="0"/>
              <w:marTop w:val="0"/>
              <w:marBottom w:val="0"/>
              <w:divBdr>
                <w:top w:val="none" w:sz="0" w:space="0" w:color="auto"/>
                <w:left w:val="none" w:sz="0" w:space="0" w:color="auto"/>
                <w:bottom w:val="none" w:sz="0" w:space="0" w:color="auto"/>
                <w:right w:val="none" w:sz="0" w:space="0" w:color="auto"/>
              </w:divBdr>
            </w:div>
            <w:div w:id="1637250445">
              <w:marLeft w:val="0"/>
              <w:marRight w:val="0"/>
              <w:marTop w:val="0"/>
              <w:marBottom w:val="0"/>
              <w:divBdr>
                <w:top w:val="none" w:sz="0" w:space="0" w:color="auto"/>
                <w:left w:val="none" w:sz="0" w:space="0" w:color="auto"/>
                <w:bottom w:val="none" w:sz="0" w:space="0" w:color="auto"/>
                <w:right w:val="none" w:sz="0" w:space="0" w:color="auto"/>
              </w:divBdr>
            </w:div>
            <w:div w:id="1666200904">
              <w:marLeft w:val="0"/>
              <w:marRight w:val="0"/>
              <w:marTop w:val="0"/>
              <w:marBottom w:val="0"/>
              <w:divBdr>
                <w:top w:val="none" w:sz="0" w:space="0" w:color="auto"/>
                <w:left w:val="none" w:sz="0" w:space="0" w:color="auto"/>
                <w:bottom w:val="none" w:sz="0" w:space="0" w:color="auto"/>
                <w:right w:val="none" w:sz="0" w:space="0" w:color="auto"/>
              </w:divBdr>
            </w:div>
            <w:div w:id="1674380893">
              <w:marLeft w:val="0"/>
              <w:marRight w:val="0"/>
              <w:marTop w:val="0"/>
              <w:marBottom w:val="0"/>
              <w:divBdr>
                <w:top w:val="none" w:sz="0" w:space="0" w:color="auto"/>
                <w:left w:val="none" w:sz="0" w:space="0" w:color="auto"/>
                <w:bottom w:val="none" w:sz="0" w:space="0" w:color="auto"/>
                <w:right w:val="none" w:sz="0" w:space="0" w:color="auto"/>
              </w:divBdr>
            </w:div>
            <w:div w:id="1699430067">
              <w:marLeft w:val="0"/>
              <w:marRight w:val="0"/>
              <w:marTop w:val="0"/>
              <w:marBottom w:val="0"/>
              <w:divBdr>
                <w:top w:val="none" w:sz="0" w:space="0" w:color="auto"/>
                <w:left w:val="none" w:sz="0" w:space="0" w:color="auto"/>
                <w:bottom w:val="none" w:sz="0" w:space="0" w:color="auto"/>
                <w:right w:val="none" w:sz="0" w:space="0" w:color="auto"/>
              </w:divBdr>
            </w:div>
            <w:div w:id="1892880126">
              <w:marLeft w:val="0"/>
              <w:marRight w:val="0"/>
              <w:marTop w:val="0"/>
              <w:marBottom w:val="0"/>
              <w:divBdr>
                <w:top w:val="none" w:sz="0" w:space="0" w:color="auto"/>
                <w:left w:val="none" w:sz="0" w:space="0" w:color="auto"/>
                <w:bottom w:val="none" w:sz="0" w:space="0" w:color="auto"/>
                <w:right w:val="none" w:sz="0" w:space="0" w:color="auto"/>
              </w:divBdr>
            </w:div>
          </w:divsChild>
        </w:div>
        <w:div w:id="688064964">
          <w:marLeft w:val="0"/>
          <w:marRight w:val="0"/>
          <w:marTop w:val="0"/>
          <w:marBottom w:val="0"/>
          <w:divBdr>
            <w:top w:val="none" w:sz="0" w:space="0" w:color="auto"/>
            <w:left w:val="none" w:sz="0" w:space="0" w:color="auto"/>
            <w:bottom w:val="none" w:sz="0" w:space="0" w:color="auto"/>
            <w:right w:val="none" w:sz="0" w:space="0" w:color="auto"/>
          </w:divBdr>
          <w:divsChild>
            <w:div w:id="61174105">
              <w:marLeft w:val="0"/>
              <w:marRight w:val="0"/>
              <w:marTop w:val="0"/>
              <w:marBottom w:val="0"/>
              <w:divBdr>
                <w:top w:val="none" w:sz="0" w:space="0" w:color="auto"/>
                <w:left w:val="none" w:sz="0" w:space="0" w:color="auto"/>
                <w:bottom w:val="none" w:sz="0" w:space="0" w:color="auto"/>
                <w:right w:val="none" w:sz="0" w:space="0" w:color="auto"/>
              </w:divBdr>
            </w:div>
            <w:div w:id="639918942">
              <w:marLeft w:val="0"/>
              <w:marRight w:val="0"/>
              <w:marTop w:val="0"/>
              <w:marBottom w:val="0"/>
              <w:divBdr>
                <w:top w:val="none" w:sz="0" w:space="0" w:color="auto"/>
                <w:left w:val="none" w:sz="0" w:space="0" w:color="auto"/>
                <w:bottom w:val="none" w:sz="0" w:space="0" w:color="auto"/>
                <w:right w:val="none" w:sz="0" w:space="0" w:color="auto"/>
              </w:divBdr>
            </w:div>
            <w:div w:id="1055930789">
              <w:marLeft w:val="0"/>
              <w:marRight w:val="0"/>
              <w:marTop w:val="0"/>
              <w:marBottom w:val="0"/>
              <w:divBdr>
                <w:top w:val="none" w:sz="0" w:space="0" w:color="auto"/>
                <w:left w:val="none" w:sz="0" w:space="0" w:color="auto"/>
                <w:bottom w:val="none" w:sz="0" w:space="0" w:color="auto"/>
                <w:right w:val="none" w:sz="0" w:space="0" w:color="auto"/>
              </w:divBdr>
            </w:div>
            <w:div w:id="1143277940">
              <w:marLeft w:val="0"/>
              <w:marRight w:val="0"/>
              <w:marTop w:val="0"/>
              <w:marBottom w:val="0"/>
              <w:divBdr>
                <w:top w:val="none" w:sz="0" w:space="0" w:color="auto"/>
                <w:left w:val="none" w:sz="0" w:space="0" w:color="auto"/>
                <w:bottom w:val="none" w:sz="0" w:space="0" w:color="auto"/>
                <w:right w:val="none" w:sz="0" w:space="0" w:color="auto"/>
              </w:divBdr>
            </w:div>
            <w:div w:id="1296760990">
              <w:marLeft w:val="0"/>
              <w:marRight w:val="0"/>
              <w:marTop w:val="0"/>
              <w:marBottom w:val="0"/>
              <w:divBdr>
                <w:top w:val="none" w:sz="0" w:space="0" w:color="auto"/>
                <w:left w:val="none" w:sz="0" w:space="0" w:color="auto"/>
                <w:bottom w:val="none" w:sz="0" w:space="0" w:color="auto"/>
                <w:right w:val="none" w:sz="0" w:space="0" w:color="auto"/>
              </w:divBdr>
            </w:div>
            <w:div w:id="1923175182">
              <w:marLeft w:val="0"/>
              <w:marRight w:val="0"/>
              <w:marTop w:val="0"/>
              <w:marBottom w:val="0"/>
              <w:divBdr>
                <w:top w:val="none" w:sz="0" w:space="0" w:color="auto"/>
                <w:left w:val="none" w:sz="0" w:space="0" w:color="auto"/>
                <w:bottom w:val="none" w:sz="0" w:space="0" w:color="auto"/>
                <w:right w:val="none" w:sz="0" w:space="0" w:color="auto"/>
              </w:divBdr>
            </w:div>
            <w:div w:id="1984191284">
              <w:marLeft w:val="0"/>
              <w:marRight w:val="0"/>
              <w:marTop w:val="0"/>
              <w:marBottom w:val="0"/>
              <w:divBdr>
                <w:top w:val="none" w:sz="0" w:space="0" w:color="auto"/>
                <w:left w:val="none" w:sz="0" w:space="0" w:color="auto"/>
                <w:bottom w:val="none" w:sz="0" w:space="0" w:color="auto"/>
                <w:right w:val="none" w:sz="0" w:space="0" w:color="auto"/>
              </w:divBdr>
            </w:div>
            <w:div w:id="2097240497">
              <w:marLeft w:val="0"/>
              <w:marRight w:val="0"/>
              <w:marTop w:val="0"/>
              <w:marBottom w:val="0"/>
              <w:divBdr>
                <w:top w:val="none" w:sz="0" w:space="0" w:color="auto"/>
                <w:left w:val="none" w:sz="0" w:space="0" w:color="auto"/>
                <w:bottom w:val="none" w:sz="0" w:space="0" w:color="auto"/>
                <w:right w:val="none" w:sz="0" w:space="0" w:color="auto"/>
              </w:divBdr>
            </w:div>
          </w:divsChild>
        </w:div>
        <w:div w:id="753094427">
          <w:marLeft w:val="0"/>
          <w:marRight w:val="0"/>
          <w:marTop w:val="0"/>
          <w:marBottom w:val="0"/>
          <w:divBdr>
            <w:top w:val="none" w:sz="0" w:space="0" w:color="auto"/>
            <w:left w:val="none" w:sz="0" w:space="0" w:color="auto"/>
            <w:bottom w:val="none" w:sz="0" w:space="0" w:color="auto"/>
            <w:right w:val="none" w:sz="0" w:space="0" w:color="auto"/>
          </w:divBdr>
          <w:divsChild>
            <w:div w:id="171575537">
              <w:marLeft w:val="0"/>
              <w:marRight w:val="0"/>
              <w:marTop w:val="0"/>
              <w:marBottom w:val="0"/>
              <w:divBdr>
                <w:top w:val="none" w:sz="0" w:space="0" w:color="auto"/>
                <w:left w:val="none" w:sz="0" w:space="0" w:color="auto"/>
                <w:bottom w:val="none" w:sz="0" w:space="0" w:color="auto"/>
                <w:right w:val="none" w:sz="0" w:space="0" w:color="auto"/>
              </w:divBdr>
            </w:div>
            <w:div w:id="172652607">
              <w:marLeft w:val="0"/>
              <w:marRight w:val="0"/>
              <w:marTop w:val="0"/>
              <w:marBottom w:val="0"/>
              <w:divBdr>
                <w:top w:val="none" w:sz="0" w:space="0" w:color="auto"/>
                <w:left w:val="none" w:sz="0" w:space="0" w:color="auto"/>
                <w:bottom w:val="none" w:sz="0" w:space="0" w:color="auto"/>
                <w:right w:val="none" w:sz="0" w:space="0" w:color="auto"/>
              </w:divBdr>
            </w:div>
            <w:div w:id="230434172">
              <w:marLeft w:val="0"/>
              <w:marRight w:val="0"/>
              <w:marTop w:val="0"/>
              <w:marBottom w:val="0"/>
              <w:divBdr>
                <w:top w:val="none" w:sz="0" w:space="0" w:color="auto"/>
                <w:left w:val="none" w:sz="0" w:space="0" w:color="auto"/>
                <w:bottom w:val="none" w:sz="0" w:space="0" w:color="auto"/>
                <w:right w:val="none" w:sz="0" w:space="0" w:color="auto"/>
              </w:divBdr>
            </w:div>
            <w:div w:id="393814381">
              <w:marLeft w:val="0"/>
              <w:marRight w:val="0"/>
              <w:marTop w:val="0"/>
              <w:marBottom w:val="0"/>
              <w:divBdr>
                <w:top w:val="none" w:sz="0" w:space="0" w:color="auto"/>
                <w:left w:val="none" w:sz="0" w:space="0" w:color="auto"/>
                <w:bottom w:val="none" w:sz="0" w:space="0" w:color="auto"/>
                <w:right w:val="none" w:sz="0" w:space="0" w:color="auto"/>
              </w:divBdr>
            </w:div>
            <w:div w:id="408314415">
              <w:marLeft w:val="0"/>
              <w:marRight w:val="0"/>
              <w:marTop w:val="0"/>
              <w:marBottom w:val="0"/>
              <w:divBdr>
                <w:top w:val="none" w:sz="0" w:space="0" w:color="auto"/>
                <w:left w:val="none" w:sz="0" w:space="0" w:color="auto"/>
                <w:bottom w:val="none" w:sz="0" w:space="0" w:color="auto"/>
                <w:right w:val="none" w:sz="0" w:space="0" w:color="auto"/>
              </w:divBdr>
            </w:div>
            <w:div w:id="465128485">
              <w:marLeft w:val="0"/>
              <w:marRight w:val="0"/>
              <w:marTop w:val="0"/>
              <w:marBottom w:val="0"/>
              <w:divBdr>
                <w:top w:val="none" w:sz="0" w:space="0" w:color="auto"/>
                <w:left w:val="none" w:sz="0" w:space="0" w:color="auto"/>
                <w:bottom w:val="none" w:sz="0" w:space="0" w:color="auto"/>
                <w:right w:val="none" w:sz="0" w:space="0" w:color="auto"/>
              </w:divBdr>
            </w:div>
            <w:div w:id="546180669">
              <w:marLeft w:val="0"/>
              <w:marRight w:val="0"/>
              <w:marTop w:val="0"/>
              <w:marBottom w:val="0"/>
              <w:divBdr>
                <w:top w:val="none" w:sz="0" w:space="0" w:color="auto"/>
                <w:left w:val="none" w:sz="0" w:space="0" w:color="auto"/>
                <w:bottom w:val="none" w:sz="0" w:space="0" w:color="auto"/>
                <w:right w:val="none" w:sz="0" w:space="0" w:color="auto"/>
              </w:divBdr>
            </w:div>
            <w:div w:id="557938242">
              <w:marLeft w:val="0"/>
              <w:marRight w:val="0"/>
              <w:marTop w:val="0"/>
              <w:marBottom w:val="0"/>
              <w:divBdr>
                <w:top w:val="none" w:sz="0" w:space="0" w:color="auto"/>
                <w:left w:val="none" w:sz="0" w:space="0" w:color="auto"/>
                <w:bottom w:val="none" w:sz="0" w:space="0" w:color="auto"/>
                <w:right w:val="none" w:sz="0" w:space="0" w:color="auto"/>
              </w:divBdr>
            </w:div>
            <w:div w:id="841745569">
              <w:marLeft w:val="0"/>
              <w:marRight w:val="0"/>
              <w:marTop w:val="0"/>
              <w:marBottom w:val="0"/>
              <w:divBdr>
                <w:top w:val="none" w:sz="0" w:space="0" w:color="auto"/>
                <w:left w:val="none" w:sz="0" w:space="0" w:color="auto"/>
                <w:bottom w:val="none" w:sz="0" w:space="0" w:color="auto"/>
                <w:right w:val="none" w:sz="0" w:space="0" w:color="auto"/>
              </w:divBdr>
            </w:div>
            <w:div w:id="973945466">
              <w:marLeft w:val="0"/>
              <w:marRight w:val="0"/>
              <w:marTop w:val="0"/>
              <w:marBottom w:val="0"/>
              <w:divBdr>
                <w:top w:val="none" w:sz="0" w:space="0" w:color="auto"/>
                <w:left w:val="none" w:sz="0" w:space="0" w:color="auto"/>
                <w:bottom w:val="none" w:sz="0" w:space="0" w:color="auto"/>
                <w:right w:val="none" w:sz="0" w:space="0" w:color="auto"/>
              </w:divBdr>
            </w:div>
            <w:div w:id="1036353469">
              <w:marLeft w:val="0"/>
              <w:marRight w:val="0"/>
              <w:marTop w:val="0"/>
              <w:marBottom w:val="0"/>
              <w:divBdr>
                <w:top w:val="none" w:sz="0" w:space="0" w:color="auto"/>
                <w:left w:val="none" w:sz="0" w:space="0" w:color="auto"/>
                <w:bottom w:val="none" w:sz="0" w:space="0" w:color="auto"/>
                <w:right w:val="none" w:sz="0" w:space="0" w:color="auto"/>
              </w:divBdr>
            </w:div>
            <w:div w:id="1176307629">
              <w:marLeft w:val="0"/>
              <w:marRight w:val="0"/>
              <w:marTop w:val="0"/>
              <w:marBottom w:val="0"/>
              <w:divBdr>
                <w:top w:val="none" w:sz="0" w:space="0" w:color="auto"/>
                <w:left w:val="none" w:sz="0" w:space="0" w:color="auto"/>
                <w:bottom w:val="none" w:sz="0" w:space="0" w:color="auto"/>
                <w:right w:val="none" w:sz="0" w:space="0" w:color="auto"/>
              </w:divBdr>
            </w:div>
            <w:div w:id="1216552861">
              <w:marLeft w:val="0"/>
              <w:marRight w:val="0"/>
              <w:marTop w:val="0"/>
              <w:marBottom w:val="0"/>
              <w:divBdr>
                <w:top w:val="none" w:sz="0" w:space="0" w:color="auto"/>
                <w:left w:val="none" w:sz="0" w:space="0" w:color="auto"/>
                <w:bottom w:val="none" w:sz="0" w:space="0" w:color="auto"/>
                <w:right w:val="none" w:sz="0" w:space="0" w:color="auto"/>
              </w:divBdr>
            </w:div>
            <w:div w:id="1464813766">
              <w:marLeft w:val="0"/>
              <w:marRight w:val="0"/>
              <w:marTop w:val="0"/>
              <w:marBottom w:val="0"/>
              <w:divBdr>
                <w:top w:val="none" w:sz="0" w:space="0" w:color="auto"/>
                <w:left w:val="none" w:sz="0" w:space="0" w:color="auto"/>
                <w:bottom w:val="none" w:sz="0" w:space="0" w:color="auto"/>
                <w:right w:val="none" w:sz="0" w:space="0" w:color="auto"/>
              </w:divBdr>
            </w:div>
            <w:div w:id="1569000530">
              <w:marLeft w:val="0"/>
              <w:marRight w:val="0"/>
              <w:marTop w:val="0"/>
              <w:marBottom w:val="0"/>
              <w:divBdr>
                <w:top w:val="none" w:sz="0" w:space="0" w:color="auto"/>
                <w:left w:val="none" w:sz="0" w:space="0" w:color="auto"/>
                <w:bottom w:val="none" w:sz="0" w:space="0" w:color="auto"/>
                <w:right w:val="none" w:sz="0" w:space="0" w:color="auto"/>
              </w:divBdr>
            </w:div>
            <w:div w:id="1737700810">
              <w:marLeft w:val="0"/>
              <w:marRight w:val="0"/>
              <w:marTop w:val="0"/>
              <w:marBottom w:val="0"/>
              <w:divBdr>
                <w:top w:val="none" w:sz="0" w:space="0" w:color="auto"/>
                <w:left w:val="none" w:sz="0" w:space="0" w:color="auto"/>
                <w:bottom w:val="none" w:sz="0" w:space="0" w:color="auto"/>
                <w:right w:val="none" w:sz="0" w:space="0" w:color="auto"/>
              </w:divBdr>
            </w:div>
            <w:div w:id="1925645113">
              <w:marLeft w:val="0"/>
              <w:marRight w:val="0"/>
              <w:marTop w:val="0"/>
              <w:marBottom w:val="0"/>
              <w:divBdr>
                <w:top w:val="none" w:sz="0" w:space="0" w:color="auto"/>
                <w:left w:val="none" w:sz="0" w:space="0" w:color="auto"/>
                <w:bottom w:val="none" w:sz="0" w:space="0" w:color="auto"/>
                <w:right w:val="none" w:sz="0" w:space="0" w:color="auto"/>
              </w:divBdr>
            </w:div>
            <w:div w:id="1935673976">
              <w:marLeft w:val="0"/>
              <w:marRight w:val="0"/>
              <w:marTop w:val="0"/>
              <w:marBottom w:val="0"/>
              <w:divBdr>
                <w:top w:val="none" w:sz="0" w:space="0" w:color="auto"/>
                <w:left w:val="none" w:sz="0" w:space="0" w:color="auto"/>
                <w:bottom w:val="none" w:sz="0" w:space="0" w:color="auto"/>
                <w:right w:val="none" w:sz="0" w:space="0" w:color="auto"/>
              </w:divBdr>
            </w:div>
            <w:div w:id="1940139877">
              <w:marLeft w:val="0"/>
              <w:marRight w:val="0"/>
              <w:marTop w:val="0"/>
              <w:marBottom w:val="0"/>
              <w:divBdr>
                <w:top w:val="none" w:sz="0" w:space="0" w:color="auto"/>
                <w:left w:val="none" w:sz="0" w:space="0" w:color="auto"/>
                <w:bottom w:val="none" w:sz="0" w:space="0" w:color="auto"/>
                <w:right w:val="none" w:sz="0" w:space="0" w:color="auto"/>
              </w:divBdr>
            </w:div>
            <w:div w:id="2098792261">
              <w:marLeft w:val="0"/>
              <w:marRight w:val="0"/>
              <w:marTop w:val="0"/>
              <w:marBottom w:val="0"/>
              <w:divBdr>
                <w:top w:val="none" w:sz="0" w:space="0" w:color="auto"/>
                <w:left w:val="none" w:sz="0" w:space="0" w:color="auto"/>
                <w:bottom w:val="none" w:sz="0" w:space="0" w:color="auto"/>
                <w:right w:val="none" w:sz="0" w:space="0" w:color="auto"/>
              </w:divBdr>
            </w:div>
          </w:divsChild>
        </w:div>
        <w:div w:id="776025606">
          <w:marLeft w:val="0"/>
          <w:marRight w:val="0"/>
          <w:marTop w:val="0"/>
          <w:marBottom w:val="0"/>
          <w:divBdr>
            <w:top w:val="none" w:sz="0" w:space="0" w:color="auto"/>
            <w:left w:val="none" w:sz="0" w:space="0" w:color="auto"/>
            <w:bottom w:val="none" w:sz="0" w:space="0" w:color="auto"/>
            <w:right w:val="none" w:sz="0" w:space="0" w:color="auto"/>
          </w:divBdr>
        </w:div>
        <w:div w:id="903681279">
          <w:marLeft w:val="0"/>
          <w:marRight w:val="0"/>
          <w:marTop w:val="0"/>
          <w:marBottom w:val="0"/>
          <w:divBdr>
            <w:top w:val="none" w:sz="0" w:space="0" w:color="auto"/>
            <w:left w:val="none" w:sz="0" w:space="0" w:color="auto"/>
            <w:bottom w:val="none" w:sz="0" w:space="0" w:color="auto"/>
            <w:right w:val="none" w:sz="0" w:space="0" w:color="auto"/>
          </w:divBdr>
          <w:divsChild>
            <w:div w:id="43336091">
              <w:marLeft w:val="0"/>
              <w:marRight w:val="0"/>
              <w:marTop w:val="0"/>
              <w:marBottom w:val="0"/>
              <w:divBdr>
                <w:top w:val="none" w:sz="0" w:space="0" w:color="auto"/>
                <w:left w:val="none" w:sz="0" w:space="0" w:color="auto"/>
                <w:bottom w:val="none" w:sz="0" w:space="0" w:color="auto"/>
                <w:right w:val="none" w:sz="0" w:space="0" w:color="auto"/>
              </w:divBdr>
            </w:div>
            <w:div w:id="160433490">
              <w:marLeft w:val="0"/>
              <w:marRight w:val="0"/>
              <w:marTop w:val="0"/>
              <w:marBottom w:val="0"/>
              <w:divBdr>
                <w:top w:val="none" w:sz="0" w:space="0" w:color="auto"/>
                <w:left w:val="none" w:sz="0" w:space="0" w:color="auto"/>
                <w:bottom w:val="none" w:sz="0" w:space="0" w:color="auto"/>
                <w:right w:val="none" w:sz="0" w:space="0" w:color="auto"/>
              </w:divBdr>
            </w:div>
            <w:div w:id="197592191">
              <w:marLeft w:val="0"/>
              <w:marRight w:val="0"/>
              <w:marTop w:val="0"/>
              <w:marBottom w:val="0"/>
              <w:divBdr>
                <w:top w:val="none" w:sz="0" w:space="0" w:color="auto"/>
                <w:left w:val="none" w:sz="0" w:space="0" w:color="auto"/>
                <w:bottom w:val="none" w:sz="0" w:space="0" w:color="auto"/>
                <w:right w:val="none" w:sz="0" w:space="0" w:color="auto"/>
              </w:divBdr>
            </w:div>
            <w:div w:id="206335891">
              <w:marLeft w:val="0"/>
              <w:marRight w:val="0"/>
              <w:marTop w:val="0"/>
              <w:marBottom w:val="0"/>
              <w:divBdr>
                <w:top w:val="none" w:sz="0" w:space="0" w:color="auto"/>
                <w:left w:val="none" w:sz="0" w:space="0" w:color="auto"/>
                <w:bottom w:val="none" w:sz="0" w:space="0" w:color="auto"/>
                <w:right w:val="none" w:sz="0" w:space="0" w:color="auto"/>
              </w:divBdr>
            </w:div>
            <w:div w:id="361174187">
              <w:marLeft w:val="0"/>
              <w:marRight w:val="0"/>
              <w:marTop w:val="0"/>
              <w:marBottom w:val="0"/>
              <w:divBdr>
                <w:top w:val="none" w:sz="0" w:space="0" w:color="auto"/>
                <w:left w:val="none" w:sz="0" w:space="0" w:color="auto"/>
                <w:bottom w:val="none" w:sz="0" w:space="0" w:color="auto"/>
                <w:right w:val="none" w:sz="0" w:space="0" w:color="auto"/>
              </w:divBdr>
            </w:div>
            <w:div w:id="507445869">
              <w:marLeft w:val="0"/>
              <w:marRight w:val="0"/>
              <w:marTop w:val="0"/>
              <w:marBottom w:val="0"/>
              <w:divBdr>
                <w:top w:val="none" w:sz="0" w:space="0" w:color="auto"/>
                <w:left w:val="none" w:sz="0" w:space="0" w:color="auto"/>
                <w:bottom w:val="none" w:sz="0" w:space="0" w:color="auto"/>
                <w:right w:val="none" w:sz="0" w:space="0" w:color="auto"/>
              </w:divBdr>
            </w:div>
            <w:div w:id="537352273">
              <w:marLeft w:val="0"/>
              <w:marRight w:val="0"/>
              <w:marTop w:val="0"/>
              <w:marBottom w:val="0"/>
              <w:divBdr>
                <w:top w:val="none" w:sz="0" w:space="0" w:color="auto"/>
                <w:left w:val="none" w:sz="0" w:space="0" w:color="auto"/>
                <w:bottom w:val="none" w:sz="0" w:space="0" w:color="auto"/>
                <w:right w:val="none" w:sz="0" w:space="0" w:color="auto"/>
              </w:divBdr>
            </w:div>
            <w:div w:id="672493797">
              <w:marLeft w:val="0"/>
              <w:marRight w:val="0"/>
              <w:marTop w:val="0"/>
              <w:marBottom w:val="0"/>
              <w:divBdr>
                <w:top w:val="none" w:sz="0" w:space="0" w:color="auto"/>
                <w:left w:val="none" w:sz="0" w:space="0" w:color="auto"/>
                <w:bottom w:val="none" w:sz="0" w:space="0" w:color="auto"/>
                <w:right w:val="none" w:sz="0" w:space="0" w:color="auto"/>
              </w:divBdr>
            </w:div>
            <w:div w:id="767769988">
              <w:marLeft w:val="0"/>
              <w:marRight w:val="0"/>
              <w:marTop w:val="0"/>
              <w:marBottom w:val="0"/>
              <w:divBdr>
                <w:top w:val="none" w:sz="0" w:space="0" w:color="auto"/>
                <w:left w:val="none" w:sz="0" w:space="0" w:color="auto"/>
                <w:bottom w:val="none" w:sz="0" w:space="0" w:color="auto"/>
                <w:right w:val="none" w:sz="0" w:space="0" w:color="auto"/>
              </w:divBdr>
            </w:div>
            <w:div w:id="796069438">
              <w:marLeft w:val="0"/>
              <w:marRight w:val="0"/>
              <w:marTop w:val="0"/>
              <w:marBottom w:val="0"/>
              <w:divBdr>
                <w:top w:val="none" w:sz="0" w:space="0" w:color="auto"/>
                <w:left w:val="none" w:sz="0" w:space="0" w:color="auto"/>
                <w:bottom w:val="none" w:sz="0" w:space="0" w:color="auto"/>
                <w:right w:val="none" w:sz="0" w:space="0" w:color="auto"/>
              </w:divBdr>
            </w:div>
            <w:div w:id="870611436">
              <w:marLeft w:val="0"/>
              <w:marRight w:val="0"/>
              <w:marTop w:val="0"/>
              <w:marBottom w:val="0"/>
              <w:divBdr>
                <w:top w:val="none" w:sz="0" w:space="0" w:color="auto"/>
                <w:left w:val="none" w:sz="0" w:space="0" w:color="auto"/>
                <w:bottom w:val="none" w:sz="0" w:space="0" w:color="auto"/>
                <w:right w:val="none" w:sz="0" w:space="0" w:color="auto"/>
              </w:divBdr>
            </w:div>
            <w:div w:id="912423544">
              <w:marLeft w:val="0"/>
              <w:marRight w:val="0"/>
              <w:marTop w:val="0"/>
              <w:marBottom w:val="0"/>
              <w:divBdr>
                <w:top w:val="none" w:sz="0" w:space="0" w:color="auto"/>
                <w:left w:val="none" w:sz="0" w:space="0" w:color="auto"/>
                <w:bottom w:val="none" w:sz="0" w:space="0" w:color="auto"/>
                <w:right w:val="none" w:sz="0" w:space="0" w:color="auto"/>
              </w:divBdr>
            </w:div>
            <w:div w:id="966937361">
              <w:marLeft w:val="0"/>
              <w:marRight w:val="0"/>
              <w:marTop w:val="0"/>
              <w:marBottom w:val="0"/>
              <w:divBdr>
                <w:top w:val="none" w:sz="0" w:space="0" w:color="auto"/>
                <w:left w:val="none" w:sz="0" w:space="0" w:color="auto"/>
                <w:bottom w:val="none" w:sz="0" w:space="0" w:color="auto"/>
                <w:right w:val="none" w:sz="0" w:space="0" w:color="auto"/>
              </w:divBdr>
            </w:div>
            <w:div w:id="986471912">
              <w:marLeft w:val="0"/>
              <w:marRight w:val="0"/>
              <w:marTop w:val="0"/>
              <w:marBottom w:val="0"/>
              <w:divBdr>
                <w:top w:val="none" w:sz="0" w:space="0" w:color="auto"/>
                <w:left w:val="none" w:sz="0" w:space="0" w:color="auto"/>
                <w:bottom w:val="none" w:sz="0" w:space="0" w:color="auto"/>
                <w:right w:val="none" w:sz="0" w:space="0" w:color="auto"/>
              </w:divBdr>
            </w:div>
            <w:div w:id="1044910958">
              <w:marLeft w:val="0"/>
              <w:marRight w:val="0"/>
              <w:marTop w:val="0"/>
              <w:marBottom w:val="0"/>
              <w:divBdr>
                <w:top w:val="none" w:sz="0" w:space="0" w:color="auto"/>
                <w:left w:val="none" w:sz="0" w:space="0" w:color="auto"/>
                <w:bottom w:val="none" w:sz="0" w:space="0" w:color="auto"/>
                <w:right w:val="none" w:sz="0" w:space="0" w:color="auto"/>
              </w:divBdr>
            </w:div>
            <w:div w:id="1475560162">
              <w:marLeft w:val="0"/>
              <w:marRight w:val="0"/>
              <w:marTop w:val="0"/>
              <w:marBottom w:val="0"/>
              <w:divBdr>
                <w:top w:val="none" w:sz="0" w:space="0" w:color="auto"/>
                <w:left w:val="none" w:sz="0" w:space="0" w:color="auto"/>
                <w:bottom w:val="none" w:sz="0" w:space="0" w:color="auto"/>
                <w:right w:val="none" w:sz="0" w:space="0" w:color="auto"/>
              </w:divBdr>
            </w:div>
            <w:div w:id="1604459895">
              <w:marLeft w:val="0"/>
              <w:marRight w:val="0"/>
              <w:marTop w:val="0"/>
              <w:marBottom w:val="0"/>
              <w:divBdr>
                <w:top w:val="none" w:sz="0" w:space="0" w:color="auto"/>
                <w:left w:val="none" w:sz="0" w:space="0" w:color="auto"/>
                <w:bottom w:val="none" w:sz="0" w:space="0" w:color="auto"/>
                <w:right w:val="none" w:sz="0" w:space="0" w:color="auto"/>
              </w:divBdr>
            </w:div>
            <w:div w:id="1639803659">
              <w:marLeft w:val="0"/>
              <w:marRight w:val="0"/>
              <w:marTop w:val="0"/>
              <w:marBottom w:val="0"/>
              <w:divBdr>
                <w:top w:val="none" w:sz="0" w:space="0" w:color="auto"/>
                <w:left w:val="none" w:sz="0" w:space="0" w:color="auto"/>
                <w:bottom w:val="none" w:sz="0" w:space="0" w:color="auto"/>
                <w:right w:val="none" w:sz="0" w:space="0" w:color="auto"/>
              </w:divBdr>
            </w:div>
            <w:div w:id="1739941177">
              <w:marLeft w:val="0"/>
              <w:marRight w:val="0"/>
              <w:marTop w:val="0"/>
              <w:marBottom w:val="0"/>
              <w:divBdr>
                <w:top w:val="none" w:sz="0" w:space="0" w:color="auto"/>
                <w:left w:val="none" w:sz="0" w:space="0" w:color="auto"/>
                <w:bottom w:val="none" w:sz="0" w:space="0" w:color="auto"/>
                <w:right w:val="none" w:sz="0" w:space="0" w:color="auto"/>
              </w:divBdr>
            </w:div>
            <w:div w:id="2093117376">
              <w:marLeft w:val="0"/>
              <w:marRight w:val="0"/>
              <w:marTop w:val="0"/>
              <w:marBottom w:val="0"/>
              <w:divBdr>
                <w:top w:val="none" w:sz="0" w:space="0" w:color="auto"/>
                <w:left w:val="none" w:sz="0" w:space="0" w:color="auto"/>
                <w:bottom w:val="none" w:sz="0" w:space="0" w:color="auto"/>
                <w:right w:val="none" w:sz="0" w:space="0" w:color="auto"/>
              </w:divBdr>
            </w:div>
          </w:divsChild>
        </w:div>
        <w:div w:id="931476239">
          <w:marLeft w:val="0"/>
          <w:marRight w:val="0"/>
          <w:marTop w:val="0"/>
          <w:marBottom w:val="0"/>
          <w:divBdr>
            <w:top w:val="none" w:sz="0" w:space="0" w:color="auto"/>
            <w:left w:val="none" w:sz="0" w:space="0" w:color="auto"/>
            <w:bottom w:val="none" w:sz="0" w:space="0" w:color="auto"/>
            <w:right w:val="none" w:sz="0" w:space="0" w:color="auto"/>
          </w:divBdr>
          <w:divsChild>
            <w:div w:id="252321518">
              <w:marLeft w:val="0"/>
              <w:marRight w:val="0"/>
              <w:marTop w:val="0"/>
              <w:marBottom w:val="0"/>
              <w:divBdr>
                <w:top w:val="none" w:sz="0" w:space="0" w:color="auto"/>
                <w:left w:val="none" w:sz="0" w:space="0" w:color="auto"/>
                <w:bottom w:val="none" w:sz="0" w:space="0" w:color="auto"/>
                <w:right w:val="none" w:sz="0" w:space="0" w:color="auto"/>
              </w:divBdr>
            </w:div>
            <w:div w:id="486820752">
              <w:marLeft w:val="0"/>
              <w:marRight w:val="0"/>
              <w:marTop w:val="0"/>
              <w:marBottom w:val="0"/>
              <w:divBdr>
                <w:top w:val="none" w:sz="0" w:space="0" w:color="auto"/>
                <w:left w:val="none" w:sz="0" w:space="0" w:color="auto"/>
                <w:bottom w:val="none" w:sz="0" w:space="0" w:color="auto"/>
                <w:right w:val="none" w:sz="0" w:space="0" w:color="auto"/>
              </w:divBdr>
            </w:div>
            <w:div w:id="488596675">
              <w:marLeft w:val="0"/>
              <w:marRight w:val="0"/>
              <w:marTop w:val="0"/>
              <w:marBottom w:val="0"/>
              <w:divBdr>
                <w:top w:val="none" w:sz="0" w:space="0" w:color="auto"/>
                <w:left w:val="none" w:sz="0" w:space="0" w:color="auto"/>
                <w:bottom w:val="none" w:sz="0" w:space="0" w:color="auto"/>
                <w:right w:val="none" w:sz="0" w:space="0" w:color="auto"/>
              </w:divBdr>
            </w:div>
            <w:div w:id="528640499">
              <w:marLeft w:val="0"/>
              <w:marRight w:val="0"/>
              <w:marTop w:val="0"/>
              <w:marBottom w:val="0"/>
              <w:divBdr>
                <w:top w:val="none" w:sz="0" w:space="0" w:color="auto"/>
                <w:left w:val="none" w:sz="0" w:space="0" w:color="auto"/>
                <w:bottom w:val="none" w:sz="0" w:space="0" w:color="auto"/>
                <w:right w:val="none" w:sz="0" w:space="0" w:color="auto"/>
              </w:divBdr>
            </w:div>
            <w:div w:id="661356167">
              <w:marLeft w:val="0"/>
              <w:marRight w:val="0"/>
              <w:marTop w:val="0"/>
              <w:marBottom w:val="0"/>
              <w:divBdr>
                <w:top w:val="none" w:sz="0" w:space="0" w:color="auto"/>
                <w:left w:val="none" w:sz="0" w:space="0" w:color="auto"/>
                <w:bottom w:val="none" w:sz="0" w:space="0" w:color="auto"/>
                <w:right w:val="none" w:sz="0" w:space="0" w:color="auto"/>
              </w:divBdr>
            </w:div>
            <w:div w:id="851383702">
              <w:marLeft w:val="0"/>
              <w:marRight w:val="0"/>
              <w:marTop w:val="0"/>
              <w:marBottom w:val="0"/>
              <w:divBdr>
                <w:top w:val="none" w:sz="0" w:space="0" w:color="auto"/>
                <w:left w:val="none" w:sz="0" w:space="0" w:color="auto"/>
                <w:bottom w:val="none" w:sz="0" w:space="0" w:color="auto"/>
                <w:right w:val="none" w:sz="0" w:space="0" w:color="auto"/>
              </w:divBdr>
            </w:div>
            <w:div w:id="885604148">
              <w:marLeft w:val="0"/>
              <w:marRight w:val="0"/>
              <w:marTop w:val="0"/>
              <w:marBottom w:val="0"/>
              <w:divBdr>
                <w:top w:val="none" w:sz="0" w:space="0" w:color="auto"/>
                <w:left w:val="none" w:sz="0" w:space="0" w:color="auto"/>
                <w:bottom w:val="none" w:sz="0" w:space="0" w:color="auto"/>
                <w:right w:val="none" w:sz="0" w:space="0" w:color="auto"/>
              </w:divBdr>
            </w:div>
            <w:div w:id="932781075">
              <w:marLeft w:val="0"/>
              <w:marRight w:val="0"/>
              <w:marTop w:val="0"/>
              <w:marBottom w:val="0"/>
              <w:divBdr>
                <w:top w:val="none" w:sz="0" w:space="0" w:color="auto"/>
                <w:left w:val="none" w:sz="0" w:space="0" w:color="auto"/>
                <w:bottom w:val="none" w:sz="0" w:space="0" w:color="auto"/>
                <w:right w:val="none" w:sz="0" w:space="0" w:color="auto"/>
              </w:divBdr>
            </w:div>
            <w:div w:id="950278517">
              <w:marLeft w:val="0"/>
              <w:marRight w:val="0"/>
              <w:marTop w:val="0"/>
              <w:marBottom w:val="0"/>
              <w:divBdr>
                <w:top w:val="none" w:sz="0" w:space="0" w:color="auto"/>
                <w:left w:val="none" w:sz="0" w:space="0" w:color="auto"/>
                <w:bottom w:val="none" w:sz="0" w:space="0" w:color="auto"/>
                <w:right w:val="none" w:sz="0" w:space="0" w:color="auto"/>
              </w:divBdr>
            </w:div>
            <w:div w:id="982853432">
              <w:marLeft w:val="0"/>
              <w:marRight w:val="0"/>
              <w:marTop w:val="0"/>
              <w:marBottom w:val="0"/>
              <w:divBdr>
                <w:top w:val="none" w:sz="0" w:space="0" w:color="auto"/>
                <w:left w:val="none" w:sz="0" w:space="0" w:color="auto"/>
                <w:bottom w:val="none" w:sz="0" w:space="0" w:color="auto"/>
                <w:right w:val="none" w:sz="0" w:space="0" w:color="auto"/>
              </w:divBdr>
            </w:div>
            <w:div w:id="990132516">
              <w:marLeft w:val="0"/>
              <w:marRight w:val="0"/>
              <w:marTop w:val="0"/>
              <w:marBottom w:val="0"/>
              <w:divBdr>
                <w:top w:val="none" w:sz="0" w:space="0" w:color="auto"/>
                <w:left w:val="none" w:sz="0" w:space="0" w:color="auto"/>
                <w:bottom w:val="none" w:sz="0" w:space="0" w:color="auto"/>
                <w:right w:val="none" w:sz="0" w:space="0" w:color="auto"/>
              </w:divBdr>
            </w:div>
            <w:div w:id="1032342159">
              <w:marLeft w:val="0"/>
              <w:marRight w:val="0"/>
              <w:marTop w:val="0"/>
              <w:marBottom w:val="0"/>
              <w:divBdr>
                <w:top w:val="none" w:sz="0" w:space="0" w:color="auto"/>
                <w:left w:val="none" w:sz="0" w:space="0" w:color="auto"/>
                <w:bottom w:val="none" w:sz="0" w:space="0" w:color="auto"/>
                <w:right w:val="none" w:sz="0" w:space="0" w:color="auto"/>
              </w:divBdr>
            </w:div>
            <w:div w:id="1143962915">
              <w:marLeft w:val="0"/>
              <w:marRight w:val="0"/>
              <w:marTop w:val="0"/>
              <w:marBottom w:val="0"/>
              <w:divBdr>
                <w:top w:val="none" w:sz="0" w:space="0" w:color="auto"/>
                <w:left w:val="none" w:sz="0" w:space="0" w:color="auto"/>
                <w:bottom w:val="none" w:sz="0" w:space="0" w:color="auto"/>
                <w:right w:val="none" w:sz="0" w:space="0" w:color="auto"/>
              </w:divBdr>
            </w:div>
            <w:div w:id="1213879864">
              <w:marLeft w:val="0"/>
              <w:marRight w:val="0"/>
              <w:marTop w:val="0"/>
              <w:marBottom w:val="0"/>
              <w:divBdr>
                <w:top w:val="none" w:sz="0" w:space="0" w:color="auto"/>
                <w:left w:val="none" w:sz="0" w:space="0" w:color="auto"/>
                <w:bottom w:val="none" w:sz="0" w:space="0" w:color="auto"/>
                <w:right w:val="none" w:sz="0" w:space="0" w:color="auto"/>
              </w:divBdr>
            </w:div>
            <w:div w:id="1290092162">
              <w:marLeft w:val="0"/>
              <w:marRight w:val="0"/>
              <w:marTop w:val="0"/>
              <w:marBottom w:val="0"/>
              <w:divBdr>
                <w:top w:val="none" w:sz="0" w:space="0" w:color="auto"/>
                <w:left w:val="none" w:sz="0" w:space="0" w:color="auto"/>
                <w:bottom w:val="none" w:sz="0" w:space="0" w:color="auto"/>
                <w:right w:val="none" w:sz="0" w:space="0" w:color="auto"/>
              </w:divBdr>
            </w:div>
            <w:div w:id="1354308746">
              <w:marLeft w:val="0"/>
              <w:marRight w:val="0"/>
              <w:marTop w:val="0"/>
              <w:marBottom w:val="0"/>
              <w:divBdr>
                <w:top w:val="none" w:sz="0" w:space="0" w:color="auto"/>
                <w:left w:val="none" w:sz="0" w:space="0" w:color="auto"/>
                <w:bottom w:val="none" w:sz="0" w:space="0" w:color="auto"/>
                <w:right w:val="none" w:sz="0" w:space="0" w:color="auto"/>
              </w:divBdr>
            </w:div>
            <w:div w:id="1470439029">
              <w:marLeft w:val="0"/>
              <w:marRight w:val="0"/>
              <w:marTop w:val="0"/>
              <w:marBottom w:val="0"/>
              <w:divBdr>
                <w:top w:val="none" w:sz="0" w:space="0" w:color="auto"/>
                <w:left w:val="none" w:sz="0" w:space="0" w:color="auto"/>
                <w:bottom w:val="none" w:sz="0" w:space="0" w:color="auto"/>
                <w:right w:val="none" w:sz="0" w:space="0" w:color="auto"/>
              </w:divBdr>
            </w:div>
            <w:div w:id="1618633953">
              <w:marLeft w:val="0"/>
              <w:marRight w:val="0"/>
              <w:marTop w:val="0"/>
              <w:marBottom w:val="0"/>
              <w:divBdr>
                <w:top w:val="none" w:sz="0" w:space="0" w:color="auto"/>
                <w:left w:val="none" w:sz="0" w:space="0" w:color="auto"/>
                <w:bottom w:val="none" w:sz="0" w:space="0" w:color="auto"/>
                <w:right w:val="none" w:sz="0" w:space="0" w:color="auto"/>
              </w:divBdr>
            </w:div>
            <w:div w:id="1888688361">
              <w:marLeft w:val="0"/>
              <w:marRight w:val="0"/>
              <w:marTop w:val="0"/>
              <w:marBottom w:val="0"/>
              <w:divBdr>
                <w:top w:val="none" w:sz="0" w:space="0" w:color="auto"/>
                <w:left w:val="none" w:sz="0" w:space="0" w:color="auto"/>
                <w:bottom w:val="none" w:sz="0" w:space="0" w:color="auto"/>
                <w:right w:val="none" w:sz="0" w:space="0" w:color="auto"/>
              </w:divBdr>
            </w:div>
            <w:div w:id="2024236406">
              <w:marLeft w:val="0"/>
              <w:marRight w:val="0"/>
              <w:marTop w:val="0"/>
              <w:marBottom w:val="0"/>
              <w:divBdr>
                <w:top w:val="none" w:sz="0" w:space="0" w:color="auto"/>
                <w:left w:val="none" w:sz="0" w:space="0" w:color="auto"/>
                <w:bottom w:val="none" w:sz="0" w:space="0" w:color="auto"/>
                <w:right w:val="none" w:sz="0" w:space="0" w:color="auto"/>
              </w:divBdr>
            </w:div>
          </w:divsChild>
        </w:div>
        <w:div w:id="1033187739">
          <w:marLeft w:val="0"/>
          <w:marRight w:val="0"/>
          <w:marTop w:val="0"/>
          <w:marBottom w:val="0"/>
          <w:divBdr>
            <w:top w:val="none" w:sz="0" w:space="0" w:color="auto"/>
            <w:left w:val="none" w:sz="0" w:space="0" w:color="auto"/>
            <w:bottom w:val="none" w:sz="0" w:space="0" w:color="auto"/>
            <w:right w:val="none" w:sz="0" w:space="0" w:color="auto"/>
          </w:divBdr>
        </w:div>
        <w:div w:id="1064837964">
          <w:marLeft w:val="0"/>
          <w:marRight w:val="0"/>
          <w:marTop w:val="0"/>
          <w:marBottom w:val="0"/>
          <w:divBdr>
            <w:top w:val="none" w:sz="0" w:space="0" w:color="auto"/>
            <w:left w:val="none" w:sz="0" w:space="0" w:color="auto"/>
            <w:bottom w:val="none" w:sz="0" w:space="0" w:color="auto"/>
            <w:right w:val="none" w:sz="0" w:space="0" w:color="auto"/>
          </w:divBdr>
          <w:divsChild>
            <w:div w:id="41950865">
              <w:marLeft w:val="0"/>
              <w:marRight w:val="0"/>
              <w:marTop w:val="0"/>
              <w:marBottom w:val="0"/>
              <w:divBdr>
                <w:top w:val="none" w:sz="0" w:space="0" w:color="auto"/>
                <w:left w:val="none" w:sz="0" w:space="0" w:color="auto"/>
                <w:bottom w:val="none" w:sz="0" w:space="0" w:color="auto"/>
                <w:right w:val="none" w:sz="0" w:space="0" w:color="auto"/>
              </w:divBdr>
            </w:div>
            <w:div w:id="90205066">
              <w:marLeft w:val="0"/>
              <w:marRight w:val="0"/>
              <w:marTop w:val="0"/>
              <w:marBottom w:val="0"/>
              <w:divBdr>
                <w:top w:val="none" w:sz="0" w:space="0" w:color="auto"/>
                <w:left w:val="none" w:sz="0" w:space="0" w:color="auto"/>
                <w:bottom w:val="none" w:sz="0" w:space="0" w:color="auto"/>
                <w:right w:val="none" w:sz="0" w:space="0" w:color="auto"/>
              </w:divBdr>
            </w:div>
            <w:div w:id="176240107">
              <w:marLeft w:val="0"/>
              <w:marRight w:val="0"/>
              <w:marTop w:val="0"/>
              <w:marBottom w:val="0"/>
              <w:divBdr>
                <w:top w:val="none" w:sz="0" w:space="0" w:color="auto"/>
                <w:left w:val="none" w:sz="0" w:space="0" w:color="auto"/>
                <w:bottom w:val="none" w:sz="0" w:space="0" w:color="auto"/>
                <w:right w:val="none" w:sz="0" w:space="0" w:color="auto"/>
              </w:divBdr>
            </w:div>
            <w:div w:id="196820981">
              <w:marLeft w:val="0"/>
              <w:marRight w:val="0"/>
              <w:marTop w:val="0"/>
              <w:marBottom w:val="0"/>
              <w:divBdr>
                <w:top w:val="none" w:sz="0" w:space="0" w:color="auto"/>
                <w:left w:val="none" w:sz="0" w:space="0" w:color="auto"/>
                <w:bottom w:val="none" w:sz="0" w:space="0" w:color="auto"/>
                <w:right w:val="none" w:sz="0" w:space="0" w:color="auto"/>
              </w:divBdr>
            </w:div>
            <w:div w:id="404887625">
              <w:marLeft w:val="0"/>
              <w:marRight w:val="0"/>
              <w:marTop w:val="0"/>
              <w:marBottom w:val="0"/>
              <w:divBdr>
                <w:top w:val="none" w:sz="0" w:space="0" w:color="auto"/>
                <w:left w:val="none" w:sz="0" w:space="0" w:color="auto"/>
                <w:bottom w:val="none" w:sz="0" w:space="0" w:color="auto"/>
                <w:right w:val="none" w:sz="0" w:space="0" w:color="auto"/>
              </w:divBdr>
            </w:div>
            <w:div w:id="407272478">
              <w:marLeft w:val="0"/>
              <w:marRight w:val="0"/>
              <w:marTop w:val="0"/>
              <w:marBottom w:val="0"/>
              <w:divBdr>
                <w:top w:val="none" w:sz="0" w:space="0" w:color="auto"/>
                <w:left w:val="none" w:sz="0" w:space="0" w:color="auto"/>
                <w:bottom w:val="none" w:sz="0" w:space="0" w:color="auto"/>
                <w:right w:val="none" w:sz="0" w:space="0" w:color="auto"/>
              </w:divBdr>
            </w:div>
            <w:div w:id="520750186">
              <w:marLeft w:val="0"/>
              <w:marRight w:val="0"/>
              <w:marTop w:val="0"/>
              <w:marBottom w:val="0"/>
              <w:divBdr>
                <w:top w:val="none" w:sz="0" w:space="0" w:color="auto"/>
                <w:left w:val="none" w:sz="0" w:space="0" w:color="auto"/>
                <w:bottom w:val="none" w:sz="0" w:space="0" w:color="auto"/>
                <w:right w:val="none" w:sz="0" w:space="0" w:color="auto"/>
              </w:divBdr>
            </w:div>
            <w:div w:id="528877029">
              <w:marLeft w:val="0"/>
              <w:marRight w:val="0"/>
              <w:marTop w:val="0"/>
              <w:marBottom w:val="0"/>
              <w:divBdr>
                <w:top w:val="none" w:sz="0" w:space="0" w:color="auto"/>
                <w:left w:val="none" w:sz="0" w:space="0" w:color="auto"/>
                <w:bottom w:val="none" w:sz="0" w:space="0" w:color="auto"/>
                <w:right w:val="none" w:sz="0" w:space="0" w:color="auto"/>
              </w:divBdr>
            </w:div>
            <w:div w:id="529537385">
              <w:marLeft w:val="0"/>
              <w:marRight w:val="0"/>
              <w:marTop w:val="0"/>
              <w:marBottom w:val="0"/>
              <w:divBdr>
                <w:top w:val="none" w:sz="0" w:space="0" w:color="auto"/>
                <w:left w:val="none" w:sz="0" w:space="0" w:color="auto"/>
                <w:bottom w:val="none" w:sz="0" w:space="0" w:color="auto"/>
                <w:right w:val="none" w:sz="0" w:space="0" w:color="auto"/>
              </w:divBdr>
            </w:div>
            <w:div w:id="531498427">
              <w:marLeft w:val="0"/>
              <w:marRight w:val="0"/>
              <w:marTop w:val="0"/>
              <w:marBottom w:val="0"/>
              <w:divBdr>
                <w:top w:val="none" w:sz="0" w:space="0" w:color="auto"/>
                <w:left w:val="none" w:sz="0" w:space="0" w:color="auto"/>
                <w:bottom w:val="none" w:sz="0" w:space="0" w:color="auto"/>
                <w:right w:val="none" w:sz="0" w:space="0" w:color="auto"/>
              </w:divBdr>
            </w:div>
            <w:div w:id="750661467">
              <w:marLeft w:val="0"/>
              <w:marRight w:val="0"/>
              <w:marTop w:val="0"/>
              <w:marBottom w:val="0"/>
              <w:divBdr>
                <w:top w:val="none" w:sz="0" w:space="0" w:color="auto"/>
                <w:left w:val="none" w:sz="0" w:space="0" w:color="auto"/>
                <w:bottom w:val="none" w:sz="0" w:space="0" w:color="auto"/>
                <w:right w:val="none" w:sz="0" w:space="0" w:color="auto"/>
              </w:divBdr>
            </w:div>
            <w:div w:id="902983572">
              <w:marLeft w:val="0"/>
              <w:marRight w:val="0"/>
              <w:marTop w:val="0"/>
              <w:marBottom w:val="0"/>
              <w:divBdr>
                <w:top w:val="none" w:sz="0" w:space="0" w:color="auto"/>
                <w:left w:val="none" w:sz="0" w:space="0" w:color="auto"/>
                <w:bottom w:val="none" w:sz="0" w:space="0" w:color="auto"/>
                <w:right w:val="none" w:sz="0" w:space="0" w:color="auto"/>
              </w:divBdr>
            </w:div>
            <w:div w:id="1200629039">
              <w:marLeft w:val="0"/>
              <w:marRight w:val="0"/>
              <w:marTop w:val="0"/>
              <w:marBottom w:val="0"/>
              <w:divBdr>
                <w:top w:val="none" w:sz="0" w:space="0" w:color="auto"/>
                <w:left w:val="none" w:sz="0" w:space="0" w:color="auto"/>
                <w:bottom w:val="none" w:sz="0" w:space="0" w:color="auto"/>
                <w:right w:val="none" w:sz="0" w:space="0" w:color="auto"/>
              </w:divBdr>
            </w:div>
            <w:div w:id="1267496818">
              <w:marLeft w:val="0"/>
              <w:marRight w:val="0"/>
              <w:marTop w:val="0"/>
              <w:marBottom w:val="0"/>
              <w:divBdr>
                <w:top w:val="none" w:sz="0" w:space="0" w:color="auto"/>
                <w:left w:val="none" w:sz="0" w:space="0" w:color="auto"/>
                <w:bottom w:val="none" w:sz="0" w:space="0" w:color="auto"/>
                <w:right w:val="none" w:sz="0" w:space="0" w:color="auto"/>
              </w:divBdr>
            </w:div>
            <w:div w:id="1502887410">
              <w:marLeft w:val="0"/>
              <w:marRight w:val="0"/>
              <w:marTop w:val="0"/>
              <w:marBottom w:val="0"/>
              <w:divBdr>
                <w:top w:val="none" w:sz="0" w:space="0" w:color="auto"/>
                <w:left w:val="none" w:sz="0" w:space="0" w:color="auto"/>
                <w:bottom w:val="none" w:sz="0" w:space="0" w:color="auto"/>
                <w:right w:val="none" w:sz="0" w:space="0" w:color="auto"/>
              </w:divBdr>
            </w:div>
            <w:div w:id="1625581295">
              <w:marLeft w:val="0"/>
              <w:marRight w:val="0"/>
              <w:marTop w:val="0"/>
              <w:marBottom w:val="0"/>
              <w:divBdr>
                <w:top w:val="none" w:sz="0" w:space="0" w:color="auto"/>
                <w:left w:val="none" w:sz="0" w:space="0" w:color="auto"/>
                <w:bottom w:val="none" w:sz="0" w:space="0" w:color="auto"/>
                <w:right w:val="none" w:sz="0" w:space="0" w:color="auto"/>
              </w:divBdr>
            </w:div>
            <w:div w:id="1708676522">
              <w:marLeft w:val="0"/>
              <w:marRight w:val="0"/>
              <w:marTop w:val="0"/>
              <w:marBottom w:val="0"/>
              <w:divBdr>
                <w:top w:val="none" w:sz="0" w:space="0" w:color="auto"/>
                <w:left w:val="none" w:sz="0" w:space="0" w:color="auto"/>
                <w:bottom w:val="none" w:sz="0" w:space="0" w:color="auto"/>
                <w:right w:val="none" w:sz="0" w:space="0" w:color="auto"/>
              </w:divBdr>
            </w:div>
            <w:div w:id="1998922778">
              <w:marLeft w:val="0"/>
              <w:marRight w:val="0"/>
              <w:marTop w:val="0"/>
              <w:marBottom w:val="0"/>
              <w:divBdr>
                <w:top w:val="none" w:sz="0" w:space="0" w:color="auto"/>
                <w:left w:val="none" w:sz="0" w:space="0" w:color="auto"/>
                <w:bottom w:val="none" w:sz="0" w:space="0" w:color="auto"/>
                <w:right w:val="none" w:sz="0" w:space="0" w:color="auto"/>
              </w:divBdr>
            </w:div>
            <w:div w:id="2073848089">
              <w:marLeft w:val="0"/>
              <w:marRight w:val="0"/>
              <w:marTop w:val="0"/>
              <w:marBottom w:val="0"/>
              <w:divBdr>
                <w:top w:val="none" w:sz="0" w:space="0" w:color="auto"/>
                <w:left w:val="none" w:sz="0" w:space="0" w:color="auto"/>
                <w:bottom w:val="none" w:sz="0" w:space="0" w:color="auto"/>
                <w:right w:val="none" w:sz="0" w:space="0" w:color="auto"/>
              </w:divBdr>
            </w:div>
            <w:div w:id="2082484011">
              <w:marLeft w:val="0"/>
              <w:marRight w:val="0"/>
              <w:marTop w:val="0"/>
              <w:marBottom w:val="0"/>
              <w:divBdr>
                <w:top w:val="none" w:sz="0" w:space="0" w:color="auto"/>
                <w:left w:val="none" w:sz="0" w:space="0" w:color="auto"/>
                <w:bottom w:val="none" w:sz="0" w:space="0" w:color="auto"/>
                <w:right w:val="none" w:sz="0" w:space="0" w:color="auto"/>
              </w:divBdr>
            </w:div>
          </w:divsChild>
        </w:div>
        <w:div w:id="1086734231">
          <w:marLeft w:val="0"/>
          <w:marRight w:val="0"/>
          <w:marTop w:val="0"/>
          <w:marBottom w:val="0"/>
          <w:divBdr>
            <w:top w:val="none" w:sz="0" w:space="0" w:color="auto"/>
            <w:left w:val="none" w:sz="0" w:space="0" w:color="auto"/>
            <w:bottom w:val="none" w:sz="0" w:space="0" w:color="auto"/>
            <w:right w:val="none" w:sz="0" w:space="0" w:color="auto"/>
          </w:divBdr>
          <w:divsChild>
            <w:div w:id="126319276">
              <w:marLeft w:val="0"/>
              <w:marRight w:val="0"/>
              <w:marTop w:val="0"/>
              <w:marBottom w:val="0"/>
              <w:divBdr>
                <w:top w:val="none" w:sz="0" w:space="0" w:color="auto"/>
                <w:left w:val="none" w:sz="0" w:space="0" w:color="auto"/>
                <w:bottom w:val="none" w:sz="0" w:space="0" w:color="auto"/>
                <w:right w:val="none" w:sz="0" w:space="0" w:color="auto"/>
              </w:divBdr>
            </w:div>
            <w:div w:id="208611447">
              <w:marLeft w:val="0"/>
              <w:marRight w:val="0"/>
              <w:marTop w:val="0"/>
              <w:marBottom w:val="0"/>
              <w:divBdr>
                <w:top w:val="none" w:sz="0" w:space="0" w:color="auto"/>
                <w:left w:val="none" w:sz="0" w:space="0" w:color="auto"/>
                <w:bottom w:val="none" w:sz="0" w:space="0" w:color="auto"/>
                <w:right w:val="none" w:sz="0" w:space="0" w:color="auto"/>
              </w:divBdr>
            </w:div>
            <w:div w:id="346058414">
              <w:marLeft w:val="0"/>
              <w:marRight w:val="0"/>
              <w:marTop w:val="0"/>
              <w:marBottom w:val="0"/>
              <w:divBdr>
                <w:top w:val="none" w:sz="0" w:space="0" w:color="auto"/>
                <w:left w:val="none" w:sz="0" w:space="0" w:color="auto"/>
                <w:bottom w:val="none" w:sz="0" w:space="0" w:color="auto"/>
                <w:right w:val="none" w:sz="0" w:space="0" w:color="auto"/>
              </w:divBdr>
            </w:div>
            <w:div w:id="455491389">
              <w:marLeft w:val="0"/>
              <w:marRight w:val="0"/>
              <w:marTop w:val="0"/>
              <w:marBottom w:val="0"/>
              <w:divBdr>
                <w:top w:val="none" w:sz="0" w:space="0" w:color="auto"/>
                <w:left w:val="none" w:sz="0" w:space="0" w:color="auto"/>
                <w:bottom w:val="none" w:sz="0" w:space="0" w:color="auto"/>
                <w:right w:val="none" w:sz="0" w:space="0" w:color="auto"/>
              </w:divBdr>
            </w:div>
            <w:div w:id="540364130">
              <w:marLeft w:val="0"/>
              <w:marRight w:val="0"/>
              <w:marTop w:val="0"/>
              <w:marBottom w:val="0"/>
              <w:divBdr>
                <w:top w:val="none" w:sz="0" w:space="0" w:color="auto"/>
                <w:left w:val="none" w:sz="0" w:space="0" w:color="auto"/>
                <w:bottom w:val="none" w:sz="0" w:space="0" w:color="auto"/>
                <w:right w:val="none" w:sz="0" w:space="0" w:color="auto"/>
              </w:divBdr>
            </w:div>
            <w:div w:id="648484402">
              <w:marLeft w:val="0"/>
              <w:marRight w:val="0"/>
              <w:marTop w:val="0"/>
              <w:marBottom w:val="0"/>
              <w:divBdr>
                <w:top w:val="none" w:sz="0" w:space="0" w:color="auto"/>
                <w:left w:val="none" w:sz="0" w:space="0" w:color="auto"/>
                <w:bottom w:val="none" w:sz="0" w:space="0" w:color="auto"/>
                <w:right w:val="none" w:sz="0" w:space="0" w:color="auto"/>
              </w:divBdr>
            </w:div>
            <w:div w:id="744642612">
              <w:marLeft w:val="0"/>
              <w:marRight w:val="0"/>
              <w:marTop w:val="0"/>
              <w:marBottom w:val="0"/>
              <w:divBdr>
                <w:top w:val="none" w:sz="0" w:space="0" w:color="auto"/>
                <w:left w:val="none" w:sz="0" w:space="0" w:color="auto"/>
                <w:bottom w:val="none" w:sz="0" w:space="0" w:color="auto"/>
                <w:right w:val="none" w:sz="0" w:space="0" w:color="auto"/>
              </w:divBdr>
            </w:div>
            <w:div w:id="887693007">
              <w:marLeft w:val="0"/>
              <w:marRight w:val="0"/>
              <w:marTop w:val="0"/>
              <w:marBottom w:val="0"/>
              <w:divBdr>
                <w:top w:val="none" w:sz="0" w:space="0" w:color="auto"/>
                <w:left w:val="none" w:sz="0" w:space="0" w:color="auto"/>
                <w:bottom w:val="none" w:sz="0" w:space="0" w:color="auto"/>
                <w:right w:val="none" w:sz="0" w:space="0" w:color="auto"/>
              </w:divBdr>
            </w:div>
            <w:div w:id="916481599">
              <w:marLeft w:val="0"/>
              <w:marRight w:val="0"/>
              <w:marTop w:val="0"/>
              <w:marBottom w:val="0"/>
              <w:divBdr>
                <w:top w:val="none" w:sz="0" w:space="0" w:color="auto"/>
                <w:left w:val="none" w:sz="0" w:space="0" w:color="auto"/>
                <w:bottom w:val="none" w:sz="0" w:space="0" w:color="auto"/>
                <w:right w:val="none" w:sz="0" w:space="0" w:color="auto"/>
              </w:divBdr>
            </w:div>
            <w:div w:id="1056314641">
              <w:marLeft w:val="0"/>
              <w:marRight w:val="0"/>
              <w:marTop w:val="0"/>
              <w:marBottom w:val="0"/>
              <w:divBdr>
                <w:top w:val="none" w:sz="0" w:space="0" w:color="auto"/>
                <w:left w:val="none" w:sz="0" w:space="0" w:color="auto"/>
                <w:bottom w:val="none" w:sz="0" w:space="0" w:color="auto"/>
                <w:right w:val="none" w:sz="0" w:space="0" w:color="auto"/>
              </w:divBdr>
            </w:div>
            <w:div w:id="1179274047">
              <w:marLeft w:val="0"/>
              <w:marRight w:val="0"/>
              <w:marTop w:val="0"/>
              <w:marBottom w:val="0"/>
              <w:divBdr>
                <w:top w:val="none" w:sz="0" w:space="0" w:color="auto"/>
                <w:left w:val="none" w:sz="0" w:space="0" w:color="auto"/>
                <w:bottom w:val="none" w:sz="0" w:space="0" w:color="auto"/>
                <w:right w:val="none" w:sz="0" w:space="0" w:color="auto"/>
              </w:divBdr>
            </w:div>
            <w:div w:id="1331104457">
              <w:marLeft w:val="0"/>
              <w:marRight w:val="0"/>
              <w:marTop w:val="0"/>
              <w:marBottom w:val="0"/>
              <w:divBdr>
                <w:top w:val="none" w:sz="0" w:space="0" w:color="auto"/>
                <w:left w:val="none" w:sz="0" w:space="0" w:color="auto"/>
                <w:bottom w:val="none" w:sz="0" w:space="0" w:color="auto"/>
                <w:right w:val="none" w:sz="0" w:space="0" w:color="auto"/>
              </w:divBdr>
            </w:div>
            <w:div w:id="1343702227">
              <w:marLeft w:val="0"/>
              <w:marRight w:val="0"/>
              <w:marTop w:val="0"/>
              <w:marBottom w:val="0"/>
              <w:divBdr>
                <w:top w:val="none" w:sz="0" w:space="0" w:color="auto"/>
                <w:left w:val="none" w:sz="0" w:space="0" w:color="auto"/>
                <w:bottom w:val="none" w:sz="0" w:space="0" w:color="auto"/>
                <w:right w:val="none" w:sz="0" w:space="0" w:color="auto"/>
              </w:divBdr>
            </w:div>
            <w:div w:id="1626472791">
              <w:marLeft w:val="0"/>
              <w:marRight w:val="0"/>
              <w:marTop w:val="0"/>
              <w:marBottom w:val="0"/>
              <w:divBdr>
                <w:top w:val="none" w:sz="0" w:space="0" w:color="auto"/>
                <w:left w:val="none" w:sz="0" w:space="0" w:color="auto"/>
                <w:bottom w:val="none" w:sz="0" w:space="0" w:color="auto"/>
                <w:right w:val="none" w:sz="0" w:space="0" w:color="auto"/>
              </w:divBdr>
            </w:div>
            <w:div w:id="1685745174">
              <w:marLeft w:val="0"/>
              <w:marRight w:val="0"/>
              <w:marTop w:val="0"/>
              <w:marBottom w:val="0"/>
              <w:divBdr>
                <w:top w:val="none" w:sz="0" w:space="0" w:color="auto"/>
                <w:left w:val="none" w:sz="0" w:space="0" w:color="auto"/>
                <w:bottom w:val="none" w:sz="0" w:space="0" w:color="auto"/>
                <w:right w:val="none" w:sz="0" w:space="0" w:color="auto"/>
              </w:divBdr>
            </w:div>
            <w:div w:id="1692489687">
              <w:marLeft w:val="0"/>
              <w:marRight w:val="0"/>
              <w:marTop w:val="0"/>
              <w:marBottom w:val="0"/>
              <w:divBdr>
                <w:top w:val="none" w:sz="0" w:space="0" w:color="auto"/>
                <w:left w:val="none" w:sz="0" w:space="0" w:color="auto"/>
                <w:bottom w:val="none" w:sz="0" w:space="0" w:color="auto"/>
                <w:right w:val="none" w:sz="0" w:space="0" w:color="auto"/>
              </w:divBdr>
            </w:div>
            <w:div w:id="1794208904">
              <w:marLeft w:val="0"/>
              <w:marRight w:val="0"/>
              <w:marTop w:val="0"/>
              <w:marBottom w:val="0"/>
              <w:divBdr>
                <w:top w:val="none" w:sz="0" w:space="0" w:color="auto"/>
                <w:left w:val="none" w:sz="0" w:space="0" w:color="auto"/>
                <w:bottom w:val="none" w:sz="0" w:space="0" w:color="auto"/>
                <w:right w:val="none" w:sz="0" w:space="0" w:color="auto"/>
              </w:divBdr>
            </w:div>
            <w:div w:id="1886604003">
              <w:marLeft w:val="0"/>
              <w:marRight w:val="0"/>
              <w:marTop w:val="0"/>
              <w:marBottom w:val="0"/>
              <w:divBdr>
                <w:top w:val="none" w:sz="0" w:space="0" w:color="auto"/>
                <w:left w:val="none" w:sz="0" w:space="0" w:color="auto"/>
                <w:bottom w:val="none" w:sz="0" w:space="0" w:color="auto"/>
                <w:right w:val="none" w:sz="0" w:space="0" w:color="auto"/>
              </w:divBdr>
            </w:div>
            <w:div w:id="1986620301">
              <w:marLeft w:val="0"/>
              <w:marRight w:val="0"/>
              <w:marTop w:val="0"/>
              <w:marBottom w:val="0"/>
              <w:divBdr>
                <w:top w:val="none" w:sz="0" w:space="0" w:color="auto"/>
                <w:left w:val="none" w:sz="0" w:space="0" w:color="auto"/>
                <w:bottom w:val="none" w:sz="0" w:space="0" w:color="auto"/>
                <w:right w:val="none" w:sz="0" w:space="0" w:color="auto"/>
              </w:divBdr>
            </w:div>
            <w:div w:id="2000041024">
              <w:marLeft w:val="0"/>
              <w:marRight w:val="0"/>
              <w:marTop w:val="0"/>
              <w:marBottom w:val="0"/>
              <w:divBdr>
                <w:top w:val="none" w:sz="0" w:space="0" w:color="auto"/>
                <w:left w:val="none" w:sz="0" w:space="0" w:color="auto"/>
                <w:bottom w:val="none" w:sz="0" w:space="0" w:color="auto"/>
                <w:right w:val="none" w:sz="0" w:space="0" w:color="auto"/>
              </w:divBdr>
            </w:div>
          </w:divsChild>
        </w:div>
        <w:div w:id="1131554579">
          <w:marLeft w:val="0"/>
          <w:marRight w:val="0"/>
          <w:marTop w:val="0"/>
          <w:marBottom w:val="0"/>
          <w:divBdr>
            <w:top w:val="none" w:sz="0" w:space="0" w:color="auto"/>
            <w:left w:val="none" w:sz="0" w:space="0" w:color="auto"/>
            <w:bottom w:val="none" w:sz="0" w:space="0" w:color="auto"/>
            <w:right w:val="none" w:sz="0" w:space="0" w:color="auto"/>
          </w:divBdr>
          <w:divsChild>
            <w:div w:id="117532754">
              <w:marLeft w:val="0"/>
              <w:marRight w:val="0"/>
              <w:marTop w:val="0"/>
              <w:marBottom w:val="0"/>
              <w:divBdr>
                <w:top w:val="none" w:sz="0" w:space="0" w:color="auto"/>
                <w:left w:val="none" w:sz="0" w:space="0" w:color="auto"/>
                <w:bottom w:val="none" w:sz="0" w:space="0" w:color="auto"/>
                <w:right w:val="none" w:sz="0" w:space="0" w:color="auto"/>
              </w:divBdr>
            </w:div>
            <w:div w:id="245186356">
              <w:marLeft w:val="0"/>
              <w:marRight w:val="0"/>
              <w:marTop w:val="0"/>
              <w:marBottom w:val="0"/>
              <w:divBdr>
                <w:top w:val="none" w:sz="0" w:space="0" w:color="auto"/>
                <w:left w:val="none" w:sz="0" w:space="0" w:color="auto"/>
                <w:bottom w:val="none" w:sz="0" w:space="0" w:color="auto"/>
                <w:right w:val="none" w:sz="0" w:space="0" w:color="auto"/>
              </w:divBdr>
            </w:div>
            <w:div w:id="347224132">
              <w:marLeft w:val="0"/>
              <w:marRight w:val="0"/>
              <w:marTop w:val="0"/>
              <w:marBottom w:val="0"/>
              <w:divBdr>
                <w:top w:val="none" w:sz="0" w:space="0" w:color="auto"/>
                <w:left w:val="none" w:sz="0" w:space="0" w:color="auto"/>
                <w:bottom w:val="none" w:sz="0" w:space="0" w:color="auto"/>
                <w:right w:val="none" w:sz="0" w:space="0" w:color="auto"/>
              </w:divBdr>
            </w:div>
            <w:div w:id="422723780">
              <w:marLeft w:val="0"/>
              <w:marRight w:val="0"/>
              <w:marTop w:val="0"/>
              <w:marBottom w:val="0"/>
              <w:divBdr>
                <w:top w:val="none" w:sz="0" w:space="0" w:color="auto"/>
                <w:left w:val="none" w:sz="0" w:space="0" w:color="auto"/>
                <w:bottom w:val="none" w:sz="0" w:space="0" w:color="auto"/>
                <w:right w:val="none" w:sz="0" w:space="0" w:color="auto"/>
              </w:divBdr>
            </w:div>
            <w:div w:id="496385477">
              <w:marLeft w:val="0"/>
              <w:marRight w:val="0"/>
              <w:marTop w:val="0"/>
              <w:marBottom w:val="0"/>
              <w:divBdr>
                <w:top w:val="none" w:sz="0" w:space="0" w:color="auto"/>
                <w:left w:val="none" w:sz="0" w:space="0" w:color="auto"/>
                <w:bottom w:val="none" w:sz="0" w:space="0" w:color="auto"/>
                <w:right w:val="none" w:sz="0" w:space="0" w:color="auto"/>
              </w:divBdr>
            </w:div>
            <w:div w:id="518390824">
              <w:marLeft w:val="0"/>
              <w:marRight w:val="0"/>
              <w:marTop w:val="0"/>
              <w:marBottom w:val="0"/>
              <w:divBdr>
                <w:top w:val="none" w:sz="0" w:space="0" w:color="auto"/>
                <w:left w:val="none" w:sz="0" w:space="0" w:color="auto"/>
                <w:bottom w:val="none" w:sz="0" w:space="0" w:color="auto"/>
                <w:right w:val="none" w:sz="0" w:space="0" w:color="auto"/>
              </w:divBdr>
            </w:div>
            <w:div w:id="653146345">
              <w:marLeft w:val="0"/>
              <w:marRight w:val="0"/>
              <w:marTop w:val="0"/>
              <w:marBottom w:val="0"/>
              <w:divBdr>
                <w:top w:val="none" w:sz="0" w:space="0" w:color="auto"/>
                <w:left w:val="none" w:sz="0" w:space="0" w:color="auto"/>
                <w:bottom w:val="none" w:sz="0" w:space="0" w:color="auto"/>
                <w:right w:val="none" w:sz="0" w:space="0" w:color="auto"/>
              </w:divBdr>
            </w:div>
            <w:div w:id="971717958">
              <w:marLeft w:val="0"/>
              <w:marRight w:val="0"/>
              <w:marTop w:val="0"/>
              <w:marBottom w:val="0"/>
              <w:divBdr>
                <w:top w:val="none" w:sz="0" w:space="0" w:color="auto"/>
                <w:left w:val="none" w:sz="0" w:space="0" w:color="auto"/>
                <w:bottom w:val="none" w:sz="0" w:space="0" w:color="auto"/>
                <w:right w:val="none" w:sz="0" w:space="0" w:color="auto"/>
              </w:divBdr>
            </w:div>
            <w:div w:id="1190879029">
              <w:marLeft w:val="0"/>
              <w:marRight w:val="0"/>
              <w:marTop w:val="0"/>
              <w:marBottom w:val="0"/>
              <w:divBdr>
                <w:top w:val="none" w:sz="0" w:space="0" w:color="auto"/>
                <w:left w:val="none" w:sz="0" w:space="0" w:color="auto"/>
                <w:bottom w:val="none" w:sz="0" w:space="0" w:color="auto"/>
                <w:right w:val="none" w:sz="0" w:space="0" w:color="auto"/>
              </w:divBdr>
            </w:div>
            <w:div w:id="1218592171">
              <w:marLeft w:val="0"/>
              <w:marRight w:val="0"/>
              <w:marTop w:val="0"/>
              <w:marBottom w:val="0"/>
              <w:divBdr>
                <w:top w:val="none" w:sz="0" w:space="0" w:color="auto"/>
                <w:left w:val="none" w:sz="0" w:space="0" w:color="auto"/>
                <w:bottom w:val="none" w:sz="0" w:space="0" w:color="auto"/>
                <w:right w:val="none" w:sz="0" w:space="0" w:color="auto"/>
              </w:divBdr>
            </w:div>
            <w:div w:id="1253975738">
              <w:marLeft w:val="0"/>
              <w:marRight w:val="0"/>
              <w:marTop w:val="0"/>
              <w:marBottom w:val="0"/>
              <w:divBdr>
                <w:top w:val="none" w:sz="0" w:space="0" w:color="auto"/>
                <w:left w:val="none" w:sz="0" w:space="0" w:color="auto"/>
                <w:bottom w:val="none" w:sz="0" w:space="0" w:color="auto"/>
                <w:right w:val="none" w:sz="0" w:space="0" w:color="auto"/>
              </w:divBdr>
            </w:div>
            <w:div w:id="1291402594">
              <w:marLeft w:val="0"/>
              <w:marRight w:val="0"/>
              <w:marTop w:val="0"/>
              <w:marBottom w:val="0"/>
              <w:divBdr>
                <w:top w:val="none" w:sz="0" w:space="0" w:color="auto"/>
                <w:left w:val="none" w:sz="0" w:space="0" w:color="auto"/>
                <w:bottom w:val="none" w:sz="0" w:space="0" w:color="auto"/>
                <w:right w:val="none" w:sz="0" w:space="0" w:color="auto"/>
              </w:divBdr>
            </w:div>
            <w:div w:id="1348675872">
              <w:marLeft w:val="0"/>
              <w:marRight w:val="0"/>
              <w:marTop w:val="0"/>
              <w:marBottom w:val="0"/>
              <w:divBdr>
                <w:top w:val="none" w:sz="0" w:space="0" w:color="auto"/>
                <w:left w:val="none" w:sz="0" w:space="0" w:color="auto"/>
                <w:bottom w:val="none" w:sz="0" w:space="0" w:color="auto"/>
                <w:right w:val="none" w:sz="0" w:space="0" w:color="auto"/>
              </w:divBdr>
            </w:div>
            <w:div w:id="1645768089">
              <w:marLeft w:val="0"/>
              <w:marRight w:val="0"/>
              <w:marTop w:val="0"/>
              <w:marBottom w:val="0"/>
              <w:divBdr>
                <w:top w:val="none" w:sz="0" w:space="0" w:color="auto"/>
                <w:left w:val="none" w:sz="0" w:space="0" w:color="auto"/>
                <w:bottom w:val="none" w:sz="0" w:space="0" w:color="auto"/>
                <w:right w:val="none" w:sz="0" w:space="0" w:color="auto"/>
              </w:divBdr>
            </w:div>
            <w:div w:id="1705523591">
              <w:marLeft w:val="0"/>
              <w:marRight w:val="0"/>
              <w:marTop w:val="0"/>
              <w:marBottom w:val="0"/>
              <w:divBdr>
                <w:top w:val="none" w:sz="0" w:space="0" w:color="auto"/>
                <w:left w:val="none" w:sz="0" w:space="0" w:color="auto"/>
                <w:bottom w:val="none" w:sz="0" w:space="0" w:color="auto"/>
                <w:right w:val="none" w:sz="0" w:space="0" w:color="auto"/>
              </w:divBdr>
            </w:div>
            <w:div w:id="1709530238">
              <w:marLeft w:val="0"/>
              <w:marRight w:val="0"/>
              <w:marTop w:val="0"/>
              <w:marBottom w:val="0"/>
              <w:divBdr>
                <w:top w:val="none" w:sz="0" w:space="0" w:color="auto"/>
                <w:left w:val="none" w:sz="0" w:space="0" w:color="auto"/>
                <w:bottom w:val="none" w:sz="0" w:space="0" w:color="auto"/>
                <w:right w:val="none" w:sz="0" w:space="0" w:color="auto"/>
              </w:divBdr>
            </w:div>
            <w:div w:id="1756979110">
              <w:marLeft w:val="0"/>
              <w:marRight w:val="0"/>
              <w:marTop w:val="0"/>
              <w:marBottom w:val="0"/>
              <w:divBdr>
                <w:top w:val="none" w:sz="0" w:space="0" w:color="auto"/>
                <w:left w:val="none" w:sz="0" w:space="0" w:color="auto"/>
                <w:bottom w:val="none" w:sz="0" w:space="0" w:color="auto"/>
                <w:right w:val="none" w:sz="0" w:space="0" w:color="auto"/>
              </w:divBdr>
            </w:div>
            <w:div w:id="1835532472">
              <w:marLeft w:val="0"/>
              <w:marRight w:val="0"/>
              <w:marTop w:val="0"/>
              <w:marBottom w:val="0"/>
              <w:divBdr>
                <w:top w:val="none" w:sz="0" w:space="0" w:color="auto"/>
                <w:left w:val="none" w:sz="0" w:space="0" w:color="auto"/>
                <w:bottom w:val="none" w:sz="0" w:space="0" w:color="auto"/>
                <w:right w:val="none" w:sz="0" w:space="0" w:color="auto"/>
              </w:divBdr>
            </w:div>
            <w:div w:id="1887906192">
              <w:marLeft w:val="0"/>
              <w:marRight w:val="0"/>
              <w:marTop w:val="0"/>
              <w:marBottom w:val="0"/>
              <w:divBdr>
                <w:top w:val="none" w:sz="0" w:space="0" w:color="auto"/>
                <w:left w:val="none" w:sz="0" w:space="0" w:color="auto"/>
                <w:bottom w:val="none" w:sz="0" w:space="0" w:color="auto"/>
                <w:right w:val="none" w:sz="0" w:space="0" w:color="auto"/>
              </w:divBdr>
            </w:div>
            <w:div w:id="2116826676">
              <w:marLeft w:val="0"/>
              <w:marRight w:val="0"/>
              <w:marTop w:val="0"/>
              <w:marBottom w:val="0"/>
              <w:divBdr>
                <w:top w:val="none" w:sz="0" w:space="0" w:color="auto"/>
                <w:left w:val="none" w:sz="0" w:space="0" w:color="auto"/>
                <w:bottom w:val="none" w:sz="0" w:space="0" w:color="auto"/>
                <w:right w:val="none" w:sz="0" w:space="0" w:color="auto"/>
              </w:divBdr>
            </w:div>
          </w:divsChild>
        </w:div>
        <w:div w:id="1170215565">
          <w:marLeft w:val="0"/>
          <w:marRight w:val="0"/>
          <w:marTop w:val="0"/>
          <w:marBottom w:val="0"/>
          <w:divBdr>
            <w:top w:val="none" w:sz="0" w:space="0" w:color="auto"/>
            <w:left w:val="none" w:sz="0" w:space="0" w:color="auto"/>
            <w:bottom w:val="none" w:sz="0" w:space="0" w:color="auto"/>
            <w:right w:val="none" w:sz="0" w:space="0" w:color="auto"/>
          </w:divBdr>
        </w:div>
        <w:div w:id="1228615121">
          <w:marLeft w:val="0"/>
          <w:marRight w:val="0"/>
          <w:marTop w:val="0"/>
          <w:marBottom w:val="0"/>
          <w:divBdr>
            <w:top w:val="none" w:sz="0" w:space="0" w:color="auto"/>
            <w:left w:val="none" w:sz="0" w:space="0" w:color="auto"/>
            <w:bottom w:val="none" w:sz="0" w:space="0" w:color="auto"/>
            <w:right w:val="none" w:sz="0" w:space="0" w:color="auto"/>
          </w:divBdr>
          <w:divsChild>
            <w:div w:id="183713526">
              <w:marLeft w:val="0"/>
              <w:marRight w:val="0"/>
              <w:marTop w:val="0"/>
              <w:marBottom w:val="0"/>
              <w:divBdr>
                <w:top w:val="none" w:sz="0" w:space="0" w:color="auto"/>
                <w:left w:val="none" w:sz="0" w:space="0" w:color="auto"/>
                <w:bottom w:val="none" w:sz="0" w:space="0" w:color="auto"/>
                <w:right w:val="none" w:sz="0" w:space="0" w:color="auto"/>
              </w:divBdr>
            </w:div>
            <w:div w:id="214857111">
              <w:marLeft w:val="0"/>
              <w:marRight w:val="0"/>
              <w:marTop w:val="0"/>
              <w:marBottom w:val="0"/>
              <w:divBdr>
                <w:top w:val="none" w:sz="0" w:space="0" w:color="auto"/>
                <w:left w:val="none" w:sz="0" w:space="0" w:color="auto"/>
                <w:bottom w:val="none" w:sz="0" w:space="0" w:color="auto"/>
                <w:right w:val="none" w:sz="0" w:space="0" w:color="auto"/>
              </w:divBdr>
            </w:div>
            <w:div w:id="261108132">
              <w:marLeft w:val="0"/>
              <w:marRight w:val="0"/>
              <w:marTop w:val="0"/>
              <w:marBottom w:val="0"/>
              <w:divBdr>
                <w:top w:val="none" w:sz="0" w:space="0" w:color="auto"/>
                <w:left w:val="none" w:sz="0" w:space="0" w:color="auto"/>
                <w:bottom w:val="none" w:sz="0" w:space="0" w:color="auto"/>
                <w:right w:val="none" w:sz="0" w:space="0" w:color="auto"/>
              </w:divBdr>
            </w:div>
            <w:div w:id="328949979">
              <w:marLeft w:val="0"/>
              <w:marRight w:val="0"/>
              <w:marTop w:val="0"/>
              <w:marBottom w:val="0"/>
              <w:divBdr>
                <w:top w:val="none" w:sz="0" w:space="0" w:color="auto"/>
                <w:left w:val="none" w:sz="0" w:space="0" w:color="auto"/>
                <w:bottom w:val="none" w:sz="0" w:space="0" w:color="auto"/>
                <w:right w:val="none" w:sz="0" w:space="0" w:color="auto"/>
              </w:divBdr>
            </w:div>
            <w:div w:id="356976263">
              <w:marLeft w:val="0"/>
              <w:marRight w:val="0"/>
              <w:marTop w:val="0"/>
              <w:marBottom w:val="0"/>
              <w:divBdr>
                <w:top w:val="none" w:sz="0" w:space="0" w:color="auto"/>
                <w:left w:val="none" w:sz="0" w:space="0" w:color="auto"/>
                <w:bottom w:val="none" w:sz="0" w:space="0" w:color="auto"/>
                <w:right w:val="none" w:sz="0" w:space="0" w:color="auto"/>
              </w:divBdr>
            </w:div>
            <w:div w:id="386342508">
              <w:marLeft w:val="0"/>
              <w:marRight w:val="0"/>
              <w:marTop w:val="0"/>
              <w:marBottom w:val="0"/>
              <w:divBdr>
                <w:top w:val="none" w:sz="0" w:space="0" w:color="auto"/>
                <w:left w:val="none" w:sz="0" w:space="0" w:color="auto"/>
                <w:bottom w:val="none" w:sz="0" w:space="0" w:color="auto"/>
                <w:right w:val="none" w:sz="0" w:space="0" w:color="auto"/>
              </w:divBdr>
            </w:div>
            <w:div w:id="533271300">
              <w:marLeft w:val="0"/>
              <w:marRight w:val="0"/>
              <w:marTop w:val="0"/>
              <w:marBottom w:val="0"/>
              <w:divBdr>
                <w:top w:val="none" w:sz="0" w:space="0" w:color="auto"/>
                <w:left w:val="none" w:sz="0" w:space="0" w:color="auto"/>
                <w:bottom w:val="none" w:sz="0" w:space="0" w:color="auto"/>
                <w:right w:val="none" w:sz="0" w:space="0" w:color="auto"/>
              </w:divBdr>
            </w:div>
            <w:div w:id="584534364">
              <w:marLeft w:val="0"/>
              <w:marRight w:val="0"/>
              <w:marTop w:val="0"/>
              <w:marBottom w:val="0"/>
              <w:divBdr>
                <w:top w:val="none" w:sz="0" w:space="0" w:color="auto"/>
                <w:left w:val="none" w:sz="0" w:space="0" w:color="auto"/>
                <w:bottom w:val="none" w:sz="0" w:space="0" w:color="auto"/>
                <w:right w:val="none" w:sz="0" w:space="0" w:color="auto"/>
              </w:divBdr>
            </w:div>
            <w:div w:id="593053931">
              <w:marLeft w:val="0"/>
              <w:marRight w:val="0"/>
              <w:marTop w:val="0"/>
              <w:marBottom w:val="0"/>
              <w:divBdr>
                <w:top w:val="none" w:sz="0" w:space="0" w:color="auto"/>
                <w:left w:val="none" w:sz="0" w:space="0" w:color="auto"/>
                <w:bottom w:val="none" w:sz="0" w:space="0" w:color="auto"/>
                <w:right w:val="none" w:sz="0" w:space="0" w:color="auto"/>
              </w:divBdr>
            </w:div>
            <w:div w:id="732580834">
              <w:marLeft w:val="0"/>
              <w:marRight w:val="0"/>
              <w:marTop w:val="0"/>
              <w:marBottom w:val="0"/>
              <w:divBdr>
                <w:top w:val="none" w:sz="0" w:space="0" w:color="auto"/>
                <w:left w:val="none" w:sz="0" w:space="0" w:color="auto"/>
                <w:bottom w:val="none" w:sz="0" w:space="0" w:color="auto"/>
                <w:right w:val="none" w:sz="0" w:space="0" w:color="auto"/>
              </w:divBdr>
            </w:div>
            <w:div w:id="794105144">
              <w:marLeft w:val="0"/>
              <w:marRight w:val="0"/>
              <w:marTop w:val="0"/>
              <w:marBottom w:val="0"/>
              <w:divBdr>
                <w:top w:val="none" w:sz="0" w:space="0" w:color="auto"/>
                <w:left w:val="none" w:sz="0" w:space="0" w:color="auto"/>
                <w:bottom w:val="none" w:sz="0" w:space="0" w:color="auto"/>
                <w:right w:val="none" w:sz="0" w:space="0" w:color="auto"/>
              </w:divBdr>
            </w:div>
            <w:div w:id="1107702535">
              <w:marLeft w:val="0"/>
              <w:marRight w:val="0"/>
              <w:marTop w:val="0"/>
              <w:marBottom w:val="0"/>
              <w:divBdr>
                <w:top w:val="none" w:sz="0" w:space="0" w:color="auto"/>
                <w:left w:val="none" w:sz="0" w:space="0" w:color="auto"/>
                <w:bottom w:val="none" w:sz="0" w:space="0" w:color="auto"/>
                <w:right w:val="none" w:sz="0" w:space="0" w:color="auto"/>
              </w:divBdr>
            </w:div>
            <w:div w:id="1116409162">
              <w:marLeft w:val="0"/>
              <w:marRight w:val="0"/>
              <w:marTop w:val="0"/>
              <w:marBottom w:val="0"/>
              <w:divBdr>
                <w:top w:val="none" w:sz="0" w:space="0" w:color="auto"/>
                <w:left w:val="none" w:sz="0" w:space="0" w:color="auto"/>
                <w:bottom w:val="none" w:sz="0" w:space="0" w:color="auto"/>
                <w:right w:val="none" w:sz="0" w:space="0" w:color="auto"/>
              </w:divBdr>
            </w:div>
            <w:div w:id="1126894244">
              <w:marLeft w:val="0"/>
              <w:marRight w:val="0"/>
              <w:marTop w:val="0"/>
              <w:marBottom w:val="0"/>
              <w:divBdr>
                <w:top w:val="none" w:sz="0" w:space="0" w:color="auto"/>
                <w:left w:val="none" w:sz="0" w:space="0" w:color="auto"/>
                <w:bottom w:val="none" w:sz="0" w:space="0" w:color="auto"/>
                <w:right w:val="none" w:sz="0" w:space="0" w:color="auto"/>
              </w:divBdr>
            </w:div>
            <w:div w:id="1318610560">
              <w:marLeft w:val="0"/>
              <w:marRight w:val="0"/>
              <w:marTop w:val="0"/>
              <w:marBottom w:val="0"/>
              <w:divBdr>
                <w:top w:val="none" w:sz="0" w:space="0" w:color="auto"/>
                <w:left w:val="none" w:sz="0" w:space="0" w:color="auto"/>
                <w:bottom w:val="none" w:sz="0" w:space="0" w:color="auto"/>
                <w:right w:val="none" w:sz="0" w:space="0" w:color="auto"/>
              </w:divBdr>
            </w:div>
            <w:div w:id="1342317511">
              <w:marLeft w:val="0"/>
              <w:marRight w:val="0"/>
              <w:marTop w:val="0"/>
              <w:marBottom w:val="0"/>
              <w:divBdr>
                <w:top w:val="none" w:sz="0" w:space="0" w:color="auto"/>
                <w:left w:val="none" w:sz="0" w:space="0" w:color="auto"/>
                <w:bottom w:val="none" w:sz="0" w:space="0" w:color="auto"/>
                <w:right w:val="none" w:sz="0" w:space="0" w:color="auto"/>
              </w:divBdr>
            </w:div>
            <w:div w:id="1797140379">
              <w:marLeft w:val="0"/>
              <w:marRight w:val="0"/>
              <w:marTop w:val="0"/>
              <w:marBottom w:val="0"/>
              <w:divBdr>
                <w:top w:val="none" w:sz="0" w:space="0" w:color="auto"/>
                <w:left w:val="none" w:sz="0" w:space="0" w:color="auto"/>
                <w:bottom w:val="none" w:sz="0" w:space="0" w:color="auto"/>
                <w:right w:val="none" w:sz="0" w:space="0" w:color="auto"/>
              </w:divBdr>
            </w:div>
            <w:div w:id="2024436772">
              <w:marLeft w:val="0"/>
              <w:marRight w:val="0"/>
              <w:marTop w:val="0"/>
              <w:marBottom w:val="0"/>
              <w:divBdr>
                <w:top w:val="none" w:sz="0" w:space="0" w:color="auto"/>
                <w:left w:val="none" w:sz="0" w:space="0" w:color="auto"/>
                <w:bottom w:val="none" w:sz="0" w:space="0" w:color="auto"/>
                <w:right w:val="none" w:sz="0" w:space="0" w:color="auto"/>
              </w:divBdr>
            </w:div>
            <w:div w:id="2047900589">
              <w:marLeft w:val="0"/>
              <w:marRight w:val="0"/>
              <w:marTop w:val="0"/>
              <w:marBottom w:val="0"/>
              <w:divBdr>
                <w:top w:val="none" w:sz="0" w:space="0" w:color="auto"/>
                <w:left w:val="none" w:sz="0" w:space="0" w:color="auto"/>
                <w:bottom w:val="none" w:sz="0" w:space="0" w:color="auto"/>
                <w:right w:val="none" w:sz="0" w:space="0" w:color="auto"/>
              </w:divBdr>
            </w:div>
            <w:div w:id="2122257737">
              <w:marLeft w:val="0"/>
              <w:marRight w:val="0"/>
              <w:marTop w:val="0"/>
              <w:marBottom w:val="0"/>
              <w:divBdr>
                <w:top w:val="none" w:sz="0" w:space="0" w:color="auto"/>
                <w:left w:val="none" w:sz="0" w:space="0" w:color="auto"/>
                <w:bottom w:val="none" w:sz="0" w:space="0" w:color="auto"/>
                <w:right w:val="none" w:sz="0" w:space="0" w:color="auto"/>
              </w:divBdr>
            </w:div>
          </w:divsChild>
        </w:div>
        <w:div w:id="1269891804">
          <w:marLeft w:val="0"/>
          <w:marRight w:val="0"/>
          <w:marTop w:val="0"/>
          <w:marBottom w:val="0"/>
          <w:divBdr>
            <w:top w:val="none" w:sz="0" w:space="0" w:color="auto"/>
            <w:left w:val="none" w:sz="0" w:space="0" w:color="auto"/>
            <w:bottom w:val="none" w:sz="0" w:space="0" w:color="auto"/>
            <w:right w:val="none" w:sz="0" w:space="0" w:color="auto"/>
          </w:divBdr>
          <w:divsChild>
            <w:div w:id="280957525">
              <w:marLeft w:val="0"/>
              <w:marRight w:val="0"/>
              <w:marTop w:val="0"/>
              <w:marBottom w:val="0"/>
              <w:divBdr>
                <w:top w:val="none" w:sz="0" w:space="0" w:color="auto"/>
                <w:left w:val="none" w:sz="0" w:space="0" w:color="auto"/>
                <w:bottom w:val="none" w:sz="0" w:space="0" w:color="auto"/>
                <w:right w:val="none" w:sz="0" w:space="0" w:color="auto"/>
              </w:divBdr>
            </w:div>
            <w:div w:id="404186808">
              <w:marLeft w:val="0"/>
              <w:marRight w:val="0"/>
              <w:marTop w:val="0"/>
              <w:marBottom w:val="0"/>
              <w:divBdr>
                <w:top w:val="none" w:sz="0" w:space="0" w:color="auto"/>
                <w:left w:val="none" w:sz="0" w:space="0" w:color="auto"/>
                <w:bottom w:val="none" w:sz="0" w:space="0" w:color="auto"/>
                <w:right w:val="none" w:sz="0" w:space="0" w:color="auto"/>
              </w:divBdr>
            </w:div>
            <w:div w:id="708527250">
              <w:marLeft w:val="0"/>
              <w:marRight w:val="0"/>
              <w:marTop w:val="0"/>
              <w:marBottom w:val="0"/>
              <w:divBdr>
                <w:top w:val="none" w:sz="0" w:space="0" w:color="auto"/>
                <w:left w:val="none" w:sz="0" w:space="0" w:color="auto"/>
                <w:bottom w:val="none" w:sz="0" w:space="0" w:color="auto"/>
                <w:right w:val="none" w:sz="0" w:space="0" w:color="auto"/>
              </w:divBdr>
            </w:div>
            <w:div w:id="726150367">
              <w:marLeft w:val="0"/>
              <w:marRight w:val="0"/>
              <w:marTop w:val="0"/>
              <w:marBottom w:val="0"/>
              <w:divBdr>
                <w:top w:val="none" w:sz="0" w:space="0" w:color="auto"/>
                <w:left w:val="none" w:sz="0" w:space="0" w:color="auto"/>
                <w:bottom w:val="none" w:sz="0" w:space="0" w:color="auto"/>
                <w:right w:val="none" w:sz="0" w:space="0" w:color="auto"/>
              </w:divBdr>
            </w:div>
            <w:div w:id="800222100">
              <w:marLeft w:val="0"/>
              <w:marRight w:val="0"/>
              <w:marTop w:val="0"/>
              <w:marBottom w:val="0"/>
              <w:divBdr>
                <w:top w:val="none" w:sz="0" w:space="0" w:color="auto"/>
                <w:left w:val="none" w:sz="0" w:space="0" w:color="auto"/>
                <w:bottom w:val="none" w:sz="0" w:space="0" w:color="auto"/>
                <w:right w:val="none" w:sz="0" w:space="0" w:color="auto"/>
              </w:divBdr>
            </w:div>
            <w:div w:id="890196023">
              <w:marLeft w:val="0"/>
              <w:marRight w:val="0"/>
              <w:marTop w:val="0"/>
              <w:marBottom w:val="0"/>
              <w:divBdr>
                <w:top w:val="none" w:sz="0" w:space="0" w:color="auto"/>
                <w:left w:val="none" w:sz="0" w:space="0" w:color="auto"/>
                <w:bottom w:val="none" w:sz="0" w:space="0" w:color="auto"/>
                <w:right w:val="none" w:sz="0" w:space="0" w:color="auto"/>
              </w:divBdr>
            </w:div>
            <w:div w:id="1135875603">
              <w:marLeft w:val="0"/>
              <w:marRight w:val="0"/>
              <w:marTop w:val="0"/>
              <w:marBottom w:val="0"/>
              <w:divBdr>
                <w:top w:val="none" w:sz="0" w:space="0" w:color="auto"/>
                <w:left w:val="none" w:sz="0" w:space="0" w:color="auto"/>
                <w:bottom w:val="none" w:sz="0" w:space="0" w:color="auto"/>
                <w:right w:val="none" w:sz="0" w:space="0" w:color="auto"/>
              </w:divBdr>
            </w:div>
            <w:div w:id="1240558925">
              <w:marLeft w:val="0"/>
              <w:marRight w:val="0"/>
              <w:marTop w:val="0"/>
              <w:marBottom w:val="0"/>
              <w:divBdr>
                <w:top w:val="none" w:sz="0" w:space="0" w:color="auto"/>
                <w:left w:val="none" w:sz="0" w:space="0" w:color="auto"/>
                <w:bottom w:val="none" w:sz="0" w:space="0" w:color="auto"/>
                <w:right w:val="none" w:sz="0" w:space="0" w:color="auto"/>
              </w:divBdr>
            </w:div>
            <w:div w:id="1261714443">
              <w:marLeft w:val="0"/>
              <w:marRight w:val="0"/>
              <w:marTop w:val="0"/>
              <w:marBottom w:val="0"/>
              <w:divBdr>
                <w:top w:val="none" w:sz="0" w:space="0" w:color="auto"/>
                <w:left w:val="none" w:sz="0" w:space="0" w:color="auto"/>
                <w:bottom w:val="none" w:sz="0" w:space="0" w:color="auto"/>
                <w:right w:val="none" w:sz="0" w:space="0" w:color="auto"/>
              </w:divBdr>
            </w:div>
            <w:div w:id="1320189779">
              <w:marLeft w:val="0"/>
              <w:marRight w:val="0"/>
              <w:marTop w:val="0"/>
              <w:marBottom w:val="0"/>
              <w:divBdr>
                <w:top w:val="none" w:sz="0" w:space="0" w:color="auto"/>
                <w:left w:val="none" w:sz="0" w:space="0" w:color="auto"/>
                <w:bottom w:val="none" w:sz="0" w:space="0" w:color="auto"/>
                <w:right w:val="none" w:sz="0" w:space="0" w:color="auto"/>
              </w:divBdr>
            </w:div>
            <w:div w:id="1399665725">
              <w:marLeft w:val="0"/>
              <w:marRight w:val="0"/>
              <w:marTop w:val="0"/>
              <w:marBottom w:val="0"/>
              <w:divBdr>
                <w:top w:val="none" w:sz="0" w:space="0" w:color="auto"/>
                <w:left w:val="none" w:sz="0" w:space="0" w:color="auto"/>
                <w:bottom w:val="none" w:sz="0" w:space="0" w:color="auto"/>
                <w:right w:val="none" w:sz="0" w:space="0" w:color="auto"/>
              </w:divBdr>
            </w:div>
            <w:div w:id="1472285129">
              <w:marLeft w:val="0"/>
              <w:marRight w:val="0"/>
              <w:marTop w:val="0"/>
              <w:marBottom w:val="0"/>
              <w:divBdr>
                <w:top w:val="none" w:sz="0" w:space="0" w:color="auto"/>
                <w:left w:val="none" w:sz="0" w:space="0" w:color="auto"/>
                <w:bottom w:val="none" w:sz="0" w:space="0" w:color="auto"/>
                <w:right w:val="none" w:sz="0" w:space="0" w:color="auto"/>
              </w:divBdr>
            </w:div>
            <w:div w:id="1495560766">
              <w:marLeft w:val="0"/>
              <w:marRight w:val="0"/>
              <w:marTop w:val="0"/>
              <w:marBottom w:val="0"/>
              <w:divBdr>
                <w:top w:val="none" w:sz="0" w:space="0" w:color="auto"/>
                <w:left w:val="none" w:sz="0" w:space="0" w:color="auto"/>
                <w:bottom w:val="none" w:sz="0" w:space="0" w:color="auto"/>
                <w:right w:val="none" w:sz="0" w:space="0" w:color="auto"/>
              </w:divBdr>
            </w:div>
            <w:div w:id="1511022092">
              <w:marLeft w:val="0"/>
              <w:marRight w:val="0"/>
              <w:marTop w:val="0"/>
              <w:marBottom w:val="0"/>
              <w:divBdr>
                <w:top w:val="none" w:sz="0" w:space="0" w:color="auto"/>
                <w:left w:val="none" w:sz="0" w:space="0" w:color="auto"/>
                <w:bottom w:val="none" w:sz="0" w:space="0" w:color="auto"/>
                <w:right w:val="none" w:sz="0" w:space="0" w:color="auto"/>
              </w:divBdr>
            </w:div>
            <w:div w:id="1727217518">
              <w:marLeft w:val="0"/>
              <w:marRight w:val="0"/>
              <w:marTop w:val="0"/>
              <w:marBottom w:val="0"/>
              <w:divBdr>
                <w:top w:val="none" w:sz="0" w:space="0" w:color="auto"/>
                <w:left w:val="none" w:sz="0" w:space="0" w:color="auto"/>
                <w:bottom w:val="none" w:sz="0" w:space="0" w:color="auto"/>
                <w:right w:val="none" w:sz="0" w:space="0" w:color="auto"/>
              </w:divBdr>
            </w:div>
            <w:div w:id="1791050661">
              <w:marLeft w:val="0"/>
              <w:marRight w:val="0"/>
              <w:marTop w:val="0"/>
              <w:marBottom w:val="0"/>
              <w:divBdr>
                <w:top w:val="none" w:sz="0" w:space="0" w:color="auto"/>
                <w:left w:val="none" w:sz="0" w:space="0" w:color="auto"/>
                <w:bottom w:val="none" w:sz="0" w:space="0" w:color="auto"/>
                <w:right w:val="none" w:sz="0" w:space="0" w:color="auto"/>
              </w:divBdr>
            </w:div>
            <w:div w:id="1811287048">
              <w:marLeft w:val="0"/>
              <w:marRight w:val="0"/>
              <w:marTop w:val="0"/>
              <w:marBottom w:val="0"/>
              <w:divBdr>
                <w:top w:val="none" w:sz="0" w:space="0" w:color="auto"/>
                <w:left w:val="none" w:sz="0" w:space="0" w:color="auto"/>
                <w:bottom w:val="none" w:sz="0" w:space="0" w:color="auto"/>
                <w:right w:val="none" w:sz="0" w:space="0" w:color="auto"/>
              </w:divBdr>
            </w:div>
            <w:div w:id="1830631226">
              <w:marLeft w:val="0"/>
              <w:marRight w:val="0"/>
              <w:marTop w:val="0"/>
              <w:marBottom w:val="0"/>
              <w:divBdr>
                <w:top w:val="none" w:sz="0" w:space="0" w:color="auto"/>
                <w:left w:val="none" w:sz="0" w:space="0" w:color="auto"/>
                <w:bottom w:val="none" w:sz="0" w:space="0" w:color="auto"/>
                <w:right w:val="none" w:sz="0" w:space="0" w:color="auto"/>
              </w:divBdr>
            </w:div>
            <w:div w:id="2102216935">
              <w:marLeft w:val="0"/>
              <w:marRight w:val="0"/>
              <w:marTop w:val="0"/>
              <w:marBottom w:val="0"/>
              <w:divBdr>
                <w:top w:val="none" w:sz="0" w:space="0" w:color="auto"/>
                <w:left w:val="none" w:sz="0" w:space="0" w:color="auto"/>
                <w:bottom w:val="none" w:sz="0" w:space="0" w:color="auto"/>
                <w:right w:val="none" w:sz="0" w:space="0" w:color="auto"/>
              </w:divBdr>
            </w:div>
            <w:div w:id="2107335841">
              <w:marLeft w:val="0"/>
              <w:marRight w:val="0"/>
              <w:marTop w:val="0"/>
              <w:marBottom w:val="0"/>
              <w:divBdr>
                <w:top w:val="none" w:sz="0" w:space="0" w:color="auto"/>
                <w:left w:val="none" w:sz="0" w:space="0" w:color="auto"/>
                <w:bottom w:val="none" w:sz="0" w:space="0" w:color="auto"/>
                <w:right w:val="none" w:sz="0" w:space="0" w:color="auto"/>
              </w:divBdr>
            </w:div>
          </w:divsChild>
        </w:div>
        <w:div w:id="1350445038">
          <w:marLeft w:val="0"/>
          <w:marRight w:val="0"/>
          <w:marTop w:val="0"/>
          <w:marBottom w:val="0"/>
          <w:divBdr>
            <w:top w:val="none" w:sz="0" w:space="0" w:color="auto"/>
            <w:left w:val="none" w:sz="0" w:space="0" w:color="auto"/>
            <w:bottom w:val="none" w:sz="0" w:space="0" w:color="auto"/>
            <w:right w:val="none" w:sz="0" w:space="0" w:color="auto"/>
          </w:divBdr>
          <w:divsChild>
            <w:div w:id="2127961309">
              <w:marLeft w:val="-75"/>
              <w:marRight w:val="0"/>
              <w:marTop w:val="30"/>
              <w:marBottom w:val="30"/>
              <w:divBdr>
                <w:top w:val="none" w:sz="0" w:space="0" w:color="auto"/>
                <w:left w:val="none" w:sz="0" w:space="0" w:color="auto"/>
                <w:bottom w:val="none" w:sz="0" w:space="0" w:color="auto"/>
                <w:right w:val="none" w:sz="0" w:space="0" w:color="auto"/>
              </w:divBdr>
              <w:divsChild>
                <w:div w:id="23528954">
                  <w:marLeft w:val="0"/>
                  <w:marRight w:val="0"/>
                  <w:marTop w:val="0"/>
                  <w:marBottom w:val="0"/>
                  <w:divBdr>
                    <w:top w:val="none" w:sz="0" w:space="0" w:color="auto"/>
                    <w:left w:val="none" w:sz="0" w:space="0" w:color="auto"/>
                    <w:bottom w:val="none" w:sz="0" w:space="0" w:color="auto"/>
                    <w:right w:val="none" w:sz="0" w:space="0" w:color="auto"/>
                  </w:divBdr>
                  <w:divsChild>
                    <w:div w:id="2127386120">
                      <w:marLeft w:val="0"/>
                      <w:marRight w:val="0"/>
                      <w:marTop w:val="0"/>
                      <w:marBottom w:val="0"/>
                      <w:divBdr>
                        <w:top w:val="none" w:sz="0" w:space="0" w:color="auto"/>
                        <w:left w:val="none" w:sz="0" w:space="0" w:color="auto"/>
                        <w:bottom w:val="none" w:sz="0" w:space="0" w:color="auto"/>
                        <w:right w:val="none" w:sz="0" w:space="0" w:color="auto"/>
                      </w:divBdr>
                    </w:div>
                  </w:divsChild>
                </w:div>
                <w:div w:id="24641690">
                  <w:marLeft w:val="0"/>
                  <w:marRight w:val="0"/>
                  <w:marTop w:val="0"/>
                  <w:marBottom w:val="0"/>
                  <w:divBdr>
                    <w:top w:val="none" w:sz="0" w:space="0" w:color="auto"/>
                    <w:left w:val="none" w:sz="0" w:space="0" w:color="auto"/>
                    <w:bottom w:val="none" w:sz="0" w:space="0" w:color="auto"/>
                    <w:right w:val="none" w:sz="0" w:space="0" w:color="auto"/>
                  </w:divBdr>
                  <w:divsChild>
                    <w:div w:id="2139835200">
                      <w:marLeft w:val="0"/>
                      <w:marRight w:val="0"/>
                      <w:marTop w:val="0"/>
                      <w:marBottom w:val="0"/>
                      <w:divBdr>
                        <w:top w:val="none" w:sz="0" w:space="0" w:color="auto"/>
                        <w:left w:val="none" w:sz="0" w:space="0" w:color="auto"/>
                        <w:bottom w:val="none" w:sz="0" w:space="0" w:color="auto"/>
                        <w:right w:val="none" w:sz="0" w:space="0" w:color="auto"/>
                      </w:divBdr>
                    </w:div>
                  </w:divsChild>
                </w:div>
                <w:div w:id="179242211">
                  <w:marLeft w:val="0"/>
                  <w:marRight w:val="0"/>
                  <w:marTop w:val="0"/>
                  <w:marBottom w:val="0"/>
                  <w:divBdr>
                    <w:top w:val="none" w:sz="0" w:space="0" w:color="auto"/>
                    <w:left w:val="none" w:sz="0" w:space="0" w:color="auto"/>
                    <w:bottom w:val="none" w:sz="0" w:space="0" w:color="auto"/>
                    <w:right w:val="none" w:sz="0" w:space="0" w:color="auto"/>
                  </w:divBdr>
                  <w:divsChild>
                    <w:div w:id="191580869">
                      <w:marLeft w:val="0"/>
                      <w:marRight w:val="0"/>
                      <w:marTop w:val="0"/>
                      <w:marBottom w:val="0"/>
                      <w:divBdr>
                        <w:top w:val="none" w:sz="0" w:space="0" w:color="auto"/>
                        <w:left w:val="none" w:sz="0" w:space="0" w:color="auto"/>
                        <w:bottom w:val="none" w:sz="0" w:space="0" w:color="auto"/>
                        <w:right w:val="none" w:sz="0" w:space="0" w:color="auto"/>
                      </w:divBdr>
                    </w:div>
                  </w:divsChild>
                </w:div>
                <w:div w:id="210847215">
                  <w:marLeft w:val="0"/>
                  <w:marRight w:val="0"/>
                  <w:marTop w:val="0"/>
                  <w:marBottom w:val="0"/>
                  <w:divBdr>
                    <w:top w:val="none" w:sz="0" w:space="0" w:color="auto"/>
                    <w:left w:val="none" w:sz="0" w:space="0" w:color="auto"/>
                    <w:bottom w:val="none" w:sz="0" w:space="0" w:color="auto"/>
                    <w:right w:val="none" w:sz="0" w:space="0" w:color="auto"/>
                  </w:divBdr>
                  <w:divsChild>
                    <w:div w:id="360596592">
                      <w:marLeft w:val="0"/>
                      <w:marRight w:val="0"/>
                      <w:marTop w:val="0"/>
                      <w:marBottom w:val="0"/>
                      <w:divBdr>
                        <w:top w:val="none" w:sz="0" w:space="0" w:color="auto"/>
                        <w:left w:val="none" w:sz="0" w:space="0" w:color="auto"/>
                        <w:bottom w:val="none" w:sz="0" w:space="0" w:color="auto"/>
                        <w:right w:val="none" w:sz="0" w:space="0" w:color="auto"/>
                      </w:divBdr>
                    </w:div>
                  </w:divsChild>
                </w:div>
                <w:div w:id="250629508">
                  <w:marLeft w:val="0"/>
                  <w:marRight w:val="0"/>
                  <w:marTop w:val="0"/>
                  <w:marBottom w:val="0"/>
                  <w:divBdr>
                    <w:top w:val="none" w:sz="0" w:space="0" w:color="auto"/>
                    <w:left w:val="none" w:sz="0" w:space="0" w:color="auto"/>
                    <w:bottom w:val="none" w:sz="0" w:space="0" w:color="auto"/>
                    <w:right w:val="none" w:sz="0" w:space="0" w:color="auto"/>
                  </w:divBdr>
                  <w:divsChild>
                    <w:div w:id="553741827">
                      <w:marLeft w:val="0"/>
                      <w:marRight w:val="0"/>
                      <w:marTop w:val="0"/>
                      <w:marBottom w:val="0"/>
                      <w:divBdr>
                        <w:top w:val="none" w:sz="0" w:space="0" w:color="auto"/>
                        <w:left w:val="none" w:sz="0" w:space="0" w:color="auto"/>
                        <w:bottom w:val="none" w:sz="0" w:space="0" w:color="auto"/>
                        <w:right w:val="none" w:sz="0" w:space="0" w:color="auto"/>
                      </w:divBdr>
                    </w:div>
                  </w:divsChild>
                </w:div>
                <w:div w:id="262341368">
                  <w:marLeft w:val="0"/>
                  <w:marRight w:val="0"/>
                  <w:marTop w:val="0"/>
                  <w:marBottom w:val="0"/>
                  <w:divBdr>
                    <w:top w:val="none" w:sz="0" w:space="0" w:color="auto"/>
                    <w:left w:val="none" w:sz="0" w:space="0" w:color="auto"/>
                    <w:bottom w:val="none" w:sz="0" w:space="0" w:color="auto"/>
                    <w:right w:val="none" w:sz="0" w:space="0" w:color="auto"/>
                  </w:divBdr>
                  <w:divsChild>
                    <w:div w:id="57215798">
                      <w:marLeft w:val="0"/>
                      <w:marRight w:val="0"/>
                      <w:marTop w:val="0"/>
                      <w:marBottom w:val="0"/>
                      <w:divBdr>
                        <w:top w:val="none" w:sz="0" w:space="0" w:color="auto"/>
                        <w:left w:val="none" w:sz="0" w:space="0" w:color="auto"/>
                        <w:bottom w:val="none" w:sz="0" w:space="0" w:color="auto"/>
                        <w:right w:val="none" w:sz="0" w:space="0" w:color="auto"/>
                      </w:divBdr>
                    </w:div>
                  </w:divsChild>
                </w:div>
                <w:div w:id="323750806">
                  <w:marLeft w:val="0"/>
                  <w:marRight w:val="0"/>
                  <w:marTop w:val="0"/>
                  <w:marBottom w:val="0"/>
                  <w:divBdr>
                    <w:top w:val="none" w:sz="0" w:space="0" w:color="auto"/>
                    <w:left w:val="none" w:sz="0" w:space="0" w:color="auto"/>
                    <w:bottom w:val="none" w:sz="0" w:space="0" w:color="auto"/>
                    <w:right w:val="none" w:sz="0" w:space="0" w:color="auto"/>
                  </w:divBdr>
                  <w:divsChild>
                    <w:div w:id="1966034566">
                      <w:marLeft w:val="0"/>
                      <w:marRight w:val="0"/>
                      <w:marTop w:val="0"/>
                      <w:marBottom w:val="0"/>
                      <w:divBdr>
                        <w:top w:val="none" w:sz="0" w:space="0" w:color="auto"/>
                        <w:left w:val="none" w:sz="0" w:space="0" w:color="auto"/>
                        <w:bottom w:val="none" w:sz="0" w:space="0" w:color="auto"/>
                        <w:right w:val="none" w:sz="0" w:space="0" w:color="auto"/>
                      </w:divBdr>
                    </w:div>
                  </w:divsChild>
                </w:div>
                <w:div w:id="353381264">
                  <w:marLeft w:val="0"/>
                  <w:marRight w:val="0"/>
                  <w:marTop w:val="0"/>
                  <w:marBottom w:val="0"/>
                  <w:divBdr>
                    <w:top w:val="none" w:sz="0" w:space="0" w:color="auto"/>
                    <w:left w:val="none" w:sz="0" w:space="0" w:color="auto"/>
                    <w:bottom w:val="none" w:sz="0" w:space="0" w:color="auto"/>
                    <w:right w:val="none" w:sz="0" w:space="0" w:color="auto"/>
                  </w:divBdr>
                  <w:divsChild>
                    <w:div w:id="1488595658">
                      <w:marLeft w:val="0"/>
                      <w:marRight w:val="0"/>
                      <w:marTop w:val="0"/>
                      <w:marBottom w:val="0"/>
                      <w:divBdr>
                        <w:top w:val="none" w:sz="0" w:space="0" w:color="auto"/>
                        <w:left w:val="none" w:sz="0" w:space="0" w:color="auto"/>
                        <w:bottom w:val="none" w:sz="0" w:space="0" w:color="auto"/>
                        <w:right w:val="none" w:sz="0" w:space="0" w:color="auto"/>
                      </w:divBdr>
                    </w:div>
                  </w:divsChild>
                </w:div>
                <w:div w:id="374354989">
                  <w:marLeft w:val="0"/>
                  <w:marRight w:val="0"/>
                  <w:marTop w:val="0"/>
                  <w:marBottom w:val="0"/>
                  <w:divBdr>
                    <w:top w:val="none" w:sz="0" w:space="0" w:color="auto"/>
                    <w:left w:val="none" w:sz="0" w:space="0" w:color="auto"/>
                    <w:bottom w:val="none" w:sz="0" w:space="0" w:color="auto"/>
                    <w:right w:val="none" w:sz="0" w:space="0" w:color="auto"/>
                  </w:divBdr>
                  <w:divsChild>
                    <w:div w:id="166598541">
                      <w:marLeft w:val="0"/>
                      <w:marRight w:val="0"/>
                      <w:marTop w:val="0"/>
                      <w:marBottom w:val="0"/>
                      <w:divBdr>
                        <w:top w:val="none" w:sz="0" w:space="0" w:color="auto"/>
                        <w:left w:val="none" w:sz="0" w:space="0" w:color="auto"/>
                        <w:bottom w:val="none" w:sz="0" w:space="0" w:color="auto"/>
                        <w:right w:val="none" w:sz="0" w:space="0" w:color="auto"/>
                      </w:divBdr>
                    </w:div>
                  </w:divsChild>
                </w:div>
                <w:div w:id="389352674">
                  <w:marLeft w:val="0"/>
                  <w:marRight w:val="0"/>
                  <w:marTop w:val="0"/>
                  <w:marBottom w:val="0"/>
                  <w:divBdr>
                    <w:top w:val="none" w:sz="0" w:space="0" w:color="auto"/>
                    <w:left w:val="none" w:sz="0" w:space="0" w:color="auto"/>
                    <w:bottom w:val="none" w:sz="0" w:space="0" w:color="auto"/>
                    <w:right w:val="none" w:sz="0" w:space="0" w:color="auto"/>
                  </w:divBdr>
                  <w:divsChild>
                    <w:div w:id="1002465705">
                      <w:marLeft w:val="0"/>
                      <w:marRight w:val="0"/>
                      <w:marTop w:val="0"/>
                      <w:marBottom w:val="0"/>
                      <w:divBdr>
                        <w:top w:val="none" w:sz="0" w:space="0" w:color="auto"/>
                        <w:left w:val="none" w:sz="0" w:space="0" w:color="auto"/>
                        <w:bottom w:val="none" w:sz="0" w:space="0" w:color="auto"/>
                        <w:right w:val="none" w:sz="0" w:space="0" w:color="auto"/>
                      </w:divBdr>
                    </w:div>
                  </w:divsChild>
                </w:div>
                <w:div w:id="389883787">
                  <w:marLeft w:val="0"/>
                  <w:marRight w:val="0"/>
                  <w:marTop w:val="0"/>
                  <w:marBottom w:val="0"/>
                  <w:divBdr>
                    <w:top w:val="none" w:sz="0" w:space="0" w:color="auto"/>
                    <w:left w:val="none" w:sz="0" w:space="0" w:color="auto"/>
                    <w:bottom w:val="none" w:sz="0" w:space="0" w:color="auto"/>
                    <w:right w:val="none" w:sz="0" w:space="0" w:color="auto"/>
                  </w:divBdr>
                  <w:divsChild>
                    <w:div w:id="1973510962">
                      <w:marLeft w:val="0"/>
                      <w:marRight w:val="0"/>
                      <w:marTop w:val="0"/>
                      <w:marBottom w:val="0"/>
                      <w:divBdr>
                        <w:top w:val="none" w:sz="0" w:space="0" w:color="auto"/>
                        <w:left w:val="none" w:sz="0" w:space="0" w:color="auto"/>
                        <w:bottom w:val="none" w:sz="0" w:space="0" w:color="auto"/>
                        <w:right w:val="none" w:sz="0" w:space="0" w:color="auto"/>
                      </w:divBdr>
                    </w:div>
                  </w:divsChild>
                </w:div>
                <w:div w:id="447310247">
                  <w:marLeft w:val="0"/>
                  <w:marRight w:val="0"/>
                  <w:marTop w:val="0"/>
                  <w:marBottom w:val="0"/>
                  <w:divBdr>
                    <w:top w:val="none" w:sz="0" w:space="0" w:color="auto"/>
                    <w:left w:val="none" w:sz="0" w:space="0" w:color="auto"/>
                    <w:bottom w:val="none" w:sz="0" w:space="0" w:color="auto"/>
                    <w:right w:val="none" w:sz="0" w:space="0" w:color="auto"/>
                  </w:divBdr>
                  <w:divsChild>
                    <w:div w:id="1131746753">
                      <w:marLeft w:val="0"/>
                      <w:marRight w:val="0"/>
                      <w:marTop w:val="0"/>
                      <w:marBottom w:val="0"/>
                      <w:divBdr>
                        <w:top w:val="none" w:sz="0" w:space="0" w:color="auto"/>
                        <w:left w:val="none" w:sz="0" w:space="0" w:color="auto"/>
                        <w:bottom w:val="none" w:sz="0" w:space="0" w:color="auto"/>
                        <w:right w:val="none" w:sz="0" w:space="0" w:color="auto"/>
                      </w:divBdr>
                    </w:div>
                  </w:divsChild>
                </w:div>
                <w:div w:id="486482896">
                  <w:marLeft w:val="0"/>
                  <w:marRight w:val="0"/>
                  <w:marTop w:val="0"/>
                  <w:marBottom w:val="0"/>
                  <w:divBdr>
                    <w:top w:val="none" w:sz="0" w:space="0" w:color="auto"/>
                    <w:left w:val="none" w:sz="0" w:space="0" w:color="auto"/>
                    <w:bottom w:val="none" w:sz="0" w:space="0" w:color="auto"/>
                    <w:right w:val="none" w:sz="0" w:space="0" w:color="auto"/>
                  </w:divBdr>
                  <w:divsChild>
                    <w:div w:id="301080515">
                      <w:marLeft w:val="0"/>
                      <w:marRight w:val="0"/>
                      <w:marTop w:val="0"/>
                      <w:marBottom w:val="0"/>
                      <w:divBdr>
                        <w:top w:val="none" w:sz="0" w:space="0" w:color="auto"/>
                        <w:left w:val="none" w:sz="0" w:space="0" w:color="auto"/>
                        <w:bottom w:val="none" w:sz="0" w:space="0" w:color="auto"/>
                        <w:right w:val="none" w:sz="0" w:space="0" w:color="auto"/>
                      </w:divBdr>
                    </w:div>
                  </w:divsChild>
                </w:div>
                <w:div w:id="542980427">
                  <w:marLeft w:val="0"/>
                  <w:marRight w:val="0"/>
                  <w:marTop w:val="0"/>
                  <w:marBottom w:val="0"/>
                  <w:divBdr>
                    <w:top w:val="none" w:sz="0" w:space="0" w:color="auto"/>
                    <w:left w:val="none" w:sz="0" w:space="0" w:color="auto"/>
                    <w:bottom w:val="none" w:sz="0" w:space="0" w:color="auto"/>
                    <w:right w:val="none" w:sz="0" w:space="0" w:color="auto"/>
                  </w:divBdr>
                  <w:divsChild>
                    <w:div w:id="1259557137">
                      <w:marLeft w:val="0"/>
                      <w:marRight w:val="0"/>
                      <w:marTop w:val="0"/>
                      <w:marBottom w:val="0"/>
                      <w:divBdr>
                        <w:top w:val="none" w:sz="0" w:space="0" w:color="auto"/>
                        <w:left w:val="none" w:sz="0" w:space="0" w:color="auto"/>
                        <w:bottom w:val="none" w:sz="0" w:space="0" w:color="auto"/>
                        <w:right w:val="none" w:sz="0" w:space="0" w:color="auto"/>
                      </w:divBdr>
                    </w:div>
                  </w:divsChild>
                </w:div>
                <w:div w:id="580722456">
                  <w:marLeft w:val="0"/>
                  <w:marRight w:val="0"/>
                  <w:marTop w:val="0"/>
                  <w:marBottom w:val="0"/>
                  <w:divBdr>
                    <w:top w:val="none" w:sz="0" w:space="0" w:color="auto"/>
                    <w:left w:val="none" w:sz="0" w:space="0" w:color="auto"/>
                    <w:bottom w:val="none" w:sz="0" w:space="0" w:color="auto"/>
                    <w:right w:val="none" w:sz="0" w:space="0" w:color="auto"/>
                  </w:divBdr>
                  <w:divsChild>
                    <w:div w:id="1705520963">
                      <w:marLeft w:val="0"/>
                      <w:marRight w:val="0"/>
                      <w:marTop w:val="0"/>
                      <w:marBottom w:val="0"/>
                      <w:divBdr>
                        <w:top w:val="none" w:sz="0" w:space="0" w:color="auto"/>
                        <w:left w:val="none" w:sz="0" w:space="0" w:color="auto"/>
                        <w:bottom w:val="none" w:sz="0" w:space="0" w:color="auto"/>
                        <w:right w:val="none" w:sz="0" w:space="0" w:color="auto"/>
                      </w:divBdr>
                    </w:div>
                  </w:divsChild>
                </w:div>
                <w:div w:id="689645118">
                  <w:marLeft w:val="0"/>
                  <w:marRight w:val="0"/>
                  <w:marTop w:val="0"/>
                  <w:marBottom w:val="0"/>
                  <w:divBdr>
                    <w:top w:val="none" w:sz="0" w:space="0" w:color="auto"/>
                    <w:left w:val="none" w:sz="0" w:space="0" w:color="auto"/>
                    <w:bottom w:val="none" w:sz="0" w:space="0" w:color="auto"/>
                    <w:right w:val="none" w:sz="0" w:space="0" w:color="auto"/>
                  </w:divBdr>
                  <w:divsChild>
                    <w:div w:id="998383549">
                      <w:marLeft w:val="0"/>
                      <w:marRight w:val="0"/>
                      <w:marTop w:val="0"/>
                      <w:marBottom w:val="0"/>
                      <w:divBdr>
                        <w:top w:val="none" w:sz="0" w:space="0" w:color="auto"/>
                        <w:left w:val="none" w:sz="0" w:space="0" w:color="auto"/>
                        <w:bottom w:val="none" w:sz="0" w:space="0" w:color="auto"/>
                        <w:right w:val="none" w:sz="0" w:space="0" w:color="auto"/>
                      </w:divBdr>
                    </w:div>
                  </w:divsChild>
                </w:div>
                <w:div w:id="986862498">
                  <w:marLeft w:val="0"/>
                  <w:marRight w:val="0"/>
                  <w:marTop w:val="0"/>
                  <w:marBottom w:val="0"/>
                  <w:divBdr>
                    <w:top w:val="none" w:sz="0" w:space="0" w:color="auto"/>
                    <w:left w:val="none" w:sz="0" w:space="0" w:color="auto"/>
                    <w:bottom w:val="none" w:sz="0" w:space="0" w:color="auto"/>
                    <w:right w:val="none" w:sz="0" w:space="0" w:color="auto"/>
                  </w:divBdr>
                  <w:divsChild>
                    <w:div w:id="1035731716">
                      <w:marLeft w:val="0"/>
                      <w:marRight w:val="0"/>
                      <w:marTop w:val="0"/>
                      <w:marBottom w:val="0"/>
                      <w:divBdr>
                        <w:top w:val="none" w:sz="0" w:space="0" w:color="auto"/>
                        <w:left w:val="none" w:sz="0" w:space="0" w:color="auto"/>
                        <w:bottom w:val="none" w:sz="0" w:space="0" w:color="auto"/>
                        <w:right w:val="none" w:sz="0" w:space="0" w:color="auto"/>
                      </w:divBdr>
                    </w:div>
                  </w:divsChild>
                </w:div>
                <w:div w:id="1040863803">
                  <w:marLeft w:val="0"/>
                  <w:marRight w:val="0"/>
                  <w:marTop w:val="0"/>
                  <w:marBottom w:val="0"/>
                  <w:divBdr>
                    <w:top w:val="none" w:sz="0" w:space="0" w:color="auto"/>
                    <w:left w:val="none" w:sz="0" w:space="0" w:color="auto"/>
                    <w:bottom w:val="none" w:sz="0" w:space="0" w:color="auto"/>
                    <w:right w:val="none" w:sz="0" w:space="0" w:color="auto"/>
                  </w:divBdr>
                  <w:divsChild>
                    <w:div w:id="1818377472">
                      <w:marLeft w:val="0"/>
                      <w:marRight w:val="0"/>
                      <w:marTop w:val="0"/>
                      <w:marBottom w:val="0"/>
                      <w:divBdr>
                        <w:top w:val="none" w:sz="0" w:space="0" w:color="auto"/>
                        <w:left w:val="none" w:sz="0" w:space="0" w:color="auto"/>
                        <w:bottom w:val="none" w:sz="0" w:space="0" w:color="auto"/>
                        <w:right w:val="none" w:sz="0" w:space="0" w:color="auto"/>
                      </w:divBdr>
                    </w:div>
                  </w:divsChild>
                </w:div>
                <w:div w:id="1066688934">
                  <w:marLeft w:val="0"/>
                  <w:marRight w:val="0"/>
                  <w:marTop w:val="0"/>
                  <w:marBottom w:val="0"/>
                  <w:divBdr>
                    <w:top w:val="none" w:sz="0" w:space="0" w:color="auto"/>
                    <w:left w:val="none" w:sz="0" w:space="0" w:color="auto"/>
                    <w:bottom w:val="none" w:sz="0" w:space="0" w:color="auto"/>
                    <w:right w:val="none" w:sz="0" w:space="0" w:color="auto"/>
                  </w:divBdr>
                  <w:divsChild>
                    <w:div w:id="175534717">
                      <w:marLeft w:val="0"/>
                      <w:marRight w:val="0"/>
                      <w:marTop w:val="0"/>
                      <w:marBottom w:val="0"/>
                      <w:divBdr>
                        <w:top w:val="none" w:sz="0" w:space="0" w:color="auto"/>
                        <w:left w:val="none" w:sz="0" w:space="0" w:color="auto"/>
                        <w:bottom w:val="none" w:sz="0" w:space="0" w:color="auto"/>
                        <w:right w:val="none" w:sz="0" w:space="0" w:color="auto"/>
                      </w:divBdr>
                    </w:div>
                  </w:divsChild>
                </w:div>
                <w:div w:id="1071805465">
                  <w:marLeft w:val="0"/>
                  <w:marRight w:val="0"/>
                  <w:marTop w:val="0"/>
                  <w:marBottom w:val="0"/>
                  <w:divBdr>
                    <w:top w:val="none" w:sz="0" w:space="0" w:color="auto"/>
                    <w:left w:val="none" w:sz="0" w:space="0" w:color="auto"/>
                    <w:bottom w:val="none" w:sz="0" w:space="0" w:color="auto"/>
                    <w:right w:val="none" w:sz="0" w:space="0" w:color="auto"/>
                  </w:divBdr>
                  <w:divsChild>
                    <w:div w:id="1324430061">
                      <w:marLeft w:val="0"/>
                      <w:marRight w:val="0"/>
                      <w:marTop w:val="0"/>
                      <w:marBottom w:val="0"/>
                      <w:divBdr>
                        <w:top w:val="none" w:sz="0" w:space="0" w:color="auto"/>
                        <w:left w:val="none" w:sz="0" w:space="0" w:color="auto"/>
                        <w:bottom w:val="none" w:sz="0" w:space="0" w:color="auto"/>
                        <w:right w:val="none" w:sz="0" w:space="0" w:color="auto"/>
                      </w:divBdr>
                    </w:div>
                  </w:divsChild>
                </w:div>
                <w:div w:id="1121538249">
                  <w:marLeft w:val="0"/>
                  <w:marRight w:val="0"/>
                  <w:marTop w:val="0"/>
                  <w:marBottom w:val="0"/>
                  <w:divBdr>
                    <w:top w:val="none" w:sz="0" w:space="0" w:color="auto"/>
                    <w:left w:val="none" w:sz="0" w:space="0" w:color="auto"/>
                    <w:bottom w:val="none" w:sz="0" w:space="0" w:color="auto"/>
                    <w:right w:val="none" w:sz="0" w:space="0" w:color="auto"/>
                  </w:divBdr>
                  <w:divsChild>
                    <w:div w:id="193619787">
                      <w:marLeft w:val="0"/>
                      <w:marRight w:val="0"/>
                      <w:marTop w:val="0"/>
                      <w:marBottom w:val="0"/>
                      <w:divBdr>
                        <w:top w:val="none" w:sz="0" w:space="0" w:color="auto"/>
                        <w:left w:val="none" w:sz="0" w:space="0" w:color="auto"/>
                        <w:bottom w:val="none" w:sz="0" w:space="0" w:color="auto"/>
                        <w:right w:val="none" w:sz="0" w:space="0" w:color="auto"/>
                      </w:divBdr>
                    </w:div>
                  </w:divsChild>
                </w:div>
                <w:div w:id="1533490914">
                  <w:marLeft w:val="0"/>
                  <w:marRight w:val="0"/>
                  <w:marTop w:val="0"/>
                  <w:marBottom w:val="0"/>
                  <w:divBdr>
                    <w:top w:val="none" w:sz="0" w:space="0" w:color="auto"/>
                    <w:left w:val="none" w:sz="0" w:space="0" w:color="auto"/>
                    <w:bottom w:val="none" w:sz="0" w:space="0" w:color="auto"/>
                    <w:right w:val="none" w:sz="0" w:space="0" w:color="auto"/>
                  </w:divBdr>
                  <w:divsChild>
                    <w:div w:id="1646229728">
                      <w:marLeft w:val="0"/>
                      <w:marRight w:val="0"/>
                      <w:marTop w:val="0"/>
                      <w:marBottom w:val="0"/>
                      <w:divBdr>
                        <w:top w:val="none" w:sz="0" w:space="0" w:color="auto"/>
                        <w:left w:val="none" w:sz="0" w:space="0" w:color="auto"/>
                        <w:bottom w:val="none" w:sz="0" w:space="0" w:color="auto"/>
                        <w:right w:val="none" w:sz="0" w:space="0" w:color="auto"/>
                      </w:divBdr>
                    </w:div>
                  </w:divsChild>
                </w:div>
                <w:div w:id="1564100993">
                  <w:marLeft w:val="0"/>
                  <w:marRight w:val="0"/>
                  <w:marTop w:val="0"/>
                  <w:marBottom w:val="0"/>
                  <w:divBdr>
                    <w:top w:val="none" w:sz="0" w:space="0" w:color="auto"/>
                    <w:left w:val="none" w:sz="0" w:space="0" w:color="auto"/>
                    <w:bottom w:val="none" w:sz="0" w:space="0" w:color="auto"/>
                    <w:right w:val="none" w:sz="0" w:space="0" w:color="auto"/>
                  </w:divBdr>
                  <w:divsChild>
                    <w:div w:id="2077701760">
                      <w:marLeft w:val="0"/>
                      <w:marRight w:val="0"/>
                      <w:marTop w:val="0"/>
                      <w:marBottom w:val="0"/>
                      <w:divBdr>
                        <w:top w:val="none" w:sz="0" w:space="0" w:color="auto"/>
                        <w:left w:val="none" w:sz="0" w:space="0" w:color="auto"/>
                        <w:bottom w:val="none" w:sz="0" w:space="0" w:color="auto"/>
                        <w:right w:val="none" w:sz="0" w:space="0" w:color="auto"/>
                      </w:divBdr>
                    </w:div>
                  </w:divsChild>
                </w:div>
                <w:div w:id="1577785641">
                  <w:marLeft w:val="0"/>
                  <w:marRight w:val="0"/>
                  <w:marTop w:val="0"/>
                  <w:marBottom w:val="0"/>
                  <w:divBdr>
                    <w:top w:val="none" w:sz="0" w:space="0" w:color="auto"/>
                    <w:left w:val="none" w:sz="0" w:space="0" w:color="auto"/>
                    <w:bottom w:val="none" w:sz="0" w:space="0" w:color="auto"/>
                    <w:right w:val="none" w:sz="0" w:space="0" w:color="auto"/>
                  </w:divBdr>
                  <w:divsChild>
                    <w:div w:id="30350757">
                      <w:marLeft w:val="0"/>
                      <w:marRight w:val="0"/>
                      <w:marTop w:val="0"/>
                      <w:marBottom w:val="0"/>
                      <w:divBdr>
                        <w:top w:val="none" w:sz="0" w:space="0" w:color="auto"/>
                        <w:left w:val="none" w:sz="0" w:space="0" w:color="auto"/>
                        <w:bottom w:val="none" w:sz="0" w:space="0" w:color="auto"/>
                        <w:right w:val="none" w:sz="0" w:space="0" w:color="auto"/>
                      </w:divBdr>
                    </w:div>
                  </w:divsChild>
                </w:div>
                <w:div w:id="1600796909">
                  <w:marLeft w:val="0"/>
                  <w:marRight w:val="0"/>
                  <w:marTop w:val="0"/>
                  <w:marBottom w:val="0"/>
                  <w:divBdr>
                    <w:top w:val="none" w:sz="0" w:space="0" w:color="auto"/>
                    <w:left w:val="none" w:sz="0" w:space="0" w:color="auto"/>
                    <w:bottom w:val="none" w:sz="0" w:space="0" w:color="auto"/>
                    <w:right w:val="none" w:sz="0" w:space="0" w:color="auto"/>
                  </w:divBdr>
                  <w:divsChild>
                    <w:div w:id="235214448">
                      <w:marLeft w:val="0"/>
                      <w:marRight w:val="0"/>
                      <w:marTop w:val="0"/>
                      <w:marBottom w:val="0"/>
                      <w:divBdr>
                        <w:top w:val="none" w:sz="0" w:space="0" w:color="auto"/>
                        <w:left w:val="none" w:sz="0" w:space="0" w:color="auto"/>
                        <w:bottom w:val="none" w:sz="0" w:space="0" w:color="auto"/>
                        <w:right w:val="none" w:sz="0" w:space="0" w:color="auto"/>
                      </w:divBdr>
                    </w:div>
                  </w:divsChild>
                </w:div>
                <w:div w:id="1640649008">
                  <w:marLeft w:val="0"/>
                  <w:marRight w:val="0"/>
                  <w:marTop w:val="0"/>
                  <w:marBottom w:val="0"/>
                  <w:divBdr>
                    <w:top w:val="none" w:sz="0" w:space="0" w:color="auto"/>
                    <w:left w:val="none" w:sz="0" w:space="0" w:color="auto"/>
                    <w:bottom w:val="none" w:sz="0" w:space="0" w:color="auto"/>
                    <w:right w:val="none" w:sz="0" w:space="0" w:color="auto"/>
                  </w:divBdr>
                  <w:divsChild>
                    <w:div w:id="664942879">
                      <w:marLeft w:val="0"/>
                      <w:marRight w:val="0"/>
                      <w:marTop w:val="0"/>
                      <w:marBottom w:val="0"/>
                      <w:divBdr>
                        <w:top w:val="none" w:sz="0" w:space="0" w:color="auto"/>
                        <w:left w:val="none" w:sz="0" w:space="0" w:color="auto"/>
                        <w:bottom w:val="none" w:sz="0" w:space="0" w:color="auto"/>
                        <w:right w:val="none" w:sz="0" w:space="0" w:color="auto"/>
                      </w:divBdr>
                    </w:div>
                  </w:divsChild>
                </w:div>
                <w:div w:id="1644119402">
                  <w:marLeft w:val="0"/>
                  <w:marRight w:val="0"/>
                  <w:marTop w:val="0"/>
                  <w:marBottom w:val="0"/>
                  <w:divBdr>
                    <w:top w:val="none" w:sz="0" w:space="0" w:color="auto"/>
                    <w:left w:val="none" w:sz="0" w:space="0" w:color="auto"/>
                    <w:bottom w:val="none" w:sz="0" w:space="0" w:color="auto"/>
                    <w:right w:val="none" w:sz="0" w:space="0" w:color="auto"/>
                  </w:divBdr>
                  <w:divsChild>
                    <w:div w:id="1364860519">
                      <w:marLeft w:val="0"/>
                      <w:marRight w:val="0"/>
                      <w:marTop w:val="0"/>
                      <w:marBottom w:val="0"/>
                      <w:divBdr>
                        <w:top w:val="none" w:sz="0" w:space="0" w:color="auto"/>
                        <w:left w:val="none" w:sz="0" w:space="0" w:color="auto"/>
                        <w:bottom w:val="none" w:sz="0" w:space="0" w:color="auto"/>
                        <w:right w:val="none" w:sz="0" w:space="0" w:color="auto"/>
                      </w:divBdr>
                    </w:div>
                  </w:divsChild>
                </w:div>
                <w:div w:id="1663267341">
                  <w:marLeft w:val="0"/>
                  <w:marRight w:val="0"/>
                  <w:marTop w:val="0"/>
                  <w:marBottom w:val="0"/>
                  <w:divBdr>
                    <w:top w:val="none" w:sz="0" w:space="0" w:color="auto"/>
                    <w:left w:val="none" w:sz="0" w:space="0" w:color="auto"/>
                    <w:bottom w:val="none" w:sz="0" w:space="0" w:color="auto"/>
                    <w:right w:val="none" w:sz="0" w:space="0" w:color="auto"/>
                  </w:divBdr>
                  <w:divsChild>
                    <w:div w:id="855534469">
                      <w:marLeft w:val="0"/>
                      <w:marRight w:val="0"/>
                      <w:marTop w:val="0"/>
                      <w:marBottom w:val="0"/>
                      <w:divBdr>
                        <w:top w:val="none" w:sz="0" w:space="0" w:color="auto"/>
                        <w:left w:val="none" w:sz="0" w:space="0" w:color="auto"/>
                        <w:bottom w:val="none" w:sz="0" w:space="0" w:color="auto"/>
                        <w:right w:val="none" w:sz="0" w:space="0" w:color="auto"/>
                      </w:divBdr>
                    </w:div>
                  </w:divsChild>
                </w:div>
                <w:div w:id="1959407697">
                  <w:marLeft w:val="0"/>
                  <w:marRight w:val="0"/>
                  <w:marTop w:val="0"/>
                  <w:marBottom w:val="0"/>
                  <w:divBdr>
                    <w:top w:val="none" w:sz="0" w:space="0" w:color="auto"/>
                    <w:left w:val="none" w:sz="0" w:space="0" w:color="auto"/>
                    <w:bottom w:val="none" w:sz="0" w:space="0" w:color="auto"/>
                    <w:right w:val="none" w:sz="0" w:space="0" w:color="auto"/>
                  </w:divBdr>
                  <w:divsChild>
                    <w:div w:id="1116751022">
                      <w:marLeft w:val="0"/>
                      <w:marRight w:val="0"/>
                      <w:marTop w:val="0"/>
                      <w:marBottom w:val="0"/>
                      <w:divBdr>
                        <w:top w:val="none" w:sz="0" w:space="0" w:color="auto"/>
                        <w:left w:val="none" w:sz="0" w:space="0" w:color="auto"/>
                        <w:bottom w:val="none" w:sz="0" w:space="0" w:color="auto"/>
                        <w:right w:val="none" w:sz="0" w:space="0" w:color="auto"/>
                      </w:divBdr>
                    </w:div>
                  </w:divsChild>
                </w:div>
                <w:div w:id="1965691599">
                  <w:marLeft w:val="0"/>
                  <w:marRight w:val="0"/>
                  <w:marTop w:val="0"/>
                  <w:marBottom w:val="0"/>
                  <w:divBdr>
                    <w:top w:val="none" w:sz="0" w:space="0" w:color="auto"/>
                    <w:left w:val="none" w:sz="0" w:space="0" w:color="auto"/>
                    <w:bottom w:val="none" w:sz="0" w:space="0" w:color="auto"/>
                    <w:right w:val="none" w:sz="0" w:space="0" w:color="auto"/>
                  </w:divBdr>
                  <w:divsChild>
                    <w:div w:id="1017343157">
                      <w:marLeft w:val="0"/>
                      <w:marRight w:val="0"/>
                      <w:marTop w:val="0"/>
                      <w:marBottom w:val="0"/>
                      <w:divBdr>
                        <w:top w:val="none" w:sz="0" w:space="0" w:color="auto"/>
                        <w:left w:val="none" w:sz="0" w:space="0" w:color="auto"/>
                        <w:bottom w:val="none" w:sz="0" w:space="0" w:color="auto"/>
                        <w:right w:val="none" w:sz="0" w:space="0" w:color="auto"/>
                      </w:divBdr>
                    </w:div>
                  </w:divsChild>
                </w:div>
                <w:div w:id="2064717582">
                  <w:marLeft w:val="0"/>
                  <w:marRight w:val="0"/>
                  <w:marTop w:val="0"/>
                  <w:marBottom w:val="0"/>
                  <w:divBdr>
                    <w:top w:val="none" w:sz="0" w:space="0" w:color="auto"/>
                    <w:left w:val="none" w:sz="0" w:space="0" w:color="auto"/>
                    <w:bottom w:val="none" w:sz="0" w:space="0" w:color="auto"/>
                    <w:right w:val="none" w:sz="0" w:space="0" w:color="auto"/>
                  </w:divBdr>
                  <w:divsChild>
                    <w:div w:id="976452216">
                      <w:marLeft w:val="0"/>
                      <w:marRight w:val="0"/>
                      <w:marTop w:val="0"/>
                      <w:marBottom w:val="0"/>
                      <w:divBdr>
                        <w:top w:val="none" w:sz="0" w:space="0" w:color="auto"/>
                        <w:left w:val="none" w:sz="0" w:space="0" w:color="auto"/>
                        <w:bottom w:val="none" w:sz="0" w:space="0" w:color="auto"/>
                        <w:right w:val="none" w:sz="0" w:space="0" w:color="auto"/>
                      </w:divBdr>
                    </w:div>
                  </w:divsChild>
                </w:div>
                <w:div w:id="2141847618">
                  <w:marLeft w:val="0"/>
                  <w:marRight w:val="0"/>
                  <w:marTop w:val="0"/>
                  <w:marBottom w:val="0"/>
                  <w:divBdr>
                    <w:top w:val="none" w:sz="0" w:space="0" w:color="auto"/>
                    <w:left w:val="none" w:sz="0" w:space="0" w:color="auto"/>
                    <w:bottom w:val="none" w:sz="0" w:space="0" w:color="auto"/>
                    <w:right w:val="none" w:sz="0" w:space="0" w:color="auto"/>
                  </w:divBdr>
                  <w:divsChild>
                    <w:div w:id="1819375524">
                      <w:marLeft w:val="0"/>
                      <w:marRight w:val="0"/>
                      <w:marTop w:val="0"/>
                      <w:marBottom w:val="0"/>
                      <w:divBdr>
                        <w:top w:val="none" w:sz="0" w:space="0" w:color="auto"/>
                        <w:left w:val="none" w:sz="0" w:space="0" w:color="auto"/>
                        <w:bottom w:val="none" w:sz="0" w:space="0" w:color="auto"/>
                        <w:right w:val="none" w:sz="0" w:space="0" w:color="auto"/>
                      </w:divBdr>
                    </w:div>
                  </w:divsChild>
                </w:div>
                <w:div w:id="2145998800">
                  <w:marLeft w:val="0"/>
                  <w:marRight w:val="0"/>
                  <w:marTop w:val="0"/>
                  <w:marBottom w:val="0"/>
                  <w:divBdr>
                    <w:top w:val="none" w:sz="0" w:space="0" w:color="auto"/>
                    <w:left w:val="none" w:sz="0" w:space="0" w:color="auto"/>
                    <w:bottom w:val="none" w:sz="0" w:space="0" w:color="auto"/>
                    <w:right w:val="none" w:sz="0" w:space="0" w:color="auto"/>
                  </w:divBdr>
                  <w:divsChild>
                    <w:div w:id="11098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89039">
          <w:marLeft w:val="0"/>
          <w:marRight w:val="0"/>
          <w:marTop w:val="0"/>
          <w:marBottom w:val="0"/>
          <w:divBdr>
            <w:top w:val="none" w:sz="0" w:space="0" w:color="auto"/>
            <w:left w:val="none" w:sz="0" w:space="0" w:color="auto"/>
            <w:bottom w:val="none" w:sz="0" w:space="0" w:color="auto"/>
            <w:right w:val="none" w:sz="0" w:space="0" w:color="auto"/>
          </w:divBdr>
          <w:divsChild>
            <w:div w:id="3899274">
              <w:marLeft w:val="0"/>
              <w:marRight w:val="0"/>
              <w:marTop w:val="0"/>
              <w:marBottom w:val="0"/>
              <w:divBdr>
                <w:top w:val="none" w:sz="0" w:space="0" w:color="auto"/>
                <w:left w:val="none" w:sz="0" w:space="0" w:color="auto"/>
                <w:bottom w:val="none" w:sz="0" w:space="0" w:color="auto"/>
                <w:right w:val="none" w:sz="0" w:space="0" w:color="auto"/>
              </w:divBdr>
            </w:div>
            <w:div w:id="132450149">
              <w:marLeft w:val="0"/>
              <w:marRight w:val="0"/>
              <w:marTop w:val="0"/>
              <w:marBottom w:val="0"/>
              <w:divBdr>
                <w:top w:val="none" w:sz="0" w:space="0" w:color="auto"/>
                <w:left w:val="none" w:sz="0" w:space="0" w:color="auto"/>
                <w:bottom w:val="none" w:sz="0" w:space="0" w:color="auto"/>
                <w:right w:val="none" w:sz="0" w:space="0" w:color="auto"/>
              </w:divBdr>
            </w:div>
            <w:div w:id="246964809">
              <w:marLeft w:val="0"/>
              <w:marRight w:val="0"/>
              <w:marTop w:val="0"/>
              <w:marBottom w:val="0"/>
              <w:divBdr>
                <w:top w:val="none" w:sz="0" w:space="0" w:color="auto"/>
                <w:left w:val="none" w:sz="0" w:space="0" w:color="auto"/>
                <w:bottom w:val="none" w:sz="0" w:space="0" w:color="auto"/>
                <w:right w:val="none" w:sz="0" w:space="0" w:color="auto"/>
              </w:divBdr>
            </w:div>
            <w:div w:id="310713778">
              <w:marLeft w:val="0"/>
              <w:marRight w:val="0"/>
              <w:marTop w:val="0"/>
              <w:marBottom w:val="0"/>
              <w:divBdr>
                <w:top w:val="none" w:sz="0" w:space="0" w:color="auto"/>
                <w:left w:val="none" w:sz="0" w:space="0" w:color="auto"/>
                <w:bottom w:val="none" w:sz="0" w:space="0" w:color="auto"/>
                <w:right w:val="none" w:sz="0" w:space="0" w:color="auto"/>
              </w:divBdr>
            </w:div>
            <w:div w:id="512574692">
              <w:marLeft w:val="0"/>
              <w:marRight w:val="0"/>
              <w:marTop w:val="0"/>
              <w:marBottom w:val="0"/>
              <w:divBdr>
                <w:top w:val="none" w:sz="0" w:space="0" w:color="auto"/>
                <w:left w:val="none" w:sz="0" w:space="0" w:color="auto"/>
                <w:bottom w:val="none" w:sz="0" w:space="0" w:color="auto"/>
                <w:right w:val="none" w:sz="0" w:space="0" w:color="auto"/>
              </w:divBdr>
            </w:div>
            <w:div w:id="595017276">
              <w:marLeft w:val="0"/>
              <w:marRight w:val="0"/>
              <w:marTop w:val="0"/>
              <w:marBottom w:val="0"/>
              <w:divBdr>
                <w:top w:val="none" w:sz="0" w:space="0" w:color="auto"/>
                <w:left w:val="none" w:sz="0" w:space="0" w:color="auto"/>
                <w:bottom w:val="none" w:sz="0" w:space="0" w:color="auto"/>
                <w:right w:val="none" w:sz="0" w:space="0" w:color="auto"/>
              </w:divBdr>
            </w:div>
            <w:div w:id="697898205">
              <w:marLeft w:val="0"/>
              <w:marRight w:val="0"/>
              <w:marTop w:val="0"/>
              <w:marBottom w:val="0"/>
              <w:divBdr>
                <w:top w:val="none" w:sz="0" w:space="0" w:color="auto"/>
                <w:left w:val="none" w:sz="0" w:space="0" w:color="auto"/>
                <w:bottom w:val="none" w:sz="0" w:space="0" w:color="auto"/>
                <w:right w:val="none" w:sz="0" w:space="0" w:color="auto"/>
              </w:divBdr>
            </w:div>
            <w:div w:id="783233728">
              <w:marLeft w:val="0"/>
              <w:marRight w:val="0"/>
              <w:marTop w:val="0"/>
              <w:marBottom w:val="0"/>
              <w:divBdr>
                <w:top w:val="none" w:sz="0" w:space="0" w:color="auto"/>
                <w:left w:val="none" w:sz="0" w:space="0" w:color="auto"/>
                <w:bottom w:val="none" w:sz="0" w:space="0" w:color="auto"/>
                <w:right w:val="none" w:sz="0" w:space="0" w:color="auto"/>
              </w:divBdr>
            </w:div>
            <w:div w:id="957639680">
              <w:marLeft w:val="0"/>
              <w:marRight w:val="0"/>
              <w:marTop w:val="0"/>
              <w:marBottom w:val="0"/>
              <w:divBdr>
                <w:top w:val="none" w:sz="0" w:space="0" w:color="auto"/>
                <w:left w:val="none" w:sz="0" w:space="0" w:color="auto"/>
                <w:bottom w:val="none" w:sz="0" w:space="0" w:color="auto"/>
                <w:right w:val="none" w:sz="0" w:space="0" w:color="auto"/>
              </w:divBdr>
            </w:div>
            <w:div w:id="1016688788">
              <w:marLeft w:val="0"/>
              <w:marRight w:val="0"/>
              <w:marTop w:val="0"/>
              <w:marBottom w:val="0"/>
              <w:divBdr>
                <w:top w:val="none" w:sz="0" w:space="0" w:color="auto"/>
                <w:left w:val="none" w:sz="0" w:space="0" w:color="auto"/>
                <w:bottom w:val="none" w:sz="0" w:space="0" w:color="auto"/>
                <w:right w:val="none" w:sz="0" w:space="0" w:color="auto"/>
              </w:divBdr>
            </w:div>
            <w:div w:id="1246186331">
              <w:marLeft w:val="0"/>
              <w:marRight w:val="0"/>
              <w:marTop w:val="0"/>
              <w:marBottom w:val="0"/>
              <w:divBdr>
                <w:top w:val="none" w:sz="0" w:space="0" w:color="auto"/>
                <w:left w:val="none" w:sz="0" w:space="0" w:color="auto"/>
                <w:bottom w:val="none" w:sz="0" w:space="0" w:color="auto"/>
                <w:right w:val="none" w:sz="0" w:space="0" w:color="auto"/>
              </w:divBdr>
            </w:div>
            <w:div w:id="1357196851">
              <w:marLeft w:val="0"/>
              <w:marRight w:val="0"/>
              <w:marTop w:val="0"/>
              <w:marBottom w:val="0"/>
              <w:divBdr>
                <w:top w:val="none" w:sz="0" w:space="0" w:color="auto"/>
                <w:left w:val="none" w:sz="0" w:space="0" w:color="auto"/>
                <w:bottom w:val="none" w:sz="0" w:space="0" w:color="auto"/>
                <w:right w:val="none" w:sz="0" w:space="0" w:color="auto"/>
              </w:divBdr>
            </w:div>
            <w:div w:id="1358196931">
              <w:marLeft w:val="0"/>
              <w:marRight w:val="0"/>
              <w:marTop w:val="0"/>
              <w:marBottom w:val="0"/>
              <w:divBdr>
                <w:top w:val="none" w:sz="0" w:space="0" w:color="auto"/>
                <w:left w:val="none" w:sz="0" w:space="0" w:color="auto"/>
                <w:bottom w:val="none" w:sz="0" w:space="0" w:color="auto"/>
                <w:right w:val="none" w:sz="0" w:space="0" w:color="auto"/>
              </w:divBdr>
            </w:div>
            <w:div w:id="1540777097">
              <w:marLeft w:val="0"/>
              <w:marRight w:val="0"/>
              <w:marTop w:val="0"/>
              <w:marBottom w:val="0"/>
              <w:divBdr>
                <w:top w:val="none" w:sz="0" w:space="0" w:color="auto"/>
                <w:left w:val="none" w:sz="0" w:space="0" w:color="auto"/>
                <w:bottom w:val="none" w:sz="0" w:space="0" w:color="auto"/>
                <w:right w:val="none" w:sz="0" w:space="0" w:color="auto"/>
              </w:divBdr>
            </w:div>
            <w:div w:id="1581788292">
              <w:marLeft w:val="0"/>
              <w:marRight w:val="0"/>
              <w:marTop w:val="0"/>
              <w:marBottom w:val="0"/>
              <w:divBdr>
                <w:top w:val="none" w:sz="0" w:space="0" w:color="auto"/>
                <w:left w:val="none" w:sz="0" w:space="0" w:color="auto"/>
                <w:bottom w:val="none" w:sz="0" w:space="0" w:color="auto"/>
                <w:right w:val="none" w:sz="0" w:space="0" w:color="auto"/>
              </w:divBdr>
            </w:div>
            <w:div w:id="1780024384">
              <w:marLeft w:val="0"/>
              <w:marRight w:val="0"/>
              <w:marTop w:val="0"/>
              <w:marBottom w:val="0"/>
              <w:divBdr>
                <w:top w:val="none" w:sz="0" w:space="0" w:color="auto"/>
                <w:left w:val="none" w:sz="0" w:space="0" w:color="auto"/>
                <w:bottom w:val="none" w:sz="0" w:space="0" w:color="auto"/>
                <w:right w:val="none" w:sz="0" w:space="0" w:color="auto"/>
              </w:divBdr>
            </w:div>
            <w:div w:id="1843861351">
              <w:marLeft w:val="0"/>
              <w:marRight w:val="0"/>
              <w:marTop w:val="0"/>
              <w:marBottom w:val="0"/>
              <w:divBdr>
                <w:top w:val="none" w:sz="0" w:space="0" w:color="auto"/>
                <w:left w:val="none" w:sz="0" w:space="0" w:color="auto"/>
                <w:bottom w:val="none" w:sz="0" w:space="0" w:color="auto"/>
                <w:right w:val="none" w:sz="0" w:space="0" w:color="auto"/>
              </w:divBdr>
            </w:div>
            <w:div w:id="2007244349">
              <w:marLeft w:val="0"/>
              <w:marRight w:val="0"/>
              <w:marTop w:val="0"/>
              <w:marBottom w:val="0"/>
              <w:divBdr>
                <w:top w:val="none" w:sz="0" w:space="0" w:color="auto"/>
                <w:left w:val="none" w:sz="0" w:space="0" w:color="auto"/>
                <w:bottom w:val="none" w:sz="0" w:space="0" w:color="auto"/>
                <w:right w:val="none" w:sz="0" w:space="0" w:color="auto"/>
              </w:divBdr>
            </w:div>
            <w:div w:id="2125690668">
              <w:marLeft w:val="0"/>
              <w:marRight w:val="0"/>
              <w:marTop w:val="0"/>
              <w:marBottom w:val="0"/>
              <w:divBdr>
                <w:top w:val="none" w:sz="0" w:space="0" w:color="auto"/>
                <w:left w:val="none" w:sz="0" w:space="0" w:color="auto"/>
                <w:bottom w:val="none" w:sz="0" w:space="0" w:color="auto"/>
                <w:right w:val="none" w:sz="0" w:space="0" w:color="auto"/>
              </w:divBdr>
            </w:div>
            <w:div w:id="2145391975">
              <w:marLeft w:val="0"/>
              <w:marRight w:val="0"/>
              <w:marTop w:val="0"/>
              <w:marBottom w:val="0"/>
              <w:divBdr>
                <w:top w:val="none" w:sz="0" w:space="0" w:color="auto"/>
                <w:left w:val="none" w:sz="0" w:space="0" w:color="auto"/>
                <w:bottom w:val="none" w:sz="0" w:space="0" w:color="auto"/>
                <w:right w:val="none" w:sz="0" w:space="0" w:color="auto"/>
              </w:divBdr>
            </w:div>
          </w:divsChild>
        </w:div>
        <w:div w:id="1446465691">
          <w:marLeft w:val="0"/>
          <w:marRight w:val="0"/>
          <w:marTop w:val="0"/>
          <w:marBottom w:val="0"/>
          <w:divBdr>
            <w:top w:val="none" w:sz="0" w:space="0" w:color="auto"/>
            <w:left w:val="none" w:sz="0" w:space="0" w:color="auto"/>
            <w:bottom w:val="none" w:sz="0" w:space="0" w:color="auto"/>
            <w:right w:val="none" w:sz="0" w:space="0" w:color="auto"/>
          </w:divBdr>
          <w:divsChild>
            <w:div w:id="1951356206">
              <w:marLeft w:val="-75"/>
              <w:marRight w:val="0"/>
              <w:marTop w:val="30"/>
              <w:marBottom w:val="30"/>
              <w:divBdr>
                <w:top w:val="none" w:sz="0" w:space="0" w:color="auto"/>
                <w:left w:val="none" w:sz="0" w:space="0" w:color="auto"/>
                <w:bottom w:val="none" w:sz="0" w:space="0" w:color="auto"/>
                <w:right w:val="none" w:sz="0" w:space="0" w:color="auto"/>
              </w:divBdr>
              <w:divsChild>
                <w:div w:id="121265688">
                  <w:marLeft w:val="0"/>
                  <w:marRight w:val="0"/>
                  <w:marTop w:val="0"/>
                  <w:marBottom w:val="0"/>
                  <w:divBdr>
                    <w:top w:val="none" w:sz="0" w:space="0" w:color="auto"/>
                    <w:left w:val="none" w:sz="0" w:space="0" w:color="auto"/>
                    <w:bottom w:val="none" w:sz="0" w:space="0" w:color="auto"/>
                    <w:right w:val="none" w:sz="0" w:space="0" w:color="auto"/>
                  </w:divBdr>
                  <w:divsChild>
                    <w:div w:id="33773774">
                      <w:marLeft w:val="0"/>
                      <w:marRight w:val="0"/>
                      <w:marTop w:val="0"/>
                      <w:marBottom w:val="0"/>
                      <w:divBdr>
                        <w:top w:val="none" w:sz="0" w:space="0" w:color="auto"/>
                        <w:left w:val="none" w:sz="0" w:space="0" w:color="auto"/>
                        <w:bottom w:val="none" w:sz="0" w:space="0" w:color="auto"/>
                        <w:right w:val="none" w:sz="0" w:space="0" w:color="auto"/>
                      </w:divBdr>
                    </w:div>
                  </w:divsChild>
                </w:div>
                <w:div w:id="171651407">
                  <w:marLeft w:val="0"/>
                  <w:marRight w:val="0"/>
                  <w:marTop w:val="0"/>
                  <w:marBottom w:val="0"/>
                  <w:divBdr>
                    <w:top w:val="none" w:sz="0" w:space="0" w:color="auto"/>
                    <w:left w:val="none" w:sz="0" w:space="0" w:color="auto"/>
                    <w:bottom w:val="none" w:sz="0" w:space="0" w:color="auto"/>
                    <w:right w:val="none" w:sz="0" w:space="0" w:color="auto"/>
                  </w:divBdr>
                  <w:divsChild>
                    <w:div w:id="1634482670">
                      <w:marLeft w:val="0"/>
                      <w:marRight w:val="0"/>
                      <w:marTop w:val="0"/>
                      <w:marBottom w:val="0"/>
                      <w:divBdr>
                        <w:top w:val="none" w:sz="0" w:space="0" w:color="auto"/>
                        <w:left w:val="none" w:sz="0" w:space="0" w:color="auto"/>
                        <w:bottom w:val="none" w:sz="0" w:space="0" w:color="auto"/>
                        <w:right w:val="none" w:sz="0" w:space="0" w:color="auto"/>
                      </w:divBdr>
                    </w:div>
                  </w:divsChild>
                </w:div>
                <w:div w:id="200242795">
                  <w:marLeft w:val="0"/>
                  <w:marRight w:val="0"/>
                  <w:marTop w:val="0"/>
                  <w:marBottom w:val="0"/>
                  <w:divBdr>
                    <w:top w:val="none" w:sz="0" w:space="0" w:color="auto"/>
                    <w:left w:val="none" w:sz="0" w:space="0" w:color="auto"/>
                    <w:bottom w:val="none" w:sz="0" w:space="0" w:color="auto"/>
                    <w:right w:val="none" w:sz="0" w:space="0" w:color="auto"/>
                  </w:divBdr>
                  <w:divsChild>
                    <w:div w:id="1428043346">
                      <w:marLeft w:val="0"/>
                      <w:marRight w:val="0"/>
                      <w:marTop w:val="0"/>
                      <w:marBottom w:val="0"/>
                      <w:divBdr>
                        <w:top w:val="none" w:sz="0" w:space="0" w:color="auto"/>
                        <w:left w:val="none" w:sz="0" w:space="0" w:color="auto"/>
                        <w:bottom w:val="none" w:sz="0" w:space="0" w:color="auto"/>
                        <w:right w:val="none" w:sz="0" w:space="0" w:color="auto"/>
                      </w:divBdr>
                    </w:div>
                  </w:divsChild>
                </w:div>
                <w:div w:id="268513372">
                  <w:marLeft w:val="0"/>
                  <w:marRight w:val="0"/>
                  <w:marTop w:val="0"/>
                  <w:marBottom w:val="0"/>
                  <w:divBdr>
                    <w:top w:val="none" w:sz="0" w:space="0" w:color="auto"/>
                    <w:left w:val="none" w:sz="0" w:space="0" w:color="auto"/>
                    <w:bottom w:val="none" w:sz="0" w:space="0" w:color="auto"/>
                    <w:right w:val="none" w:sz="0" w:space="0" w:color="auto"/>
                  </w:divBdr>
                  <w:divsChild>
                    <w:div w:id="1036542376">
                      <w:marLeft w:val="0"/>
                      <w:marRight w:val="0"/>
                      <w:marTop w:val="0"/>
                      <w:marBottom w:val="0"/>
                      <w:divBdr>
                        <w:top w:val="none" w:sz="0" w:space="0" w:color="auto"/>
                        <w:left w:val="none" w:sz="0" w:space="0" w:color="auto"/>
                        <w:bottom w:val="none" w:sz="0" w:space="0" w:color="auto"/>
                        <w:right w:val="none" w:sz="0" w:space="0" w:color="auto"/>
                      </w:divBdr>
                    </w:div>
                  </w:divsChild>
                </w:div>
                <w:div w:id="291597224">
                  <w:marLeft w:val="0"/>
                  <w:marRight w:val="0"/>
                  <w:marTop w:val="0"/>
                  <w:marBottom w:val="0"/>
                  <w:divBdr>
                    <w:top w:val="none" w:sz="0" w:space="0" w:color="auto"/>
                    <w:left w:val="none" w:sz="0" w:space="0" w:color="auto"/>
                    <w:bottom w:val="none" w:sz="0" w:space="0" w:color="auto"/>
                    <w:right w:val="none" w:sz="0" w:space="0" w:color="auto"/>
                  </w:divBdr>
                  <w:divsChild>
                    <w:div w:id="2065256948">
                      <w:marLeft w:val="0"/>
                      <w:marRight w:val="0"/>
                      <w:marTop w:val="0"/>
                      <w:marBottom w:val="0"/>
                      <w:divBdr>
                        <w:top w:val="none" w:sz="0" w:space="0" w:color="auto"/>
                        <w:left w:val="none" w:sz="0" w:space="0" w:color="auto"/>
                        <w:bottom w:val="none" w:sz="0" w:space="0" w:color="auto"/>
                        <w:right w:val="none" w:sz="0" w:space="0" w:color="auto"/>
                      </w:divBdr>
                    </w:div>
                  </w:divsChild>
                </w:div>
                <w:div w:id="494614291">
                  <w:marLeft w:val="0"/>
                  <w:marRight w:val="0"/>
                  <w:marTop w:val="0"/>
                  <w:marBottom w:val="0"/>
                  <w:divBdr>
                    <w:top w:val="none" w:sz="0" w:space="0" w:color="auto"/>
                    <w:left w:val="none" w:sz="0" w:space="0" w:color="auto"/>
                    <w:bottom w:val="none" w:sz="0" w:space="0" w:color="auto"/>
                    <w:right w:val="none" w:sz="0" w:space="0" w:color="auto"/>
                  </w:divBdr>
                  <w:divsChild>
                    <w:div w:id="2039238976">
                      <w:marLeft w:val="0"/>
                      <w:marRight w:val="0"/>
                      <w:marTop w:val="0"/>
                      <w:marBottom w:val="0"/>
                      <w:divBdr>
                        <w:top w:val="none" w:sz="0" w:space="0" w:color="auto"/>
                        <w:left w:val="none" w:sz="0" w:space="0" w:color="auto"/>
                        <w:bottom w:val="none" w:sz="0" w:space="0" w:color="auto"/>
                        <w:right w:val="none" w:sz="0" w:space="0" w:color="auto"/>
                      </w:divBdr>
                    </w:div>
                  </w:divsChild>
                </w:div>
                <w:div w:id="503856616">
                  <w:marLeft w:val="0"/>
                  <w:marRight w:val="0"/>
                  <w:marTop w:val="0"/>
                  <w:marBottom w:val="0"/>
                  <w:divBdr>
                    <w:top w:val="none" w:sz="0" w:space="0" w:color="auto"/>
                    <w:left w:val="none" w:sz="0" w:space="0" w:color="auto"/>
                    <w:bottom w:val="none" w:sz="0" w:space="0" w:color="auto"/>
                    <w:right w:val="none" w:sz="0" w:space="0" w:color="auto"/>
                  </w:divBdr>
                  <w:divsChild>
                    <w:div w:id="1944994217">
                      <w:marLeft w:val="0"/>
                      <w:marRight w:val="0"/>
                      <w:marTop w:val="0"/>
                      <w:marBottom w:val="0"/>
                      <w:divBdr>
                        <w:top w:val="none" w:sz="0" w:space="0" w:color="auto"/>
                        <w:left w:val="none" w:sz="0" w:space="0" w:color="auto"/>
                        <w:bottom w:val="none" w:sz="0" w:space="0" w:color="auto"/>
                        <w:right w:val="none" w:sz="0" w:space="0" w:color="auto"/>
                      </w:divBdr>
                    </w:div>
                  </w:divsChild>
                </w:div>
                <w:div w:id="546841252">
                  <w:marLeft w:val="0"/>
                  <w:marRight w:val="0"/>
                  <w:marTop w:val="0"/>
                  <w:marBottom w:val="0"/>
                  <w:divBdr>
                    <w:top w:val="none" w:sz="0" w:space="0" w:color="auto"/>
                    <w:left w:val="none" w:sz="0" w:space="0" w:color="auto"/>
                    <w:bottom w:val="none" w:sz="0" w:space="0" w:color="auto"/>
                    <w:right w:val="none" w:sz="0" w:space="0" w:color="auto"/>
                  </w:divBdr>
                  <w:divsChild>
                    <w:div w:id="1159341766">
                      <w:marLeft w:val="0"/>
                      <w:marRight w:val="0"/>
                      <w:marTop w:val="0"/>
                      <w:marBottom w:val="0"/>
                      <w:divBdr>
                        <w:top w:val="none" w:sz="0" w:space="0" w:color="auto"/>
                        <w:left w:val="none" w:sz="0" w:space="0" w:color="auto"/>
                        <w:bottom w:val="none" w:sz="0" w:space="0" w:color="auto"/>
                        <w:right w:val="none" w:sz="0" w:space="0" w:color="auto"/>
                      </w:divBdr>
                    </w:div>
                  </w:divsChild>
                </w:div>
                <w:div w:id="648485312">
                  <w:marLeft w:val="0"/>
                  <w:marRight w:val="0"/>
                  <w:marTop w:val="0"/>
                  <w:marBottom w:val="0"/>
                  <w:divBdr>
                    <w:top w:val="none" w:sz="0" w:space="0" w:color="auto"/>
                    <w:left w:val="none" w:sz="0" w:space="0" w:color="auto"/>
                    <w:bottom w:val="none" w:sz="0" w:space="0" w:color="auto"/>
                    <w:right w:val="none" w:sz="0" w:space="0" w:color="auto"/>
                  </w:divBdr>
                  <w:divsChild>
                    <w:div w:id="888222541">
                      <w:marLeft w:val="0"/>
                      <w:marRight w:val="0"/>
                      <w:marTop w:val="0"/>
                      <w:marBottom w:val="0"/>
                      <w:divBdr>
                        <w:top w:val="none" w:sz="0" w:space="0" w:color="auto"/>
                        <w:left w:val="none" w:sz="0" w:space="0" w:color="auto"/>
                        <w:bottom w:val="none" w:sz="0" w:space="0" w:color="auto"/>
                        <w:right w:val="none" w:sz="0" w:space="0" w:color="auto"/>
                      </w:divBdr>
                    </w:div>
                  </w:divsChild>
                </w:div>
                <w:div w:id="650906081">
                  <w:marLeft w:val="0"/>
                  <w:marRight w:val="0"/>
                  <w:marTop w:val="0"/>
                  <w:marBottom w:val="0"/>
                  <w:divBdr>
                    <w:top w:val="none" w:sz="0" w:space="0" w:color="auto"/>
                    <w:left w:val="none" w:sz="0" w:space="0" w:color="auto"/>
                    <w:bottom w:val="none" w:sz="0" w:space="0" w:color="auto"/>
                    <w:right w:val="none" w:sz="0" w:space="0" w:color="auto"/>
                  </w:divBdr>
                  <w:divsChild>
                    <w:div w:id="1498689810">
                      <w:marLeft w:val="0"/>
                      <w:marRight w:val="0"/>
                      <w:marTop w:val="0"/>
                      <w:marBottom w:val="0"/>
                      <w:divBdr>
                        <w:top w:val="none" w:sz="0" w:space="0" w:color="auto"/>
                        <w:left w:val="none" w:sz="0" w:space="0" w:color="auto"/>
                        <w:bottom w:val="none" w:sz="0" w:space="0" w:color="auto"/>
                        <w:right w:val="none" w:sz="0" w:space="0" w:color="auto"/>
                      </w:divBdr>
                    </w:div>
                  </w:divsChild>
                </w:div>
                <w:div w:id="703485290">
                  <w:marLeft w:val="0"/>
                  <w:marRight w:val="0"/>
                  <w:marTop w:val="0"/>
                  <w:marBottom w:val="0"/>
                  <w:divBdr>
                    <w:top w:val="none" w:sz="0" w:space="0" w:color="auto"/>
                    <w:left w:val="none" w:sz="0" w:space="0" w:color="auto"/>
                    <w:bottom w:val="none" w:sz="0" w:space="0" w:color="auto"/>
                    <w:right w:val="none" w:sz="0" w:space="0" w:color="auto"/>
                  </w:divBdr>
                  <w:divsChild>
                    <w:div w:id="1482650807">
                      <w:marLeft w:val="0"/>
                      <w:marRight w:val="0"/>
                      <w:marTop w:val="0"/>
                      <w:marBottom w:val="0"/>
                      <w:divBdr>
                        <w:top w:val="none" w:sz="0" w:space="0" w:color="auto"/>
                        <w:left w:val="none" w:sz="0" w:space="0" w:color="auto"/>
                        <w:bottom w:val="none" w:sz="0" w:space="0" w:color="auto"/>
                        <w:right w:val="none" w:sz="0" w:space="0" w:color="auto"/>
                      </w:divBdr>
                    </w:div>
                  </w:divsChild>
                </w:div>
                <w:div w:id="731393011">
                  <w:marLeft w:val="0"/>
                  <w:marRight w:val="0"/>
                  <w:marTop w:val="0"/>
                  <w:marBottom w:val="0"/>
                  <w:divBdr>
                    <w:top w:val="none" w:sz="0" w:space="0" w:color="auto"/>
                    <w:left w:val="none" w:sz="0" w:space="0" w:color="auto"/>
                    <w:bottom w:val="none" w:sz="0" w:space="0" w:color="auto"/>
                    <w:right w:val="none" w:sz="0" w:space="0" w:color="auto"/>
                  </w:divBdr>
                  <w:divsChild>
                    <w:div w:id="383992534">
                      <w:marLeft w:val="0"/>
                      <w:marRight w:val="0"/>
                      <w:marTop w:val="0"/>
                      <w:marBottom w:val="0"/>
                      <w:divBdr>
                        <w:top w:val="none" w:sz="0" w:space="0" w:color="auto"/>
                        <w:left w:val="none" w:sz="0" w:space="0" w:color="auto"/>
                        <w:bottom w:val="none" w:sz="0" w:space="0" w:color="auto"/>
                        <w:right w:val="none" w:sz="0" w:space="0" w:color="auto"/>
                      </w:divBdr>
                    </w:div>
                  </w:divsChild>
                </w:div>
                <w:div w:id="947273444">
                  <w:marLeft w:val="0"/>
                  <w:marRight w:val="0"/>
                  <w:marTop w:val="0"/>
                  <w:marBottom w:val="0"/>
                  <w:divBdr>
                    <w:top w:val="none" w:sz="0" w:space="0" w:color="auto"/>
                    <w:left w:val="none" w:sz="0" w:space="0" w:color="auto"/>
                    <w:bottom w:val="none" w:sz="0" w:space="0" w:color="auto"/>
                    <w:right w:val="none" w:sz="0" w:space="0" w:color="auto"/>
                  </w:divBdr>
                  <w:divsChild>
                    <w:div w:id="1888293357">
                      <w:marLeft w:val="0"/>
                      <w:marRight w:val="0"/>
                      <w:marTop w:val="0"/>
                      <w:marBottom w:val="0"/>
                      <w:divBdr>
                        <w:top w:val="none" w:sz="0" w:space="0" w:color="auto"/>
                        <w:left w:val="none" w:sz="0" w:space="0" w:color="auto"/>
                        <w:bottom w:val="none" w:sz="0" w:space="0" w:color="auto"/>
                        <w:right w:val="none" w:sz="0" w:space="0" w:color="auto"/>
                      </w:divBdr>
                    </w:div>
                  </w:divsChild>
                </w:div>
                <w:div w:id="1082869376">
                  <w:marLeft w:val="0"/>
                  <w:marRight w:val="0"/>
                  <w:marTop w:val="0"/>
                  <w:marBottom w:val="0"/>
                  <w:divBdr>
                    <w:top w:val="none" w:sz="0" w:space="0" w:color="auto"/>
                    <w:left w:val="none" w:sz="0" w:space="0" w:color="auto"/>
                    <w:bottom w:val="none" w:sz="0" w:space="0" w:color="auto"/>
                    <w:right w:val="none" w:sz="0" w:space="0" w:color="auto"/>
                  </w:divBdr>
                  <w:divsChild>
                    <w:div w:id="433474016">
                      <w:marLeft w:val="0"/>
                      <w:marRight w:val="0"/>
                      <w:marTop w:val="0"/>
                      <w:marBottom w:val="0"/>
                      <w:divBdr>
                        <w:top w:val="none" w:sz="0" w:space="0" w:color="auto"/>
                        <w:left w:val="none" w:sz="0" w:space="0" w:color="auto"/>
                        <w:bottom w:val="none" w:sz="0" w:space="0" w:color="auto"/>
                        <w:right w:val="none" w:sz="0" w:space="0" w:color="auto"/>
                      </w:divBdr>
                    </w:div>
                  </w:divsChild>
                </w:div>
                <w:div w:id="1198277915">
                  <w:marLeft w:val="0"/>
                  <w:marRight w:val="0"/>
                  <w:marTop w:val="0"/>
                  <w:marBottom w:val="0"/>
                  <w:divBdr>
                    <w:top w:val="none" w:sz="0" w:space="0" w:color="auto"/>
                    <w:left w:val="none" w:sz="0" w:space="0" w:color="auto"/>
                    <w:bottom w:val="none" w:sz="0" w:space="0" w:color="auto"/>
                    <w:right w:val="none" w:sz="0" w:space="0" w:color="auto"/>
                  </w:divBdr>
                  <w:divsChild>
                    <w:div w:id="1483228977">
                      <w:marLeft w:val="0"/>
                      <w:marRight w:val="0"/>
                      <w:marTop w:val="0"/>
                      <w:marBottom w:val="0"/>
                      <w:divBdr>
                        <w:top w:val="none" w:sz="0" w:space="0" w:color="auto"/>
                        <w:left w:val="none" w:sz="0" w:space="0" w:color="auto"/>
                        <w:bottom w:val="none" w:sz="0" w:space="0" w:color="auto"/>
                        <w:right w:val="none" w:sz="0" w:space="0" w:color="auto"/>
                      </w:divBdr>
                    </w:div>
                  </w:divsChild>
                </w:div>
                <w:div w:id="1220361821">
                  <w:marLeft w:val="0"/>
                  <w:marRight w:val="0"/>
                  <w:marTop w:val="0"/>
                  <w:marBottom w:val="0"/>
                  <w:divBdr>
                    <w:top w:val="none" w:sz="0" w:space="0" w:color="auto"/>
                    <w:left w:val="none" w:sz="0" w:space="0" w:color="auto"/>
                    <w:bottom w:val="none" w:sz="0" w:space="0" w:color="auto"/>
                    <w:right w:val="none" w:sz="0" w:space="0" w:color="auto"/>
                  </w:divBdr>
                  <w:divsChild>
                    <w:div w:id="673649557">
                      <w:marLeft w:val="0"/>
                      <w:marRight w:val="0"/>
                      <w:marTop w:val="0"/>
                      <w:marBottom w:val="0"/>
                      <w:divBdr>
                        <w:top w:val="none" w:sz="0" w:space="0" w:color="auto"/>
                        <w:left w:val="none" w:sz="0" w:space="0" w:color="auto"/>
                        <w:bottom w:val="none" w:sz="0" w:space="0" w:color="auto"/>
                        <w:right w:val="none" w:sz="0" w:space="0" w:color="auto"/>
                      </w:divBdr>
                    </w:div>
                  </w:divsChild>
                </w:div>
                <w:div w:id="1227179595">
                  <w:marLeft w:val="0"/>
                  <w:marRight w:val="0"/>
                  <w:marTop w:val="0"/>
                  <w:marBottom w:val="0"/>
                  <w:divBdr>
                    <w:top w:val="none" w:sz="0" w:space="0" w:color="auto"/>
                    <w:left w:val="none" w:sz="0" w:space="0" w:color="auto"/>
                    <w:bottom w:val="none" w:sz="0" w:space="0" w:color="auto"/>
                    <w:right w:val="none" w:sz="0" w:space="0" w:color="auto"/>
                  </w:divBdr>
                  <w:divsChild>
                    <w:div w:id="1475826789">
                      <w:marLeft w:val="0"/>
                      <w:marRight w:val="0"/>
                      <w:marTop w:val="0"/>
                      <w:marBottom w:val="0"/>
                      <w:divBdr>
                        <w:top w:val="none" w:sz="0" w:space="0" w:color="auto"/>
                        <w:left w:val="none" w:sz="0" w:space="0" w:color="auto"/>
                        <w:bottom w:val="none" w:sz="0" w:space="0" w:color="auto"/>
                        <w:right w:val="none" w:sz="0" w:space="0" w:color="auto"/>
                      </w:divBdr>
                    </w:div>
                  </w:divsChild>
                </w:div>
                <w:div w:id="1261186713">
                  <w:marLeft w:val="0"/>
                  <w:marRight w:val="0"/>
                  <w:marTop w:val="0"/>
                  <w:marBottom w:val="0"/>
                  <w:divBdr>
                    <w:top w:val="none" w:sz="0" w:space="0" w:color="auto"/>
                    <w:left w:val="none" w:sz="0" w:space="0" w:color="auto"/>
                    <w:bottom w:val="none" w:sz="0" w:space="0" w:color="auto"/>
                    <w:right w:val="none" w:sz="0" w:space="0" w:color="auto"/>
                  </w:divBdr>
                  <w:divsChild>
                    <w:div w:id="251940041">
                      <w:marLeft w:val="0"/>
                      <w:marRight w:val="0"/>
                      <w:marTop w:val="0"/>
                      <w:marBottom w:val="0"/>
                      <w:divBdr>
                        <w:top w:val="none" w:sz="0" w:space="0" w:color="auto"/>
                        <w:left w:val="none" w:sz="0" w:space="0" w:color="auto"/>
                        <w:bottom w:val="none" w:sz="0" w:space="0" w:color="auto"/>
                        <w:right w:val="none" w:sz="0" w:space="0" w:color="auto"/>
                      </w:divBdr>
                    </w:div>
                  </w:divsChild>
                </w:div>
                <w:div w:id="1267229365">
                  <w:marLeft w:val="0"/>
                  <w:marRight w:val="0"/>
                  <w:marTop w:val="0"/>
                  <w:marBottom w:val="0"/>
                  <w:divBdr>
                    <w:top w:val="none" w:sz="0" w:space="0" w:color="auto"/>
                    <w:left w:val="none" w:sz="0" w:space="0" w:color="auto"/>
                    <w:bottom w:val="none" w:sz="0" w:space="0" w:color="auto"/>
                    <w:right w:val="none" w:sz="0" w:space="0" w:color="auto"/>
                  </w:divBdr>
                  <w:divsChild>
                    <w:div w:id="871386910">
                      <w:marLeft w:val="0"/>
                      <w:marRight w:val="0"/>
                      <w:marTop w:val="0"/>
                      <w:marBottom w:val="0"/>
                      <w:divBdr>
                        <w:top w:val="none" w:sz="0" w:space="0" w:color="auto"/>
                        <w:left w:val="none" w:sz="0" w:space="0" w:color="auto"/>
                        <w:bottom w:val="none" w:sz="0" w:space="0" w:color="auto"/>
                        <w:right w:val="none" w:sz="0" w:space="0" w:color="auto"/>
                      </w:divBdr>
                    </w:div>
                  </w:divsChild>
                </w:div>
                <w:div w:id="1303463513">
                  <w:marLeft w:val="0"/>
                  <w:marRight w:val="0"/>
                  <w:marTop w:val="0"/>
                  <w:marBottom w:val="0"/>
                  <w:divBdr>
                    <w:top w:val="none" w:sz="0" w:space="0" w:color="auto"/>
                    <w:left w:val="none" w:sz="0" w:space="0" w:color="auto"/>
                    <w:bottom w:val="none" w:sz="0" w:space="0" w:color="auto"/>
                    <w:right w:val="none" w:sz="0" w:space="0" w:color="auto"/>
                  </w:divBdr>
                  <w:divsChild>
                    <w:div w:id="541483994">
                      <w:marLeft w:val="0"/>
                      <w:marRight w:val="0"/>
                      <w:marTop w:val="0"/>
                      <w:marBottom w:val="0"/>
                      <w:divBdr>
                        <w:top w:val="none" w:sz="0" w:space="0" w:color="auto"/>
                        <w:left w:val="none" w:sz="0" w:space="0" w:color="auto"/>
                        <w:bottom w:val="none" w:sz="0" w:space="0" w:color="auto"/>
                        <w:right w:val="none" w:sz="0" w:space="0" w:color="auto"/>
                      </w:divBdr>
                    </w:div>
                  </w:divsChild>
                </w:div>
                <w:div w:id="1310403131">
                  <w:marLeft w:val="0"/>
                  <w:marRight w:val="0"/>
                  <w:marTop w:val="0"/>
                  <w:marBottom w:val="0"/>
                  <w:divBdr>
                    <w:top w:val="none" w:sz="0" w:space="0" w:color="auto"/>
                    <w:left w:val="none" w:sz="0" w:space="0" w:color="auto"/>
                    <w:bottom w:val="none" w:sz="0" w:space="0" w:color="auto"/>
                    <w:right w:val="none" w:sz="0" w:space="0" w:color="auto"/>
                  </w:divBdr>
                  <w:divsChild>
                    <w:div w:id="669672660">
                      <w:marLeft w:val="0"/>
                      <w:marRight w:val="0"/>
                      <w:marTop w:val="0"/>
                      <w:marBottom w:val="0"/>
                      <w:divBdr>
                        <w:top w:val="none" w:sz="0" w:space="0" w:color="auto"/>
                        <w:left w:val="none" w:sz="0" w:space="0" w:color="auto"/>
                        <w:bottom w:val="none" w:sz="0" w:space="0" w:color="auto"/>
                        <w:right w:val="none" w:sz="0" w:space="0" w:color="auto"/>
                      </w:divBdr>
                    </w:div>
                  </w:divsChild>
                </w:div>
                <w:div w:id="1379891476">
                  <w:marLeft w:val="0"/>
                  <w:marRight w:val="0"/>
                  <w:marTop w:val="0"/>
                  <w:marBottom w:val="0"/>
                  <w:divBdr>
                    <w:top w:val="none" w:sz="0" w:space="0" w:color="auto"/>
                    <w:left w:val="none" w:sz="0" w:space="0" w:color="auto"/>
                    <w:bottom w:val="none" w:sz="0" w:space="0" w:color="auto"/>
                    <w:right w:val="none" w:sz="0" w:space="0" w:color="auto"/>
                  </w:divBdr>
                  <w:divsChild>
                    <w:div w:id="239800717">
                      <w:marLeft w:val="0"/>
                      <w:marRight w:val="0"/>
                      <w:marTop w:val="0"/>
                      <w:marBottom w:val="0"/>
                      <w:divBdr>
                        <w:top w:val="none" w:sz="0" w:space="0" w:color="auto"/>
                        <w:left w:val="none" w:sz="0" w:space="0" w:color="auto"/>
                        <w:bottom w:val="none" w:sz="0" w:space="0" w:color="auto"/>
                        <w:right w:val="none" w:sz="0" w:space="0" w:color="auto"/>
                      </w:divBdr>
                    </w:div>
                  </w:divsChild>
                </w:div>
                <w:div w:id="1565412776">
                  <w:marLeft w:val="0"/>
                  <w:marRight w:val="0"/>
                  <w:marTop w:val="0"/>
                  <w:marBottom w:val="0"/>
                  <w:divBdr>
                    <w:top w:val="none" w:sz="0" w:space="0" w:color="auto"/>
                    <w:left w:val="none" w:sz="0" w:space="0" w:color="auto"/>
                    <w:bottom w:val="none" w:sz="0" w:space="0" w:color="auto"/>
                    <w:right w:val="none" w:sz="0" w:space="0" w:color="auto"/>
                  </w:divBdr>
                  <w:divsChild>
                    <w:div w:id="1131747085">
                      <w:marLeft w:val="0"/>
                      <w:marRight w:val="0"/>
                      <w:marTop w:val="0"/>
                      <w:marBottom w:val="0"/>
                      <w:divBdr>
                        <w:top w:val="none" w:sz="0" w:space="0" w:color="auto"/>
                        <w:left w:val="none" w:sz="0" w:space="0" w:color="auto"/>
                        <w:bottom w:val="none" w:sz="0" w:space="0" w:color="auto"/>
                        <w:right w:val="none" w:sz="0" w:space="0" w:color="auto"/>
                      </w:divBdr>
                    </w:div>
                  </w:divsChild>
                </w:div>
                <w:div w:id="1642346563">
                  <w:marLeft w:val="0"/>
                  <w:marRight w:val="0"/>
                  <w:marTop w:val="0"/>
                  <w:marBottom w:val="0"/>
                  <w:divBdr>
                    <w:top w:val="none" w:sz="0" w:space="0" w:color="auto"/>
                    <w:left w:val="none" w:sz="0" w:space="0" w:color="auto"/>
                    <w:bottom w:val="none" w:sz="0" w:space="0" w:color="auto"/>
                    <w:right w:val="none" w:sz="0" w:space="0" w:color="auto"/>
                  </w:divBdr>
                  <w:divsChild>
                    <w:div w:id="1523133429">
                      <w:marLeft w:val="0"/>
                      <w:marRight w:val="0"/>
                      <w:marTop w:val="0"/>
                      <w:marBottom w:val="0"/>
                      <w:divBdr>
                        <w:top w:val="none" w:sz="0" w:space="0" w:color="auto"/>
                        <w:left w:val="none" w:sz="0" w:space="0" w:color="auto"/>
                        <w:bottom w:val="none" w:sz="0" w:space="0" w:color="auto"/>
                        <w:right w:val="none" w:sz="0" w:space="0" w:color="auto"/>
                      </w:divBdr>
                    </w:div>
                  </w:divsChild>
                </w:div>
                <w:div w:id="1670711568">
                  <w:marLeft w:val="0"/>
                  <w:marRight w:val="0"/>
                  <w:marTop w:val="0"/>
                  <w:marBottom w:val="0"/>
                  <w:divBdr>
                    <w:top w:val="none" w:sz="0" w:space="0" w:color="auto"/>
                    <w:left w:val="none" w:sz="0" w:space="0" w:color="auto"/>
                    <w:bottom w:val="none" w:sz="0" w:space="0" w:color="auto"/>
                    <w:right w:val="none" w:sz="0" w:space="0" w:color="auto"/>
                  </w:divBdr>
                  <w:divsChild>
                    <w:div w:id="2041583603">
                      <w:marLeft w:val="0"/>
                      <w:marRight w:val="0"/>
                      <w:marTop w:val="0"/>
                      <w:marBottom w:val="0"/>
                      <w:divBdr>
                        <w:top w:val="none" w:sz="0" w:space="0" w:color="auto"/>
                        <w:left w:val="none" w:sz="0" w:space="0" w:color="auto"/>
                        <w:bottom w:val="none" w:sz="0" w:space="0" w:color="auto"/>
                        <w:right w:val="none" w:sz="0" w:space="0" w:color="auto"/>
                      </w:divBdr>
                    </w:div>
                  </w:divsChild>
                </w:div>
                <w:div w:id="1839880711">
                  <w:marLeft w:val="0"/>
                  <w:marRight w:val="0"/>
                  <w:marTop w:val="0"/>
                  <w:marBottom w:val="0"/>
                  <w:divBdr>
                    <w:top w:val="none" w:sz="0" w:space="0" w:color="auto"/>
                    <w:left w:val="none" w:sz="0" w:space="0" w:color="auto"/>
                    <w:bottom w:val="none" w:sz="0" w:space="0" w:color="auto"/>
                    <w:right w:val="none" w:sz="0" w:space="0" w:color="auto"/>
                  </w:divBdr>
                  <w:divsChild>
                    <w:div w:id="97527263">
                      <w:marLeft w:val="0"/>
                      <w:marRight w:val="0"/>
                      <w:marTop w:val="0"/>
                      <w:marBottom w:val="0"/>
                      <w:divBdr>
                        <w:top w:val="none" w:sz="0" w:space="0" w:color="auto"/>
                        <w:left w:val="none" w:sz="0" w:space="0" w:color="auto"/>
                        <w:bottom w:val="none" w:sz="0" w:space="0" w:color="auto"/>
                        <w:right w:val="none" w:sz="0" w:space="0" w:color="auto"/>
                      </w:divBdr>
                    </w:div>
                  </w:divsChild>
                </w:div>
                <w:div w:id="1889952428">
                  <w:marLeft w:val="0"/>
                  <w:marRight w:val="0"/>
                  <w:marTop w:val="0"/>
                  <w:marBottom w:val="0"/>
                  <w:divBdr>
                    <w:top w:val="none" w:sz="0" w:space="0" w:color="auto"/>
                    <w:left w:val="none" w:sz="0" w:space="0" w:color="auto"/>
                    <w:bottom w:val="none" w:sz="0" w:space="0" w:color="auto"/>
                    <w:right w:val="none" w:sz="0" w:space="0" w:color="auto"/>
                  </w:divBdr>
                  <w:divsChild>
                    <w:div w:id="1712728376">
                      <w:marLeft w:val="0"/>
                      <w:marRight w:val="0"/>
                      <w:marTop w:val="0"/>
                      <w:marBottom w:val="0"/>
                      <w:divBdr>
                        <w:top w:val="none" w:sz="0" w:space="0" w:color="auto"/>
                        <w:left w:val="none" w:sz="0" w:space="0" w:color="auto"/>
                        <w:bottom w:val="none" w:sz="0" w:space="0" w:color="auto"/>
                        <w:right w:val="none" w:sz="0" w:space="0" w:color="auto"/>
                      </w:divBdr>
                    </w:div>
                  </w:divsChild>
                </w:div>
                <w:div w:id="1910190536">
                  <w:marLeft w:val="0"/>
                  <w:marRight w:val="0"/>
                  <w:marTop w:val="0"/>
                  <w:marBottom w:val="0"/>
                  <w:divBdr>
                    <w:top w:val="none" w:sz="0" w:space="0" w:color="auto"/>
                    <w:left w:val="none" w:sz="0" w:space="0" w:color="auto"/>
                    <w:bottom w:val="none" w:sz="0" w:space="0" w:color="auto"/>
                    <w:right w:val="none" w:sz="0" w:space="0" w:color="auto"/>
                  </w:divBdr>
                  <w:divsChild>
                    <w:div w:id="1484082351">
                      <w:marLeft w:val="0"/>
                      <w:marRight w:val="0"/>
                      <w:marTop w:val="0"/>
                      <w:marBottom w:val="0"/>
                      <w:divBdr>
                        <w:top w:val="none" w:sz="0" w:space="0" w:color="auto"/>
                        <w:left w:val="none" w:sz="0" w:space="0" w:color="auto"/>
                        <w:bottom w:val="none" w:sz="0" w:space="0" w:color="auto"/>
                        <w:right w:val="none" w:sz="0" w:space="0" w:color="auto"/>
                      </w:divBdr>
                    </w:div>
                  </w:divsChild>
                </w:div>
                <w:div w:id="2001734143">
                  <w:marLeft w:val="0"/>
                  <w:marRight w:val="0"/>
                  <w:marTop w:val="0"/>
                  <w:marBottom w:val="0"/>
                  <w:divBdr>
                    <w:top w:val="none" w:sz="0" w:space="0" w:color="auto"/>
                    <w:left w:val="none" w:sz="0" w:space="0" w:color="auto"/>
                    <w:bottom w:val="none" w:sz="0" w:space="0" w:color="auto"/>
                    <w:right w:val="none" w:sz="0" w:space="0" w:color="auto"/>
                  </w:divBdr>
                  <w:divsChild>
                    <w:div w:id="2054689753">
                      <w:marLeft w:val="0"/>
                      <w:marRight w:val="0"/>
                      <w:marTop w:val="0"/>
                      <w:marBottom w:val="0"/>
                      <w:divBdr>
                        <w:top w:val="none" w:sz="0" w:space="0" w:color="auto"/>
                        <w:left w:val="none" w:sz="0" w:space="0" w:color="auto"/>
                        <w:bottom w:val="none" w:sz="0" w:space="0" w:color="auto"/>
                        <w:right w:val="none" w:sz="0" w:space="0" w:color="auto"/>
                      </w:divBdr>
                    </w:div>
                  </w:divsChild>
                </w:div>
                <w:div w:id="2014187928">
                  <w:marLeft w:val="0"/>
                  <w:marRight w:val="0"/>
                  <w:marTop w:val="0"/>
                  <w:marBottom w:val="0"/>
                  <w:divBdr>
                    <w:top w:val="none" w:sz="0" w:space="0" w:color="auto"/>
                    <w:left w:val="none" w:sz="0" w:space="0" w:color="auto"/>
                    <w:bottom w:val="none" w:sz="0" w:space="0" w:color="auto"/>
                    <w:right w:val="none" w:sz="0" w:space="0" w:color="auto"/>
                  </w:divBdr>
                  <w:divsChild>
                    <w:div w:id="996110070">
                      <w:marLeft w:val="0"/>
                      <w:marRight w:val="0"/>
                      <w:marTop w:val="0"/>
                      <w:marBottom w:val="0"/>
                      <w:divBdr>
                        <w:top w:val="none" w:sz="0" w:space="0" w:color="auto"/>
                        <w:left w:val="none" w:sz="0" w:space="0" w:color="auto"/>
                        <w:bottom w:val="none" w:sz="0" w:space="0" w:color="auto"/>
                        <w:right w:val="none" w:sz="0" w:space="0" w:color="auto"/>
                      </w:divBdr>
                    </w:div>
                  </w:divsChild>
                </w:div>
                <w:div w:id="2064402967">
                  <w:marLeft w:val="0"/>
                  <w:marRight w:val="0"/>
                  <w:marTop w:val="0"/>
                  <w:marBottom w:val="0"/>
                  <w:divBdr>
                    <w:top w:val="none" w:sz="0" w:space="0" w:color="auto"/>
                    <w:left w:val="none" w:sz="0" w:space="0" w:color="auto"/>
                    <w:bottom w:val="none" w:sz="0" w:space="0" w:color="auto"/>
                    <w:right w:val="none" w:sz="0" w:space="0" w:color="auto"/>
                  </w:divBdr>
                  <w:divsChild>
                    <w:div w:id="936401572">
                      <w:marLeft w:val="0"/>
                      <w:marRight w:val="0"/>
                      <w:marTop w:val="0"/>
                      <w:marBottom w:val="0"/>
                      <w:divBdr>
                        <w:top w:val="none" w:sz="0" w:space="0" w:color="auto"/>
                        <w:left w:val="none" w:sz="0" w:space="0" w:color="auto"/>
                        <w:bottom w:val="none" w:sz="0" w:space="0" w:color="auto"/>
                        <w:right w:val="none" w:sz="0" w:space="0" w:color="auto"/>
                      </w:divBdr>
                    </w:div>
                  </w:divsChild>
                </w:div>
                <w:div w:id="2064939511">
                  <w:marLeft w:val="0"/>
                  <w:marRight w:val="0"/>
                  <w:marTop w:val="0"/>
                  <w:marBottom w:val="0"/>
                  <w:divBdr>
                    <w:top w:val="none" w:sz="0" w:space="0" w:color="auto"/>
                    <w:left w:val="none" w:sz="0" w:space="0" w:color="auto"/>
                    <w:bottom w:val="none" w:sz="0" w:space="0" w:color="auto"/>
                    <w:right w:val="none" w:sz="0" w:space="0" w:color="auto"/>
                  </w:divBdr>
                  <w:divsChild>
                    <w:div w:id="2003048593">
                      <w:marLeft w:val="0"/>
                      <w:marRight w:val="0"/>
                      <w:marTop w:val="0"/>
                      <w:marBottom w:val="0"/>
                      <w:divBdr>
                        <w:top w:val="none" w:sz="0" w:space="0" w:color="auto"/>
                        <w:left w:val="none" w:sz="0" w:space="0" w:color="auto"/>
                        <w:bottom w:val="none" w:sz="0" w:space="0" w:color="auto"/>
                        <w:right w:val="none" w:sz="0" w:space="0" w:color="auto"/>
                      </w:divBdr>
                    </w:div>
                  </w:divsChild>
                </w:div>
                <w:div w:id="2124182279">
                  <w:marLeft w:val="0"/>
                  <w:marRight w:val="0"/>
                  <w:marTop w:val="0"/>
                  <w:marBottom w:val="0"/>
                  <w:divBdr>
                    <w:top w:val="none" w:sz="0" w:space="0" w:color="auto"/>
                    <w:left w:val="none" w:sz="0" w:space="0" w:color="auto"/>
                    <w:bottom w:val="none" w:sz="0" w:space="0" w:color="auto"/>
                    <w:right w:val="none" w:sz="0" w:space="0" w:color="auto"/>
                  </w:divBdr>
                  <w:divsChild>
                    <w:div w:id="17927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13468">
          <w:marLeft w:val="0"/>
          <w:marRight w:val="0"/>
          <w:marTop w:val="0"/>
          <w:marBottom w:val="0"/>
          <w:divBdr>
            <w:top w:val="none" w:sz="0" w:space="0" w:color="auto"/>
            <w:left w:val="none" w:sz="0" w:space="0" w:color="auto"/>
            <w:bottom w:val="none" w:sz="0" w:space="0" w:color="auto"/>
            <w:right w:val="none" w:sz="0" w:space="0" w:color="auto"/>
          </w:divBdr>
        </w:div>
        <w:div w:id="1515924946">
          <w:marLeft w:val="0"/>
          <w:marRight w:val="0"/>
          <w:marTop w:val="0"/>
          <w:marBottom w:val="0"/>
          <w:divBdr>
            <w:top w:val="none" w:sz="0" w:space="0" w:color="auto"/>
            <w:left w:val="none" w:sz="0" w:space="0" w:color="auto"/>
            <w:bottom w:val="none" w:sz="0" w:space="0" w:color="auto"/>
            <w:right w:val="none" w:sz="0" w:space="0" w:color="auto"/>
          </w:divBdr>
          <w:divsChild>
            <w:div w:id="90977674">
              <w:marLeft w:val="0"/>
              <w:marRight w:val="0"/>
              <w:marTop w:val="0"/>
              <w:marBottom w:val="0"/>
              <w:divBdr>
                <w:top w:val="none" w:sz="0" w:space="0" w:color="auto"/>
                <w:left w:val="none" w:sz="0" w:space="0" w:color="auto"/>
                <w:bottom w:val="none" w:sz="0" w:space="0" w:color="auto"/>
                <w:right w:val="none" w:sz="0" w:space="0" w:color="auto"/>
              </w:divBdr>
            </w:div>
            <w:div w:id="204605259">
              <w:marLeft w:val="0"/>
              <w:marRight w:val="0"/>
              <w:marTop w:val="0"/>
              <w:marBottom w:val="0"/>
              <w:divBdr>
                <w:top w:val="none" w:sz="0" w:space="0" w:color="auto"/>
                <w:left w:val="none" w:sz="0" w:space="0" w:color="auto"/>
                <w:bottom w:val="none" w:sz="0" w:space="0" w:color="auto"/>
                <w:right w:val="none" w:sz="0" w:space="0" w:color="auto"/>
              </w:divBdr>
            </w:div>
            <w:div w:id="310407565">
              <w:marLeft w:val="0"/>
              <w:marRight w:val="0"/>
              <w:marTop w:val="0"/>
              <w:marBottom w:val="0"/>
              <w:divBdr>
                <w:top w:val="none" w:sz="0" w:space="0" w:color="auto"/>
                <w:left w:val="none" w:sz="0" w:space="0" w:color="auto"/>
                <w:bottom w:val="none" w:sz="0" w:space="0" w:color="auto"/>
                <w:right w:val="none" w:sz="0" w:space="0" w:color="auto"/>
              </w:divBdr>
            </w:div>
            <w:div w:id="363874094">
              <w:marLeft w:val="0"/>
              <w:marRight w:val="0"/>
              <w:marTop w:val="0"/>
              <w:marBottom w:val="0"/>
              <w:divBdr>
                <w:top w:val="none" w:sz="0" w:space="0" w:color="auto"/>
                <w:left w:val="none" w:sz="0" w:space="0" w:color="auto"/>
                <w:bottom w:val="none" w:sz="0" w:space="0" w:color="auto"/>
                <w:right w:val="none" w:sz="0" w:space="0" w:color="auto"/>
              </w:divBdr>
            </w:div>
            <w:div w:id="375856814">
              <w:marLeft w:val="0"/>
              <w:marRight w:val="0"/>
              <w:marTop w:val="0"/>
              <w:marBottom w:val="0"/>
              <w:divBdr>
                <w:top w:val="none" w:sz="0" w:space="0" w:color="auto"/>
                <w:left w:val="none" w:sz="0" w:space="0" w:color="auto"/>
                <w:bottom w:val="none" w:sz="0" w:space="0" w:color="auto"/>
                <w:right w:val="none" w:sz="0" w:space="0" w:color="auto"/>
              </w:divBdr>
            </w:div>
            <w:div w:id="406609684">
              <w:marLeft w:val="0"/>
              <w:marRight w:val="0"/>
              <w:marTop w:val="0"/>
              <w:marBottom w:val="0"/>
              <w:divBdr>
                <w:top w:val="none" w:sz="0" w:space="0" w:color="auto"/>
                <w:left w:val="none" w:sz="0" w:space="0" w:color="auto"/>
                <w:bottom w:val="none" w:sz="0" w:space="0" w:color="auto"/>
                <w:right w:val="none" w:sz="0" w:space="0" w:color="auto"/>
              </w:divBdr>
            </w:div>
            <w:div w:id="535391572">
              <w:marLeft w:val="0"/>
              <w:marRight w:val="0"/>
              <w:marTop w:val="0"/>
              <w:marBottom w:val="0"/>
              <w:divBdr>
                <w:top w:val="none" w:sz="0" w:space="0" w:color="auto"/>
                <w:left w:val="none" w:sz="0" w:space="0" w:color="auto"/>
                <w:bottom w:val="none" w:sz="0" w:space="0" w:color="auto"/>
                <w:right w:val="none" w:sz="0" w:space="0" w:color="auto"/>
              </w:divBdr>
            </w:div>
            <w:div w:id="589197732">
              <w:marLeft w:val="0"/>
              <w:marRight w:val="0"/>
              <w:marTop w:val="0"/>
              <w:marBottom w:val="0"/>
              <w:divBdr>
                <w:top w:val="none" w:sz="0" w:space="0" w:color="auto"/>
                <w:left w:val="none" w:sz="0" w:space="0" w:color="auto"/>
                <w:bottom w:val="none" w:sz="0" w:space="0" w:color="auto"/>
                <w:right w:val="none" w:sz="0" w:space="0" w:color="auto"/>
              </w:divBdr>
            </w:div>
            <w:div w:id="755369177">
              <w:marLeft w:val="0"/>
              <w:marRight w:val="0"/>
              <w:marTop w:val="0"/>
              <w:marBottom w:val="0"/>
              <w:divBdr>
                <w:top w:val="none" w:sz="0" w:space="0" w:color="auto"/>
                <w:left w:val="none" w:sz="0" w:space="0" w:color="auto"/>
                <w:bottom w:val="none" w:sz="0" w:space="0" w:color="auto"/>
                <w:right w:val="none" w:sz="0" w:space="0" w:color="auto"/>
              </w:divBdr>
            </w:div>
            <w:div w:id="809135967">
              <w:marLeft w:val="0"/>
              <w:marRight w:val="0"/>
              <w:marTop w:val="0"/>
              <w:marBottom w:val="0"/>
              <w:divBdr>
                <w:top w:val="none" w:sz="0" w:space="0" w:color="auto"/>
                <w:left w:val="none" w:sz="0" w:space="0" w:color="auto"/>
                <w:bottom w:val="none" w:sz="0" w:space="0" w:color="auto"/>
                <w:right w:val="none" w:sz="0" w:space="0" w:color="auto"/>
              </w:divBdr>
            </w:div>
            <w:div w:id="912743458">
              <w:marLeft w:val="0"/>
              <w:marRight w:val="0"/>
              <w:marTop w:val="0"/>
              <w:marBottom w:val="0"/>
              <w:divBdr>
                <w:top w:val="none" w:sz="0" w:space="0" w:color="auto"/>
                <w:left w:val="none" w:sz="0" w:space="0" w:color="auto"/>
                <w:bottom w:val="none" w:sz="0" w:space="0" w:color="auto"/>
                <w:right w:val="none" w:sz="0" w:space="0" w:color="auto"/>
              </w:divBdr>
            </w:div>
            <w:div w:id="1059211785">
              <w:marLeft w:val="0"/>
              <w:marRight w:val="0"/>
              <w:marTop w:val="0"/>
              <w:marBottom w:val="0"/>
              <w:divBdr>
                <w:top w:val="none" w:sz="0" w:space="0" w:color="auto"/>
                <w:left w:val="none" w:sz="0" w:space="0" w:color="auto"/>
                <w:bottom w:val="none" w:sz="0" w:space="0" w:color="auto"/>
                <w:right w:val="none" w:sz="0" w:space="0" w:color="auto"/>
              </w:divBdr>
            </w:div>
            <w:div w:id="1192648368">
              <w:marLeft w:val="0"/>
              <w:marRight w:val="0"/>
              <w:marTop w:val="0"/>
              <w:marBottom w:val="0"/>
              <w:divBdr>
                <w:top w:val="none" w:sz="0" w:space="0" w:color="auto"/>
                <w:left w:val="none" w:sz="0" w:space="0" w:color="auto"/>
                <w:bottom w:val="none" w:sz="0" w:space="0" w:color="auto"/>
                <w:right w:val="none" w:sz="0" w:space="0" w:color="auto"/>
              </w:divBdr>
            </w:div>
            <w:div w:id="1385829677">
              <w:marLeft w:val="0"/>
              <w:marRight w:val="0"/>
              <w:marTop w:val="0"/>
              <w:marBottom w:val="0"/>
              <w:divBdr>
                <w:top w:val="none" w:sz="0" w:space="0" w:color="auto"/>
                <w:left w:val="none" w:sz="0" w:space="0" w:color="auto"/>
                <w:bottom w:val="none" w:sz="0" w:space="0" w:color="auto"/>
                <w:right w:val="none" w:sz="0" w:space="0" w:color="auto"/>
              </w:divBdr>
            </w:div>
            <w:div w:id="1463036206">
              <w:marLeft w:val="0"/>
              <w:marRight w:val="0"/>
              <w:marTop w:val="0"/>
              <w:marBottom w:val="0"/>
              <w:divBdr>
                <w:top w:val="none" w:sz="0" w:space="0" w:color="auto"/>
                <w:left w:val="none" w:sz="0" w:space="0" w:color="auto"/>
                <w:bottom w:val="none" w:sz="0" w:space="0" w:color="auto"/>
                <w:right w:val="none" w:sz="0" w:space="0" w:color="auto"/>
              </w:divBdr>
            </w:div>
            <w:div w:id="1520972583">
              <w:marLeft w:val="0"/>
              <w:marRight w:val="0"/>
              <w:marTop w:val="0"/>
              <w:marBottom w:val="0"/>
              <w:divBdr>
                <w:top w:val="none" w:sz="0" w:space="0" w:color="auto"/>
                <w:left w:val="none" w:sz="0" w:space="0" w:color="auto"/>
                <w:bottom w:val="none" w:sz="0" w:space="0" w:color="auto"/>
                <w:right w:val="none" w:sz="0" w:space="0" w:color="auto"/>
              </w:divBdr>
            </w:div>
            <w:div w:id="1554076129">
              <w:marLeft w:val="0"/>
              <w:marRight w:val="0"/>
              <w:marTop w:val="0"/>
              <w:marBottom w:val="0"/>
              <w:divBdr>
                <w:top w:val="none" w:sz="0" w:space="0" w:color="auto"/>
                <w:left w:val="none" w:sz="0" w:space="0" w:color="auto"/>
                <w:bottom w:val="none" w:sz="0" w:space="0" w:color="auto"/>
                <w:right w:val="none" w:sz="0" w:space="0" w:color="auto"/>
              </w:divBdr>
            </w:div>
            <w:div w:id="1704557164">
              <w:marLeft w:val="0"/>
              <w:marRight w:val="0"/>
              <w:marTop w:val="0"/>
              <w:marBottom w:val="0"/>
              <w:divBdr>
                <w:top w:val="none" w:sz="0" w:space="0" w:color="auto"/>
                <w:left w:val="none" w:sz="0" w:space="0" w:color="auto"/>
                <w:bottom w:val="none" w:sz="0" w:space="0" w:color="auto"/>
                <w:right w:val="none" w:sz="0" w:space="0" w:color="auto"/>
              </w:divBdr>
            </w:div>
            <w:div w:id="1756397148">
              <w:marLeft w:val="0"/>
              <w:marRight w:val="0"/>
              <w:marTop w:val="0"/>
              <w:marBottom w:val="0"/>
              <w:divBdr>
                <w:top w:val="none" w:sz="0" w:space="0" w:color="auto"/>
                <w:left w:val="none" w:sz="0" w:space="0" w:color="auto"/>
                <w:bottom w:val="none" w:sz="0" w:space="0" w:color="auto"/>
                <w:right w:val="none" w:sz="0" w:space="0" w:color="auto"/>
              </w:divBdr>
            </w:div>
            <w:div w:id="1885756165">
              <w:marLeft w:val="0"/>
              <w:marRight w:val="0"/>
              <w:marTop w:val="0"/>
              <w:marBottom w:val="0"/>
              <w:divBdr>
                <w:top w:val="none" w:sz="0" w:space="0" w:color="auto"/>
                <w:left w:val="none" w:sz="0" w:space="0" w:color="auto"/>
                <w:bottom w:val="none" w:sz="0" w:space="0" w:color="auto"/>
                <w:right w:val="none" w:sz="0" w:space="0" w:color="auto"/>
              </w:divBdr>
            </w:div>
          </w:divsChild>
        </w:div>
        <w:div w:id="1544904652">
          <w:marLeft w:val="0"/>
          <w:marRight w:val="0"/>
          <w:marTop w:val="0"/>
          <w:marBottom w:val="0"/>
          <w:divBdr>
            <w:top w:val="none" w:sz="0" w:space="0" w:color="auto"/>
            <w:left w:val="none" w:sz="0" w:space="0" w:color="auto"/>
            <w:bottom w:val="none" w:sz="0" w:space="0" w:color="auto"/>
            <w:right w:val="none" w:sz="0" w:space="0" w:color="auto"/>
          </w:divBdr>
          <w:divsChild>
            <w:div w:id="53821887">
              <w:marLeft w:val="0"/>
              <w:marRight w:val="0"/>
              <w:marTop w:val="0"/>
              <w:marBottom w:val="0"/>
              <w:divBdr>
                <w:top w:val="none" w:sz="0" w:space="0" w:color="auto"/>
                <w:left w:val="none" w:sz="0" w:space="0" w:color="auto"/>
                <w:bottom w:val="none" w:sz="0" w:space="0" w:color="auto"/>
                <w:right w:val="none" w:sz="0" w:space="0" w:color="auto"/>
              </w:divBdr>
            </w:div>
            <w:div w:id="164052056">
              <w:marLeft w:val="0"/>
              <w:marRight w:val="0"/>
              <w:marTop w:val="0"/>
              <w:marBottom w:val="0"/>
              <w:divBdr>
                <w:top w:val="none" w:sz="0" w:space="0" w:color="auto"/>
                <w:left w:val="none" w:sz="0" w:space="0" w:color="auto"/>
                <w:bottom w:val="none" w:sz="0" w:space="0" w:color="auto"/>
                <w:right w:val="none" w:sz="0" w:space="0" w:color="auto"/>
              </w:divBdr>
            </w:div>
            <w:div w:id="173539484">
              <w:marLeft w:val="0"/>
              <w:marRight w:val="0"/>
              <w:marTop w:val="0"/>
              <w:marBottom w:val="0"/>
              <w:divBdr>
                <w:top w:val="none" w:sz="0" w:space="0" w:color="auto"/>
                <w:left w:val="none" w:sz="0" w:space="0" w:color="auto"/>
                <w:bottom w:val="none" w:sz="0" w:space="0" w:color="auto"/>
                <w:right w:val="none" w:sz="0" w:space="0" w:color="auto"/>
              </w:divBdr>
            </w:div>
            <w:div w:id="318267782">
              <w:marLeft w:val="0"/>
              <w:marRight w:val="0"/>
              <w:marTop w:val="0"/>
              <w:marBottom w:val="0"/>
              <w:divBdr>
                <w:top w:val="none" w:sz="0" w:space="0" w:color="auto"/>
                <w:left w:val="none" w:sz="0" w:space="0" w:color="auto"/>
                <w:bottom w:val="none" w:sz="0" w:space="0" w:color="auto"/>
                <w:right w:val="none" w:sz="0" w:space="0" w:color="auto"/>
              </w:divBdr>
            </w:div>
            <w:div w:id="484929563">
              <w:marLeft w:val="0"/>
              <w:marRight w:val="0"/>
              <w:marTop w:val="0"/>
              <w:marBottom w:val="0"/>
              <w:divBdr>
                <w:top w:val="none" w:sz="0" w:space="0" w:color="auto"/>
                <w:left w:val="none" w:sz="0" w:space="0" w:color="auto"/>
                <w:bottom w:val="none" w:sz="0" w:space="0" w:color="auto"/>
                <w:right w:val="none" w:sz="0" w:space="0" w:color="auto"/>
              </w:divBdr>
            </w:div>
            <w:div w:id="535239266">
              <w:marLeft w:val="0"/>
              <w:marRight w:val="0"/>
              <w:marTop w:val="0"/>
              <w:marBottom w:val="0"/>
              <w:divBdr>
                <w:top w:val="none" w:sz="0" w:space="0" w:color="auto"/>
                <w:left w:val="none" w:sz="0" w:space="0" w:color="auto"/>
                <w:bottom w:val="none" w:sz="0" w:space="0" w:color="auto"/>
                <w:right w:val="none" w:sz="0" w:space="0" w:color="auto"/>
              </w:divBdr>
            </w:div>
            <w:div w:id="622417810">
              <w:marLeft w:val="0"/>
              <w:marRight w:val="0"/>
              <w:marTop w:val="0"/>
              <w:marBottom w:val="0"/>
              <w:divBdr>
                <w:top w:val="none" w:sz="0" w:space="0" w:color="auto"/>
                <w:left w:val="none" w:sz="0" w:space="0" w:color="auto"/>
                <w:bottom w:val="none" w:sz="0" w:space="0" w:color="auto"/>
                <w:right w:val="none" w:sz="0" w:space="0" w:color="auto"/>
              </w:divBdr>
            </w:div>
            <w:div w:id="868297935">
              <w:marLeft w:val="0"/>
              <w:marRight w:val="0"/>
              <w:marTop w:val="0"/>
              <w:marBottom w:val="0"/>
              <w:divBdr>
                <w:top w:val="none" w:sz="0" w:space="0" w:color="auto"/>
                <w:left w:val="none" w:sz="0" w:space="0" w:color="auto"/>
                <w:bottom w:val="none" w:sz="0" w:space="0" w:color="auto"/>
                <w:right w:val="none" w:sz="0" w:space="0" w:color="auto"/>
              </w:divBdr>
            </w:div>
            <w:div w:id="871958889">
              <w:marLeft w:val="0"/>
              <w:marRight w:val="0"/>
              <w:marTop w:val="0"/>
              <w:marBottom w:val="0"/>
              <w:divBdr>
                <w:top w:val="none" w:sz="0" w:space="0" w:color="auto"/>
                <w:left w:val="none" w:sz="0" w:space="0" w:color="auto"/>
                <w:bottom w:val="none" w:sz="0" w:space="0" w:color="auto"/>
                <w:right w:val="none" w:sz="0" w:space="0" w:color="auto"/>
              </w:divBdr>
            </w:div>
            <w:div w:id="884609760">
              <w:marLeft w:val="0"/>
              <w:marRight w:val="0"/>
              <w:marTop w:val="0"/>
              <w:marBottom w:val="0"/>
              <w:divBdr>
                <w:top w:val="none" w:sz="0" w:space="0" w:color="auto"/>
                <w:left w:val="none" w:sz="0" w:space="0" w:color="auto"/>
                <w:bottom w:val="none" w:sz="0" w:space="0" w:color="auto"/>
                <w:right w:val="none" w:sz="0" w:space="0" w:color="auto"/>
              </w:divBdr>
            </w:div>
            <w:div w:id="1041323773">
              <w:marLeft w:val="0"/>
              <w:marRight w:val="0"/>
              <w:marTop w:val="0"/>
              <w:marBottom w:val="0"/>
              <w:divBdr>
                <w:top w:val="none" w:sz="0" w:space="0" w:color="auto"/>
                <w:left w:val="none" w:sz="0" w:space="0" w:color="auto"/>
                <w:bottom w:val="none" w:sz="0" w:space="0" w:color="auto"/>
                <w:right w:val="none" w:sz="0" w:space="0" w:color="auto"/>
              </w:divBdr>
            </w:div>
            <w:div w:id="1071780004">
              <w:marLeft w:val="0"/>
              <w:marRight w:val="0"/>
              <w:marTop w:val="0"/>
              <w:marBottom w:val="0"/>
              <w:divBdr>
                <w:top w:val="none" w:sz="0" w:space="0" w:color="auto"/>
                <w:left w:val="none" w:sz="0" w:space="0" w:color="auto"/>
                <w:bottom w:val="none" w:sz="0" w:space="0" w:color="auto"/>
                <w:right w:val="none" w:sz="0" w:space="0" w:color="auto"/>
              </w:divBdr>
            </w:div>
            <w:div w:id="1135096935">
              <w:marLeft w:val="0"/>
              <w:marRight w:val="0"/>
              <w:marTop w:val="0"/>
              <w:marBottom w:val="0"/>
              <w:divBdr>
                <w:top w:val="none" w:sz="0" w:space="0" w:color="auto"/>
                <w:left w:val="none" w:sz="0" w:space="0" w:color="auto"/>
                <w:bottom w:val="none" w:sz="0" w:space="0" w:color="auto"/>
                <w:right w:val="none" w:sz="0" w:space="0" w:color="auto"/>
              </w:divBdr>
            </w:div>
            <w:div w:id="1204831880">
              <w:marLeft w:val="0"/>
              <w:marRight w:val="0"/>
              <w:marTop w:val="0"/>
              <w:marBottom w:val="0"/>
              <w:divBdr>
                <w:top w:val="none" w:sz="0" w:space="0" w:color="auto"/>
                <w:left w:val="none" w:sz="0" w:space="0" w:color="auto"/>
                <w:bottom w:val="none" w:sz="0" w:space="0" w:color="auto"/>
                <w:right w:val="none" w:sz="0" w:space="0" w:color="auto"/>
              </w:divBdr>
            </w:div>
            <w:div w:id="1351491088">
              <w:marLeft w:val="0"/>
              <w:marRight w:val="0"/>
              <w:marTop w:val="0"/>
              <w:marBottom w:val="0"/>
              <w:divBdr>
                <w:top w:val="none" w:sz="0" w:space="0" w:color="auto"/>
                <w:left w:val="none" w:sz="0" w:space="0" w:color="auto"/>
                <w:bottom w:val="none" w:sz="0" w:space="0" w:color="auto"/>
                <w:right w:val="none" w:sz="0" w:space="0" w:color="auto"/>
              </w:divBdr>
            </w:div>
            <w:div w:id="1645040914">
              <w:marLeft w:val="0"/>
              <w:marRight w:val="0"/>
              <w:marTop w:val="0"/>
              <w:marBottom w:val="0"/>
              <w:divBdr>
                <w:top w:val="none" w:sz="0" w:space="0" w:color="auto"/>
                <w:left w:val="none" w:sz="0" w:space="0" w:color="auto"/>
                <w:bottom w:val="none" w:sz="0" w:space="0" w:color="auto"/>
                <w:right w:val="none" w:sz="0" w:space="0" w:color="auto"/>
              </w:divBdr>
            </w:div>
            <w:div w:id="1730958001">
              <w:marLeft w:val="0"/>
              <w:marRight w:val="0"/>
              <w:marTop w:val="0"/>
              <w:marBottom w:val="0"/>
              <w:divBdr>
                <w:top w:val="none" w:sz="0" w:space="0" w:color="auto"/>
                <w:left w:val="none" w:sz="0" w:space="0" w:color="auto"/>
                <w:bottom w:val="none" w:sz="0" w:space="0" w:color="auto"/>
                <w:right w:val="none" w:sz="0" w:space="0" w:color="auto"/>
              </w:divBdr>
            </w:div>
            <w:div w:id="2006320846">
              <w:marLeft w:val="0"/>
              <w:marRight w:val="0"/>
              <w:marTop w:val="0"/>
              <w:marBottom w:val="0"/>
              <w:divBdr>
                <w:top w:val="none" w:sz="0" w:space="0" w:color="auto"/>
                <w:left w:val="none" w:sz="0" w:space="0" w:color="auto"/>
                <w:bottom w:val="none" w:sz="0" w:space="0" w:color="auto"/>
                <w:right w:val="none" w:sz="0" w:space="0" w:color="auto"/>
              </w:divBdr>
            </w:div>
            <w:div w:id="2066173059">
              <w:marLeft w:val="0"/>
              <w:marRight w:val="0"/>
              <w:marTop w:val="0"/>
              <w:marBottom w:val="0"/>
              <w:divBdr>
                <w:top w:val="none" w:sz="0" w:space="0" w:color="auto"/>
                <w:left w:val="none" w:sz="0" w:space="0" w:color="auto"/>
                <w:bottom w:val="none" w:sz="0" w:space="0" w:color="auto"/>
                <w:right w:val="none" w:sz="0" w:space="0" w:color="auto"/>
              </w:divBdr>
            </w:div>
            <w:div w:id="2141342119">
              <w:marLeft w:val="0"/>
              <w:marRight w:val="0"/>
              <w:marTop w:val="0"/>
              <w:marBottom w:val="0"/>
              <w:divBdr>
                <w:top w:val="none" w:sz="0" w:space="0" w:color="auto"/>
                <w:left w:val="none" w:sz="0" w:space="0" w:color="auto"/>
                <w:bottom w:val="none" w:sz="0" w:space="0" w:color="auto"/>
                <w:right w:val="none" w:sz="0" w:space="0" w:color="auto"/>
              </w:divBdr>
            </w:div>
          </w:divsChild>
        </w:div>
        <w:div w:id="1684163991">
          <w:marLeft w:val="0"/>
          <w:marRight w:val="0"/>
          <w:marTop w:val="0"/>
          <w:marBottom w:val="0"/>
          <w:divBdr>
            <w:top w:val="none" w:sz="0" w:space="0" w:color="auto"/>
            <w:left w:val="none" w:sz="0" w:space="0" w:color="auto"/>
            <w:bottom w:val="none" w:sz="0" w:space="0" w:color="auto"/>
            <w:right w:val="none" w:sz="0" w:space="0" w:color="auto"/>
          </w:divBdr>
        </w:div>
        <w:div w:id="1722823861">
          <w:marLeft w:val="0"/>
          <w:marRight w:val="0"/>
          <w:marTop w:val="0"/>
          <w:marBottom w:val="0"/>
          <w:divBdr>
            <w:top w:val="none" w:sz="0" w:space="0" w:color="auto"/>
            <w:left w:val="none" w:sz="0" w:space="0" w:color="auto"/>
            <w:bottom w:val="none" w:sz="0" w:space="0" w:color="auto"/>
            <w:right w:val="none" w:sz="0" w:space="0" w:color="auto"/>
          </w:divBdr>
          <w:divsChild>
            <w:div w:id="1322468389">
              <w:marLeft w:val="-75"/>
              <w:marRight w:val="0"/>
              <w:marTop w:val="30"/>
              <w:marBottom w:val="30"/>
              <w:divBdr>
                <w:top w:val="none" w:sz="0" w:space="0" w:color="auto"/>
                <w:left w:val="none" w:sz="0" w:space="0" w:color="auto"/>
                <w:bottom w:val="none" w:sz="0" w:space="0" w:color="auto"/>
                <w:right w:val="none" w:sz="0" w:space="0" w:color="auto"/>
              </w:divBdr>
              <w:divsChild>
                <w:div w:id="17051739">
                  <w:marLeft w:val="0"/>
                  <w:marRight w:val="0"/>
                  <w:marTop w:val="0"/>
                  <w:marBottom w:val="0"/>
                  <w:divBdr>
                    <w:top w:val="none" w:sz="0" w:space="0" w:color="auto"/>
                    <w:left w:val="none" w:sz="0" w:space="0" w:color="auto"/>
                    <w:bottom w:val="none" w:sz="0" w:space="0" w:color="auto"/>
                    <w:right w:val="none" w:sz="0" w:space="0" w:color="auto"/>
                  </w:divBdr>
                  <w:divsChild>
                    <w:div w:id="402879076">
                      <w:marLeft w:val="0"/>
                      <w:marRight w:val="0"/>
                      <w:marTop w:val="0"/>
                      <w:marBottom w:val="0"/>
                      <w:divBdr>
                        <w:top w:val="none" w:sz="0" w:space="0" w:color="auto"/>
                        <w:left w:val="none" w:sz="0" w:space="0" w:color="auto"/>
                        <w:bottom w:val="none" w:sz="0" w:space="0" w:color="auto"/>
                        <w:right w:val="none" w:sz="0" w:space="0" w:color="auto"/>
                      </w:divBdr>
                    </w:div>
                  </w:divsChild>
                </w:div>
                <w:div w:id="20400217">
                  <w:marLeft w:val="0"/>
                  <w:marRight w:val="0"/>
                  <w:marTop w:val="0"/>
                  <w:marBottom w:val="0"/>
                  <w:divBdr>
                    <w:top w:val="none" w:sz="0" w:space="0" w:color="auto"/>
                    <w:left w:val="none" w:sz="0" w:space="0" w:color="auto"/>
                    <w:bottom w:val="none" w:sz="0" w:space="0" w:color="auto"/>
                    <w:right w:val="none" w:sz="0" w:space="0" w:color="auto"/>
                  </w:divBdr>
                  <w:divsChild>
                    <w:div w:id="631404486">
                      <w:marLeft w:val="0"/>
                      <w:marRight w:val="0"/>
                      <w:marTop w:val="0"/>
                      <w:marBottom w:val="0"/>
                      <w:divBdr>
                        <w:top w:val="none" w:sz="0" w:space="0" w:color="auto"/>
                        <w:left w:val="none" w:sz="0" w:space="0" w:color="auto"/>
                        <w:bottom w:val="none" w:sz="0" w:space="0" w:color="auto"/>
                        <w:right w:val="none" w:sz="0" w:space="0" w:color="auto"/>
                      </w:divBdr>
                    </w:div>
                  </w:divsChild>
                </w:div>
                <w:div w:id="103578008">
                  <w:marLeft w:val="0"/>
                  <w:marRight w:val="0"/>
                  <w:marTop w:val="0"/>
                  <w:marBottom w:val="0"/>
                  <w:divBdr>
                    <w:top w:val="none" w:sz="0" w:space="0" w:color="auto"/>
                    <w:left w:val="none" w:sz="0" w:space="0" w:color="auto"/>
                    <w:bottom w:val="none" w:sz="0" w:space="0" w:color="auto"/>
                    <w:right w:val="none" w:sz="0" w:space="0" w:color="auto"/>
                  </w:divBdr>
                  <w:divsChild>
                    <w:div w:id="1037698392">
                      <w:marLeft w:val="0"/>
                      <w:marRight w:val="0"/>
                      <w:marTop w:val="0"/>
                      <w:marBottom w:val="0"/>
                      <w:divBdr>
                        <w:top w:val="none" w:sz="0" w:space="0" w:color="auto"/>
                        <w:left w:val="none" w:sz="0" w:space="0" w:color="auto"/>
                        <w:bottom w:val="none" w:sz="0" w:space="0" w:color="auto"/>
                        <w:right w:val="none" w:sz="0" w:space="0" w:color="auto"/>
                      </w:divBdr>
                    </w:div>
                  </w:divsChild>
                </w:div>
                <w:div w:id="200175145">
                  <w:marLeft w:val="0"/>
                  <w:marRight w:val="0"/>
                  <w:marTop w:val="0"/>
                  <w:marBottom w:val="0"/>
                  <w:divBdr>
                    <w:top w:val="none" w:sz="0" w:space="0" w:color="auto"/>
                    <w:left w:val="none" w:sz="0" w:space="0" w:color="auto"/>
                    <w:bottom w:val="none" w:sz="0" w:space="0" w:color="auto"/>
                    <w:right w:val="none" w:sz="0" w:space="0" w:color="auto"/>
                  </w:divBdr>
                  <w:divsChild>
                    <w:div w:id="597905554">
                      <w:marLeft w:val="0"/>
                      <w:marRight w:val="0"/>
                      <w:marTop w:val="0"/>
                      <w:marBottom w:val="0"/>
                      <w:divBdr>
                        <w:top w:val="none" w:sz="0" w:space="0" w:color="auto"/>
                        <w:left w:val="none" w:sz="0" w:space="0" w:color="auto"/>
                        <w:bottom w:val="none" w:sz="0" w:space="0" w:color="auto"/>
                        <w:right w:val="none" w:sz="0" w:space="0" w:color="auto"/>
                      </w:divBdr>
                    </w:div>
                  </w:divsChild>
                </w:div>
                <w:div w:id="224027680">
                  <w:marLeft w:val="0"/>
                  <w:marRight w:val="0"/>
                  <w:marTop w:val="0"/>
                  <w:marBottom w:val="0"/>
                  <w:divBdr>
                    <w:top w:val="none" w:sz="0" w:space="0" w:color="auto"/>
                    <w:left w:val="none" w:sz="0" w:space="0" w:color="auto"/>
                    <w:bottom w:val="none" w:sz="0" w:space="0" w:color="auto"/>
                    <w:right w:val="none" w:sz="0" w:space="0" w:color="auto"/>
                  </w:divBdr>
                  <w:divsChild>
                    <w:div w:id="1689016426">
                      <w:marLeft w:val="0"/>
                      <w:marRight w:val="0"/>
                      <w:marTop w:val="0"/>
                      <w:marBottom w:val="0"/>
                      <w:divBdr>
                        <w:top w:val="none" w:sz="0" w:space="0" w:color="auto"/>
                        <w:left w:val="none" w:sz="0" w:space="0" w:color="auto"/>
                        <w:bottom w:val="none" w:sz="0" w:space="0" w:color="auto"/>
                        <w:right w:val="none" w:sz="0" w:space="0" w:color="auto"/>
                      </w:divBdr>
                    </w:div>
                  </w:divsChild>
                </w:div>
                <w:div w:id="328211752">
                  <w:marLeft w:val="0"/>
                  <w:marRight w:val="0"/>
                  <w:marTop w:val="0"/>
                  <w:marBottom w:val="0"/>
                  <w:divBdr>
                    <w:top w:val="none" w:sz="0" w:space="0" w:color="auto"/>
                    <w:left w:val="none" w:sz="0" w:space="0" w:color="auto"/>
                    <w:bottom w:val="none" w:sz="0" w:space="0" w:color="auto"/>
                    <w:right w:val="none" w:sz="0" w:space="0" w:color="auto"/>
                  </w:divBdr>
                  <w:divsChild>
                    <w:div w:id="1866164739">
                      <w:marLeft w:val="0"/>
                      <w:marRight w:val="0"/>
                      <w:marTop w:val="0"/>
                      <w:marBottom w:val="0"/>
                      <w:divBdr>
                        <w:top w:val="none" w:sz="0" w:space="0" w:color="auto"/>
                        <w:left w:val="none" w:sz="0" w:space="0" w:color="auto"/>
                        <w:bottom w:val="none" w:sz="0" w:space="0" w:color="auto"/>
                        <w:right w:val="none" w:sz="0" w:space="0" w:color="auto"/>
                      </w:divBdr>
                    </w:div>
                  </w:divsChild>
                </w:div>
                <w:div w:id="365451331">
                  <w:marLeft w:val="0"/>
                  <w:marRight w:val="0"/>
                  <w:marTop w:val="0"/>
                  <w:marBottom w:val="0"/>
                  <w:divBdr>
                    <w:top w:val="none" w:sz="0" w:space="0" w:color="auto"/>
                    <w:left w:val="none" w:sz="0" w:space="0" w:color="auto"/>
                    <w:bottom w:val="none" w:sz="0" w:space="0" w:color="auto"/>
                    <w:right w:val="none" w:sz="0" w:space="0" w:color="auto"/>
                  </w:divBdr>
                  <w:divsChild>
                    <w:div w:id="180363416">
                      <w:marLeft w:val="0"/>
                      <w:marRight w:val="0"/>
                      <w:marTop w:val="0"/>
                      <w:marBottom w:val="0"/>
                      <w:divBdr>
                        <w:top w:val="none" w:sz="0" w:space="0" w:color="auto"/>
                        <w:left w:val="none" w:sz="0" w:space="0" w:color="auto"/>
                        <w:bottom w:val="none" w:sz="0" w:space="0" w:color="auto"/>
                        <w:right w:val="none" w:sz="0" w:space="0" w:color="auto"/>
                      </w:divBdr>
                    </w:div>
                    <w:div w:id="1013727050">
                      <w:marLeft w:val="0"/>
                      <w:marRight w:val="0"/>
                      <w:marTop w:val="0"/>
                      <w:marBottom w:val="0"/>
                      <w:divBdr>
                        <w:top w:val="none" w:sz="0" w:space="0" w:color="auto"/>
                        <w:left w:val="none" w:sz="0" w:space="0" w:color="auto"/>
                        <w:bottom w:val="none" w:sz="0" w:space="0" w:color="auto"/>
                        <w:right w:val="none" w:sz="0" w:space="0" w:color="auto"/>
                      </w:divBdr>
                    </w:div>
                    <w:div w:id="1503400414">
                      <w:marLeft w:val="0"/>
                      <w:marRight w:val="0"/>
                      <w:marTop w:val="0"/>
                      <w:marBottom w:val="0"/>
                      <w:divBdr>
                        <w:top w:val="none" w:sz="0" w:space="0" w:color="auto"/>
                        <w:left w:val="none" w:sz="0" w:space="0" w:color="auto"/>
                        <w:bottom w:val="none" w:sz="0" w:space="0" w:color="auto"/>
                        <w:right w:val="none" w:sz="0" w:space="0" w:color="auto"/>
                      </w:divBdr>
                    </w:div>
                    <w:div w:id="1972589589">
                      <w:marLeft w:val="0"/>
                      <w:marRight w:val="0"/>
                      <w:marTop w:val="0"/>
                      <w:marBottom w:val="0"/>
                      <w:divBdr>
                        <w:top w:val="none" w:sz="0" w:space="0" w:color="auto"/>
                        <w:left w:val="none" w:sz="0" w:space="0" w:color="auto"/>
                        <w:bottom w:val="none" w:sz="0" w:space="0" w:color="auto"/>
                        <w:right w:val="none" w:sz="0" w:space="0" w:color="auto"/>
                      </w:divBdr>
                    </w:div>
                  </w:divsChild>
                </w:div>
                <w:div w:id="535000987">
                  <w:marLeft w:val="0"/>
                  <w:marRight w:val="0"/>
                  <w:marTop w:val="0"/>
                  <w:marBottom w:val="0"/>
                  <w:divBdr>
                    <w:top w:val="none" w:sz="0" w:space="0" w:color="auto"/>
                    <w:left w:val="none" w:sz="0" w:space="0" w:color="auto"/>
                    <w:bottom w:val="none" w:sz="0" w:space="0" w:color="auto"/>
                    <w:right w:val="none" w:sz="0" w:space="0" w:color="auto"/>
                  </w:divBdr>
                  <w:divsChild>
                    <w:div w:id="276183465">
                      <w:marLeft w:val="0"/>
                      <w:marRight w:val="0"/>
                      <w:marTop w:val="0"/>
                      <w:marBottom w:val="0"/>
                      <w:divBdr>
                        <w:top w:val="none" w:sz="0" w:space="0" w:color="auto"/>
                        <w:left w:val="none" w:sz="0" w:space="0" w:color="auto"/>
                        <w:bottom w:val="none" w:sz="0" w:space="0" w:color="auto"/>
                        <w:right w:val="none" w:sz="0" w:space="0" w:color="auto"/>
                      </w:divBdr>
                    </w:div>
                  </w:divsChild>
                </w:div>
                <w:div w:id="575944208">
                  <w:marLeft w:val="0"/>
                  <w:marRight w:val="0"/>
                  <w:marTop w:val="0"/>
                  <w:marBottom w:val="0"/>
                  <w:divBdr>
                    <w:top w:val="none" w:sz="0" w:space="0" w:color="auto"/>
                    <w:left w:val="none" w:sz="0" w:space="0" w:color="auto"/>
                    <w:bottom w:val="none" w:sz="0" w:space="0" w:color="auto"/>
                    <w:right w:val="none" w:sz="0" w:space="0" w:color="auto"/>
                  </w:divBdr>
                  <w:divsChild>
                    <w:div w:id="1035472451">
                      <w:marLeft w:val="0"/>
                      <w:marRight w:val="0"/>
                      <w:marTop w:val="0"/>
                      <w:marBottom w:val="0"/>
                      <w:divBdr>
                        <w:top w:val="none" w:sz="0" w:space="0" w:color="auto"/>
                        <w:left w:val="none" w:sz="0" w:space="0" w:color="auto"/>
                        <w:bottom w:val="none" w:sz="0" w:space="0" w:color="auto"/>
                        <w:right w:val="none" w:sz="0" w:space="0" w:color="auto"/>
                      </w:divBdr>
                    </w:div>
                  </w:divsChild>
                </w:div>
                <w:div w:id="578096527">
                  <w:marLeft w:val="0"/>
                  <w:marRight w:val="0"/>
                  <w:marTop w:val="0"/>
                  <w:marBottom w:val="0"/>
                  <w:divBdr>
                    <w:top w:val="none" w:sz="0" w:space="0" w:color="auto"/>
                    <w:left w:val="none" w:sz="0" w:space="0" w:color="auto"/>
                    <w:bottom w:val="none" w:sz="0" w:space="0" w:color="auto"/>
                    <w:right w:val="none" w:sz="0" w:space="0" w:color="auto"/>
                  </w:divBdr>
                  <w:divsChild>
                    <w:div w:id="554588898">
                      <w:marLeft w:val="0"/>
                      <w:marRight w:val="0"/>
                      <w:marTop w:val="0"/>
                      <w:marBottom w:val="0"/>
                      <w:divBdr>
                        <w:top w:val="none" w:sz="0" w:space="0" w:color="auto"/>
                        <w:left w:val="none" w:sz="0" w:space="0" w:color="auto"/>
                        <w:bottom w:val="none" w:sz="0" w:space="0" w:color="auto"/>
                        <w:right w:val="none" w:sz="0" w:space="0" w:color="auto"/>
                      </w:divBdr>
                    </w:div>
                  </w:divsChild>
                </w:div>
                <w:div w:id="644746514">
                  <w:marLeft w:val="0"/>
                  <w:marRight w:val="0"/>
                  <w:marTop w:val="0"/>
                  <w:marBottom w:val="0"/>
                  <w:divBdr>
                    <w:top w:val="none" w:sz="0" w:space="0" w:color="auto"/>
                    <w:left w:val="none" w:sz="0" w:space="0" w:color="auto"/>
                    <w:bottom w:val="none" w:sz="0" w:space="0" w:color="auto"/>
                    <w:right w:val="none" w:sz="0" w:space="0" w:color="auto"/>
                  </w:divBdr>
                  <w:divsChild>
                    <w:div w:id="179011520">
                      <w:marLeft w:val="0"/>
                      <w:marRight w:val="0"/>
                      <w:marTop w:val="0"/>
                      <w:marBottom w:val="0"/>
                      <w:divBdr>
                        <w:top w:val="none" w:sz="0" w:space="0" w:color="auto"/>
                        <w:left w:val="none" w:sz="0" w:space="0" w:color="auto"/>
                        <w:bottom w:val="none" w:sz="0" w:space="0" w:color="auto"/>
                        <w:right w:val="none" w:sz="0" w:space="0" w:color="auto"/>
                      </w:divBdr>
                    </w:div>
                  </w:divsChild>
                </w:div>
                <w:div w:id="719599602">
                  <w:marLeft w:val="0"/>
                  <w:marRight w:val="0"/>
                  <w:marTop w:val="0"/>
                  <w:marBottom w:val="0"/>
                  <w:divBdr>
                    <w:top w:val="none" w:sz="0" w:space="0" w:color="auto"/>
                    <w:left w:val="none" w:sz="0" w:space="0" w:color="auto"/>
                    <w:bottom w:val="none" w:sz="0" w:space="0" w:color="auto"/>
                    <w:right w:val="none" w:sz="0" w:space="0" w:color="auto"/>
                  </w:divBdr>
                  <w:divsChild>
                    <w:div w:id="683284780">
                      <w:marLeft w:val="0"/>
                      <w:marRight w:val="0"/>
                      <w:marTop w:val="0"/>
                      <w:marBottom w:val="0"/>
                      <w:divBdr>
                        <w:top w:val="none" w:sz="0" w:space="0" w:color="auto"/>
                        <w:left w:val="none" w:sz="0" w:space="0" w:color="auto"/>
                        <w:bottom w:val="none" w:sz="0" w:space="0" w:color="auto"/>
                        <w:right w:val="none" w:sz="0" w:space="0" w:color="auto"/>
                      </w:divBdr>
                    </w:div>
                  </w:divsChild>
                </w:div>
                <w:div w:id="723483633">
                  <w:marLeft w:val="0"/>
                  <w:marRight w:val="0"/>
                  <w:marTop w:val="0"/>
                  <w:marBottom w:val="0"/>
                  <w:divBdr>
                    <w:top w:val="none" w:sz="0" w:space="0" w:color="auto"/>
                    <w:left w:val="none" w:sz="0" w:space="0" w:color="auto"/>
                    <w:bottom w:val="none" w:sz="0" w:space="0" w:color="auto"/>
                    <w:right w:val="none" w:sz="0" w:space="0" w:color="auto"/>
                  </w:divBdr>
                  <w:divsChild>
                    <w:div w:id="702249296">
                      <w:marLeft w:val="0"/>
                      <w:marRight w:val="0"/>
                      <w:marTop w:val="0"/>
                      <w:marBottom w:val="0"/>
                      <w:divBdr>
                        <w:top w:val="none" w:sz="0" w:space="0" w:color="auto"/>
                        <w:left w:val="none" w:sz="0" w:space="0" w:color="auto"/>
                        <w:bottom w:val="none" w:sz="0" w:space="0" w:color="auto"/>
                        <w:right w:val="none" w:sz="0" w:space="0" w:color="auto"/>
                      </w:divBdr>
                    </w:div>
                  </w:divsChild>
                </w:div>
                <w:div w:id="726882703">
                  <w:marLeft w:val="0"/>
                  <w:marRight w:val="0"/>
                  <w:marTop w:val="0"/>
                  <w:marBottom w:val="0"/>
                  <w:divBdr>
                    <w:top w:val="none" w:sz="0" w:space="0" w:color="auto"/>
                    <w:left w:val="none" w:sz="0" w:space="0" w:color="auto"/>
                    <w:bottom w:val="none" w:sz="0" w:space="0" w:color="auto"/>
                    <w:right w:val="none" w:sz="0" w:space="0" w:color="auto"/>
                  </w:divBdr>
                  <w:divsChild>
                    <w:div w:id="2096826086">
                      <w:marLeft w:val="0"/>
                      <w:marRight w:val="0"/>
                      <w:marTop w:val="0"/>
                      <w:marBottom w:val="0"/>
                      <w:divBdr>
                        <w:top w:val="none" w:sz="0" w:space="0" w:color="auto"/>
                        <w:left w:val="none" w:sz="0" w:space="0" w:color="auto"/>
                        <w:bottom w:val="none" w:sz="0" w:space="0" w:color="auto"/>
                        <w:right w:val="none" w:sz="0" w:space="0" w:color="auto"/>
                      </w:divBdr>
                    </w:div>
                  </w:divsChild>
                </w:div>
                <w:div w:id="902300920">
                  <w:marLeft w:val="0"/>
                  <w:marRight w:val="0"/>
                  <w:marTop w:val="0"/>
                  <w:marBottom w:val="0"/>
                  <w:divBdr>
                    <w:top w:val="none" w:sz="0" w:space="0" w:color="auto"/>
                    <w:left w:val="none" w:sz="0" w:space="0" w:color="auto"/>
                    <w:bottom w:val="none" w:sz="0" w:space="0" w:color="auto"/>
                    <w:right w:val="none" w:sz="0" w:space="0" w:color="auto"/>
                  </w:divBdr>
                  <w:divsChild>
                    <w:div w:id="1115365249">
                      <w:marLeft w:val="0"/>
                      <w:marRight w:val="0"/>
                      <w:marTop w:val="0"/>
                      <w:marBottom w:val="0"/>
                      <w:divBdr>
                        <w:top w:val="none" w:sz="0" w:space="0" w:color="auto"/>
                        <w:left w:val="none" w:sz="0" w:space="0" w:color="auto"/>
                        <w:bottom w:val="none" w:sz="0" w:space="0" w:color="auto"/>
                        <w:right w:val="none" w:sz="0" w:space="0" w:color="auto"/>
                      </w:divBdr>
                    </w:div>
                  </w:divsChild>
                </w:div>
                <w:div w:id="932131484">
                  <w:marLeft w:val="0"/>
                  <w:marRight w:val="0"/>
                  <w:marTop w:val="0"/>
                  <w:marBottom w:val="0"/>
                  <w:divBdr>
                    <w:top w:val="none" w:sz="0" w:space="0" w:color="auto"/>
                    <w:left w:val="none" w:sz="0" w:space="0" w:color="auto"/>
                    <w:bottom w:val="none" w:sz="0" w:space="0" w:color="auto"/>
                    <w:right w:val="none" w:sz="0" w:space="0" w:color="auto"/>
                  </w:divBdr>
                  <w:divsChild>
                    <w:div w:id="2021160196">
                      <w:marLeft w:val="0"/>
                      <w:marRight w:val="0"/>
                      <w:marTop w:val="0"/>
                      <w:marBottom w:val="0"/>
                      <w:divBdr>
                        <w:top w:val="none" w:sz="0" w:space="0" w:color="auto"/>
                        <w:left w:val="none" w:sz="0" w:space="0" w:color="auto"/>
                        <w:bottom w:val="none" w:sz="0" w:space="0" w:color="auto"/>
                        <w:right w:val="none" w:sz="0" w:space="0" w:color="auto"/>
                      </w:divBdr>
                    </w:div>
                  </w:divsChild>
                </w:div>
                <w:div w:id="1061440122">
                  <w:marLeft w:val="0"/>
                  <w:marRight w:val="0"/>
                  <w:marTop w:val="0"/>
                  <w:marBottom w:val="0"/>
                  <w:divBdr>
                    <w:top w:val="none" w:sz="0" w:space="0" w:color="auto"/>
                    <w:left w:val="none" w:sz="0" w:space="0" w:color="auto"/>
                    <w:bottom w:val="none" w:sz="0" w:space="0" w:color="auto"/>
                    <w:right w:val="none" w:sz="0" w:space="0" w:color="auto"/>
                  </w:divBdr>
                  <w:divsChild>
                    <w:div w:id="2101022466">
                      <w:marLeft w:val="0"/>
                      <w:marRight w:val="0"/>
                      <w:marTop w:val="0"/>
                      <w:marBottom w:val="0"/>
                      <w:divBdr>
                        <w:top w:val="none" w:sz="0" w:space="0" w:color="auto"/>
                        <w:left w:val="none" w:sz="0" w:space="0" w:color="auto"/>
                        <w:bottom w:val="none" w:sz="0" w:space="0" w:color="auto"/>
                        <w:right w:val="none" w:sz="0" w:space="0" w:color="auto"/>
                      </w:divBdr>
                    </w:div>
                  </w:divsChild>
                </w:div>
                <w:div w:id="1077169177">
                  <w:marLeft w:val="0"/>
                  <w:marRight w:val="0"/>
                  <w:marTop w:val="0"/>
                  <w:marBottom w:val="0"/>
                  <w:divBdr>
                    <w:top w:val="none" w:sz="0" w:space="0" w:color="auto"/>
                    <w:left w:val="none" w:sz="0" w:space="0" w:color="auto"/>
                    <w:bottom w:val="none" w:sz="0" w:space="0" w:color="auto"/>
                    <w:right w:val="none" w:sz="0" w:space="0" w:color="auto"/>
                  </w:divBdr>
                  <w:divsChild>
                    <w:div w:id="155388737">
                      <w:marLeft w:val="0"/>
                      <w:marRight w:val="0"/>
                      <w:marTop w:val="0"/>
                      <w:marBottom w:val="0"/>
                      <w:divBdr>
                        <w:top w:val="none" w:sz="0" w:space="0" w:color="auto"/>
                        <w:left w:val="none" w:sz="0" w:space="0" w:color="auto"/>
                        <w:bottom w:val="none" w:sz="0" w:space="0" w:color="auto"/>
                        <w:right w:val="none" w:sz="0" w:space="0" w:color="auto"/>
                      </w:divBdr>
                    </w:div>
                  </w:divsChild>
                </w:div>
                <w:div w:id="1254702254">
                  <w:marLeft w:val="0"/>
                  <w:marRight w:val="0"/>
                  <w:marTop w:val="0"/>
                  <w:marBottom w:val="0"/>
                  <w:divBdr>
                    <w:top w:val="none" w:sz="0" w:space="0" w:color="auto"/>
                    <w:left w:val="none" w:sz="0" w:space="0" w:color="auto"/>
                    <w:bottom w:val="none" w:sz="0" w:space="0" w:color="auto"/>
                    <w:right w:val="none" w:sz="0" w:space="0" w:color="auto"/>
                  </w:divBdr>
                  <w:divsChild>
                    <w:div w:id="1069037240">
                      <w:marLeft w:val="0"/>
                      <w:marRight w:val="0"/>
                      <w:marTop w:val="0"/>
                      <w:marBottom w:val="0"/>
                      <w:divBdr>
                        <w:top w:val="none" w:sz="0" w:space="0" w:color="auto"/>
                        <w:left w:val="none" w:sz="0" w:space="0" w:color="auto"/>
                        <w:bottom w:val="none" w:sz="0" w:space="0" w:color="auto"/>
                        <w:right w:val="none" w:sz="0" w:space="0" w:color="auto"/>
                      </w:divBdr>
                    </w:div>
                  </w:divsChild>
                </w:div>
                <w:div w:id="1267351000">
                  <w:marLeft w:val="0"/>
                  <w:marRight w:val="0"/>
                  <w:marTop w:val="0"/>
                  <w:marBottom w:val="0"/>
                  <w:divBdr>
                    <w:top w:val="none" w:sz="0" w:space="0" w:color="auto"/>
                    <w:left w:val="none" w:sz="0" w:space="0" w:color="auto"/>
                    <w:bottom w:val="none" w:sz="0" w:space="0" w:color="auto"/>
                    <w:right w:val="none" w:sz="0" w:space="0" w:color="auto"/>
                  </w:divBdr>
                  <w:divsChild>
                    <w:div w:id="1654987056">
                      <w:marLeft w:val="0"/>
                      <w:marRight w:val="0"/>
                      <w:marTop w:val="0"/>
                      <w:marBottom w:val="0"/>
                      <w:divBdr>
                        <w:top w:val="none" w:sz="0" w:space="0" w:color="auto"/>
                        <w:left w:val="none" w:sz="0" w:space="0" w:color="auto"/>
                        <w:bottom w:val="none" w:sz="0" w:space="0" w:color="auto"/>
                        <w:right w:val="none" w:sz="0" w:space="0" w:color="auto"/>
                      </w:divBdr>
                    </w:div>
                  </w:divsChild>
                </w:div>
                <w:div w:id="1269657680">
                  <w:marLeft w:val="0"/>
                  <w:marRight w:val="0"/>
                  <w:marTop w:val="0"/>
                  <w:marBottom w:val="0"/>
                  <w:divBdr>
                    <w:top w:val="none" w:sz="0" w:space="0" w:color="auto"/>
                    <w:left w:val="none" w:sz="0" w:space="0" w:color="auto"/>
                    <w:bottom w:val="none" w:sz="0" w:space="0" w:color="auto"/>
                    <w:right w:val="none" w:sz="0" w:space="0" w:color="auto"/>
                  </w:divBdr>
                  <w:divsChild>
                    <w:div w:id="506214669">
                      <w:marLeft w:val="0"/>
                      <w:marRight w:val="0"/>
                      <w:marTop w:val="0"/>
                      <w:marBottom w:val="0"/>
                      <w:divBdr>
                        <w:top w:val="none" w:sz="0" w:space="0" w:color="auto"/>
                        <w:left w:val="none" w:sz="0" w:space="0" w:color="auto"/>
                        <w:bottom w:val="none" w:sz="0" w:space="0" w:color="auto"/>
                        <w:right w:val="none" w:sz="0" w:space="0" w:color="auto"/>
                      </w:divBdr>
                    </w:div>
                  </w:divsChild>
                </w:div>
                <w:div w:id="1323007335">
                  <w:marLeft w:val="0"/>
                  <w:marRight w:val="0"/>
                  <w:marTop w:val="0"/>
                  <w:marBottom w:val="0"/>
                  <w:divBdr>
                    <w:top w:val="none" w:sz="0" w:space="0" w:color="auto"/>
                    <w:left w:val="none" w:sz="0" w:space="0" w:color="auto"/>
                    <w:bottom w:val="none" w:sz="0" w:space="0" w:color="auto"/>
                    <w:right w:val="none" w:sz="0" w:space="0" w:color="auto"/>
                  </w:divBdr>
                  <w:divsChild>
                    <w:div w:id="1387029840">
                      <w:marLeft w:val="0"/>
                      <w:marRight w:val="0"/>
                      <w:marTop w:val="0"/>
                      <w:marBottom w:val="0"/>
                      <w:divBdr>
                        <w:top w:val="none" w:sz="0" w:space="0" w:color="auto"/>
                        <w:left w:val="none" w:sz="0" w:space="0" w:color="auto"/>
                        <w:bottom w:val="none" w:sz="0" w:space="0" w:color="auto"/>
                        <w:right w:val="none" w:sz="0" w:space="0" w:color="auto"/>
                      </w:divBdr>
                    </w:div>
                  </w:divsChild>
                </w:div>
                <w:div w:id="1342321268">
                  <w:marLeft w:val="0"/>
                  <w:marRight w:val="0"/>
                  <w:marTop w:val="0"/>
                  <w:marBottom w:val="0"/>
                  <w:divBdr>
                    <w:top w:val="none" w:sz="0" w:space="0" w:color="auto"/>
                    <w:left w:val="none" w:sz="0" w:space="0" w:color="auto"/>
                    <w:bottom w:val="none" w:sz="0" w:space="0" w:color="auto"/>
                    <w:right w:val="none" w:sz="0" w:space="0" w:color="auto"/>
                  </w:divBdr>
                  <w:divsChild>
                    <w:div w:id="139537443">
                      <w:marLeft w:val="0"/>
                      <w:marRight w:val="0"/>
                      <w:marTop w:val="0"/>
                      <w:marBottom w:val="0"/>
                      <w:divBdr>
                        <w:top w:val="none" w:sz="0" w:space="0" w:color="auto"/>
                        <w:left w:val="none" w:sz="0" w:space="0" w:color="auto"/>
                        <w:bottom w:val="none" w:sz="0" w:space="0" w:color="auto"/>
                        <w:right w:val="none" w:sz="0" w:space="0" w:color="auto"/>
                      </w:divBdr>
                    </w:div>
                  </w:divsChild>
                </w:div>
                <w:div w:id="1404791970">
                  <w:marLeft w:val="0"/>
                  <w:marRight w:val="0"/>
                  <w:marTop w:val="0"/>
                  <w:marBottom w:val="0"/>
                  <w:divBdr>
                    <w:top w:val="none" w:sz="0" w:space="0" w:color="auto"/>
                    <w:left w:val="none" w:sz="0" w:space="0" w:color="auto"/>
                    <w:bottom w:val="none" w:sz="0" w:space="0" w:color="auto"/>
                    <w:right w:val="none" w:sz="0" w:space="0" w:color="auto"/>
                  </w:divBdr>
                  <w:divsChild>
                    <w:div w:id="987825765">
                      <w:marLeft w:val="0"/>
                      <w:marRight w:val="0"/>
                      <w:marTop w:val="0"/>
                      <w:marBottom w:val="0"/>
                      <w:divBdr>
                        <w:top w:val="none" w:sz="0" w:space="0" w:color="auto"/>
                        <w:left w:val="none" w:sz="0" w:space="0" w:color="auto"/>
                        <w:bottom w:val="none" w:sz="0" w:space="0" w:color="auto"/>
                        <w:right w:val="none" w:sz="0" w:space="0" w:color="auto"/>
                      </w:divBdr>
                    </w:div>
                  </w:divsChild>
                </w:div>
                <w:div w:id="1472136639">
                  <w:marLeft w:val="0"/>
                  <w:marRight w:val="0"/>
                  <w:marTop w:val="0"/>
                  <w:marBottom w:val="0"/>
                  <w:divBdr>
                    <w:top w:val="none" w:sz="0" w:space="0" w:color="auto"/>
                    <w:left w:val="none" w:sz="0" w:space="0" w:color="auto"/>
                    <w:bottom w:val="none" w:sz="0" w:space="0" w:color="auto"/>
                    <w:right w:val="none" w:sz="0" w:space="0" w:color="auto"/>
                  </w:divBdr>
                  <w:divsChild>
                    <w:div w:id="699279238">
                      <w:marLeft w:val="0"/>
                      <w:marRight w:val="0"/>
                      <w:marTop w:val="0"/>
                      <w:marBottom w:val="0"/>
                      <w:divBdr>
                        <w:top w:val="none" w:sz="0" w:space="0" w:color="auto"/>
                        <w:left w:val="none" w:sz="0" w:space="0" w:color="auto"/>
                        <w:bottom w:val="none" w:sz="0" w:space="0" w:color="auto"/>
                        <w:right w:val="none" w:sz="0" w:space="0" w:color="auto"/>
                      </w:divBdr>
                    </w:div>
                  </w:divsChild>
                </w:div>
                <w:div w:id="1527400457">
                  <w:marLeft w:val="0"/>
                  <w:marRight w:val="0"/>
                  <w:marTop w:val="0"/>
                  <w:marBottom w:val="0"/>
                  <w:divBdr>
                    <w:top w:val="none" w:sz="0" w:space="0" w:color="auto"/>
                    <w:left w:val="none" w:sz="0" w:space="0" w:color="auto"/>
                    <w:bottom w:val="none" w:sz="0" w:space="0" w:color="auto"/>
                    <w:right w:val="none" w:sz="0" w:space="0" w:color="auto"/>
                  </w:divBdr>
                  <w:divsChild>
                    <w:div w:id="102653217">
                      <w:marLeft w:val="0"/>
                      <w:marRight w:val="0"/>
                      <w:marTop w:val="0"/>
                      <w:marBottom w:val="0"/>
                      <w:divBdr>
                        <w:top w:val="none" w:sz="0" w:space="0" w:color="auto"/>
                        <w:left w:val="none" w:sz="0" w:space="0" w:color="auto"/>
                        <w:bottom w:val="none" w:sz="0" w:space="0" w:color="auto"/>
                        <w:right w:val="none" w:sz="0" w:space="0" w:color="auto"/>
                      </w:divBdr>
                    </w:div>
                  </w:divsChild>
                </w:div>
                <w:div w:id="1546867669">
                  <w:marLeft w:val="0"/>
                  <w:marRight w:val="0"/>
                  <w:marTop w:val="0"/>
                  <w:marBottom w:val="0"/>
                  <w:divBdr>
                    <w:top w:val="none" w:sz="0" w:space="0" w:color="auto"/>
                    <w:left w:val="none" w:sz="0" w:space="0" w:color="auto"/>
                    <w:bottom w:val="none" w:sz="0" w:space="0" w:color="auto"/>
                    <w:right w:val="none" w:sz="0" w:space="0" w:color="auto"/>
                  </w:divBdr>
                  <w:divsChild>
                    <w:div w:id="866917707">
                      <w:marLeft w:val="0"/>
                      <w:marRight w:val="0"/>
                      <w:marTop w:val="0"/>
                      <w:marBottom w:val="0"/>
                      <w:divBdr>
                        <w:top w:val="none" w:sz="0" w:space="0" w:color="auto"/>
                        <w:left w:val="none" w:sz="0" w:space="0" w:color="auto"/>
                        <w:bottom w:val="none" w:sz="0" w:space="0" w:color="auto"/>
                        <w:right w:val="none" w:sz="0" w:space="0" w:color="auto"/>
                      </w:divBdr>
                    </w:div>
                  </w:divsChild>
                </w:div>
                <w:div w:id="1558473347">
                  <w:marLeft w:val="0"/>
                  <w:marRight w:val="0"/>
                  <w:marTop w:val="0"/>
                  <w:marBottom w:val="0"/>
                  <w:divBdr>
                    <w:top w:val="none" w:sz="0" w:space="0" w:color="auto"/>
                    <w:left w:val="none" w:sz="0" w:space="0" w:color="auto"/>
                    <w:bottom w:val="none" w:sz="0" w:space="0" w:color="auto"/>
                    <w:right w:val="none" w:sz="0" w:space="0" w:color="auto"/>
                  </w:divBdr>
                  <w:divsChild>
                    <w:div w:id="152456643">
                      <w:marLeft w:val="0"/>
                      <w:marRight w:val="0"/>
                      <w:marTop w:val="0"/>
                      <w:marBottom w:val="0"/>
                      <w:divBdr>
                        <w:top w:val="none" w:sz="0" w:space="0" w:color="auto"/>
                        <w:left w:val="none" w:sz="0" w:space="0" w:color="auto"/>
                        <w:bottom w:val="none" w:sz="0" w:space="0" w:color="auto"/>
                        <w:right w:val="none" w:sz="0" w:space="0" w:color="auto"/>
                      </w:divBdr>
                    </w:div>
                  </w:divsChild>
                </w:div>
                <w:div w:id="1753618344">
                  <w:marLeft w:val="0"/>
                  <w:marRight w:val="0"/>
                  <w:marTop w:val="0"/>
                  <w:marBottom w:val="0"/>
                  <w:divBdr>
                    <w:top w:val="none" w:sz="0" w:space="0" w:color="auto"/>
                    <w:left w:val="none" w:sz="0" w:space="0" w:color="auto"/>
                    <w:bottom w:val="none" w:sz="0" w:space="0" w:color="auto"/>
                    <w:right w:val="none" w:sz="0" w:space="0" w:color="auto"/>
                  </w:divBdr>
                  <w:divsChild>
                    <w:div w:id="986322725">
                      <w:marLeft w:val="0"/>
                      <w:marRight w:val="0"/>
                      <w:marTop w:val="0"/>
                      <w:marBottom w:val="0"/>
                      <w:divBdr>
                        <w:top w:val="none" w:sz="0" w:space="0" w:color="auto"/>
                        <w:left w:val="none" w:sz="0" w:space="0" w:color="auto"/>
                        <w:bottom w:val="none" w:sz="0" w:space="0" w:color="auto"/>
                        <w:right w:val="none" w:sz="0" w:space="0" w:color="auto"/>
                      </w:divBdr>
                    </w:div>
                  </w:divsChild>
                </w:div>
                <w:div w:id="1782995424">
                  <w:marLeft w:val="0"/>
                  <w:marRight w:val="0"/>
                  <w:marTop w:val="0"/>
                  <w:marBottom w:val="0"/>
                  <w:divBdr>
                    <w:top w:val="none" w:sz="0" w:space="0" w:color="auto"/>
                    <w:left w:val="none" w:sz="0" w:space="0" w:color="auto"/>
                    <w:bottom w:val="none" w:sz="0" w:space="0" w:color="auto"/>
                    <w:right w:val="none" w:sz="0" w:space="0" w:color="auto"/>
                  </w:divBdr>
                  <w:divsChild>
                    <w:div w:id="527371845">
                      <w:marLeft w:val="0"/>
                      <w:marRight w:val="0"/>
                      <w:marTop w:val="0"/>
                      <w:marBottom w:val="0"/>
                      <w:divBdr>
                        <w:top w:val="none" w:sz="0" w:space="0" w:color="auto"/>
                        <w:left w:val="none" w:sz="0" w:space="0" w:color="auto"/>
                        <w:bottom w:val="none" w:sz="0" w:space="0" w:color="auto"/>
                        <w:right w:val="none" w:sz="0" w:space="0" w:color="auto"/>
                      </w:divBdr>
                    </w:div>
                  </w:divsChild>
                </w:div>
                <w:div w:id="1865706331">
                  <w:marLeft w:val="0"/>
                  <w:marRight w:val="0"/>
                  <w:marTop w:val="0"/>
                  <w:marBottom w:val="0"/>
                  <w:divBdr>
                    <w:top w:val="none" w:sz="0" w:space="0" w:color="auto"/>
                    <w:left w:val="none" w:sz="0" w:space="0" w:color="auto"/>
                    <w:bottom w:val="none" w:sz="0" w:space="0" w:color="auto"/>
                    <w:right w:val="none" w:sz="0" w:space="0" w:color="auto"/>
                  </w:divBdr>
                  <w:divsChild>
                    <w:div w:id="560603955">
                      <w:marLeft w:val="0"/>
                      <w:marRight w:val="0"/>
                      <w:marTop w:val="0"/>
                      <w:marBottom w:val="0"/>
                      <w:divBdr>
                        <w:top w:val="none" w:sz="0" w:space="0" w:color="auto"/>
                        <w:left w:val="none" w:sz="0" w:space="0" w:color="auto"/>
                        <w:bottom w:val="none" w:sz="0" w:space="0" w:color="auto"/>
                        <w:right w:val="none" w:sz="0" w:space="0" w:color="auto"/>
                      </w:divBdr>
                    </w:div>
                  </w:divsChild>
                </w:div>
                <w:div w:id="1886991461">
                  <w:marLeft w:val="0"/>
                  <w:marRight w:val="0"/>
                  <w:marTop w:val="0"/>
                  <w:marBottom w:val="0"/>
                  <w:divBdr>
                    <w:top w:val="none" w:sz="0" w:space="0" w:color="auto"/>
                    <w:left w:val="none" w:sz="0" w:space="0" w:color="auto"/>
                    <w:bottom w:val="none" w:sz="0" w:space="0" w:color="auto"/>
                    <w:right w:val="none" w:sz="0" w:space="0" w:color="auto"/>
                  </w:divBdr>
                  <w:divsChild>
                    <w:div w:id="978850990">
                      <w:marLeft w:val="0"/>
                      <w:marRight w:val="0"/>
                      <w:marTop w:val="0"/>
                      <w:marBottom w:val="0"/>
                      <w:divBdr>
                        <w:top w:val="none" w:sz="0" w:space="0" w:color="auto"/>
                        <w:left w:val="none" w:sz="0" w:space="0" w:color="auto"/>
                        <w:bottom w:val="none" w:sz="0" w:space="0" w:color="auto"/>
                        <w:right w:val="none" w:sz="0" w:space="0" w:color="auto"/>
                      </w:divBdr>
                    </w:div>
                  </w:divsChild>
                </w:div>
                <w:div w:id="2004157140">
                  <w:marLeft w:val="0"/>
                  <w:marRight w:val="0"/>
                  <w:marTop w:val="0"/>
                  <w:marBottom w:val="0"/>
                  <w:divBdr>
                    <w:top w:val="none" w:sz="0" w:space="0" w:color="auto"/>
                    <w:left w:val="none" w:sz="0" w:space="0" w:color="auto"/>
                    <w:bottom w:val="none" w:sz="0" w:space="0" w:color="auto"/>
                    <w:right w:val="none" w:sz="0" w:space="0" w:color="auto"/>
                  </w:divBdr>
                  <w:divsChild>
                    <w:div w:id="2044205127">
                      <w:marLeft w:val="0"/>
                      <w:marRight w:val="0"/>
                      <w:marTop w:val="0"/>
                      <w:marBottom w:val="0"/>
                      <w:divBdr>
                        <w:top w:val="none" w:sz="0" w:space="0" w:color="auto"/>
                        <w:left w:val="none" w:sz="0" w:space="0" w:color="auto"/>
                        <w:bottom w:val="none" w:sz="0" w:space="0" w:color="auto"/>
                        <w:right w:val="none" w:sz="0" w:space="0" w:color="auto"/>
                      </w:divBdr>
                    </w:div>
                  </w:divsChild>
                </w:div>
                <w:div w:id="2035449592">
                  <w:marLeft w:val="0"/>
                  <w:marRight w:val="0"/>
                  <w:marTop w:val="0"/>
                  <w:marBottom w:val="0"/>
                  <w:divBdr>
                    <w:top w:val="none" w:sz="0" w:space="0" w:color="auto"/>
                    <w:left w:val="none" w:sz="0" w:space="0" w:color="auto"/>
                    <w:bottom w:val="none" w:sz="0" w:space="0" w:color="auto"/>
                    <w:right w:val="none" w:sz="0" w:space="0" w:color="auto"/>
                  </w:divBdr>
                  <w:divsChild>
                    <w:div w:id="676224970">
                      <w:marLeft w:val="0"/>
                      <w:marRight w:val="0"/>
                      <w:marTop w:val="0"/>
                      <w:marBottom w:val="0"/>
                      <w:divBdr>
                        <w:top w:val="none" w:sz="0" w:space="0" w:color="auto"/>
                        <w:left w:val="none" w:sz="0" w:space="0" w:color="auto"/>
                        <w:bottom w:val="none" w:sz="0" w:space="0" w:color="auto"/>
                        <w:right w:val="none" w:sz="0" w:space="0" w:color="auto"/>
                      </w:divBdr>
                    </w:div>
                  </w:divsChild>
                </w:div>
                <w:div w:id="2107578692">
                  <w:marLeft w:val="0"/>
                  <w:marRight w:val="0"/>
                  <w:marTop w:val="0"/>
                  <w:marBottom w:val="0"/>
                  <w:divBdr>
                    <w:top w:val="none" w:sz="0" w:space="0" w:color="auto"/>
                    <w:left w:val="none" w:sz="0" w:space="0" w:color="auto"/>
                    <w:bottom w:val="none" w:sz="0" w:space="0" w:color="auto"/>
                    <w:right w:val="none" w:sz="0" w:space="0" w:color="auto"/>
                  </w:divBdr>
                  <w:divsChild>
                    <w:div w:id="314340887">
                      <w:marLeft w:val="0"/>
                      <w:marRight w:val="0"/>
                      <w:marTop w:val="0"/>
                      <w:marBottom w:val="0"/>
                      <w:divBdr>
                        <w:top w:val="none" w:sz="0" w:space="0" w:color="auto"/>
                        <w:left w:val="none" w:sz="0" w:space="0" w:color="auto"/>
                        <w:bottom w:val="none" w:sz="0" w:space="0" w:color="auto"/>
                        <w:right w:val="none" w:sz="0" w:space="0" w:color="auto"/>
                      </w:divBdr>
                    </w:div>
                  </w:divsChild>
                </w:div>
                <w:div w:id="2134669861">
                  <w:marLeft w:val="0"/>
                  <w:marRight w:val="0"/>
                  <w:marTop w:val="0"/>
                  <w:marBottom w:val="0"/>
                  <w:divBdr>
                    <w:top w:val="none" w:sz="0" w:space="0" w:color="auto"/>
                    <w:left w:val="none" w:sz="0" w:space="0" w:color="auto"/>
                    <w:bottom w:val="none" w:sz="0" w:space="0" w:color="auto"/>
                    <w:right w:val="none" w:sz="0" w:space="0" w:color="auto"/>
                  </w:divBdr>
                  <w:divsChild>
                    <w:div w:id="1757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15621">
          <w:marLeft w:val="0"/>
          <w:marRight w:val="0"/>
          <w:marTop w:val="0"/>
          <w:marBottom w:val="0"/>
          <w:divBdr>
            <w:top w:val="none" w:sz="0" w:space="0" w:color="auto"/>
            <w:left w:val="none" w:sz="0" w:space="0" w:color="auto"/>
            <w:bottom w:val="none" w:sz="0" w:space="0" w:color="auto"/>
            <w:right w:val="none" w:sz="0" w:space="0" w:color="auto"/>
          </w:divBdr>
          <w:divsChild>
            <w:div w:id="10452604">
              <w:marLeft w:val="0"/>
              <w:marRight w:val="0"/>
              <w:marTop w:val="0"/>
              <w:marBottom w:val="0"/>
              <w:divBdr>
                <w:top w:val="none" w:sz="0" w:space="0" w:color="auto"/>
                <w:left w:val="none" w:sz="0" w:space="0" w:color="auto"/>
                <w:bottom w:val="none" w:sz="0" w:space="0" w:color="auto"/>
                <w:right w:val="none" w:sz="0" w:space="0" w:color="auto"/>
              </w:divBdr>
            </w:div>
            <w:div w:id="302278886">
              <w:marLeft w:val="0"/>
              <w:marRight w:val="0"/>
              <w:marTop w:val="0"/>
              <w:marBottom w:val="0"/>
              <w:divBdr>
                <w:top w:val="none" w:sz="0" w:space="0" w:color="auto"/>
                <w:left w:val="none" w:sz="0" w:space="0" w:color="auto"/>
                <w:bottom w:val="none" w:sz="0" w:space="0" w:color="auto"/>
                <w:right w:val="none" w:sz="0" w:space="0" w:color="auto"/>
              </w:divBdr>
            </w:div>
            <w:div w:id="313685340">
              <w:marLeft w:val="0"/>
              <w:marRight w:val="0"/>
              <w:marTop w:val="0"/>
              <w:marBottom w:val="0"/>
              <w:divBdr>
                <w:top w:val="none" w:sz="0" w:space="0" w:color="auto"/>
                <w:left w:val="none" w:sz="0" w:space="0" w:color="auto"/>
                <w:bottom w:val="none" w:sz="0" w:space="0" w:color="auto"/>
                <w:right w:val="none" w:sz="0" w:space="0" w:color="auto"/>
              </w:divBdr>
            </w:div>
            <w:div w:id="539824661">
              <w:marLeft w:val="0"/>
              <w:marRight w:val="0"/>
              <w:marTop w:val="0"/>
              <w:marBottom w:val="0"/>
              <w:divBdr>
                <w:top w:val="none" w:sz="0" w:space="0" w:color="auto"/>
                <w:left w:val="none" w:sz="0" w:space="0" w:color="auto"/>
                <w:bottom w:val="none" w:sz="0" w:space="0" w:color="auto"/>
                <w:right w:val="none" w:sz="0" w:space="0" w:color="auto"/>
              </w:divBdr>
            </w:div>
            <w:div w:id="692540882">
              <w:marLeft w:val="0"/>
              <w:marRight w:val="0"/>
              <w:marTop w:val="0"/>
              <w:marBottom w:val="0"/>
              <w:divBdr>
                <w:top w:val="none" w:sz="0" w:space="0" w:color="auto"/>
                <w:left w:val="none" w:sz="0" w:space="0" w:color="auto"/>
                <w:bottom w:val="none" w:sz="0" w:space="0" w:color="auto"/>
                <w:right w:val="none" w:sz="0" w:space="0" w:color="auto"/>
              </w:divBdr>
            </w:div>
            <w:div w:id="777600917">
              <w:marLeft w:val="0"/>
              <w:marRight w:val="0"/>
              <w:marTop w:val="0"/>
              <w:marBottom w:val="0"/>
              <w:divBdr>
                <w:top w:val="none" w:sz="0" w:space="0" w:color="auto"/>
                <w:left w:val="none" w:sz="0" w:space="0" w:color="auto"/>
                <w:bottom w:val="none" w:sz="0" w:space="0" w:color="auto"/>
                <w:right w:val="none" w:sz="0" w:space="0" w:color="auto"/>
              </w:divBdr>
            </w:div>
            <w:div w:id="997346161">
              <w:marLeft w:val="0"/>
              <w:marRight w:val="0"/>
              <w:marTop w:val="0"/>
              <w:marBottom w:val="0"/>
              <w:divBdr>
                <w:top w:val="none" w:sz="0" w:space="0" w:color="auto"/>
                <w:left w:val="none" w:sz="0" w:space="0" w:color="auto"/>
                <w:bottom w:val="none" w:sz="0" w:space="0" w:color="auto"/>
                <w:right w:val="none" w:sz="0" w:space="0" w:color="auto"/>
              </w:divBdr>
            </w:div>
            <w:div w:id="1074087290">
              <w:marLeft w:val="0"/>
              <w:marRight w:val="0"/>
              <w:marTop w:val="0"/>
              <w:marBottom w:val="0"/>
              <w:divBdr>
                <w:top w:val="none" w:sz="0" w:space="0" w:color="auto"/>
                <w:left w:val="none" w:sz="0" w:space="0" w:color="auto"/>
                <w:bottom w:val="none" w:sz="0" w:space="0" w:color="auto"/>
                <w:right w:val="none" w:sz="0" w:space="0" w:color="auto"/>
              </w:divBdr>
            </w:div>
            <w:div w:id="1311252527">
              <w:marLeft w:val="0"/>
              <w:marRight w:val="0"/>
              <w:marTop w:val="0"/>
              <w:marBottom w:val="0"/>
              <w:divBdr>
                <w:top w:val="none" w:sz="0" w:space="0" w:color="auto"/>
                <w:left w:val="none" w:sz="0" w:space="0" w:color="auto"/>
                <w:bottom w:val="none" w:sz="0" w:space="0" w:color="auto"/>
                <w:right w:val="none" w:sz="0" w:space="0" w:color="auto"/>
              </w:divBdr>
            </w:div>
            <w:div w:id="1320960159">
              <w:marLeft w:val="0"/>
              <w:marRight w:val="0"/>
              <w:marTop w:val="0"/>
              <w:marBottom w:val="0"/>
              <w:divBdr>
                <w:top w:val="none" w:sz="0" w:space="0" w:color="auto"/>
                <w:left w:val="none" w:sz="0" w:space="0" w:color="auto"/>
                <w:bottom w:val="none" w:sz="0" w:space="0" w:color="auto"/>
                <w:right w:val="none" w:sz="0" w:space="0" w:color="auto"/>
              </w:divBdr>
            </w:div>
            <w:div w:id="1438910189">
              <w:marLeft w:val="0"/>
              <w:marRight w:val="0"/>
              <w:marTop w:val="0"/>
              <w:marBottom w:val="0"/>
              <w:divBdr>
                <w:top w:val="none" w:sz="0" w:space="0" w:color="auto"/>
                <w:left w:val="none" w:sz="0" w:space="0" w:color="auto"/>
                <w:bottom w:val="none" w:sz="0" w:space="0" w:color="auto"/>
                <w:right w:val="none" w:sz="0" w:space="0" w:color="auto"/>
              </w:divBdr>
            </w:div>
            <w:div w:id="1553225634">
              <w:marLeft w:val="0"/>
              <w:marRight w:val="0"/>
              <w:marTop w:val="0"/>
              <w:marBottom w:val="0"/>
              <w:divBdr>
                <w:top w:val="none" w:sz="0" w:space="0" w:color="auto"/>
                <w:left w:val="none" w:sz="0" w:space="0" w:color="auto"/>
                <w:bottom w:val="none" w:sz="0" w:space="0" w:color="auto"/>
                <w:right w:val="none" w:sz="0" w:space="0" w:color="auto"/>
              </w:divBdr>
            </w:div>
            <w:div w:id="1579245890">
              <w:marLeft w:val="0"/>
              <w:marRight w:val="0"/>
              <w:marTop w:val="0"/>
              <w:marBottom w:val="0"/>
              <w:divBdr>
                <w:top w:val="none" w:sz="0" w:space="0" w:color="auto"/>
                <w:left w:val="none" w:sz="0" w:space="0" w:color="auto"/>
                <w:bottom w:val="none" w:sz="0" w:space="0" w:color="auto"/>
                <w:right w:val="none" w:sz="0" w:space="0" w:color="auto"/>
              </w:divBdr>
            </w:div>
            <w:div w:id="1620069738">
              <w:marLeft w:val="0"/>
              <w:marRight w:val="0"/>
              <w:marTop w:val="0"/>
              <w:marBottom w:val="0"/>
              <w:divBdr>
                <w:top w:val="none" w:sz="0" w:space="0" w:color="auto"/>
                <w:left w:val="none" w:sz="0" w:space="0" w:color="auto"/>
                <w:bottom w:val="none" w:sz="0" w:space="0" w:color="auto"/>
                <w:right w:val="none" w:sz="0" w:space="0" w:color="auto"/>
              </w:divBdr>
            </w:div>
            <w:div w:id="1633704966">
              <w:marLeft w:val="0"/>
              <w:marRight w:val="0"/>
              <w:marTop w:val="0"/>
              <w:marBottom w:val="0"/>
              <w:divBdr>
                <w:top w:val="none" w:sz="0" w:space="0" w:color="auto"/>
                <w:left w:val="none" w:sz="0" w:space="0" w:color="auto"/>
                <w:bottom w:val="none" w:sz="0" w:space="0" w:color="auto"/>
                <w:right w:val="none" w:sz="0" w:space="0" w:color="auto"/>
              </w:divBdr>
            </w:div>
            <w:div w:id="1861551270">
              <w:marLeft w:val="0"/>
              <w:marRight w:val="0"/>
              <w:marTop w:val="0"/>
              <w:marBottom w:val="0"/>
              <w:divBdr>
                <w:top w:val="none" w:sz="0" w:space="0" w:color="auto"/>
                <w:left w:val="none" w:sz="0" w:space="0" w:color="auto"/>
                <w:bottom w:val="none" w:sz="0" w:space="0" w:color="auto"/>
                <w:right w:val="none" w:sz="0" w:space="0" w:color="auto"/>
              </w:divBdr>
            </w:div>
            <w:div w:id="1911037656">
              <w:marLeft w:val="0"/>
              <w:marRight w:val="0"/>
              <w:marTop w:val="0"/>
              <w:marBottom w:val="0"/>
              <w:divBdr>
                <w:top w:val="none" w:sz="0" w:space="0" w:color="auto"/>
                <w:left w:val="none" w:sz="0" w:space="0" w:color="auto"/>
                <w:bottom w:val="none" w:sz="0" w:space="0" w:color="auto"/>
                <w:right w:val="none" w:sz="0" w:space="0" w:color="auto"/>
              </w:divBdr>
            </w:div>
            <w:div w:id="1924024774">
              <w:marLeft w:val="0"/>
              <w:marRight w:val="0"/>
              <w:marTop w:val="0"/>
              <w:marBottom w:val="0"/>
              <w:divBdr>
                <w:top w:val="none" w:sz="0" w:space="0" w:color="auto"/>
                <w:left w:val="none" w:sz="0" w:space="0" w:color="auto"/>
                <w:bottom w:val="none" w:sz="0" w:space="0" w:color="auto"/>
                <w:right w:val="none" w:sz="0" w:space="0" w:color="auto"/>
              </w:divBdr>
            </w:div>
            <w:div w:id="2094543390">
              <w:marLeft w:val="0"/>
              <w:marRight w:val="0"/>
              <w:marTop w:val="0"/>
              <w:marBottom w:val="0"/>
              <w:divBdr>
                <w:top w:val="none" w:sz="0" w:space="0" w:color="auto"/>
                <w:left w:val="none" w:sz="0" w:space="0" w:color="auto"/>
                <w:bottom w:val="none" w:sz="0" w:space="0" w:color="auto"/>
                <w:right w:val="none" w:sz="0" w:space="0" w:color="auto"/>
              </w:divBdr>
            </w:div>
            <w:div w:id="2098478706">
              <w:marLeft w:val="0"/>
              <w:marRight w:val="0"/>
              <w:marTop w:val="0"/>
              <w:marBottom w:val="0"/>
              <w:divBdr>
                <w:top w:val="none" w:sz="0" w:space="0" w:color="auto"/>
                <w:left w:val="none" w:sz="0" w:space="0" w:color="auto"/>
                <w:bottom w:val="none" w:sz="0" w:space="0" w:color="auto"/>
                <w:right w:val="none" w:sz="0" w:space="0" w:color="auto"/>
              </w:divBdr>
            </w:div>
          </w:divsChild>
        </w:div>
        <w:div w:id="1839228170">
          <w:marLeft w:val="0"/>
          <w:marRight w:val="0"/>
          <w:marTop w:val="0"/>
          <w:marBottom w:val="0"/>
          <w:divBdr>
            <w:top w:val="none" w:sz="0" w:space="0" w:color="auto"/>
            <w:left w:val="none" w:sz="0" w:space="0" w:color="auto"/>
            <w:bottom w:val="none" w:sz="0" w:space="0" w:color="auto"/>
            <w:right w:val="none" w:sz="0" w:space="0" w:color="auto"/>
          </w:divBdr>
          <w:divsChild>
            <w:div w:id="10301493">
              <w:marLeft w:val="0"/>
              <w:marRight w:val="0"/>
              <w:marTop w:val="0"/>
              <w:marBottom w:val="0"/>
              <w:divBdr>
                <w:top w:val="none" w:sz="0" w:space="0" w:color="auto"/>
                <w:left w:val="none" w:sz="0" w:space="0" w:color="auto"/>
                <w:bottom w:val="none" w:sz="0" w:space="0" w:color="auto"/>
                <w:right w:val="none" w:sz="0" w:space="0" w:color="auto"/>
              </w:divBdr>
            </w:div>
            <w:div w:id="135266384">
              <w:marLeft w:val="0"/>
              <w:marRight w:val="0"/>
              <w:marTop w:val="0"/>
              <w:marBottom w:val="0"/>
              <w:divBdr>
                <w:top w:val="none" w:sz="0" w:space="0" w:color="auto"/>
                <w:left w:val="none" w:sz="0" w:space="0" w:color="auto"/>
                <w:bottom w:val="none" w:sz="0" w:space="0" w:color="auto"/>
                <w:right w:val="none" w:sz="0" w:space="0" w:color="auto"/>
              </w:divBdr>
            </w:div>
            <w:div w:id="244650986">
              <w:marLeft w:val="0"/>
              <w:marRight w:val="0"/>
              <w:marTop w:val="0"/>
              <w:marBottom w:val="0"/>
              <w:divBdr>
                <w:top w:val="none" w:sz="0" w:space="0" w:color="auto"/>
                <w:left w:val="none" w:sz="0" w:space="0" w:color="auto"/>
                <w:bottom w:val="none" w:sz="0" w:space="0" w:color="auto"/>
                <w:right w:val="none" w:sz="0" w:space="0" w:color="auto"/>
              </w:divBdr>
            </w:div>
            <w:div w:id="269624892">
              <w:marLeft w:val="0"/>
              <w:marRight w:val="0"/>
              <w:marTop w:val="0"/>
              <w:marBottom w:val="0"/>
              <w:divBdr>
                <w:top w:val="none" w:sz="0" w:space="0" w:color="auto"/>
                <w:left w:val="none" w:sz="0" w:space="0" w:color="auto"/>
                <w:bottom w:val="none" w:sz="0" w:space="0" w:color="auto"/>
                <w:right w:val="none" w:sz="0" w:space="0" w:color="auto"/>
              </w:divBdr>
            </w:div>
            <w:div w:id="471097495">
              <w:marLeft w:val="0"/>
              <w:marRight w:val="0"/>
              <w:marTop w:val="0"/>
              <w:marBottom w:val="0"/>
              <w:divBdr>
                <w:top w:val="none" w:sz="0" w:space="0" w:color="auto"/>
                <w:left w:val="none" w:sz="0" w:space="0" w:color="auto"/>
                <w:bottom w:val="none" w:sz="0" w:space="0" w:color="auto"/>
                <w:right w:val="none" w:sz="0" w:space="0" w:color="auto"/>
              </w:divBdr>
            </w:div>
            <w:div w:id="839392846">
              <w:marLeft w:val="0"/>
              <w:marRight w:val="0"/>
              <w:marTop w:val="0"/>
              <w:marBottom w:val="0"/>
              <w:divBdr>
                <w:top w:val="none" w:sz="0" w:space="0" w:color="auto"/>
                <w:left w:val="none" w:sz="0" w:space="0" w:color="auto"/>
                <w:bottom w:val="none" w:sz="0" w:space="0" w:color="auto"/>
                <w:right w:val="none" w:sz="0" w:space="0" w:color="auto"/>
              </w:divBdr>
            </w:div>
            <w:div w:id="895317846">
              <w:marLeft w:val="0"/>
              <w:marRight w:val="0"/>
              <w:marTop w:val="0"/>
              <w:marBottom w:val="0"/>
              <w:divBdr>
                <w:top w:val="none" w:sz="0" w:space="0" w:color="auto"/>
                <w:left w:val="none" w:sz="0" w:space="0" w:color="auto"/>
                <w:bottom w:val="none" w:sz="0" w:space="0" w:color="auto"/>
                <w:right w:val="none" w:sz="0" w:space="0" w:color="auto"/>
              </w:divBdr>
            </w:div>
            <w:div w:id="926689490">
              <w:marLeft w:val="0"/>
              <w:marRight w:val="0"/>
              <w:marTop w:val="0"/>
              <w:marBottom w:val="0"/>
              <w:divBdr>
                <w:top w:val="none" w:sz="0" w:space="0" w:color="auto"/>
                <w:left w:val="none" w:sz="0" w:space="0" w:color="auto"/>
                <w:bottom w:val="none" w:sz="0" w:space="0" w:color="auto"/>
                <w:right w:val="none" w:sz="0" w:space="0" w:color="auto"/>
              </w:divBdr>
            </w:div>
            <w:div w:id="1140077844">
              <w:marLeft w:val="0"/>
              <w:marRight w:val="0"/>
              <w:marTop w:val="0"/>
              <w:marBottom w:val="0"/>
              <w:divBdr>
                <w:top w:val="none" w:sz="0" w:space="0" w:color="auto"/>
                <w:left w:val="none" w:sz="0" w:space="0" w:color="auto"/>
                <w:bottom w:val="none" w:sz="0" w:space="0" w:color="auto"/>
                <w:right w:val="none" w:sz="0" w:space="0" w:color="auto"/>
              </w:divBdr>
            </w:div>
            <w:div w:id="1188057504">
              <w:marLeft w:val="0"/>
              <w:marRight w:val="0"/>
              <w:marTop w:val="0"/>
              <w:marBottom w:val="0"/>
              <w:divBdr>
                <w:top w:val="none" w:sz="0" w:space="0" w:color="auto"/>
                <w:left w:val="none" w:sz="0" w:space="0" w:color="auto"/>
                <w:bottom w:val="none" w:sz="0" w:space="0" w:color="auto"/>
                <w:right w:val="none" w:sz="0" w:space="0" w:color="auto"/>
              </w:divBdr>
            </w:div>
            <w:div w:id="1194415067">
              <w:marLeft w:val="0"/>
              <w:marRight w:val="0"/>
              <w:marTop w:val="0"/>
              <w:marBottom w:val="0"/>
              <w:divBdr>
                <w:top w:val="none" w:sz="0" w:space="0" w:color="auto"/>
                <w:left w:val="none" w:sz="0" w:space="0" w:color="auto"/>
                <w:bottom w:val="none" w:sz="0" w:space="0" w:color="auto"/>
                <w:right w:val="none" w:sz="0" w:space="0" w:color="auto"/>
              </w:divBdr>
            </w:div>
            <w:div w:id="1250698102">
              <w:marLeft w:val="0"/>
              <w:marRight w:val="0"/>
              <w:marTop w:val="0"/>
              <w:marBottom w:val="0"/>
              <w:divBdr>
                <w:top w:val="none" w:sz="0" w:space="0" w:color="auto"/>
                <w:left w:val="none" w:sz="0" w:space="0" w:color="auto"/>
                <w:bottom w:val="none" w:sz="0" w:space="0" w:color="auto"/>
                <w:right w:val="none" w:sz="0" w:space="0" w:color="auto"/>
              </w:divBdr>
            </w:div>
            <w:div w:id="1278948178">
              <w:marLeft w:val="0"/>
              <w:marRight w:val="0"/>
              <w:marTop w:val="0"/>
              <w:marBottom w:val="0"/>
              <w:divBdr>
                <w:top w:val="none" w:sz="0" w:space="0" w:color="auto"/>
                <w:left w:val="none" w:sz="0" w:space="0" w:color="auto"/>
                <w:bottom w:val="none" w:sz="0" w:space="0" w:color="auto"/>
                <w:right w:val="none" w:sz="0" w:space="0" w:color="auto"/>
              </w:divBdr>
            </w:div>
            <w:div w:id="1449399487">
              <w:marLeft w:val="0"/>
              <w:marRight w:val="0"/>
              <w:marTop w:val="0"/>
              <w:marBottom w:val="0"/>
              <w:divBdr>
                <w:top w:val="none" w:sz="0" w:space="0" w:color="auto"/>
                <w:left w:val="none" w:sz="0" w:space="0" w:color="auto"/>
                <w:bottom w:val="none" w:sz="0" w:space="0" w:color="auto"/>
                <w:right w:val="none" w:sz="0" w:space="0" w:color="auto"/>
              </w:divBdr>
            </w:div>
            <w:div w:id="1462842788">
              <w:marLeft w:val="0"/>
              <w:marRight w:val="0"/>
              <w:marTop w:val="0"/>
              <w:marBottom w:val="0"/>
              <w:divBdr>
                <w:top w:val="none" w:sz="0" w:space="0" w:color="auto"/>
                <w:left w:val="none" w:sz="0" w:space="0" w:color="auto"/>
                <w:bottom w:val="none" w:sz="0" w:space="0" w:color="auto"/>
                <w:right w:val="none" w:sz="0" w:space="0" w:color="auto"/>
              </w:divBdr>
            </w:div>
            <w:div w:id="1765220097">
              <w:marLeft w:val="0"/>
              <w:marRight w:val="0"/>
              <w:marTop w:val="0"/>
              <w:marBottom w:val="0"/>
              <w:divBdr>
                <w:top w:val="none" w:sz="0" w:space="0" w:color="auto"/>
                <w:left w:val="none" w:sz="0" w:space="0" w:color="auto"/>
                <w:bottom w:val="none" w:sz="0" w:space="0" w:color="auto"/>
                <w:right w:val="none" w:sz="0" w:space="0" w:color="auto"/>
              </w:divBdr>
            </w:div>
            <w:div w:id="1777171289">
              <w:marLeft w:val="0"/>
              <w:marRight w:val="0"/>
              <w:marTop w:val="0"/>
              <w:marBottom w:val="0"/>
              <w:divBdr>
                <w:top w:val="none" w:sz="0" w:space="0" w:color="auto"/>
                <w:left w:val="none" w:sz="0" w:space="0" w:color="auto"/>
                <w:bottom w:val="none" w:sz="0" w:space="0" w:color="auto"/>
                <w:right w:val="none" w:sz="0" w:space="0" w:color="auto"/>
              </w:divBdr>
            </w:div>
            <w:div w:id="1921939511">
              <w:marLeft w:val="0"/>
              <w:marRight w:val="0"/>
              <w:marTop w:val="0"/>
              <w:marBottom w:val="0"/>
              <w:divBdr>
                <w:top w:val="none" w:sz="0" w:space="0" w:color="auto"/>
                <w:left w:val="none" w:sz="0" w:space="0" w:color="auto"/>
                <w:bottom w:val="none" w:sz="0" w:space="0" w:color="auto"/>
                <w:right w:val="none" w:sz="0" w:space="0" w:color="auto"/>
              </w:divBdr>
            </w:div>
            <w:div w:id="2097242694">
              <w:marLeft w:val="0"/>
              <w:marRight w:val="0"/>
              <w:marTop w:val="0"/>
              <w:marBottom w:val="0"/>
              <w:divBdr>
                <w:top w:val="none" w:sz="0" w:space="0" w:color="auto"/>
                <w:left w:val="none" w:sz="0" w:space="0" w:color="auto"/>
                <w:bottom w:val="none" w:sz="0" w:space="0" w:color="auto"/>
                <w:right w:val="none" w:sz="0" w:space="0" w:color="auto"/>
              </w:divBdr>
            </w:div>
            <w:div w:id="2140486272">
              <w:marLeft w:val="0"/>
              <w:marRight w:val="0"/>
              <w:marTop w:val="0"/>
              <w:marBottom w:val="0"/>
              <w:divBdr>
                <w:top w:val="none" w:sz="0" w:space="0" w:color="auto"/>
                <w:left w:val="none" w:sz="0" w:space="0" w:color="auto"/>
                <w:bottom w:val="none" w:sz="0" w:space="0" w:color="auto"/>
                <w:right w:val="none" w:sz="0" w:space="0" w:color="auto"/>
              </w:divBdr>
            </w:div>
          </w:divsChild>
        </w:div>
        <w:div w:id="1859586128">
          <w:marLeft w:val="0"/>
          <w:marRight w:val="0"/>
          <w:marTop w:val="0"/>
          <w:marBottom w:val="0"/>
          <w:divBdr>
            <w:top w:val="none" w:sz="0" w:space="0" w:color="auto"/>
            <w:left w:val="none" w:sz="0" w:space="0" w:color="auto"/>
            <w:bottom w:val="none" w:sz="0" w:space="0" w:color="auto"/>
            <w:right w:val="none" w:sz="0" w:space="0" w:color="auto"/>
          </w:divBdr>
          <w:divsChild>
            <w:div w:id="870461116">
              <w:marLeft w:val="-75"/>
              <w:marRight w:val="0"/>
              <w:marTop w:val="30"/>
              <w:marBottom w:val="30"/>
              <w:divBdr>
                <w:top w:val="none" w:sz="0" w:space="0" w:color="auto"/>
                <w:left w:val="none" w:sz="0" w:space="0" w:color="auto"/>
                <w:bottom w:val="none" w:sz="0" w:space="0" w:color="auto"/>
                <w:right w:val="none" w:sz="0" w:space="0" w:color="auto"/>
              </w:divBdr>
              <w:divsChild>
                <w:div w:id="707490220">
                  <w:marLeft w:val="0"/>
                  <w:marRight w:val="0"/>
                  <w:marTop w:val="0"/>
                  <w:marBottom w:val="0"/>
                  <w:divBdr>
                    <w:top w:val="none" w:sz="0" w:space="0" w:color="auto"/>
                    <w:left w:val="none" w:sz="0" w:space="0" w:color="auto"/>
                    <w:bottom w:val="none" w:sz="0" w:space="0" w:color="auto"/>
                    <w:right w:val="none" w:sz="0" w:space="0" w:color="auto"/>
                  </w:divBdr>
                  <w:divsChild>
                    <w:div w:id="1020938046">
                      <w:marLeft w:val="0"/>
                      <w:marRight w:val="0"/>
                      <w:marTop w:val="0"/>
                      <w:marBottom w:val="0"/>
                      <w:divBdr>
                        <w:top w:val="none" w:sz="0" w:space="0" w:color="auto"/>
                        <w:left w:val="none" w:sz="0" w:space="0" w:color="auto"/>
                        <w:bottom w:val="none" w:sz="0" w:space="0" w:color="auto"/>
                        <w:right w:val="none" w:sz="0" w:space="0" w:color="auto"/>
                      </w:divBdr>
                    </w:div>
                  </w:divsChild>
                </w:div>
                <w:div w:id="956105379">
                  <w:marLeft w:val="0"/>
                  <w:marRight w:val="0"/>
                  <w:marTop w:val="0"/>
                  <w:marBottom w:val="0"/>
                  <w:divBdr>
                    <w:top w:val="none" w:sz="0" w:space="0" w:color="auto"/>
                    <w:left w:val="none" w:sz="0" w:space="0" w:color="auto"/>
                    <w:bottom w:val="none" w:sz="0" w:space="0" w:color="auto"/>
                    <w:right w:val="none" w:sz="0" w:space="0" w:color="auto"/>
                  </w:divBdr>
                  <w:divsChild>
                    <w:div w:id="883567120">
                      <w:marLeft w:val="0"/>
                      <w:marRight w:val="0"/>
                      <w:marTop w:val="0"/>
                      <w:marBottom w:val="0"/>
                      <w:divBdr>
                        <w:top w:val="none" w:sz="0" w:space="0" w:color="auto"/>
                        <w:left w:val="none" w:sz="0" w:space="0" w:color="auto"/>
                        <w:bottom w:val="none" w:sz="0" w:space="0" w:color="auto"/>
                        <w:right w:val="none" w:sz="0" w:space="0" w:color="auto"/>
                      </w:divBdr>
                    </w:div>
                  </w:divsChild>
                </w:div>
                <w:div w:id="1052314903">
                  <w:marLeft w:val="0"/>
                  <w:marRight w:val="0"/>
                  <w:marTop w:val="0"/>
                  <w:marBottom w:val="0"/>
                  <w:divBdr>
                    <w:top w:val="none" w:sz="0" w:space="0" w:color="auto"/>
                    <w:left w:val="none" w:sz="0" w:space="0" w:color="auto"/>
                    <w:bottom w:val="none" w:sz="0" w:space="0" w:color="auto"/>
                    <w:right w:val="none" w:sz="0" w:space="0" w:color="auto"/>
                  </w:divBdr>
                  <w:divsChild>
                    <w:div w:id="356584163">
                      <w:marLeft w:val="0"/>
                      <w:marRight w:val="0"/>
                      <w:marTop w:val="0"/>
                      <w:marBottom w:val="0"/>
                      <w:divBdr>
                        <w:top w:val="none" w:sz="0" w:space="0" w:color="auto"/>
                        <w:left w:val="none" w:sz="0" w:space="0" w:color="auto"/>
                        <w:bottom w:val="none" w:sz="0" w:space="0" w:color="auto"/>
                        <w:right w:val="none" w:sz="0" w:space="0" w:color="auto"/>
                      </w:divBdr>
                    </w:div>
                  </w:divsChild>
                </w:div>
                <w:div w:id="1418818843">
                  <w:marLeft w:val="0"/>
                  <w:marRight w:val="0"/>
                  <w:marTop w:val="0"/>
                  <w:marBottom w:val="0"/>
                  <w:divBdr>
                    <w:top w:val="none" w:sz="0" w:space="0" w:color="auto"/>
                    <w:left w:val="none" w:sz="0" w:space="0" w:color="auto"/>
                    <w:bottom w:val="none" w:sz="0" w:space="0" w:color="auto"/>
                    <w:right w:val="none" w:sz="0" w:space="0" w:color="auto"/>
                  </w:divBdr>
                  <w:divsChild>
                    <w:div w:id="1370836015">
                      <w:marLeft w:val="0"/>
                      <w:marRight w:val="0"/>
                      <w:marTop w:val="0"/>
                      <w:marBottom w:val="0"/>
                      <w:divBdr>
                        <w:top w:val="none" w:sz="0" w:space="0" w:color="auto"/>
                        <w:left w:val="none" w:sz="0" w:space="0" w:color="auto"/>
                        <w:bottom w:val="none" w:sz="0" w:space="0" w:color="auto"/>
                        <w:right w:val="none" w:sz="0" w:space="0" w:color="auto"/>
                      </w:divBdr>
                    </w:div>
                    <w:div w:id="2125031427">
                      <w:marLeft w:val="0"/>
                      <w:marRight w:val="0"/>
                      <w:marTop w:val="0"/>
                      <w:marBottom w:val="0"/>
                      <w:divBdr>
                        <w:top w:val="none" w:sz="0" w:space="0" w:color="auto"/>
                        <w:left w:val="none" w:sz="0" w:space="0" w:color="auto"/>
                        <w:bottom w:val="none" w:sz="0" w:space="0" w:color="auto"/>
                        <w:right w:val="none" w:sz="0" w:space="0" w:color="auto"/>
                      </w:divBdr>
                    </w:div>
                  </w:divsChild>
                </w:div>
                <w:div w:id="1731031250">
                  <w:marLeft w:val="0"/>
                  <w:marRight w:val="0"/>
                  <w:marTop w:val="0"/>
                  <w:marBottom w:val="0"/>
                  <w:divBdr>
                    <w:top w:val="none" w:sz="0" w:space="0" w:color="auto"/>
                    <w:left w:val="none" w:sz="0" w:space="0" w:color="auto"/>
                    <w:bottom w:val="none" w:sz="0" w:space="0" w:color="auto"/>
                    <w:right w:val="none" w:sz="0" w:space="0" w:color="auto"/>
                  </w:divBdr>
                  <w:divsChild>
                    <w:div w:id="1985772058">
                      <w:marLeft w:val="0"/>
                      <w:marRight w:val="0"/>
                      <w:marTop w:val="0"/>
                      <w:marBottom w:val="0"/>
                      <w:divBdr>
                        <w:top w:val="none" w:sz="0" w:space="0" w:color="auto"/>
                        <w:left w:val="none" w:sz="0" w:space="0" w:color="auto"/>
                        <w:bottom w:val="none" w:sz="0" w:space="0" w:color="auto"/>
                        <w:right w:val="none" w:sz="0" w:space="0" w:color="auto"/>
                      </w:divBdr>
                    </w:div>
                  </w:divsChild>
                </w:div>
                <w:div w:id="1821654050">
                  <w:marLeft w:val="0"/>
                  <w:marRight w:val="0"/>
                  <w:marTop w:val="0"/>
                  <w:marBottom w:val="0"/>
                  <w:divBdr>
                    <w:top w:val="none" w:sz="0" w:space="0" w:color="auto"/>
                    <w:left w:val="none" w:sz="0" w:space="0" w:color="auto"/>
                    <w:bottom w:val="none" w:sz="0" w:space="0" w:color="auto"/>
                    <w:right w:val="none" w:sz="0" w:space="0" w:color="auto"/>
                  </w:divBdr>
                  <w:divsChild>
                    <w:div w:id="8020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90665">
          <w:marLeft w:val="0"/>
          <w:marRight w:val="0"/>
          <w:marTop w:val="0"/>
          <w:marBottom w:val="0"/>
          <w:divBdr>
            <w:top w:val="none" w:sz="0" w:space="0" w:color="auto"/>
            <w:left w:val="none" w:sz="0" w:space="0" w:color="auto"/>
            <w:bottom w:val="none" w:sz="0" w:space="0" w:color="auto"/>
            <w:right w:val="none" w:sz="0" w:space="0" w:color="auto"/>
          </w:divBdr>
          <w:divsChild>
            <w:div w:id="106587787">
              <w:marLeft w:val="0"/>
              <w:marRight w:val="0"/>
              <w:marTop w:val="0"/>
              <w:marBottom w:val="0"/>
              <w:divBdr>
                <w:top w:val="none" w:sz="0" w:space="0" w:color="auto"/>
                <w:left w:val="none" w:sz="0" w:space="0" w:color="auto"/>
                <w:bottom w:val="none" w:sz="0" w:space="0" w:color="auto"/>
                <w:right w:val="none" w:sz="0" w:space="0" w:color="auto"/>
              </w:divBdr>
            </w:div>
            <w:div w:id="145822358">
              <w:marLeft w:val="0"/>
              <w:marRight w:val="0"/>
              <w:marTop w:val="0"/>
              <w:marBottom w:val="0"/>
              <w:divBdr>
                <w:top w:val="none" w:sz="0" w:space="0" w:color="auto"/>
                <w:left w:val="none" w:sz="0" w:space="0" w:color="auto"/>
                <w:bottom w:val="none" w:sz="0" w:space="0" w:color="auto"/>
                <w:right w:val="none" w:sz="0" w:space="0" w:color="auto"/>
              </w:divBdr>
            </w:div>
            <w:div w:id="194316151">
              <w:marLeft w:val="0"/>
              <w:marRight w:val="0"/>
              <w:marTop w:val="0"/>
              <w:marBottom w:val="0"/>
              <w:divBdr>
                <w:top w:val="none" w:sz="0" w:space="0" w:color="auto"/>
                <w:left w:val="none" w:sz="0" w:space="0" w:color="auto"/>
                <w:bottom w:val="none" w:sz="0" w:space="0" w:color="auto"/>
                <w:right w:val="none" w:sz="0" w:space="0" w:color="auto"/>
              </w:divBdr>
            </w:div>
            <w:div w:id="199586539">
              <w:marLeft w:val="0"/>
              <w:marRight w:val="0"/>
              <w:marTop w:val="0"/>
              <w:marBottom w:val="0"/>
              <w:divBdr>
                <w:top w:val="none" w:sz="0" w:space="0" w:color="auto"/>
                <w:left w:val="none" w:sz="0" w:space="0" w:color="auto"/>
                <w:bottom w:val="none" w:sz="0" w:space="0" w:color="auto"/>
                <w:right w:val="none" w:sz="0" w:space="0" w:color="auto"/>
              </w:divBdr>
            </w:div>
            <w:div w:id="241374472">
              <w:marLeft w:val="0"/>
              <w:marRight w:val="0"/>
              <w:marTop w:val="0"/>
              <w:marBottom w:val="0"/>
              <w:divBdr>
                <w:top w:val="none" w:sz="0" w:space="0" w:color="auto"/>
                <w:left w:val="none" w:sz="0" w:space="0" w:color="auto"/>
                <w:bottom w:val="none" w:sz="0" w:space="0" w:color="auto"/>
                <w:right w:val="none" w:sz="0" w:space="0" w:color="auto"/>
              </w:divBdr>
            </w:div>
            <w:div w:id="466976645">
              <w:marLeft w:val="0"/>
              <w:marRight w:val="0"/>
              <w:marTop w:val="0"/>
              <w:marBottom w:val="0"/>
              <w:divBdr>
                <w:top w:val="none" w:sz="0" w:space="0" w:color="auto"/>
                <w:left w:val="none" w:sz="0" w:space="0" w:color="auto"/>
                <w:bottom w:val="none" w:sz="0" w:space="0" w:color="auto"/>
                <w:right w:val="none" w:sz="0" w:space="0" w:color="auto"/>
              </w:divBdr>
            </w:div>
            <w:div w:id="470097805">
              <w:marLeft w:val="0"/>
              <w:marRight w:val="0"/>
              <w:marTop w:val="0"/>
              <w:marBottom w:val="0"/>
              <w:divBdr>
                <w:top w:val="none" w:sz="0" w:space="0" w:color="auto"/>
                <w:left w:val="none" w:sz="0" w:space="0" w:color="auto"/>
                <w:bottom w:val="none" w:sz="0" w:space="0" w:color="auto"/>
                <w:right w:val="none" w:sz="0" w:space="0" w:color="auto"/>
              </w:divBdr>
            </w:div>
            <w:div w:id="555900504">
              <w:marLeft w:val="0"/>
              <w:marRight w:val="0"/>
              <w:marTop w:val="0"/>
              <w:marBottom w:val="0"/>
              <w:divBdr>
                <w:top w:val="none" w:sz="0" w:space="0" w:color="auto"/>
                <w:left w:val="none" w:sz="0" w:space="0" w:color="auto"/>
                <w:bottom w:val="none" w:sz="0" w:space="0" w:color="auto"/>
                <w:right w:val="none" w:sz="0" w:space="0" w:color="auto"/>
              </w:divBdr>
            </w:div>
            <w:div w:id="576717005">
              <w:marLeft w:val="0"/>
              <w:marRight w:val="0"/>
              <w:marTop w:val="0"/>
              <w:marBottom w:val="0"/>
              <w:divBdr>
                <w:top w:val="none" w:sz="0" w:space="0" w:color="auto"/>
                <w:left w:val="none" w:sz="0" w:space="0" w:color="auto"/>
                <w:bottom w:val="none" w:sz="0" w:space="0" w:color="auto"/>
                <w:right w:val="none" w:sz="0" w:space="0" w:color="auto"/>
              </w:divBdr>
            </w:div>
            <w:div w:id="709453635">
              <w:marLeft w:val="0"/>
              <w:marRight w:val="0"/>
              <w:marTop w:val="0"/>
              <w:marBottom w:val="0"/>
              <w:divBdr>
                <w:top w:val="none" w:sz="0" w:space="0" w:color="auto"/>
                <w:left w:val="none" w:sz="0" w:space="0" w:color="auto"/>
                <w:bottom w:val="none" w:sz="0" w:space="0" w:color="auto"/>
                <w:right w:val="none" w:sz="0" w:space="0" w:color="auto"/>
              </w:divBdr>
            </w:div>
            <w:div w:id="971253941">
              <w:marLeft w:val="0"/>
              <w:marRight w:val="0"/>
              <w:marTop w:val="0"/>
              <w:marBottom w:val="0"/>
              <w:divBdr>
                <w:top w:val="none" w:sz="0" w:space="0" w:color="auto"/>
                <w:left w:val="none" w:sz="0" w:space="0" w:color="auto"/>
                <w:bottom w:val="none" w:sz="0" w:space="0" w:color="auto"/>
                <w:right w:val="none" w:sz="0" w:space="0" w:color="auto"/>
              </w:divBdr>
            </w:div>
            <w:div w:id="1063675240">
              <w:marLeft w:val="0"/>
              <w:marRight w:val="0"/>
              <w:marTop w:val="0"/>
              <w:marBottom w:val="0"/>
              <w:divBdr>
                <w:top w:val="none" w:sz="0" w:space="0" w:color="auto"/>
                <w:left w:val="none" w:sz="0" w:space="0" w:color="auto"/>
                <w:bottom w:val="none" w:sz="0" w:space="0" w:color="auto"/>
                <w:right w:val="none" w:sz="0" w:space="0" w:color="auto"/>
              </w:divBdr>
            </w:div>
            <w:div w:id="1218707740">
              <w:marLeft w:val="0"/>
              <w:marRight w:val="0"/>
              <w:marTop w:val="0"/>
              <w:marBottom w:val="0"/>
              <w:divBdr>
                <w:top w:val="none" w:sz="0" w:space="0" w:color="auto"/>
                <w:left w:val="none" w:sz="0" w:space="0" w:color="auto"/>
                <w:bottom w:val="none" w:sz="0" w:space="0" w:color="auto"/>
                <w:right w:val="none" w:sz="0" w:space="0" w:color="auto"/>
              </w:divBdr>
            </w:div>
            <w:div w:id="1241670646">
              <w:marLeft w:val="0"/>
              <w:marRight w:val="0"/>
              <w:marTop w:val="0"/>
              <w:marBottom w:val="0"/>
              <w:divBdr>
                <w:top w:val="none" w:sz="0" w:space="0" w:color="auto"/>
                <w:left w:val="none" w:sz="0" w:space="0" w:color="auto"/>
                <w:bottom w:val="none" w:sz="0" w:space="0" w:color="auto"/>
                <w:right w:val="none" w:sz="0" w:space="0" w:color="auto"/>
              </w:divBdr>
            </w:div>
            <w:div w:id="1318875724">
              <w:marLeft w:val="0"/>
              <w:marRight w:val="0"/>
              <w:marTop w:val="0"/>
              <w:marBottom w:val="0"/>
              <w:divBdr>
                <w:top w:val="none" w:sz="0" w:space="0" w:color="auto"/>
                <w:left w:val="none" w:sz="0" w:space="0" w:color="auto"/>
                <w:bottom w:val="none" w:sz="0" w:space="0" w:color="auto"/>
                <w:right w:val="none" w:sz="0" w:space="0" w:color="auto"/>
              </w:divBdr>
            </w:div>
            <w:div w:id="1355379288">
              <w:marLeft w:val="0"/>
              <w:marRight w:val="0"/>
              <w:marTop w:val="0"/>
              <w:marBottom w:val="0"/>
              <w:divBdr>
                <w:top w:val="none" w:sz="0" w:space="0" w:color="auto"/>
                <w:left w:val="none" w:sz="0" w:space="0" w:color="auto"/>
                <w:bottom w:val="none" w:sz="0" w:space="0" w:color="auto"/>
                <w:right w:val="none" w:sz="0" w:space="0" w:color="auto"/>
              </w:divBdr>
            </w:div>
            <w:div w:id="1381399664">
              <w:marLeft w:val="0"/>
              <w:marRight w:val="0"/>
              <w:marTop w:val="0"/>
              <w:marBottom w:val="0"/>
              <w:divBdr>
                <w:top w:val="none" w:sz="0" w:space="0" w:color="auto"/>
                <w:left w:val="none" w:sz="0" w:space="0" w:color="auto"/>
                <w:bottom w:val="none" w:sz="0" w:space="0" w:color="auto"/>
                <w:right w:val="none" w:sz="0" w:space="0" w:color="auto"/>
              </w:divBdr>
            </w:div>
            <w:div w:id="1452280572">
              <w:marLeft w:val="0"/>
              <w:marRight w:val="0"/>
              <w:marTop w:val="0"/>
              <w:marBottom w:val="0"/>
              <w:divBdr>
                <w:top w:val="none" w:sz="0" w:space="0" w:color="auto"/>
                <w:left w:val="none" w:sz="0" w:space="0" w:color="auto"/>
                <w:bottom w:val="none" w:sz="0" w:space="0" w:color="auto"/>
                <w:right w:val="none" w:sz="0" w:space="0" w:color="auto"/>
              </w:divBdr>
            </w:div>
            <w:div w:id="1927032899">
              <w:marLeft w:val="0"/>
              <w:marRight w:val="0"/>
              <w:marTop w:val="0"/>
              <w:marBottom w:val="0"/>
              <w:divBdr>
                <w:top w:val="none" w:sz="0" w:space="0" w:color="auto"/>
                <w:left w:val="none" w:sz="0" w:space="0" w:color="auto"/>
                <w:bottom w:val="none" w:sz="0" w:space="0" w:color="auto"/>
                <w:right w:val="none" w:sz="0" w:space="0" w:color="auto"/>
              </w:divBdr>
            </w:div>
            <w:div w:id="2125802706">
              <w:marLeft w:val="0"/>
              <w:marRight w:val="0"/>
              <w:marTop w:val="0"/>
              <w:marBottom w:val="0"/>
              <w:divBdr>
                <w:top w:val="none" w:sz="0" w:space="0" w:color="auto"/>
                <w:left w:val="none" w:sz="0" w:space="0" w:color="auto"/>
                <w:bottom w:val="none" w:sz="0" w:space="0" w:color="auto"/>
                <w:right w:val="none" w:sz="0" w:space="0" w:color="auto"/>
              </w:divBdr>
            </w:div>
          </w:divsChild>
        </w:div>
        <w:div w:id="1915894588">
          <w:marLeft w:val="0"/>
          <w:marRight w:val="0"/>
          <w:marTop w:val="0"/>
          <w:marBottom w:val="0"/>
          <w:divBdr>
            <w:top w:val="none" w:sz="0" w:space="0" w:color="auto"/>
            <w:left w:val="none" w:sz="0" w:space="0" w:color="auto"/>
            <w:bottom w:val="none" w:sz="0" w:space="0" w:color="auto"/>
            <w:right w:val="none" w:sz="0" w:space="0" w:color="auto"/>
          </w:divBdr>
          <w:divsChild>
            <w:div w:id="201982353">
              <w:marLeft w:val="0"/>
              <w:marRight w:val="0"/>
              <w:marTop w:val="0"/>
              <w:marBottom w:val="0"/>
              <w:divBdr>
                <w:top w:val="none" w:sz="0" w:space="0" w:color="auto"/>
                <w:left w:val="none" w:sz="0" w:space="0" w:color="auto"/>
                <w:bottom w:val="none" w:sz="0" w:space="0" w:color="auto"/>
                <w:right w:val="none" w:sz="0" w:space="0" w:color="auto"/>
              </w:divBdr>
            </w:div>
            <w:div w:id="431243785">
              <w:marLeft w:val="0"/>
              <w:marRight w:val="0"/>
              <w:marTop w:val="0"/>
              <w:marBottom w:val="0"/>
              <w:divBdr>
                <w:top w:val="none" w:sz="0" w:space="0" w:color="auto"/>
                <w:left w:val="none" w:sz="0" w:space="0" w:color="auto"/>
                <w:bottom w:val="none" w:sz="0" w:space="0" w:color="auto"/>
                <w:right w:val="none" w:sz="0" w:space="0" w:color="auto"/>
              </w:divBdr>
            </w:div>
            <w:div w:id="503202675">
              <w:marLeft w:val="0"/>
              <w:marRight w:val="0"/>
              <w:marTop w:val="0"/>
              <w:marBottom w:val="0"/>
              <w:divBdr>
                <w:top w:val="none" w:sz="0" w:space="0" w:color="auto"/>
                <w:left w:val="none" w:sz="0" w:space="0" w:color="auto"/>
                <w:bottom w:val="none" w:sz="0" w:space="0" w:color="auto"/>
                <w:right w:val="none" w:sz="0" w:space="0" w:color="auto"/>
              </w:divBdr>
            </w:div>
            <w:div w:id="514222889">
              <w:marLeft w:val="0"/>
              <w:marRight w:val="0"/>
              <w:marTop w:val="0"/>
              <w:marBottom w:val="0"/>
              <w:divBdr>
                <w:top w:val="none" w:sz="0" w:space="0" w:color="auto"/>
                <w:left w:val="none" w:sz="0" w:space="0" w:color="auto"/>
                <w:bottom w:val="none" w:sz="0" w:space="0" w:color="auto"/>
                <w:right w:val="none" w:sz="0" w:space="0" w:color="auto"/>
              </w:divBdr>
            </w:div>
            <w:div w:id="563220040">
              <w:marLeft w:val="0"/>
              <w:marRight w:val="0"/>
              <w:marTop w:val="0"/>
              <w:marBottom w:val="0"/>
              <w:divBdr>
                <w:top w:val="none" w:sz="0" w:space="0" w:color="auto"/>
                <w:left w:val="none" w:sz="0" w:space="0" w:color="auto"/>
                <w:bottom w:val="none" w:sz="0" w:space="0" w:color="auto"/>
                <w:right w:val="none" w:sz="0" w:space="0" w:color="auto"/>
              </w:divBdr>
            </w:div>
            <w:div w:id="581524534">
              <w:marLeft w:val="0"/>
              <w:marRight w:val="0"/>
              <w:marTop w:val="0"/>
              <w:marBottom w:val="0"/>
              <w:divBdr>
                <w:top w:val="none" w:sz="0" w:space="0" w:color="auto"/>
                <w:left w:val="none" w:sz="0" w:space="0" w:color="auto"/>
                <w:bottom w:val="none" w:sz="0" w:space="0" w:color="auto"/>
                <w:right w:val="none" w:sz="0" w:space="0" w:color="auto"/>
              </w:divBdr>
            </w:div>
            <w:div w:id="589238249">
              <w:marLeft w:val="0"/>
              <w:marRight w:val="0"/>
              <w:marTop w:val="0"/>
              <w:marBottom w:val="0"/>
              <w:divBdr>
                <w:top w:val="none" w:sz="0" w:space="0" w:color="auto"/>
                <w:left w:val="none" w:sz="0" w:space="0" w:color="auto"/>
                <w:bottom w:val="none" w:sz="0" w:space="0" w:color="auto"/>
                <w:right w:val="none" w:sz="0" w:space="0" w:color="auto"/>
              </w:divBdr>
            </w:div>
            <w:div w:id="719745745">
              <w:marLeft w:val="0"/>
              <w:marRight w:val="0"/>
              <w:marTop w:val="0"/>
              <w:marBottom w:val="0"/>
              <w:divBdr>
                <w:top w:val="none" w:sz="0" w:space="0" w:color="auto"/>
                <w:left w:val="none" w:sz="0" w:space="0" w:color="auto"/>
                <w:bottom w:val="none" w:sz="0" w:space="0" w:color="auto"/>
                <w:right w:val="none" w:sz="0" w:space="0" w:color="auto"/>
              </w:divBdr>
            </w:div>
            <w:div w:id="779762716">
              <w:marLeft w:val="0"/>
              <w:marRight w:val="0"/>
              <w:marTop w:val="0"/>
              <w:marBottom w:val="0"/>
              <w:divBdr>
                <w:top w:val="none" w:sz="0" w:space="0" w:color="auto"/>
                <w:left w:val="none" w:sz="0" w:space="0" w:color="auto"/>
                <w:bottom w:val="none" w:sz="0" w:space="0" w:color="auto"/>
                <w:right w:val="none" w:sz="0" w:space="0" w:color="auto"/>
              </w:divBdr>
            </w:div>
            <w:div w:id="1097554596">
              <w:marLeft w:val="0"/>
              <w:marRight w:val="0"/>
              <w:marTop w:val="0"/>
              <w:marBottom w:val="0"/>
              <w:divBdr>
                <w:top w:val="none" w:sz="0" w:space="0" w:color="auto"/>
                <w:left w:val="none" w:sz="0" w:space="0" w:color="auto"/>
                <w:bottom w:val="none" w:sz="0" w:space="0" w:color="auto"/>
                <w:right w:val="none" w:sz="0" w:space="0" w:color="auto"/>
              </w:divBdr>
            </w:div>
            <w:div w:id="1232811797">
              <w:marLeft w:val="0"/>
              <w:marRight w:val="0"/>
              <w:marTop w:val="0"/>
              <w:marBottom w:val="0"/>
              <w:divBdr>
                <w:top w:val="none" w:sz="0" w:space="0" w:color="auto"/>
                <w:left w:val="none" w:sz="0" w:space="0" w:color="auto"/>
                <w:bottom w:val="none" w:sz="0" w:space="0" w:color="auto"/>
                <w:right w:val="none" w:sz="0" w:space="0" w:color="auto"/>
              </w:divBdr>
            </w:div>
            <w:div w:id="1560825876">
              <w:marLeft w:val="0"/>
              <w:marRight w:val="0"/>
              <w:marTop w:val="0"/>
              <w:marBottom w:val="0"/>
              <w:divBdr>
                <w:top w:val="none" w:sz="0" w:space="0" w:color="auto"/>
                <w:left w:val="none" w:sz="0" w:space="0" w:color="auto"/>
                <w:bottom w:val="none" w:sz="0" w:space="0" w:color="auto"/>
                <w:right w:val="none" w:sz="0" w:space="0" w:color="auto"/>
              </w:divBdr>
            </w:div>
            <w:div w:id="1590384052">
              <w:marLeft w:val="0"/>
              <w:marRight w:val="0"/>
              <w:marTop w:val="0"/>
              <w:marBottom w:val="0"/>
              <w:divBdr>
                <w:top w:val="none" w:sz="0" w:space="0" w:color="auto"/>
                <w:left w:val="none" w:sz="0" w:space="0" w:color="auto"/>
                <w:bottom w:val="none" w:sz="0" w:space="0" w:color="auto"/>
                <w:right w:val="none" w:sz="0" w:space="0" w:color="auto"/>
              </w:divBdr>
            </w:div>
            <w:div w:id="1703701079">
              <w:marLeft w:val="0"/>
              <w:marRight w:val="0"/>
              <w:marTop w:val="0"/>
              <w:marBottom w:val="0"/>
              <w:divBdr>
                <w:top w:val="none" w:sz="0" w:space="0" w:color="auto"/>
                <w:left w:val="none" w:sz="0" w:space="0" w:color="auto"/>
                <w:bottom w:val="none" w:sz="0" w:space="0" w:color="auto"/>
                <w:right w:val="none" w:sz="0" w:space="0" w:color="auto"/>
              </w:divBdr>
            </w:div>
            <w:div w:id="1704864793">
              <w:marLeft w:val="0"/>
              <w:marRight w:val="0"/>
              <w:marTop w:val="0"/>
              <w:marBottom w:val="0"/>
              <w:divBdr>
                <w:top w:val="none" w:sz="0" w:space="0" w:color="auto"/>
                <w:left w:val="none" w:sz="0" w:space="0" w:color="auto"/>
                <w:bottom w:val="none" w:sz="0" w:space="0" w:color="auto"/>
                <w:right w:val="none" w:sz="0" w:space="0" w:color="auto"/>
              </w:divBdr>
            </w:div>
            <w:div w:id="1707561039">
              <w:marLeft w:val="0"/>
              <w:marRight w:val="0"/>
              <w:marTop w:val="0"/>
              <w:marBottom w:val="0"/>
              <w:divBdr>
                <w:top w:val="none" w:sz="0" w:space="0" w:color="auto"/>
                <w:left w:val="none" w:sz="0" w:space="0" w:color="auto"/>
                <w:bottom w:val="none" w:sz="0" w:space="0" w:color="auto"/>
                <w:right w:val="none" w:sz="0" w:space="0" w:color="auto"/>
              </w:divBdr>
            </w:div>
            <w:div w:id="1782720328">
              <w:marLeft w:val="0"/>
              <w:marRight w:val="0"/>
              <w:marTop w:val="0"/>
              <w:marBottom w:val="0"/>
              <w:divBdr>
                <w:top w:val="none" w:sz="0" w:space="0" w:color="auto"/>
                <w:left w:val="none" w:sz="0" w:space="0" w:color="auto"/>
                <w:bottom w:val="none" w:sz="0" w:space="0" w:color="auto"/>
                <w:right w:val="none" w:sz="0" w:space="0" w:color="auto"/>
              </w:divBdr>
            </w:div>
            <w:div w:id="1858763797">
              <w:marLeft w:val="0"/>
              <w:marRight w:val="0"/>
              <w:marTop w:val="0"/>
              <w:marBottom w:val="0"/>
              <w:divBdr>
                <w:top w:val="none" w:sz="0" w:space="0" w:color="auto"/>
                <w:left w:val="none" w:sz="0" w:space="0" w:color="auto"/>
                <w:bottom w:val="none" w:sz="0" w:space="0" w:color="auto"/>
                <w:right w:val="none" w:sz="0" w:space="0" w:color="auto"/>
              </w:divBdr>
            </w:div>
            <w:div w:id="1867909012">
              <w:marLeft w:val="0"/>
              <w:marRight w:val="0"/>
              <w:marTop w:val="0"/>
              <w:marBottom w:val="0"/>
              <w:divBdr>
                <w:top w:val="none" w:sz="0" w:space="0" w:color="auto"/>
                <w:left w:val="none" w:sz="0" w:space="0" w:color="auto"/>
                <w:bottom w:val="none" w:sz="0" w:space="0" w:color="auto"/>
                <w:right w:val="none" w:sz="0" w:space="0" w:color="auto"/>
              </w:divBdr>
            </w:div>
            <w:div w:id="2107342576">
              <w:marLeft w:val="0"/>
              <w:marRight w:val="0"/>
              <w:marTop w:val="0"/>
              <w:marBottom w:val="0"/>
              <w:divBdr>
                <w:top w:val="none" w:sz="0" w:space="0" w:color="auto"/>
                <w:left w:val="none" w:sz="0" w:space="0" w:color="auto"/>
                <w:bottom w:val="none" w:sz="0" w:space="0" w:color="auto"/>
                <w:right w:val="none" w:sz="0" w:space="0" w:color="auto"/>
              </w:divBdr>
            </w:div>
          </w:divsChild>
        </w:div>
        <w:div w:id="1941597673">
          <w:marLeft w:val="0"/>
          <w:marRight w:val="0"/>
          <w:marTop w:val="0"/>
          <w:marBottom w:val="0"/>
          <w:divBdr>
            <w:top w:val="none" w:sz="0" w:space="0" w:color="auto"/>
            <w:left w:val="none" w:sz="0" w:space="0" w:color="auto"/>
            <w:bottom w:val="none" w:sz="0" w:space="0" w:color="auto"/>
            <w:right w:val="none" w:sz="0" w:space="0" w:color="auto"/>
          </w:divBdr>
          <w:divsChild>
            <w:div w:id="124861831">
              <w:marLeft w:val="0"/>
              <w:marRight w:val="0"/>
              <w:marTop w:val="0"/>
              <w:marBottom w:val="0"/>
              <w:divBdr>
                <w:top w:val="none" w:sz="0" w:space="0" w:color="auto"/>
                <w:left w:val="none" w:sz="0" w:space="0" w:color="auto"/>
                <w:bottom w:val="none" w:sz="0" w:space="0" w:color="auto"/>
                <w:right w:val="none" w:sz="0" w:space="0" w:color="auto"/>
              </w:divBdr>
            </w:div>
            <w:div w:id="156463001">
              <w:marLeft w:val="0"/>
              <w:marRight w:val="0"/>
              <w:marTop w:val="0"/>
              <w:marBottom w:val="0"/>
              <w:divBdr>
                <w:top w:val="none" w:sz="0" w:space="0" w:color="auto"/>
                <w:left w:val="none" w:sz="0" w:space="0" w:color="auto"/>
                <w:bottom w:val="none" w:sz="0" w:space="0" w:color="auto"/>
                <w:right w:val="none" w:sz="0" w:space="0" w:color="auto"/>
              </w:divBdr>
            </w:div>
            <w:div w:id="334577348">
              <w:marLeft w:val="0"/>
              <w:marRight w:val="0"/>
              <w:marTop w:val="0"/>
              <w:marBottom w:val="0"/>
              <w:divBdr>
                <w:top w:val="none" w:sz="0" w:space="0" w:color="auto"/>
                <w:left w:val="none" w:sz="0" w:space="0" w:color="auto"/>
                <w:bottom w:val="none" w:sz="0" w:space="0" w:color="auto"/>
                <w:right w:val="none" w:sz="0" w:space="0" w:color="auto"/>
              </w:divBdr>
            </w:div>
            <w:div w:id="414670472">
              <w:marLeft w:val="0"/>
              <w:marRight w:val="0"/>
              <w:marTop w:val="0"/>
              <w:marBottom w:val="0"/>
              <w:divBdr>
                <w:top w:val="none" w:sz="0" w:space="0" w:color="auto"/>
                <w:left w:val="none" w:sz="0" w:space="0" w:color="auto"/>
                <w:bottom w:val="none" w:sz="0" w:space="0" w:color="auto"/>
                <w:right w:val="none" w:sz="0" w:space="0" w:color="auto"/>
              </w:divBdr>
            </w:div>
            <w:div w:id="530995123">
              <w:marLeft w:val="0"/>
              <w:marRight w:val="0"/>
              <w:marTop w:val="0"/>
              <w:marBottom w:val="0"/>
              <w:divBdr>
                <w:top w:val="none" w:sz="0" w:space="0" w:color="auto"/>
                <w:left w:val="none" w:sz="0" w:space="0" w:color="auto"/>
                <w:bottom w:val="none" w:sz="0" w:space="0" w:color="auto"/>
                <w:right w:val="none" w:sz="0" w:space="0" w:color="auto"/>
              </w:divBdr>
            </w:div>
            <w:div w:id="806124280">
              <w:marLeft w:val="0"/>
              <w:marRight w:val="0"/>
              <w:marTop w:val="0"/>
              <w:marBottom w:val="0"/>
              <w:divBdr>
                <w:top w:val="none" w:sz="0" w:space="0" w:color="auto"/>
                <w:left w:val="none" w:sz="0" w:space="0" w:color="auto"/>
                <w:bottom w:val="none" w:sz="0" w:space="0" w:color="auto"/>
                <w:right w:val="none" w:sz="0" w:space="0" w:color="auto"/>
              </w:divBdr>
            </w:div>
            <w:div w:id="935140904">
              <w:marLeft w:val="0"/>
              <w:marRight w:val="0"/>
              <w:marTop w:val="0"/>
              <w:marBottom w:val="0"/>
              <w:divBdr>
                <w:top w:val="none" w:sz="0" w:space="0" w:color="auto"/>
                <w:left w:val="none" w:sz="0" w:space="0" w:color="auto"/>
                <w:bottom w:val="none" w:sz="0" w:space="0" w:color="auto"/>
                <w:right w:val="none" w:sz="0" w:space="0" w:color="auto"/>
              </w:divBdr>
            </w:div>
            <w:div w:id="1001351826">
              <w:marLeft w:val="0"/>
              <w:marRight w:val="0"/>
              <w:marTop w:val="0"/>
              <w:marBottom w:val="0"/>
              <w:divBdr>
                <w:top w:val="none" w:sz="0" w:space="0" w:color="auto"/>
                <w:left w:val="none" w:sz="0" w:space="0" w:color="auto"/>
                <w:bottom w:val="none" w:sz="0" w:space="0" w:color="auto"/>
                <w:right w:val="none" w:sz="0" w:space="0" w:color="auto"/>
              </w:divBdr>
            </w:div>
            <w:div w:id="1094935453">
              <w:marLeft w:val="0"/>
              <w:marRight w:val="0"/>
              <w:marTop w:val="0"/>
              <w:marBottom w:val="0"/>
              <w:divBdr>
                <w:top w:val="none" w:sz="0" w:space="0" w:color="auto"/>
                <w:left w:val="none" w:sz="0" w:space="0" w:color="auto"/>
                <w:bottom w:val="none" w:sz="0" w:space="0" w:color="auto"/>
                <w:right w:val="none" w:sz="0" w:space="0" w:color="auto"/>
              </w:divBdr>
            </w:div>
            <w:div w:id="1258563853">
              <w:marLeft w:val="0"/>
              <w:marRight w:val="0"/>
              <w:marTop w:val="0"/>
              <w:marBottom w:val="0"/>
              <w:divBdr>
                <w:top w:val="none" w:sz="0" w:space="0" w:color="auto"/>
                <w:left w:val="none" w:sz="0" w:space="0" w:color="auto"/>
                <w:bottom w:val="none" w:sz="0" w:space="0" w:color="auto"/>
                <w:right w:val="none" w:sz="0" w:space="0" w:color="auto"/>
              </w:divBdr>
            </w:div>
            <w:div w:id="1372801762">
              <w:marLeft w:val="0"/>
              <w:marRight w:val="0"/>
              <w:marTop w:val="0"/>
              <w:marBottom w:val="0"/>
              <w:divBdr>
                <w:top w:val="none" w:sz="0" w:space="0" w:color="auto"/>
                <w:left w:val="none" w:sz="0" w:space="0" w:color="auto"/>
                <w:bottom w:val="none" w:sz="0" w:space="0" w:color="auto"/>
                <w:right w:val="none" w:sz="0" w:space="0" w:color="auto"/>
              </w:divBdr>
            </w:div>
            <w:div w:id="1395853002">
              <w:marLeft w:val="0"/>
              <w:marRight w:val="0"/>
              <w:marTop w:val="0"/>
              <w:marBottom w:val="0"/>
              <w:divBdr>
                <w:top w:val="none" w:sz="0" w:space="0" w:color="auto"/>
                <w:left w:val="none" w:sz="0" w:space="0" w:color="auto"/>
                <w:bottom w:val="none" w:sz="0" w:space="0" w:color="auto"/>
                <w:right w:val="none" w:sz="0" w:space="0" w:color="auto"/>
              </w:divBdr>
            </w:div>
            <w:div w:id="1462991603">
              <w:marLeft w:val="0"/>
              <w:marRight w:val="0"/>
              <w:marTop w:val="0"/>
              <w:marBottom w:val="0"/>
              <w:divBdr>
                <w:top w:val="none" w:sz="0" w:space="0" w:color="auto"/>
                <w:left w:val="none" w:sz="0" w:space="0" w:color="auto"/>
                <w:bottom w:val="none" w:sz="0" w:space="0" w:color="auto"/>
                <w:right w:val="none" w:sz="0" w:space="0" w:color="auto"/>
              </w:divBdr>
            </w:div>
            <w:div w:id="1467049239">
              <w:marLeft w:val="0"/>
              <w:marRight w:val="0"/>
              <w:marTop w:val="0"/>
              <w:marBottom w:val="0"/>
              <w:divBdr>
                <w:top w:val="none" w:sz="0" w:space="0" w:color="auto"/>
                <w:left w:val="none" w:sz="0" w:space="0" w:color="auto"/>
                <w:bottom w:val="none" w:sz="0" w:space="0" w:color="auto"/>
                <w:right w:val="none" w:sz="0" w:space="0" w:color="auto"/>
              </w:divBdr>
            </w:div>
            <w:div w:id="1639803671">
              <w:marLeft w:val="0"/>
              <w:marRight w:val="0"/>
              <w:marTop w:val="0"/>
              <w:marBottom w:val="0"/>
              <w:divBdr>
                <w:top w:val="none" w:sz="0" w:space="0" w:color="auto"/>
                <w:left w:val="none" w:sz="0" w:space="0" w:color="auto"/>
                <w:bottom w:val="none" w:sz="0" w:space="0" w:color="auto"/>
                <w:right w:val="none" w:sz="0" w:space="0" w:color="auto"/>
              </w:divBdr>
            </w:div>
            <w:div w:id="1642882561">
              <w:marLeft w:val="0"/>
              <w:marRight w:val="0"/>
              <w:marTop w:val="0"/>
              <w:marBottom w:val="0"/>
              <w:divBdr>
                <w:top w:val="none" w:sz="0" w:space="0" w:color="auto"/>
                <w:left w:val="none" w:sz="0" w:space="0" w:color="auto"/>
                <w:bottom w:val="none" w:sz="0" w:space="0" w:color="auto"/>
                <w:right w:val="none" w:sz="0" w:space="0" w:color="auto"/>
              </w:divBdr>
            </w:div>
            <w:div w:id="1679692442">
              <w:marLeft w:val="0"/>
              <w:marRight w:val="0"/>
              <w:marTop w:val="0"/>
              <w:marBottom w:val="0"/>
              <w:divBdr>
                <w:top w:val="none" w:sz="0" w:space="0" w:color="auto"/>
                <w:left w:val="none" w:sz="0" w:space="0" w:color="auto"/>
                <w:bottom w:val="none" w:sz="0" w:space="0" w:color="auto"/>
                <w:right w:val="none" w:sz="0" w:space="0" w:color="auto"/>
              </w:divBdr>
            </w:div>
            <w:div w:id="1689481851">
              <w:marLeft w:val="0"/>
              <w:marRight w:val="0"/>
              <w:marTop w:val="0"/>
              <w:marBottom w:val="0"/>
              <w:divBdr>
                <w:top w:val="none" w:sz="0" w:space="0" w:color="auto"/>
                <w:left w:val="none" w:sz="0" w:space="0" w:color="auto"/>
                <w:bottom w:val="none" w:sz="0" w:space="0" w:color="auto"/>
                <w:right w:val="none" w:sz="0" w:space="0" w:color="auto"/>
              </w:divBdr>
            </w:div>
            <w:div w:id="1902402096">
              <w:marLeft w:val="0"/>
              <w:marRight w:val="0"/>
              <w:marTop w:val="0"/>
              <w:marBottom w:val="0"/>
              <w:divBdr>
                <w:top w:val="none" w:sz="0" w:space="0" w:color="auto"/>
                <w:left w:val="none" w:sz="0" w:space="0" w:color="auto"/>
                <w:bottom w:val="none" w:sz="0" w:space="0" w:color="auto"/>
                <w:right w:val="none" w:sz="0" w:space="0" w:color="auto"/>
              </w:divBdr>
            </w:div>
            <w:div w:id="2145004735">
              <w:marLeft w:val="0"/>
              <w:marRight w:val="0"/>
              <w:marTop w:val="0"/>
              <w:marBottom w:val="0"/>
              <w:divBdr>
                <w:top w:val="none" w:sz="0" w:space="0" w:color="auto"/>
                <w:left w:val="none" w:sz="0" w:space="0" w:color="auto"/>
                <w:bottom w:val="none" w:sz="0" w:space="0" w:color="auto"/>
                <w:right w:val="none" w:sz="0" w:space="0" w:color="auto"/>
              </w:divBdr>
            </w:div>
          </w:divsChild>
        </w:div>
        <w:div w:id="1944485466">
          <w:marLeft w:val="0"/>
          <w:marRight w:val="0"/>
          <w:marTop w:val="0"/>
          <w:marBottom w:val="0"/>
          <w:divBdr>
            <w:top w:val="none" w:sz="0" w:space="0" w:color="auto"/>
            <w:left w:val="none" w:sz="0" w:space="0" w:color="auto"/>
            <w:bottom w:val="none" w:sz="0" w:space="0" w:color="auto"/>
            <w:right w:val="none" w:sz="0" w:space="0" w:color="auto"/>
          </w:divBdr>
          <w:divsChild>
            <w:div w:id="27722377">
              <w:marLeft w:val="0"/>
              <w:marRight w:val="0"/>
              <w:marTop w:val="0"/>
              <w:marBottom w:val="0"/>
              <w:divBdr>
                <w:top w:val="none" w:sz="0" w:space="0" w:color="auto"/>
                <w:left w:val="none" w:sz="0" w:space="0" w:color="auto"/>
                <w:bottom w:val="none" w:sz="0" w:space="0" w:color="auto"/>
                <w:right w:val="none" w:sz="0" w:space="0" w:color="auto"/>
              </w:divBdr>
            </w:div>
            <w:div w:id="110826104">
              <w:marLeft w:val="0"/>
              <w:marRight w:val="0"/>
              <w:marTop w:val="0"/>
              <w:marBottom w:val="0"/>
              <w:divBdr>
                <w:top w:val="none" w:sz="0" w:space="0" w:color="auto"/>
                <w:left w:val="none" w:sz="0" w:space="0" w:color="auto"/>
                <w:bottom w:val="none" w:sz="0" w:space="0" w:color="auto"/>
                <w:right w:val="none" w:sz="0" w:space="0" w:color="auto"/>
              </w:divBdr>
            </w:div>
            <w:div w:id="424762675">
              <w:marLeft w:val="0"/>
              <w:marRight w:val="0"/>
              <w:marTop w:val="0"/>
              <w:marBottom w:val="0"/>
              <w:divBdr>
                <w:top w:val="none" w:sz="0" w:space="0" w:color="auto"/>
                <w:left w:val="none" w:sz="0" w:space="0" w:color="auto"/>
                <w:bottom w:val="none" w:sz="0" w:space="0" w:color="auto"/>
                <w:right w:val="none" w:sz="0" w:space="0" w:color="auto"/>
              </w:divBdr>
            </w:div>
            <w:div w:id="437264233">
              <w:marLeft w:val="0"/>
              <w:marRight w:val="0"/>
              <w:marTop w:val="0"/>
              <w:marBottom w:val="0"/>
              <w:divBdr>
                <w:top w:val="none" w:sz="0" w:space="0" w:color="auto"/>
                <w:left w:val="none" w:sz="0" w:space="0" w:color="auto"/>
                <w:bottom w:val="none" w:sz="0" w:space="0" w:color="auto"/>
                <w:right w:val="none" w:sz="0" w:space="0" w:color="auto"/>
              </w:divBdr>
            </w:div>
            <w:div w:id="503667443">
              <w:marLeft w:val="0"/>
              <w:marRight w:val="0"/>
              <w:marTop w:val="0"/>
              <w:marBottom w:val="0"/>
              <w:divBdr>
                <w:top w:val="none" w:sz="0" w:space="0" w:color="auto"/>
                <w:left w:val="none" w:sz="0" w:space="0" w:color="auto"/>
                <w:bottom w:val="none" w:sz="0" w:space="0" w:color="auto"/>
                <w:right w:val="none" w:sz="0" w:space="0" w:color="auto"/>
              </w:divBdr>
            </w:div>
            <w:div w:id="619650319">
              <w:marLeft w:val="0"/>
              <w:marRight w:val="0"/>
              <w:marTop w:val="0"/>
              <w:marBottom w:val="0"/>
              <w:divBdr>
                <w:top w:val="none" w:sz="0" w:space="0" w:color="auto"/>
                <w:left w:val="none" w:sz="0" w:space="0" w:color="auto"/>
                <w:bottom w:val="none" w:sz="0" w:space="0" w:color="auto"/>
                <w:right w:val="none" w:sz="0" w:space="0" w:color="auto"/>
              </w:divBdr>
            </w:div>
            <w:div w:id="879320068">
              <w:marLeft w:val="0"/>
              <w:marRight w:val="0"/>
              <w:marTop w:val="0"/>
              <w:marBottom w:val="0"/>
              <w:divBdr>
                <w:top w:val="none" w:sz="0" w:space="0" w:color="auto"/>
                <w:left w:val="none" w:sz="0" w:space="0" w:color="auto"/>
                <w:bottom w:val="none" w:sz="0" w:space="0" w:color="auto"/>
                <w:right w:val="none" w:sz="0" w:space="0" w:color="auto"/>
              </w:divBdr>
            </w:div>
            <w:div w:id="1064379471">
              <w:marLeft w:val="0"/>
              <w:marRight w:val="0"/>
              <w:marTop w:val="0"/>
              <w:marBottom w:val="0"/>
              <w:divBdr>
                <w:top w:val="none" w:sz="0" w:space="0" w:color="auto"/>
                <w:left w:val="none" w:sz="0" w:space="0" w:color="auto"/>
                <w:bottom w:val="none" w:sz="0" w:space="0" w:color="auto"/>
                <w:right w:val="none" w:sz="0" w:space="0" w:color="auto"/>
              </w:divBdr>
            </w:div>
            <w:div w:id="1208689304">
              <w:marLeft w:val="0"/>
              <w:marRight w:val="0"/>
              <w:marTop w:val="0"/>
              <w:marBottom w:val="0"/>
              <w:divBdr>
                <w:top w:val="none" w:sz="0" w:space="0" w:color="auto"/>
                <w:left w:val="none" w:sz="0" w:space="0" w:color="auto"/>
                <w:bottom w:val="none" w:sz="0" w:space="0" w:color="auto"/>
                <w:right w:val="none" w:sz="0" w:space="0" w:color="auto"/>
              </w:divBdr>
            </w:div>
            <w:div w:id="1212426508">
              <w:marLeft w:val="0"/>
              <w:marRight w:val="0"/>
              <w:marTop w:val="0"/>
              <w:marBottom w:val="0"/>
              <w:divBdr>
                <w:top w:val="none" w:sz="0" w:space="0" w:color="auto"/>
                <w:left w:val="none" w:sz="0" w:space="0" w:color="auto"/>
                <w:bottom w:val="none" w:sz="0" w:space="0" w:color="auto"/>
                <w:right w:val="none" w:sz="0" w:space="0" w:color="auto"/>
              </w:divBdr>
            </w:div>
            <w:div w:id="1277903420">
              <w:marLeft w:val="0"/>
              <w:marRight w:val="0"/>
              <w:marTop w:val="0"/>
              <w:marBottom w:val="0"/>
              <w:divBdr>
                <w:top w:val="none" w:sz="0" w:space="0" w:color="auto"/>
                <w:left w:val="none" w:sz="0" w:space="0" w:color="auto"/>
                <w:bottom w:val="none" w:sz="0" w:space="0" w:color="auto"/>
                <w:right w:val="none" w:sz="0" w:space="0" w:color="auto"/>
              </w:divBdr>
            </w:div>
            <w:div w:id="1415080102">
              <w:marLeft w:val="0"/>
              <w:marRight w:val="0"/>
              <w:marTop w:val="0"/>
              <w:marBottom w:val="0"/>
              <w:divBdr>
                <w:top w:val="none" w:sz="0" w:space="0" w:color="auto"/>
                <w:left w:val="none" w:sz="0" w:space="0" w:color="auto"/>
                <w:bottom w:val="none" w:sz="0" w:space="0" w:color="auto"/>
                <w:right w:val="none" w:sz="0" w:space="0" w:color="auto"/>
              </w:divBdr>
            </w:div>
            <w:div w:id="1442996498">
              <w:marLeft w:val="0"/>
              <w:marRight w:val="0"/>
              <w:marTop w:val="0"/>
              <w:marBottom w:val="0"/>
              <w:divBdr>
                <w:top w:val="none" w:sz="0" w:space="0" w:color="auto"/>
                <w:left w:val="none" w:sz="0" w:space="0" w:color="auto"/>
                <w:bottom w:val="none" w:sz="0" w:space="0" w:color="auto"/>
                <w:right w:val="none" w:sz="0" w:space="0" w:color="auto"/>
              </w:divBdr>
            </w:div>
            <w:div w:id="1501193268">
              <w:marLeft w:val="0"/>
              <w:marRight w:val="0"/>
              <w:marTop w:val="0"/>
              <w:marBottom w:val="0"/>
              <w:divBdr>
                <w:top w:val="none" w:sz="0" w:space="0" w:color="auto"/>
                <w:left w:val="none" w:sz="0" w:space="0" w:color="auto"/>
                <w:bottom w:val="none" w:sz="0" w:space="0" w:color="auto"/>
                <w:right w:val="none" w:sz="0" w:space="0" w:color="auto"/>
              </w:divBdr>
            </w:div>
            <w:div w:id="1513108194">
              <w:marLeft w:val="0"/>
              <w:marRight w:val="0"/>
              <w:marTop w:val="0"/>
              <w:marBottom w:val="0"/>
              <w:divBdr>
                <w:top w:val="none" w:sz="0" w:space="0" w:color="auto"/>
                <w:left w:val="none" w:sz="0" w:space="0" w:color="auto"/>
                <w:bottom w:val="none" w:sz="0" w:space="0" w:color="auto"/>
                <w:right w:val="none" w:sz="0" w:space="0" w:color="auto"/>
              </w:divBdr>
            </w:div>
            <w:div w:id="1570649640">
              <w:marLeft w:val="0"/>
              <w:marRight w:val="0"/>
              <w:marTop w:val="0"/>
              <w:marBottom w:val="0"/>
              <w:divBdr>
                <w:top w:val="none" w:sz="0" w:space="0" w:color="auto"/>
                <w:left w:val="none" w:sz="0" w:space="0" w:color="auto"/>
                <w:bottom w:val="none" w:sz="0" w:space="0" w:color="auto"/>
                <w:right w:val="none" w:sz="0" w:space="0" w:color="auto"/>
              </w:divBdr>
            </w:div>
            <w:div w:id="1778793668">
              <w:marLeft w:val="0"/>
              <w:marRight w:val="0"/>
              <w:marTop w:val="0"/>
              <w:marBottom w:val="0"/>
              <w:divBdr>
                <w:top w:val="none" w:sz="0" w:space="0" w:color="auto"/>
                <w:left w:val="none" w:sz="0" w:space="0" w:color="auto"/>
                <w:bottom w:val="none" w:sz="0" w:space="0" w:color="auto"/>
                <w:right w:val="none" w:sz="0" w:space="0" w:color="auto"/>
              </w:divBdr>
            </w:div>
            <w:div w:id="1839150685">
              <w:marLeft w:val="0"/>
              <w:marRight w:val="0"/>
              <w:marTop w:val="0"/>
              <w:marBottom w:val="0"/>
              <w:divBdr>
                <w:top w:val="none" w:sz="0" w:space="0" w:color="auto"/>
                <w:left w:val="none" w:sz="0" w:space="0" w:color="auto"/>
                <w:bottom w:val="none" w:sz="0" w:space="0" w:color="auto"/>
                <w:right w:val="none" w:sz="0" w:space="0" w:color="auto"/>
              </w:divBdr>
            </w:div>
            <w:div w:id="1911574209">
              <w:marLeft w:val="0"/>
              <w:marRight w:val="0"/>
              <w:marTop w:val="0"/>
              <w:marBottom w:val="0"/>
              <w:divBdr>
                <w:top w:val="none" w:sz="0" w:space="0" w:color="auto"/>
                <w:left w:val="none" w:sz="0" w:space="0" w:color="auto"/>
                <w:bottom w:val="none" w:sz="0" w:space="0" w:color="auto"/>
                <w:right w:val="none" w:sz="0" w:space="0" w:color="auto"/>
              </w:divBdr>
            </w:div>
            <w:div w:id="2034302993">
              <w:marLeft w:val="0"/>
              <w:marRight w:val="0"/>
              <w:marTop w:val="0"/>
              <w:marBottom w:val="0"/>
              <w:divBdr>
                <w:top w:val="none" w:sz="0" w:space="0" w:color="auto"/>
                <w:left w:val="none" w:sz="0" w:space="0" w:color="auto"/>
                <w:bottom w:val="none" w:sz="0" w:space="0" w:color="auto"/>
                <w:right w:val="none" w:sz="0" w:space="0" w:color="auto"/>
              </w:divBdr>
            </w:div>
          </w:divsChild>
        </w:div>
        <w:div w:id="1953630923">
          <w:marLeft w:val="0"/>
          <w:marRight w:val="0"/>
          <w:marTop w:val="0"/>
          <w:marBottom w:val="0"/>
          <w:divBdr>
            <w:top w:val="none" w:sz="0" w:space="0" w:color="auto"/>
            <w:left w:val="none" w:sz="0" w:space="0" w:color="auto"/>
            <w:bottom w:val="none" w:sz="0" w:space="0" w:color="auto"/>
            <w:right w:val="none" w:sz="0" w:space="0" w:color="auto"/>
          </w:divBdr>
          <w:divsChild>
            <w:div w:id="8718829">
              <w:marLeft w:val="0"/>
              <w:marRight w:val="0"/>
              <w:marTop w:val="0"/>
              <w:marBottom w:val="0"/>
              <w:divBdr>
                <w:top w:val="none" w:sz="0" w:space="0" w:color="auto"/>
                <w:left w:val="none" w:sz="0" w:space="0" w:color="auto"/>
                <w:bottom w:val="none" w:sz="0" w:space="0" w:color="auto"/>
                <w:right w:val="none" w:sz="0" w:space="0" w:color="auto"/>
              </w:divBdr>
            </w:div>
            <w:div w:id="36787148">
              <w:marLeft w:val="0"/>
              <w:marRight w:val="0"/>
              <w:marTop w:val="0"/>
              <w:marBottom w:val="0"/>
              <w:divBdr>
                <w:top w:val="none" w:sz="0" w:space="0" w:color="auto"/>
                <w:left w:val="none" w:sz="0" w:space="0" w:color="auto"/>
                <w:bottom w:val="none" w:sz="0" w:space="0" w:color="auto"/>
                <w:right w:val="none" w:sz="0" w:space="0" w:color="auto"/>
              </w:divBdr>
            </w:div>
            <w:div w:id="123474807">
              <w:marLeft w:val="0"/>
              <w:marRight w:val="0"/>
              <w:marTop w:val="0"/>
              <w:marBottom w:val="0"/>
              <w:divBdr>
                <w:top w:val="none" w:sz="0" w:space="0" w:color="auto"/>
                <w:left w:val="none" w:sz="0" w:space="0" w:color="auto"/>
                <w:bottom w:val="none" w:sz="0" w:space="0" w:color="auto"/>
                <w:right w:val="none" w:sz="0" w:space="0" w:color="auto"/>
              </w:divBdr>
            </w:div>
            <w:div w:id="298147144">
              <w:marLeft w:val="0"/>
              <w:marRight w:val="0"/>
              <w:marTop w:val="0"/>
              <w:marBottom w:val="0"/>
              <w:divBdr>
                <w:top w:val="none" w:sz="0" w:space="0" w:color="auto"/>
                <w:left w:val="none" w:sz="0" w:space="0" w:color="auto"/>
                <w:bottom w:val="none" w:sz="0" w:space="0" w:color="auto"/>
                <w:right w:val="none" w:sz="0" w:space="0" w:color="auto"/>
              </w:divBdr>
            </w:div>
            <w:div w:id="601843248">
              <w:marLeft w:val="0"/>
              <w:marRight w:val="0"/>
              <w:marTop w:val="0"/>
              <w:marBottom w:val="0"/>
              <w:divBdr>
                <w:top w:val="none" w:sz="0" w:space="0" w:color="auto"/>
                <w:left w:val="none" w:sz="0" w:space="0" w:color="auto"/>
                <w:bottom w:val="none" w:sz="0" w:space="0" w:color="auto"/>
                <w:right w:val="none" w:sz="0" w:space="0" w:color="auto"/>
              </w:divBdr>
            </w:div>
            <w:div w:id="676538247">
              <w:marLeft w:val="0"/>
              <w:marRight w:val="0"/>
              <w:marTop w:val="0"/>
              <w:marBottom w:val="0"/>
              <w:divBdr>
                <w:top w:val="none" w:sz="0" w:space="0" w:color="auto"/>
                <w:left w:val="none" w:sz="0" w:space="0" w:color="auto"/>
                <w:bottom w:val="none" w:sz="0" w:space="0" w:color="auto"/>
                <w:right w:val="none" w:sz="0" w:space="0" w:color="auto"/>
              </w:divBdr>
            </w:div>
            <w:div w:id="680743182">
              <w:marLeft w:val="0"/>
              <w:marRight w:val="0"/>
              <w:marTop w:val="0"/>
              <w:marBottom w:val="0"/>
              <w:divBdr>
                <w:top w:val="none" w:sz="0" w:space="0" w:color="auto"/>
                <w:left w:val="none" w:sz="0" w:space="0" w:color="auto"/>
                <w:bottom w:val="none" w:sz="0" w:space="0" w:color="auto"/>
                <w:right w:val="none" w:sz="0" w:space="0" w:color="auto"/>
              </w:divBdr>
            </w:div>
            <w:div w:id="800077554">
              <w:marLeft w:val="0"/>
              <w:marRight w:val="0"/>
              <w:marTop w:val="0"/>
              <w:marBottom w:val="0"/>
              <w:divBdr>
                <w:top w:val="none" w:sz="0" w:space="0" w:color="auto"/>
                <w:left w:val="none" w:sz="0" w:space="0" w:color="auto"/>
                <w:bottom w:val="none" w:sz="0" w:space="0" w:color="auto"/>
                <w:right w:val="none" w:sz="0" w:space="0" w:color="auto"/>
              </w:divBdr>
            </w:div>
            <w:div w:id="886911743">
              <w:marLeft w:val="0"/>
              <w:marRight w:val="0"/>
              <w:marTop w:val="0"/>
              <w:marBottom w:val="0"/>
              <w:divBdr>
                <w:top w:val="none" w:sz="0" w:space="0" w:color="auto"/>
                <w:left w:val="none" w:sz="0" w:space="0" w:color="auto"/>
                <w:bottom w:val="none" w:sz="0" w:space="0" w:color="auto"/>
                <w:right w:val="none" w:sz="0" w:space="0" w:color="auto"/>
              </w:divBdr>
            </w:div>
            <w:div w:id="1027096597">
              <w:marLeft w:val="0"/>
              <w:marRight w:val="0"/>
              <w:marTop w:val="0"/>
              <w:marBottom w:val="0"/>
              <w:divBdr>
                <w:top w:val="none" w:sz="0" w:space="0" w:color="auto"/>
                <w:left w:val="none" w:sz="0" w:space="0" w:color="auto"/>
                <w:bottom w:val="none" w:sz="0" w:space="0" w:color="auto"/>
                <w:right w:val="none" w:sz="0" w:space="0" w:color="auto"/>
              </w:divBdr>
            </w:div>
            <w:div w:id="1168785446">
              <w:marLeft w:val="0"/>
              <w:marRight w:val="0"/>
              <w:marTop w:val="0"/>
              <w:marBottom w:val="0"/>
              <w:divBdr>
                <w:top w:val="none" w:sz="0" w:space="0" w:color="auto"/>
                <w:left w:val="none" w:sz="0" w:space="0" w:color="auto"/>
                <w:bottom w:val="none" w:sz="0" w:space="0" w:color="auto"/>
                <w:right w:val="none" w:sz="0" w:space="0" w:color="auto"/>
              </w:divBdr>
            </w:div>
            <w:div w:id="1482190706">
              <w:marLeft w:val="0"/>
              <w:marRight w:val="0"/>
              <w:marTop w:val="0"/>
              <w:marBottom w:val="0"/>
              <w:divBdr>
                <w:top w:val="none" w:sz="0" w:space="0" w:color="auto"/>
                <w:left w:val="none" w:sz="0" w:space="0" w:color="auto"/>
                <w:bottom w:val="none" w:sz="0" w:space="0" w:color="auto"/>
                <w:right w:val="none" w:sz="0" w:space="0" w:color="auto"/>
              </w:divBdr>
            </w:div>
            <w:div w:id="1581671040">
              <w:marLeft w:val="0"/>
              <w:marRight w:val="0"/>
              <w:marTop w:val="0"/>
              <w:marBottom w:val="0"/>
              <w:divBdr>
                <w:top w:val="none" w:sz="0" w:space="0" w:color="auto"/>
                <w:left w:val="none" w:sz="0" w:space="0" w:color="auto"/>
                <w:bottom w:val="none" w:sz="0" w:space="0" w:color="auto"/>
                <w:right w:val="none" w:sz="0" w:space="0" w:color="auto"/>
              </w:divBdr>
            </w:div>
            <w:div w:id="1615751628">
              <w:marLeft w:val="0"/>
              <w:marRight w:val="0"/>
              <w:marTop w:val="0"/>
              <w:marBottom w:val="0"/>
              <w:divBdr>
                <w:top w:val="none" w:sz="0" w:space="0" w:color="auto"/>
                <w:left w:val="none" w:sz="0" w:space="0" w:color="auto"/>
                <w:bottom w:val="none" w:sz="0" w:space="0" w:color="auto"/>
                <w:right w:val="none" w:sz="0" w:space="0" w:color="auto"/>
              </w:divBdr>
            </w:div>
            <w:div w:id="1664431536">
              <w:marLeft w:val="0"/>
              <w:marRight w:val="0"/>
              <w:marTop w:val="0"/>
              <w:marBottom w:val="0"/>
              <w:divBdr>
                <w:top w:val="none" w:sz="0" w:space="0" w:color="auto"/>
                <w:left w:val="none" w:sz="0" w:space="0" w:color="auto"/>
                <w:bottom w:val="none" w:sz="0" w:space="0" w:color="auto"/>
                <w:right w:val="none" w:sz="0" w:space="0" w:color="auto"/>
              </w:divBdr>
            </w:div>
            <w:div w:id="1706102761">
              <w:marLeft w:val="0"/>
              <w:marRight w:val="0"/>
              <w:marTop w:val="0"/>
              <w:marBottom w:val="0"/>
              <w:divBdr>
                <w:top w:val="none" w:sz="0" w:space="0" w:color="auto"/>
                <w:left w:val="none" w:sz="0" w:space="0" w:color="auto"/>
                <w:bottom w:val="none" w:sz="0" w:space="0" w:color="auto"/>
                <w:right w:val="none" w:sz="0" w:space="0" w:color="auto"/>
              </w:divBdr>
            </w:div>
            <w:div w:id="1766152488">
              <w:marLeft w:val="0"/>
              <w:marRight w:val="0"/>
              <w:marTop w:val="0"/>
              <w:marBottom w:val="0"/>
              <w:divBdr>
                <w:top w:val="none" w:sz="0" w:space="0" w:color="auto"/>
                <w:left w:val="none" w:sz="0" w:space="0" w:color="auto"/>
                <w:bottom w:val="none" w:sz="0" w:space="0" w:color="auto"/>
                <w:right w:val="none" w:sz="0" w:space="0" w:color="auto"/>
              </w:divBdr>
            </w:div>
            <w:div w:id="1784184396">
              <w:marLeft w:val="0"/>
              <w:marRight w:val="0"/>
              <w:marTop w:val="0"/>
              <w:marBottom w:val="0"/>
              <w:divBdr>
                <w:top w:val="none" w:sz="0" w:space="0" w:color="auto"/>
                <w:left w:val="none" w:sz="0" w:space="0" w:color="auto"/>
                <w:bottom w:val="none" w:sz="0" w:space="0" w:color="auto"/>
                <w:right w:val="none" w:sz="0" w:space="0" w:color="auto"/>
              </w:divBdr>
            </w:div>
            <w:div w:id="1850290178">
              <w:marLeft w:val="0"/>
              <w:marRight w:val="0"/>
              <w:marTop w:val="0"/>
              <w:marBottom w:val="0"/>
              <w:divBdr>
                <w:top w:val="none" w:sz="0" w:space="0" w:color="auto"/>
                <w:left w:val="none" w:sz="0" w:space="0" w:color="auto"/>
                <w:bottom w:val="none" w:sz="0" w:space="0" w:color="auto"/>
                <w:right w:val="none" w:sz="0" w:space="0" w:color="auto"/>
              </w:divBdr>
            </w:div>
            <w:div w:id="2097048104">
              <w:marLeft w:val="0"/>
              <w:marRight w:val="0"/>
              <w:marTop w:val="0"/>
              <w:marBottom w:val="0"/>
              <w:divBdr>
                <w:top w:val="none" w:sz="0" w:space="0" w:color="auto"/>
                <w:left w:val="none" w:sz="0" w:space="0" w:color="auto"/>
                <w:bottom w:val="none" w:sz="0" w:space="0" w:color="auto"/>
                <w:right w:val="none" w:sz="0" w:space="0" w:color="auto"/>
              </w:divBdr>
            </w:div>
          </w:divsChild>
        </w:div>
        <w:div w:id="1966349538">
          <w:marLeft w:val="0"/>
          <w:marRight w:val="0"/>
          <w:marTop w:val="0"/>
          <w:marBottom w:val="0"/>
          <w:divBdr>
            <w:top w:val="none" w:sz="0" w:space="0" w:color="auto"/>
            <w:left w:val="none" w:sz="0" w:space="0" w:color="auto"/>
            <w:bottom w:val="none" w:sz="0" w:space="0" w:color="auto"/>
            <w:right w:val="none" w:sz="0" w:space="0" w:color="auto"/>
          </w:divBdr>
          <w:divsChild>
            <w:div w:id="131749388">
              <w:marLeft w:val="0"/>
              <w:marRight w:val="0"/>
              <w:marTop w:val="0"/>
              <w:marBottom w:val="0"/>
              <w:divBdr>
                <w:top w:val="none" w:sz="0" w:space="0" w:color="auto"/>
                <w:left w:val="none" w:sz="0" w:space="0" w:color="auto"/>
                <w:bottom w:val="none" w:sz="0" w:space="0" w:color="auto"/>
                <w:right w:val="none" w:sz="0" w:space="0" w:color="auto"/>
              </w:divBdr>
            </w:div>
            <w:div w:id="256986074">
              <w:marLeft w:val="0"/>
              <w:marRight w:val="0"/>
              <w:marTop w:val="0"/>
              <w:marBottom w:val="0"/>
              <w:divBdr>
                <w:top w:val="none" w:sz="0" w:space="0" w:color="auto"/>
                <w:left w:val="none" w:sz="0" w:space="0" w:color="auto"/>
                <w:bottom w:val="none" w:sz="0" w:space="0" w:color="auto"/>
                <w:right w:val="none" w:sz="0" w:space="0" w:color="auto"/>
              </w:divBdr>
            </w:div>
            <w:div w:id="405230026">
              <w:marLeft w:val="0"/>
              <w:marRight w:val="0"/>
              <w:marTop w:val="0"/>
              <w:marBottom w:val="0"/>
              <w:divBdr>
                <w:top w:val="none" w:sz="0" w:space="0" w:color="auto"/>
                <w:left w:val="none" w:sz="0" w:space="0" w:color="auto"/>
                <w:bottom w:val="none" w:sz="0" w:space="0" w:color="auto"/>
                <w:right w:val="none" w:sz="0" w:space="0" w:color="auto"/>
              </w:divBdr>
            </w:div>
            <w:div w:id="682781494">
              <w:marLeft w:val="0"/>
              <w:marRight w:val="0"/>
              <w:marTop w:val="0"/>
              <w:marBottom w:val="0"/>
              <w:divBdr>
                <w:top w:val="none" w:sz="0" w:space="0" w:color="auto"/>
                <w:left w:val="none" w:sz="0" w:space="0" w:color="auto"/>
                <w:bottom w:val="none" w:sz="0" w:space="0" w:color="auto"/>
                <w:right w:val="none" w:sz="0" w:space="0" w:color="auto"/>
              </w:divBdr>
            </w:div>
            <w:div w:id="1239559284">
              <w:marLeft w:val="0"/>
              <w:marRight w:val="0"/>
              <w:marTop w:val="0"/>
              <w:marBottom w:val="0"/>
              <w:divBdr>
                <w:top w:val="none" w:sz="0" w:space="0" w:color="auto"/>
                <w:left w:val="none" w:sz="0" w:space="0" w:color="auto"/>
                <w:bottom w:val="none" w:sz="0" w:space="0" w:color="auto"/>
                <w:right w:val="none" w:sz="0" w:space="0" w:color="auto"/>
              </w:divBdr>
            </w:div>
            <w:div w:id="1288046704">
              <w:marLeft w:val="0"/>
              <w:marRight w:val="0"/>
              <w:marTop w:val="0"/>
              <w:marBottom w:val="0"/>
              <w:divBdr>
                <w:top w:val="none" w:sz="0" w:space="0" w:color="auto"/>
                <w:left w:val="none" w:sz="0" w:space="0" w:color="auto"/>
                <w:bottom w:val="none" w:sz="0" w:space="0" w:color="auto"/>
                <w:right w:val="none" w:sz="0" w:space="0" w:color="auto"/>
              </w:divBdr>
            </w:div>
            <w:div w:id="1544249699">
              <w:marLeft w:val="0"/>
              <w:marRight w:val="0"/>
              <w:marTop w:val="0"/>
              <w:marBottom w:val="0"/>
              <w:divBdr>
                <w:top w:val="none" w:sz="0" w:space="0" w:color="auto"/>
                <w:left w:val="none" w:sz="0" w:space="0" w:color="auto"/>
                <w:bottom w:val="none" w:sz="0" w:space="0" w:color="auto"/>
                <w:right w:val="none" w:sz="0" w:space="0" w:color="auto"/>
              </w:divBdr>
            </w:div>
            <w:div w:id="2014136805">
              <w:marLeft w:val="0"/>
              <w:marRight w:val="0"/>
              <w:marTop w:val="0"/>
              <w:marBottom w:val="0"/>
              <w:divBdr>
                <w:top w:val="none" w:sz="0" w:space="0" w:color="auto"/>
                <w:left w:val="none" w:sz="0" w:space="0" w:color="auto"/>
                <w:bottom w:val="none" w:sz="0" w:space="0" w:color="auto"/>
                <w:right w:val="none" w:sz="0" w:space="0" w:color="auto"/>
              </w:divBdr>
            </w:div>
          </w:divsChild>
        </w:div>
        <w:div w:id="2085830482">
          <w:marLeft w:val="0"/>
          <w:marRight w:val="0"/>
          <w:marTop w:val="0"/>
          <w:marBottom w:val="0"/>
          <w:divBdr>
            <w:top w:val="none" w:sz="0" w:space="0" w:color="auto"/>
            <w:left w:val="none" w:sz="0" w:space="0" w:color="auto"/>
            <w:bottom w:val="none" w:sz="0" w:space="0" w:color="auto"/>
            <w:right w:val="none" w:sz="0" w:space="0" w:color="auto"/>
          </w:divBdr>
          <w:divsChild>
            <w:div w:id="73475376">
              <w:marLeft w:val="0"/>
              <w:marRight w:val="0"/>
              <w:marTop w:val="0"/>
              <w:marBottom w:val="0"/>
              <w:divBdr>
                <w:top w:val="none" w:sz="0" w:space="0" w:color="auto"/>
                <w:left w:val="none" w:sz="0" w:space="0" w:color="auto"/>
                <w:bottom w:val="none" w:sz="0" w:space="0" w:color="auto"/>
                <w:right w:val="none" w:sz="0" w:space="0" w:color="auto"/>
              </w:divBdr>
            </w:div>
            <w:div w:id="158547404">
              <w:marLeft w:val="0"/>
              <w:marRight w:val="0"/>
              <w:marTop w:val="0"/>
              <w:marBottom w:val="0"/>
              <w:divBdr>
                <w:top w:val="none" w:sz="0" w:space="0" w:color="auto"/>
                <w:left w:val="none" w:sz="0" w:space="0" w:color="auto"/>
                <w:bottom w:val="none" w:sz="0" w:space="0" w:color="auto"/>
                <w:right w:val="none" w:sz="0" w:space="0" w:color="auto"/>
              </w:divBdr>
            </w:div>
            <w:div w:id="206842201">
              <w:marLeft w:val="0"/>
              <w:marRight w:val="0"/>
              <w:marTop w:val="0"/>
              <w:marBottom w:val="0"/>
              <w:divBdr>
                <w:top w:val="none" w:sz="0" w:space="0" w:color="auto"/>
                <w:left w:val="none" w:sz="0" w:space="0" w:color="auto"/>
                <w:bottom w:val="none" w:sz="0" w:space="0" w:color="auto"/>
                <w:right w:val="none" w:sz="0" w:space="0" w:color="auto"/>
              </w:divBdr>
            </w:div>
            <w:div w:id="316151413">
              <w:marLeft w:val="0"/>
              <w:marRight w:val="0"/>
              <w:marTop w:val="0"/>
              <w:marBottom w:val="0"/>
              <w:divBdr>
                <w:top w:val="none" w:sz="0" w:space="0" w:color="auto"/>
                <w:left w:val="none" w:sz="0" w:space="0" w:color="auto"/>
                <w:bottom w:val="none" w:sz="0" w:space="0" w:color="auto"/>
                <w:right w:val="none" w:sz="0" w:space="0" w:color="auto"/>
              </w:divBdr>
            </w:div>
            <w:div w:id="341401312">
              <w:marLeft w:val="0"/>
              <w:marRight w:val="0"/>
              <w:marTop w:val="0"/>
              <w:marBottom w:val="0"/>
              <w:divBdr>
                <w:top w:val="none" w:sz="0" w:space="0" w:color="auto"/>
                <w:left w:val="none" w:sz="0" w:space="0" w:color="auto"/>
                <w:bottom w:val="none" w:sz="0" w:space="0" w:color="auto"/>
                <w:right w:val="none" w:sz="0" w:space="0" w:color="auto"/>
              </w:divBdr>
            </w:div>
            <w:div w:id="500780186">
              <w:marLeft w:val="0"/>
              <w:marRight w:val="0"/>
              <w:marTop w:val="0"/>
              <w:marBottom w:val="0"/>
              <w:divBdr>
                <w:top w:val="none" w:sz="0" w:space="0" w:color="auto"/>
                <w:left w:val="none" w:sz="0" w:space="0" w:color="auto"/>
                <w:bottom w:val="none" w:sz="0" w:space="0" w:color="auto"/>
                <w:right w:val="none" w:sz="0" w:space="0" w:color="auto"/>
              </w:divBdr>
            </w:div>
            <w:div w:id="542449134">
              <w:marLeft w:val="0"/>
              <w:marRight w:val="0"/>
              <w:marTop w:val="0"/>
              <w:marBottom w:val="0"/>
              <w:divBdr>
                <w:top w:val="none" w:sz="0" w:space="0" w:color="auto"/>
                <w:left w:val="none" w:sz="0" w:space="0" w:color="auto"/>
                <w:bottom w:val="none" w:sz="0" w:space="0" w:color="auto"/>
                <w:right w:val="none" w:sz="0" w:space="0" w:color="auto"/>
              </w:divBdr>
            </w:div>
            <w:div w:id="558172814">
              <w:marLeft w:val="0"/>
              <w:marRight w:val="0"/>
              <w:marTop w:val="0"/>
              <w:marBottom w:val="0"/>
              <w:divBdr>
                <w:top w:val="none" w:sz="0" w:space="0" w:color="auto"/>
                <w:left w:val="none" w:sz="0" w:space="0" w:color="auto"/>
                <w:bottom w:val="none" w:sz="0" w:space="0" w:color="auto"/>
                <w:right w:val="none" w:sz="0" w:space="0" w:color="auto"/>
              </w:divBdr>
            </w:div>
            <w:div w:id="622885736">
              <w:marLeft w:val="0"/>
              <w:marRight w:val="0"/>
              <w:marTop w:val="0"/>
              <w:marBottom w:val="0"/>
              <w:divBdr>
                <w:top w:val="none" w:sz="0" w:space="0" w:color="auto"/>
                <w:left w:val="none" w:sz="0" w:space="0" w:color="auto"/>
                <w:bottom w:val="none" w:sz="0" w:space="0" w:color="auto"/>
                <w:right w:val="none" w:sz="0" w:space="0" w:color="auto"/>
              </w:divBdr>
            </w:div>
            <w:div w:id="742609200">
              <w:marLeft w:val="0"/>
              <w:marRight w:val="0"/>
              <w:marTop w:val="0"/>
              <w:marBottom w:val="0"/>
              <w:divBdr>
                <w:top w:val="none" w:sz="0" w:space="0" w:color="auto"/>
                <w:left w:val="none" w:sz="0" w:space="0" w:color="auto"/>
                <w:bottom w:val="none" w:sz="0" w:space="0" w:color="auto"/>
                <w:right w:val="none" w:sz="0" w:space="0" w:color="auto"/>
              </w:divBdr>
            </w:div>
            <w:div w:id="805198146">
              <w:marLeft w:val="0"/>
              <w:marRight w:val="0"/>
              <w:marTop w:val="0"/>
              <w:marBottom w:val="0"/>
              <w:divBdr>
                <w:top w:val="none" w:sz="0" w:space="0" w:color="auto"/>
                <w:left w:val="none" w:sz="0" w:space="0" w:color="auto"/>
                <w:bottom w:val="none" w:sz="0" w:space="0" w:color="auto"/>
                <w:right w:val="none" w:sz="0" w:space="0" w:color="auto"/>
              </w:divBdr>
            </w:div>
            <w:div w:id="870920309">
              <w:marLeft w:val="0"/>
              <w:marRight w:val="0"/>
              <w:marTop w:val="0"/>
              <w:marBottom w:val="0"/>
              <w:divBdr>
                <w:top w:val="none" w:sz="0" w:space="0" w:color="auto"/>
                <w:left w:val="none" w:sz="0" w:space="0" w:color="auto"/>
                <w:bottom w:val="none" w:sz="0" w:space="0" w:color="auto"/>
                <w:right w:val="none" w:sz="0" w:space="0" w:color="auto"/>
              </w:divBdr>
            </w:div>
            <w:div w:id="937177846">
              <w:marLeft w:val="0"/>
              <w:marRight w:val="0"/>
              <w:marTop w:val="0"/>
              <w:marBottom w:val="0"/>
              <w:divBdr>
                <w:top w:val="none" w:sz="0" w:space="0" w:color="auto"/>
                <w:left w:val="none" w:sz="0" w:space="0" w:color="auto"/>
                <w:bottom w:val="none" w:sz="0" w:space="0" w:color="auto"/>
                <w:right w:val="none" w:sz="0" w:space="0" w:color="auto"/>
              </w:divBdr>
            </w:div>
            <w:div w:id="1257327814">
              <w:marLeft w:val="0"/>
              <w:marRight w:val="0"/>
              <w:marTop w:val="0"/>
              <w:marBottom w:val="0"/>
              <w:divBdr>
                <w:top w:val="none" w:sz="0" w:space="0" w:color="auto"/>
                <w:left w:val="none" w:sz="0" w:space="0" w:color="auto"/>
                <w:bottom w:val="none" w:sz="0" w:space="0" w:color="auto"/>
                <w:right w:val="none" w:sz="0" w:space="0" w:color="auto"/>
              </w:divBdr>
            </w:div>
            <w:div w:id="1278830536">
              <w:marLeft w:val="0"/>
              <w:marRight w:val="0"/>
              <w:marTop w:val="0"/>
              <w:marBottom w:val="0"/>
              <w:divBdr>
                <w:top w:val="none" w:sz="0" w:space="0" w:color="auto"/>
                <w:left w:val="none" w:sz="0" w:space="0" w:color="auto"/>
                <w:bottom w:val="none" w:sz="0" w:space="0" w:color="auto"/>
                <w:right w:val="none" w:sz="0" w:space="0" w:color="auto"/>
              </w:divBdr>
            </w:div>
            <w:div w:id="1310209375">
              <w:marLeft w:val="0"/>
              <w:marRight w:val="0"/>
              <w:marTop w:val="0"/>
              <w:marBottom w:val="0"/>
              <w:divBdr>
                <w:top w:val="none" w:sz="0" w:space="0" w:color="auto"/>
                <w:left w:val="none" w:sz="0" w:space="0" w:color="auto"/>
                <w:bottom w:val="none" w:sz="0" w:space="0" w:color="auto"/>
                <w:right w:val="none" w:sz="0" w:space="0" w:color="auto"/>
              </w:divBdr>
            </w:div>
            <w:div w:id="1530950038">
              <w:marLeft w:val="0"/>
              <w:marRight w:val="0"/>
              <w:marTop w:val="0"/>
              <w:marBottom w:val="0"/>
              <w:divBdr>
                <w:top w:val="none" w:sz="0" w:space="0" w:color="auto"/>
                <w:left w:val="none" w:sz="0" w:space="0" w:color="auto"/>
                <w:bottom w:val="none" w:sz="0" w:space="0" w:color="auto"/>
                <w:right w:val="none" w:sz="0" w:space="0" w:color="auto"/>
              </w:divBdr>
            </w:div>
            <w:div w:id="1679622872">
              <w:marLeft w:val="0"/>
              <w:marRight w:val="0"/>
              <w:marTop w:val="0"/>
              <w:marBottom w:val="0"/>
              <w:divBdr>
                <w:top w:val="none" w:sz="0" w:space="0" w:color="auto"/>
                <w:left w:val="none" w:sz="0" w:space="0" w:color="auto"/>
                <w:bottom w:val="none" w:sz="0" w:space="0" w:color="auto"/>
                <w:right w:val="none" w:sz="0" w:space="0" w:color="auto"/>
              </w:divBdr>
            </w:div>
            <w:div w:id="19657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0878">
      <w:bodyDiv w:val="1"/>
      <w:marLeft w:val="0"/>
      <w:marRight w:val="0"/>
      <w:marTop w:val="0"/>
      <w:marBottom w:val="0"/>
      <w:divBdr>
        <w:top w:val="none" w:sz="0" w:space="0" w:color="auto"/>
        <w:left w:val="none" w:sz="0" w:space="0" w:color="auto"/>
        <w:bottom w:val="none" w:sz="0" w:space="0" w:color="auto"/>
        <w:right w:val="none" w:sz="0" w:space="0" w:color="auto"/>
      </w:divBdr>
      <w:divsChild>
        <w:div w:id="476186088">
          <w:marLeft w:val="0"/>
          <w:marRight w:val="0"/>
          <w:marTop w:val="0"/>
          <w:marBottom w:val="0"/>
          <w:divBdr>
            <w:top w:val="none" w:sz="0" w:space="0" w:color="auto"/>
            <w:left w:val="none" w:sz="0" w:space="0" w:color="auto"/>
            <w:bottom w:val="none" w:sz="0" w:space="0" w:color="auto"/>
            <w:right w:val="none" w:sz="0" w:space="0" w:color="auto"/>
          </w:divBdr>
          <w:divsChild>
            <w:div w:id="4677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8707">
      <w:bodyDiv w:val="1"/>
      <w:marLeft w:val="0"/>
      <w:marRight w:val="0"/>
      <w:marTop w:val="0"/>
      <w:marBottom w:val="0"/>
      <w:divBdr>
        <w:top w:val="none" w:sz="0" w:space="0" w:color="auto"/>
        <w:left w:val="none" w:sz="0" w:space="0" w:color="auto"/>
        <w:bottom w:val="none" w:sz="0" w:space="0" w:color="auto"/>
        <w:right w:val="none" w:sz="0" w:space="0" w:color="auto"/>
      </w:divBdr>
    </w:div>
    <w:div w:id="945045505">
      <w:bodyDiv w:val="1"/>
      <w:marLeft w:val="0"/>
      <w:marRight w:val="0"/>
      <w:marTop w:val="0"/>
      <w:marBottom w:val="0"/>
      <w:divBdr>
        <w:top w:val="none" w:sz="0" w:space="0" w:color="auto"/>
        <w:left w:val="none" w:sz="0" w:space="0" w:color="auto"/>
        <w:bottom w:val="none" w:sz="0" w:space="0" w:color="auto"/>
        <w:right w:val="none" w:sz="0" w:space="0" w:color="auto"/>
      </w:divBdr>
    </w:div>
    <w:div w:id="950937115">
      <w:bodyDiv w:val="1"/>
      <w:marLeft w:val="0"/>
      <w:marRight w:val="0"/>
      <w:marTop w:val="0"/>
      <w:marBottom w:val="0"/>
      <w:divBdr>
        <w:top w:val="none" w:sz="0" w:space="0" w:color="auto"/>
        <w:left w:val="none" w:sz="0" w:space="0" w:color="auto"/>
        <w:bottom w:val="none" w:sz="0" w:space="0" w:color="auto"/>
        <w:right w:val="none" w:sz="0" w:space="0" w:color="auto"/>
      </w:divBdr>
    </w:div>
    <w:div w:id="955209716">
      <w:bodyDiv w:val="1"/>
      <w:marLeft w:val="0"/>
      <w:marRight w:val="0"/>
      <w:marTop w:val="0"/>
      <w:marBottom w:val="0"/>
      <w:divBdr>
        <w:top w:val="none" w:sz="0" w:space="0" w:color="auto"/>
        <w:left w:val="none" w:sz="0" w:space="0" w:color="auto"/>
        <w:bottom w:val="none" w:sz="0" w:space="0" w:color="auto"/>
        <w:right w:val="none" w:sz="0" w:space="0" w:color="auto"/>
      </w:divBdr>
      <w:divsChild>
        <w:div w:id="128548070">
          <w:marLeft w:val="0"/>
          <w:marRight w:val="0"/>
          <w:marTop w:val="0"/>
          <w:marBottom w:val="0"/>
          <w:divBdr>
            <w:top w:val="none" w:sz="0" w:space="0" w:color="auto"/>
            <w:left w:val="none" w:sz="0" w:space="0" w:color="auto"/>
            <w:bottom w:val="none" w:sz="0" w:space="0" w:color="auto"/>
            <w:right w:val="none" w:sz="0" w:space="0" w:color="auto"/>
          </w:divBdr>
          <w:divsChild>
            <w:div w:id="159836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1743">
      <w:bodyDiv w:val="1"/>
      <w:marLeft w:val="0"/>
      <w:marRight w:val="0"/>
      <w:marTop w:val="0"/>
      <w:marBottom w:val="0"/>
      <w:divBdr>
        <w:top w:val="none" w:sz="0" w:space="0" w:color="auto"/>
        <w:left w:val="none" w:sz="0" w:space="0" w:color="auto"/>
        <w:bottom w:val="none" w:sz="0" w:space="0" w:color="auto"/>
        <w:right w:val="none" w:sz="0" w:space="0" w:color="auto"/>
      </w:divBdr>
    </w:div>
    <w:div w:id="1142774638">
      <w:bodyDiv w:val="1"/>
      <w:marLeft w:val="0"/>
      <w:marRight w:val="0"/>
      <w:marTop w:val="0"/>
      <w:marBottom w:val="0"/>
      <w:divBdr>
        <w:top w:val="none" w:sz="0" w:space="0" w:color="auto"/>
        <w:left w:val="none" w:sz="0" w:space="0" w:color="auto"/>
        <w:bottom w:val="none" w:sz="0" w:space="0" w:color="auto"/>
        <w:right w:val="none" w:sz="0" w:space="0" w:color="auto"/>
      </w:divBdr>
    </w:div>
    <w:div w:id="1154371452">
      <w:bodyDiv w:val="1"/>
      <w:marLeft w:val="0"/>
      <w:marRight w:val="0"/>
      <w:marTop w:val="0"/>
      <w:marBottom w:val="0"/>
      <w:divBdr>
        <w:top w:val="none" w:sz="0" w:space="0" w:color="auto"/>
        <w:left w:val="none" w:sz="0" w:space="0" w:color="auto"/>
        <w:bottom w:val="none" w:sz="0" w:space="0" w:color="auto"/>
        <w:right w:val="none" w:sz="0" w:space="0" w:color="auto"/>
      </w:divBdr>
    </w:div>
    <w:div w:id="1228030906">
      <w:bodyDiv w:val="1"/>
      <w:marLeft w:val="0"/>
      <w:marRight w:val="0"/>
      <w:marTop w:val="0"/>
      <w:marBottom w:val="0"/>
      <w:divBdr>
        <w:top w:val="none" w:sz="0" w:space="0" w:color="auto"/>
        <w:left w:val="none" w:sz="0" w:space="0" w:color="auto"/>
        <w:bottom w:val="none" w:sz="0" w:space="0" w:color="auto"/>
        <w:right w:val="none" w:sz="0" w:space="0" w:color="auto"/>
      </w:divBdr>
    </w:div>
    <w:div w:id="1324121236">
      <w:bodyDiv w:val="1"/>
      <w:marLeft w:val="0"/>
      <w:marRight w:val="0"/>
      <w:marTop w:val="0"/>
      <w:marBottom w:val="0"/>
      <w:divBdr>
        <w:top w:val="none" w:sz="0" w:space="0" w:color="auto"/>
        <w:left w:val="none" w:sz="0" w:space="0" w:color="auto"/>
        <w:bottom w:val="none" w:sz="0" w:space="0" w:color="auto"/>
        <w:right w:val="none" w:sz="0" w:space="0" w:color="auto"/>
      </w:divBdr>
    </w:div>
    <w:div w:id="1346514971">
      <w:bodyDiv w:val="1"/>
      <w:marLeft w:val="0"/>
      <w:marRight w:val="0"/>
      <w:marTop w:val="0"/>
      <w:marBottom w:val="0"/>
      <w:divBdr>
        <w:top w:val="none" w:sz="0" w:space="0" w:color="auto"/>
        <w:left w:val="none" w:sz="0" w:space="0" w:color="auto"/>
        <w:bottom w:val="none" w:sz="0" w:space="0" w:color="auto"/>
        <w:right w:val="none" w:sz="0" w:space="0" w:color="auto"/>
      </w:divBdr>
    </w:div>
    <w:div w:id="1349019886">
      <w:bodyDiv w:val="1"/>
      <w:marLeft w:val="0"/>
      <w:marRight w:val="0"/>
      <w:marTop w:val="0"/>
      <w:marBottom w:val="0"/>
      <w:divBdr>
        <w:top w:val="none" w:sz="0" w:space="0" w:color="auto"/>
        <w:left w:val="none" w:sz="0" w:space="0" w:color="auto"/>
        <w:bottom w:val="none" w:sz="0" w:space="0" w:color="auto"/>
        <w:right w:val="none" w:sz="0" w:space="0" w:color="auto"/>
      </w:divBdr>
    </w:div>
    <w:div w:id="1359350459">
      <w:bodyDiv w:val="1"/>
      <w:marLeft w:val="0"/>
      <w:marRight w:val="0"/>
      <w:marTop w:val="0"/>
      <w:marBottom w:val="0"/>
      <w:divBdr>
        <w:top w:val="none" w:sz="0" w:space="0" w:color="auto"/>
        <w:left w:val="none" w:sz="0" w:space="0" w:color="auto"/>
        <w:bottom w:val="none" w:sz="0" w:space="0" w:color="auto"/>
        <w:right w:val="none" w:sz="0" w:space="0" w:color="auto"/>
      </w:divBdr>
      <w:divsChild>
        <w:div w:id="1981687699">
          <w:marLeft w:val="0"/>
          <w:marRight w:val="0"/>
          <w:marTop w:val="0"/>
          <w:marBottom w:val="0"/>
          <w:divBdr>
            <w:top w:val="none" w:sz="0" w:space="0" w:color="auto"/>
            <w:left w:val="none" w:sz="0" w:space="0" w:color="auto"/>
            <w:bottom w:val="none" w:sz="0" w:space="0" w:color="auto"/>
            <w:right w:val="none" w:sz="0" w:space="0" w:color="auto"/>
          </w:divBdr>
          <w:divsChild>
            <w:div w:id="10404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61337812">
      <w:bodyDiv w:val="1"/>
      <w:marLeft w:val="0"/>
      <w:marRight w:val="0"/>
      <w:marTop w:val="0"/>
      <w:marBottom w:val="0"/>
      <w:divBdr>
        <w:top w:val="none" w:sz="0" w:space="0" w:color="auto"/>
        <w:left w:val="none" w:sz="0" w:space="0" w:color="auto"/>
        <w:bottom w:val="none" w:sz="0" w:space="0" w:color="auto"/>
        <w:right w:val="none" w:sz="0" w:space="0" w:color="auto"/>
      </w:divBdr>
    </w:div>
    <w:div w:id="1474903992">
      <w:bodyDiv w:val="1"/>
      <w:marLeft w:val="0"/>
      <w:marRight w:val="0"/>
      <w:marTop w:val="0"/>
      <w:marBottom w:val="0"/>
      <w:divBdr>
        <w:top w:val="none" w:sz="0" w:space="0" w:color="auto"/>
        <w:left w:val="none" w:sz="0" w:space="0" w:color="auto"/>
        <w:bottom w:val="none" w:sz="0" w:space="0" w:color="auto"/>
        <w:right w:val="none" w:sz="0" w:space="0" w:color="auto"/>
      </w:divBdr>
    </w:div>
    <w:div w:id="1510676056">
      <w:bodyDiv w:val="1"/>
      <w:marLeft w:val="0"/>
      <w:marRight w:val="0"/>
      <w:marTop w:val="0"/>
      <w:marBottom w:val="0"/>
      <w:divBdr>
        <w:top w:val="none" w:sz="0" w:space="0" w:color="auto"/>
        <w:left w:val="none" w:sz="0" w:space="0" w:color="auto"/>
        <w:bottom w:val="none" w:sz="0" w:space="0" w:color="auto"/>
        <w:right w:val="none" w:sz="0" w:space="0" w:color="auto"/>
      </w:divBdr>
    </w:div>
    <w:div w:id="1556500662">
      <w:bodyDiv w:val="1"/>
      <w:marLeft w:val="0"/>
      <w:marRight w:val="0"/>
      <w:marTop w:val="0"/>
      <w:marBottom w:val="0"/>
      <w:divBdr>
        <w:top w:val="none" w:sz="0" w:space="0" w:color="auto"/>
        <w:left w:val="none" w:sz="0" w:space="0" w:color="auto"/>
        <w:bottom w:val="none" w:sz="0" w:space="0" w:color="auto"/>
        <w:right w:val="none" w:sz="0" w:space="0" w:color="auto"/>
      </w:divBdr>
    </w:div>
    <w:div w:id="1578705247">
      <w:bodyDiv w:val="1"/>
      <w:marLeft w:val="0"/>
      <w:marRight w:val="0"/>
      <w:marTop w:val="0"/>
      <w:marBottom w:val="0"/>
      <w:divBdr>
        <w:top w:val="none" w:sz="0" w:space="0" w:color="auto"/>
        <w:left w:val="none" w:sz="0" w:space="0" w:color="auto"/>
        <w:bottom w:val="none" w:sz="0" w:space="0" w:color="auto"/>
        <w:right w:val="none" w:sz="0" w:space="0" w:color="auto"/>
      </w:divBdr>
      <w:divsChild>
        <w:div w:id="1298219732">
          <w:marLeft w:val="0"/>
          <w:marRight w:val="0"/>
          <w:marTop w:val="0"/>
          <w:marBottom w:val="0"/>
          <w:divBdr>
            <w:top w:val="none" w:sz="0" w:space="0" w:color="auto"/>
            <w:left w:val="none" w:sz="0" w:space="0" w:color="auto"/>
            <w:bottom w:val="none" w:sz="0" w:space="0" w:color="auto"/>
            <w:right w:val="none" w:sz="0" w:space="0" w:color="auto"/>
          </w:divBdr>
          <w:divsChild>
            <w:div w:id="38627312">
              <w:marLeft w:val="0"/>
              <w:marRight w:val="0"/>
              <w:marTop w:val="0"/>
              <w:marBottom w:val="0"/>
              <w:divBdr>
                <w:top w:val="none" w:sz="0" w:space="0" w:color="auto"/>
                <w:left w:val="none" w:sz="0" w:space="0" w:color="auto"/>
                <w:bottom w:val="none" w:sz="0" w:space="0" w:color="auto"/>
                <w:right w:val="none" w:sz="0" w:space="0" w:color="auto"/>
              </w:divBdr>
            </w:div>
            <w:div w:id="45565069">
              <w:marLeft w:val="0"/>
              <w:marRight w:val="0"/>
              <w:marTop w:val="0"/>
              <w:marBottom w:val="0"/>
              <w:divBdr>
                <w:top w:val="none" w:sz="0" w:space="0" w:color="auto"/>
                <w:left w:val="none" w:sz="0" w:space="0" w:color="auto"/>
                <w:bottom w:val="none" w:sz="0" w:space="0" w:color="auto"/>
                <w:right w:val="none" w:sz="0" w:space="0" w:color="auto"/>
              </w:divBdr>
            </w:div>
            <w:div w:id="82999933">
              <w:marLeft w:val="0"/>
              <w:marRight w:val="0"/>
              <w:marTop w:val="0"/>
              <w:marBottom w:val="0"/>
              <w:divBdr>
                <w:top w:val="none" w:sz="0" w:space="0" w:color="auto"/>
                <w:left w:val="none" w:sz="0" w:space="0" w:color="auto"/>
                <w:bottom w:val="none" w:sz="0" w:space="0" w:color="auto"/>
                <w:right w:val="none" w:sz="0" w:space="0" w:color="auto"/>
              </w:divBdr>
            </w:div>
            <w:div w:id="328991916">
              <w:marLeft w:val="0"/>
              <w:marRight w:val="0"/>
              <w:marTop w:val="0"/>
              <w:marBottom w:val="0"/>
              <w:divBdr>
                <w:top w:val="none" w:sz="0" w:space="0" w:color="auto"/>
                <w:left w:val="none" w:sz="0" w:space="0" w:color="auto"/>
                <w:bottom w:val="none" w:sz="0" w:space="0" w:color="auto"/>
                <w:right w:val="none" w:sz="0" w:space="0" w:color="auto"/>
              </w:divBdr>
            </w:div>
            <w:div w:id="367604889">
              <w:marLeft w:val="0"/>
              <w:marRight w:val="0"/>
              <w:marTop w:val="0"/>
              <w:marBottom w:val="0"/>
              <w:divBdr>
                <w:top w:val="none" w:sz="0" w:space="0" w:color="auto"/>
                <w:left w:val="none" w:sz="0" w:space="0" w:color="auto"/>
                <w:bottom w:val="none" w:sz="0" w:space="0" w:color="auto"/>
                <w:right w:val="none" w:sz="0" w:space="0" w:color="auto"/>
              </w:divBdr>
            </w:div>
            <w:div w:id="864055267">
              <w:marLeft w:val="0"/>
              <w:marRight w:val="0"/>
              <w:marTop w:val="0"/>
              <w:marBottom w:val="0"/>
              <w:divBdr>
                <w:top w:val="none" w:sz="0" w:space="0" w:color="auto"/>
                <w:left w:val="none" w:sz="0" w:space="0" w:color="auto"/>
                <w:bottom w:val="none" w:sz="0" w:space="0" w:color="auto"/>
                <w:right w:val="none" w:sz="0" w:space="0" w:color="auto"/>
              </w:divBdr>
            </w:div>
            <w:div w:id="1100760022">
              <w:marLeft w:val="0"/>
              <w:marRight w:val="0"/>
              <w:marTop w:val="0"/>
              <w:marBottom w:val="0"/>
              <w:divBdr>
                <w:top w:val="none" w:sz="0" w:space="0" w:color="auto"/>
                <w:left w:val="none" w:sz="0" w:space="0" w:color="auto"/>
                <w:bottom w:val="none" w:sz="0" w:space="0" w:color="auto"/>
                <w:right w:val="none" w:sz="0" w:space="0" w:color="auto"/>
              </w:divBdr>
            </w:div>
            <w:div w:id="1218709576">
              <w:marLeft w:val="0"/>
              <w:marRight w:val="0"/>
              <w:marTop w:val="0"/>
              <w:marBottom w:val="0"/>
              <w:divBdr>
                <w:top w:val="none" w:sz="0" w:space="0" w:color="auto"/>
                <w:left w:val="none" w:sz="0" w:space="0" w:color="auto"/>
                <w:bottom w:val="none" w:sz="0" w:space="0" w:color="auto"/>
                <w:right w:val="none" w:sz="0" w:space="0" w:color="auto"/>
              </w:divBdr>
            </w:div>
            <w:div w:id="1260216895">
              <w:marLeft w:val="0"/>
              <w:marRight w:val="0"/>
              <w:marTop w:val="0"/>
              <w:marBottom w:val="0"/>
              <w:divBdr>
                <w:top w:val="none" w:sz="0" w:space="0" w:color="auto"/>
                <w:left w:val="none" w:sz="0" w:space="0" w:color="auto"/>
                <w:bottom w:val="none" w:sz="0" w:space="0" w:color="auto"/>
                <w:right w:val="none" w:sz="0" w:space="0" w:color="auto"/>
              </w:divBdr>
            </w:div>
            <w:div w:id="1451168716">
              <w:marLeft w:val="0"/>
              <w:marRight w:val="0"/>
              <w:marTop w:val="0"/>
              <w:marBottom w:val="0"/>
              <w:divBdr>
                <w:top w:val="none" w:sz="0" w:space="0" w:color="auto"/>
                <w:left w:val="none" w:sz="0" w:space="0" w:color="auto"/>
                <w:bottom w:val="none" w:sz="0" w:space="0" w:color="auto"/>
                <w:right w:val="none" w:sz="0" w:space="0" w:color="auto"/>
              </w:divBdr>
            </w:div>
            <w:div w:id="1880162355">
              <w:marLeft w:val="0"/>
              <w:marRight w:val="0"/>
              <w:marTop w:val="0"/>
              <w:marBottom w:val="0"/>
              <w:divBdr>
                <w:top w:val="none" w:sz="0" w:space="0" w:color="auto"/>
                <w:left w:val="none" w:sz="0" w:space="0" w:color="auto"/>
                <w:bottom w:val="none" w:sz="0" w:space="0" w:color="auto"/>
                <w:right w:val="none" w:sz="0" w:space="0" w:color="auto"/>
              </w:divBdr>
            </w:div>
            <w:div w:id="1997294279">
              <w:marLeft w:val="0"/>
              <w:marRight w:val="0"/>
              <w:marTop w:val="0"/>
              <w:marBottom w:val="0"/>
              <w:divBdr>
                <w:top w:val="none" w:sz="0" w:space="0" w:color="auto"/>
                <w:left w:val="none" w:sz="0" w:space="0" w:color="auto"/>
                <w:bottom w:val="none" w:sz="0" w:space="0" w:color="auto"/>
                <w:right w:val="none" w:sz="0" w:space="0" w:color="auto"/>
              </w:divBdr>
            </w:div>
            <w:div w:id="20291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5318">
      <w:bodyDiv w:val="1"/>
      <w:marLeft w:val="0"/>
      <w:marRight w:val="0"/>
      <w:marTop w:val="0"/>
      <w:marBottom w:val="0"/>
      <w:divBdr>
        <w:top w:val="none" w:sz="0" w:space="0" w:color="auto"/>
        <w:left w:val="none" w:sz="0" w:space="0" w:color="auto"/>
        <w:bottom w:val="none" w:sz="0" w:space="0" w:color="auto"/>
        <w:right w:val="none" w:sz="0" w:space="0" w:color="auto"/>
      </w:divBdr>
      <w:divsChild>
        <w:div w:id="116723896">
          <w:marLeft w:val="0"/>
          <w:marRight w:val="0"/>
          <w:marTop w:val="0"/>
          <w:marBottom w:val="0"/>
          <w:divBdr>
            <w:top w:val="none" w:sz="0" w:space="0" w:color="auto"/>
            <w:left w:val="none" w:sz="0" w:space="0" w:color="auto"/>
            <w:bottom w:val="none" w:sz="0" w:space="0" w:color="auto"/>
            <w:right w:val="none" w:sz="0" w:space="0" w:color="auto"/>
          </w:divBdr>
          <w:divsChild>
            <w:div w:id="101415134">
              <w:marLeft w:val="0"/>
              <w:marRight w:val="0"/>
              <w:marTop w:val="0"/>
              <w:marBottom w:val="0"/>
              <w:divBdr>
                <w:top w:val="none" w:sz="0" w:space="0" w:color="auto"/>
                <w:left w:val="none" w:sz="0" w:space="0" w:color="auto"/>
                <w:bottom w:val="none" w:sz="0" w:space="0" w:color="auto"/>
                <w:right w:val="none" w:sz="0" w:space="0" w:color="auto"/>
              </w:divBdr>
            </w:div>
            <w:div w:id="127631140">
              <w:marLeft w:val="0"/>
              <w:marRight w:val="0"/>
              <w:marTop w:val="0"/>
              <w:marBottom w:val="0"/>
              <w:divBdr>
                <w:top w:val="none" w:sz="0" w:space="0" w:color="auto"/>
                <w:left w:val="none" w:sz="0" w:space="0" w:color="auto"/>
                <w:bottom w:val="none" w:sz="0" w:space="0" w:color="auto"/>
                <w:right w:val="none" w:sz="0" w:space="0" w:color="auto"/>
              </w:divBdr>
            </w:div>
            <w:div w:id="318118856">
              <w:marLeft w:val="0"/>
              <w:marRight w:val="0"/>
              <w:marTop w:val="0"/>
              <w:marBottom w:val="0"/>
              <w:divBdr>
                <w:top w:val="none" w:sz="0" w:space="0" w:color="auto"/>
                <w:left w:val="none" w:sz="0" w:space="0" w:color="auto"/>
                <w:bottom w:val="none" w:sz="0" w:space="0" w:color="auto"/>
                <w:right w:val="none" w:sz="0" w:space="0" w:color="auto"/>
              </w:divBdr>
            </w:div>
            <w:div w:id="426972822">
              <w:marLeft w:val="0"/>
              <w:marRight w:val="0"/>
              <w:marTop w:val="0"/>
              <w:marBottom w:val="0"/>
              <w:divBdr>
                <w:top w:val="none" w:sz="0" w:space="0" w:color="auto"/>
                <w:left w:val="none" w:sz="0" w:space="0" w:color="auto"/>
                <w:bottom w:val="none" w:sz="0" w:space="0" w:color="auto"/>
                <w:right w:val="none" w:sz="0" w:space="0" w:color="auto"/>
              </w:divBdr>
            </w:div>
            <w:div w:id="432211068">
              <w:marLeft w:val="0"/>
              <w:marRight w:val="0"/>
              <w:marTop w:val="0"/>
              <w:marBottom w:val="0"/>
              <w:divBdr>
                <w:top w:val="none" w:sz="0" w:space="0" w:color="auto"/>
                <w:left w:val="none" w:sz="0" w:space="0" w:color="auto"/>
                <w:bottom w:val="none" w:sz="0" w:space="0" w:color="auto"/>
                <w:right w:val="none" w:sz="0" w:space="0" w:color="auto"/>
              </w:divBdr>
            </w:div>
            <w:div w:id="470631153">
              <w:marLeft w:val="0"/>
              <w:marRight w:val="0"/>
              <w:marTop w:val="0"/>
              <w:marBottom w:val="0"/>
              <w:divBdr>
                <w:top w:val="none" w:sz="0" w:space="0" w:color="auto"/>
                <w:left w:val="none" w:sz="0" w:space="0" w:color="auto"/>
                <w:bottom w:val="none" w:sz="0" w:space="0" w:color="auto"/>
                <w:right w:val="none" w:sz="0" w:space="0" w:color="auto"/>
              </w:divBdr>
            </w:div>
            <w:div w:id="514224575">
              <w:marLeft w:val="0"/>
              <w:marRight w:val="0"/>
              <w:marTop w:val="0"/>
              <w:marBottom w:val="0"/>
              <w:divBdr>
                <w:top w:val="none" w:sz="0" w:space="0" w:color="auto"/>
                <w:left w:val="none" w:sz="0" w:space="0" w:color="auto"/>
                <w:bottom w:val="none" w:sz="0" w:space="0" w:color="auto"/>
                <w:right w:val="none" w:sz="0" w:space="0" w:color="auto"/>
              </w:divBdr>
            </w:div>
            <w:div w:id="622689053">
              <w:marLeft w:val="0"/>
              <w:marRight w:val="0"/>
              <w:marTop w:val="0"/>
              <w:marBottom w:val="0"/>
              <w:divBdr>
                <w:top w:val="none" w:sz="0" w:space="0" w:color="auto"/>
                <w:left w:val="none" w:sz="0" w:space="0" w:color="auto"/>
                <w:bottom w:val="none" w:sz="0" w:space="0" w:color="auto"/>
                <w:right w:val="none" w:sz="0" w:space="0" w:color="auto"/>
              </w:divBdr>
            </w:div>
            <w:div w:id="758478920">
              <w:marLeft w:val="0"/>
              <w:marRight w:val="0"/>
              <w:marTop w:val="0"/>
              <w:marBottom w:val="0"/>
              <w:divBdr>
                <w:top w:val="none" w:sz="0" w:space="0" w:color="auto"/>
                <w:left w:val="none" w:sz="0" w:space="0" w:color="auto"/>
                <w:bottom w:val="none" w:sz="0" w:space="0" w:color="auto"/>
                <w:right w:val="none" w:sz="0" w:space="0" w:color="auto"/>
              </w:divBdr>
            </w:div>
            <w:div w:id="844637420">
              <w:marLeft w:val="0"/>
              <w:marRight w:val="0"/>
              <w:marTop w:val="0"/>
              <w:marBottom w:val="0"/>
              <w:divBdr>
                <w:top w:val="none" w:sz="0" w:space="0" w:color="auto"/>
                <w:left w:val="none" w:sz="0" w:space="0" w:color="auto"/>
                <w:bottom w:val="none" w:sz="0" w:space="0" w:color="auto"/>
                <w:right w:val="none" w:sz="0" w:space="0" w:color="auto"/>
              </w:divBdr>
            </w:div>
            <w:div w:id="876087641">
              <w:marLeft w:val="0"/>
              <w:marRight w:val="0"/>
              <w:marTop w:val="0"/>
              <w:marBottom w:val="0"/>
              <w:divBdr>
                <w:top w:val="none" w:sz="0" w:space="0" w:color="auto"/>
                <w:left w:val="none" w:sz="0" w:space="0" w:color="auto"/>
                <w:bottom w:val="none" w:sz="0" w:space="0" w:color="auto"/>
                <w:right w:val="none" w:sz="0" w:space="0" w:color="auto"/>
              </w:divBdr>
            </w:div>
            <w:div w:id="978345898">
              <w:marLeft w:val="0"/>
              <w:marRight w:val="0"/>
              <w:marTop w:val="0"/>
              <w:marBottom w:val="0"/>
              <w:divBdr>
                <w:top w:val="none" w:sz="0" w:space="0" w:color="auto"/>
                <w:left w:val="none" w:sz="0" w:space="0" w:color="auto"/>
                <w:bottom w:val="none" w:sz="0" w:space="0" w:color="auto"/>
                <w:right w:val="none" w:sz="0" w:space="0" w:color="auto"/>
              </w:divBdr>
            </w:div>
            <w:div w:id="987705563">
              <w:marLeft w:val="0"/>
              <w:marRight w:val="0"/>
              <w:marTop w:val="0"/>
              <w:marBottom w:val="0"/>
              <w:divBdr>
                <w:top w:val="none" w:sz="0" w:space="0" w:color="auto"/>
                <w:left w:val="none" w:sz="0" w:space="0" w:color="auto"/>
                <w:bottom w:val="none" w:sz="0" w:space="0" w:color="auto"/>
                <w:right w:val="none" w:sz="0" w:space="0" w:color="auto"/>
              </w:divBdr>
            </w:div>
            <w:div w:id="1166481482">
              <w:marLeft w:val="0"/>
              <w:marRight w:val="0"/>
              <w:marTop w:val="0"/>
              <w:marBottom w:val="0"/>
              <w:divBdr>
                <w:top w:val="none" w:sz="0" w:space="0" w:color="auto"/>
                <w:left w:val="none" w:sz="0" w:space="0" w:color="auto"/>
                <w:bottom w:val="none" w:sz="0" w:space="0" w:color="auto"/>
                <w:right w:val="none" w:sz="0" w:space="0" w:color="auto"/>
              </w:divBdr>
            </w:div>
            <w:div w:id="1202590378">
              <w:marLeft w:val="0"/>
              <w:marRight w:val="0"/>
              <w:marTop w:val="0"/>
              <w:marBottom w:val="0"/>
              <w:divBdr>
                <w:top w:val="none" w:sz="0" w:space="0" w:color="auto"/>
                <w:left w:val="none" w:sz="0" w:space="0" w:color="auto"/>
                <w:bottom w:val="none" w:sz="0" w:space="0" w:color="auto"/>
                <w:right w:val="none" w:sz="0" w:space="0" w:color="auto"/>
              </w:divBdr>
            </w:div>
            <w:div w:id="1316646954">
              <w:marLeft w:val="0"/>
              <w:marRight w:val="0"/>
              <w:marTop w:val="0"/>
              <w:marBottom w:val="0"/>
              <w:divBdr>
                <w:top w:val="none" w:sz="0" w:space="0" w:color="auto"/>
                <w:left w:val="none" w:sz="0" w:space="0" w:color="auto"/>
                <w:bottom w:val="none" w:sz="0" w:space="0" w:color="auto"/>
                <w:right w:val="none" w:sz="0" w:space="0" w:color="auto"/>
              </w:divBdr>
            </w:div>
            <w:div w:id="1426918698">
              <w:marLeft w:val="0"/>
              <w:marRight w:val="0"/>
              <w:marTop w:val="0"/>
              <w:marBottom w:val="0"/>
              <w:divBdr>
                <w:top w:val="none" w:sz="0" w:space="0" w:color="auto"/>
                <w:left w:val="none" w:sz="0" w:space="0" w:color="auto"/>
                <w:bottom w:val="none" w:sz="0" w:space="0" w:color="auto"/>
                <w:right w:val="none" w:sz="0" w:space="0" w:color="auto"/>
              </w:divBdr>
            </w:div>
            <w:div w:id="1491213631">
              <w:marLeft w:val="0"/>
              <w:marRight w:val="0"/>
              <w:marTop w:val="0"/>
              <w:marBottom w:val="0"/>
              <w:divBdr>
                <w:top w:val="none" w:sz="0" w:space="0" w:color="auto"/>
                <w:left w:val="none" w:sz="0" w:space="0" w:color="auto"/>
                <w:bottom w:val="none" w:sz="0" w:space="0" w:color="auto"/>
                <w:right w:val="none" w:sz="0" w:space="0" w:color="auto"/>
              </w:divBdr>
            </w:div>
            <w:div w:id="1693528083">
              <w:marLeft w:val="0"/>
              <w:marRight w:val="0"/>
              <w:marTop w:val="0"/>
              <w:marBottom w:val="0"/>
              <w:divBdr>
                <w:top w:val="none" w:sz="0" w:space="0" w:color="auto"/>
                <w:left w:val="none" w:sz="0" w:space="0" w:color="auto"/>
                <w:bottom w:val="none" w:sz="0" w:space="0" w:color="auto"/>
                <w:right w:val="none" w:sz="0" w:space="0" w:color="auto"/>
              </w:divBdr>
            </w:div>
            <w:div w:id="1751272293">
              <w:marLeft w:val="0"/>
              <w:marRight w:val="0"/>
              <w:marTop w:val="0"/>
              <w:marBottom w:val="0"/>
              <w:divBdr>
                <w:top w:val="none" w:sz="0" w:space="0" w:color="auto"/>
                <w:left w:val="none" w:sz="0" w:space="0" w:color="auto"/>
                <w:bottom w:val="none" w:sz="0" w:space="0" w:color="auto"/>
                <w:right w:val="none" w:sz="0" w:space="0" w:color="auto"/>
              </w:divBdr>
            </w:div>
          </w:divsChild>
        </w:div>
        <w:div w:id="144398765">
          <w:marLeft w:val="0"/>
          <w:marRight w:val="0"/>
          <w:marTop w:val="0"/>
          <w:marBottom w:val="0"/>
          <w:divBdr>
            <w:top w:val="none" w:sz="0" w:space="0" w:color="auto"/>
            <w:left w:val="none" w:sz="0" w:space="0" w:color="auto"/>
            <w:bottom w:val="none" w:sz="0" w:space="0" w:color="auto"/>
            <w:right w:val="none" w:sz="0" w:space="0" w:color="auto"/>
          </w:divBdr>
          <w:divsChild>
            <w:div w:id="1696269092">
              <w:marLeft w:val="-75"/>
              <w:marRight w:val="0"/>
              <w:marTop w:val="30"/>
              <w:marBottom w:val="30"/>
              <w:divBdr>
                <w:top w:val="none" w:sz="0" w:space="0" w:color="auto"/>
                <w:left w:val="none" w:sz="0" w:space="0" w:color="auto"/>
                <w:bottom w:val="none" w:sz="0" w:space="0" w:color="auto"/>
                <w:right w:val="none" w:sz="0" w:space="0" w:color="auto"/>
              </w:divBdr>
              <w:divsChild>
                <w:div w:id="44332091">
                  <w:marLeft w:val="0"/>
                  <w:marRight w:val="0"/>
                  <w:marTop w:val="0"/>
                  <w:marBottom w:val="0"/>
                  <w:divBdr>
                    <w:top w:val="none" w:sz="0" w:space="0" w:color="auto"/>
                    <w:left w:val="none" w:sz="0" w:space="0" w:color="auto"/>
                    <w:bottom w:val="none" w:sz="0" w:space="0" w:color="auto"/>
                    <w:right w:val="none" w:sz="0" w:space="0" w:color="auto"/>
                  </w:divBdr>
                  <w:divsChild>
                    <w:div w:id="1977175089">
                      <w:marLeft w:val="0"/>
                      <w:marRight w:val="0"/>
                      <w:marTop w:val="0"/>
                      <w:marBottom w:val="0"/>
                      <w:divBdr>
                        <w:top w:val="none" w:sz="0" w:space="0" w:color="auto"/>
                        <w:left w:val="none" w:sz="0" w:space="0" w:color="auto"/>
                        <w:bottom w:val="none" w:sz="0" w:space="0" w:color="auto"/>
                        <w:right w:val="none" w:sz="0" w:space="0" w:color="auto"/>
                      </w:divBdr>
                    </w:div>
                  </w:divsChild>
                </w:div>
                <w:div w:id="143670133">
                  <w:marLeft w:val="0"/>
                  <w:marRight w:val="0"/>
                  <w:marTop w:val="0"/>
                  <w:marBottom w:val="0"/>
                  <w:divBdr>
                    <w:top w:val="none" w:sz="0" w:space="0" w:color="auto"/>
                    <w:left w:val="none" w:sz="0" w:space="0" w:color="auto"/>
                    <w:bottom w:val="none" w:sz="0" w:space="0" w:color="auto"/>
                    <w:right w:val="none" w:sz="0" w:space="0" w:color="auto"/>
                  </w:divBdr>
                  <w:divsChild>
                    <w:div w:id="16734561">
                      <w:marLeft w:val="0"/>
                      <w:marRight w:val="0"/>
                      <w:marTop w:val="0"/>
                      <w:marBottom w:val="0"/>
                      <w:divBdr>
                        <w:top w:val="none" w:sz="0" w:space="0" w:color="auto"/>
                        <w:left w:val="none" w:sz="0" w:space="0" w:color="auto"/>
                        <w:bottom w:val="none" w:sz="0" w:space="0" w:color="auto"/>
                        <w:right w:val="none" w:sz="0" w:space="0" w:color="auto"/>
                      </w:divBdr>
                    </w:div>
                  </w:divsChild>
                </w:div>
                <w:div w:id="153569326">
                  <w:marLeft w:val="0"/>
                  <w:marRight w:val="0"/>
                  <w:marTop w:val="0"/>
                  <w:marBottom w:val="0"/>
                  <w:divBdr>
                    <w:top w:val="none" w:sz="0" w:space="0" w:color="auto"/>
                    <w:left w:val="none" w:sz="0" w:space="0" w:color="auto"/>
                    <w:bottom w:val="none" w:sz="0" w:space="0" w:color="auto"/>
                    <w:right w:val="none" w:sz="0" w:space="0" w:color="auto"/>
                  </w:divBdr>
                  <w:divsChild>
                    <w:div w:id="1084306699">
                      <w:marLeft w:val="0"/>
                      <w:marRight w:val="0"/>
                      <w:marTop w:val="0"/>
                      <w:marBottom w:val="0"/>
                      <w:divBdr>
                        <w:top w:val="none" w:sz="0" w:space="0" w:color="auto"/>
                        <w:left w:val="none" w:sz="0" w:space="0" w:color="auto"/>
                        <w:bottom w:val="none" w:sz="0" w:space="0" w:color="auto"/>
                        <w:right w:val="none" w:sz="0" w:space="0" w:color="auto"/>
                      </w:divBdr>
                    </w:div>
                  </w:divsChild>
                </w:div>
                <w:div w:id="312955831">
                  <w:marLeft w:val="0"/>
                  <w:marRight w:val="0"/>
                  <w:marTop w:val="0"/>
                  <w:marBottom w:val="0"/>
                  <w:divBdr>
                    <w:top w:val="none" w:sz="0" w:space="0" w:color="auto"/>
                    <w:left w:val="none" w:sz="0" w:space="0" w:color="auto"/>
                    <w:bottom w:val="none" w:sz="0" w:space="0" w:color="auto"/>
                    <w:right w:val="none" w:sz="0" w:space="0" w:color="auto"/>
                  </w:divBdr>
                  <w:divsChild>
                    <w:div w:id="568883219">
                      <w:marLeft w:val="0"/>
                      <w:marRight w:val="0"/>
                      <w:marTop w:val="0"/>
                      <w:marBottom w:val="0"/>
                      <w:divBdr>
                        <w:top w:val="none" w:sz="0" w:space="0" w:color="auto"/>
                        <w:left w:val="none" w:sz="0" w:space="0" w:color="auto"/>
                        <w:bottom w:val="none" w:sz="0" w:space="0" w:color="auto"/>
                        <w:right w:val="none" w:sz="0" w:space="0" w:color="auto"/>
                      </w:divBdr>
                    </w:div>
                  </w:divsChild>
                </w:div>
                <w:div w:id="395324697">
                  <w:marLeft w:val="0"/>
                  <w:marRight w:val="0"/>
                  <w:marTop w:val="0"/>
                  <w:marBottom w:val="0"/>
                  <w:divBdr>
                    <w:top w:val="none" w:sz="0" w:space="0" w:color="auto"/>
                    <w:left w:val="none" w:sz="0" w:space="0" w:color="auto"/>
                    <w:bottom w:val="none" w:sz="0" w:space="0" w:color="auto"/>
                    <w:right w:val="none" w:sz="0" w:space="0" w:color="auto"/>
                  </w:divBdr>
                  <w:divsChild>
                    <w:div w:id="607348961">
                      <w:marLeft w:val="0"/>
                      <w:marRight w:val="0"/>
                      <w:marTop w:val="0"/>
                      <w:marBottom w:val="0"/>
                      <w:divBdr>
                        <w:top w:val="none" w:sz="0" w:space="0" w:color="auto"/>
                        <w:left w:val="none" w:sz="0" w:space="0" w:color="auto"/>
                        <w:bottom w:val="none" w:sz="0" w:space="0" w:color="auto"/>
                        <w:right w:val="none" w:sz="0" w:space="0" w:color="auto"/>
                      </w:divBdr>
                    </w:div>
                  </w:divsChild>
                </w:div>
                <w:div w:id="431780350">
                  <w:marLeft w:val="0"/>
                  <w:marRight w:val="0"/>
                  <w:marTop w:val="0"/>
                  <w:marBottom w:val="0"/>
                  <w:divBdr>
                    <w:top w:val="none" w:sz="0" w:space="0" w:color="auto"/>
                    <w:left w:val="none" w:sz="0" w:space="0" w:color="auto"/>
                    <w:bottom w:val="none" w:sz="0" w:space="0" w:color="auto"/>
                    <w:right w:val="none" w:sz="0" w:space="0" w:color="auto"/>
                  </w:divBdr>
                  <w:divsChild>
                    <w:div w:id="849173978">
                      <w:marLeft w:val="0"/>
                      <w:marRight w:val="0"/>
                      <w:marTop w:val="0"/>
                      <w:marBottom w:val="0"/>
                      <w:divBdr>
                        <w:top w:val="none" w:sz="0" w:space="0" w:color="auto"/>
                        <w:left w:val="none" w:sz="0" w:space="0" w:color="auto"/>
                        <w:bottom w:val="none" w:sz="0" w:space="0" w:color="auto"/>
                        <w:right w:val="none" w:sz="0" w:space="0" w:color="auto"/>
                      </w:divBdr>
                    </w:div>
                  </w:divsChild>
                </w:div>
                <w:div w:id="483740614">
                  <w:marLeft w:val="0"/>
                  <w:marRight w:val="0"/>
                  <w:marTop w:val="0"/>
                  <w:marBottom w:val="0"/>
                  <w:divBdr>
                    <w:top w:val="none" w:sz="0" w:space="0" w:color="auto"/>
                    <w:left w:val="none" w:sz="0" w:space="0" w:color="auto"/>
                    <w:bottom w:val="none" w:sz="0" w:space="0" w:color="auto"/>
                    <w:right w:val="none" w:sz="0" w:space="0" w:color="auto"/>
                  </w:divBdr>
                  <w:divsChild>
                    <w:div w:id="228732995">
                      <w:marLeft w:val="0"/>
                      <w:marRight w:val="0"/>
                      <w:marTop w:val="0"/>
                      <w:marBottom w:val="0"/>
                      <w:divBdr>
                        <w:top w:val="none" w:sz="0" w:space="0" w:color="auto"/>
                        <w:left w:val="none" w:sz="0" w:space="0" w:color="auto"/>
                        <w:bottom w:val="none" w:sz="0" w:space="0" w:color="auto"/>
                        <w:right w:val="none" w:sz="0" w:space="0" w:color="auto"/>
                      </w:divBdr>
                    </w:div>
                  </w:divsChild>
                </w:div>
                <w:div w:id="558133446">
                  <w:marLeft w:val="0"/>
                  <w:marRight w:val="0"/>
                  <w:marTop w:val="0"/>
                  <w:marBottom w:val="0"/>
                  <w:divBdr>
                    <w:top w:val="none" w:sz="0" w:space="0" w:color="auto"/>
                    <w:left w:val="none" w:sz="0" w:space="0" w:color="auto"/>
                    <w:bottom w:val="none" w:sz="0" w:space="0" w:color="auto"/>
                    <w:right w:val="none" w:sz="0" w:space="0" w:color="auto"/>
                  </w:divBdr>
                  <w:divsChild>
                    <w:div w:id="765854167">
                      <w:marLeft w:val="0"/>
                      <w:marRight w:val="0"/>
                      <w:marTop w:val="0"/>
                      <w:marBottom w:val="0"/>
                      <w:divBdr>
                        <w:top w:val="none" w:sz="0" w:space="0" w:color="auto"/>
                        <w:left w:val="none" w:sz="0" w:space="0" w:color="auto"/>
                        <w:bottom w:val="none" w:sz="0" w:space="0" w:color="auto"/>
                        <w:right w:val="none" w:sz="0" w:space="0" w:color="auto"/>
                      </w:divBdr>
                    </w:div>
                  </w:divsChild>
                </w:div>
                <w:div w:id="641540240">
                  <w:marLeft w:val="0"/>
                  <w:marRight w:val="0"/>
                  <w:marTop w:val="0"/>
                  <w:marBottom w:val="0"/>
                  <w:divBdr>
                    <w:top w:val="none" w:sz="0" w:space="0" w:color="auto"/>
                    <w:left w:val="none" w:sz="0" w:space="0" w:color="auto"/>
                    <w:bottom w:val="none" w:sz="0" w:space="0" w:color="auto"/>
                    <w:right w:val="none" w:sz="0" w:space="0" w:color="auto"/>
                  </w:divBdr>
                  <w:divsChild>
                    <w:div w:id="2035619252">
                      <w:marLeft w:val="0"/>
                      <w:marRight w:val="0"/>
                      <w:marTop w:val="0"/>
                      <w:marBottom w:val="0"/>
                      <w:divBdr>
                        <w:top w:val="none" w:sz="0" w:space="0" w:color="auto"/>
                        <w:left w:val="none" w:sz="0" w:space="0" w:color="auto"/>
                        <w:bottom w:val="none" w:sz="0" w:space="0" w:color="auto"/>
                        <w:right w:val="none" w:sz="0" w:space="0" w:color="auto"/>
                      </w:divBdr>
                    </w:div>
                  </w:divsChild>
                </w:div>
                <w:div w:id="739644695">
                  <w:marLeft w:val="0"/>
                  <w:marRight w:val="0"/>
                  <w:marTop w:val="0"/>
                  <w:marBottom w:val="0"/>
                  <w:divBdr>
                    <w:top w:val="none" w:sz="0" w:space="0" w:color="auto"/>
                    <w:left w:val="none" w:sz="0" w:space="0" w:color="auto"/>
                    <w:bottom w:val="none" w:sz="0" w:space="0" w:color="auto"/>
                    <w:right w:val="none" w:sz="0" w:space="0" w:color="auto"/>
                  </w:divBdr>
                  <w:divsChild>
                    <w:div w:id="929387133">
                      <w:marLeft w:val="0"/>
                      <w:marRight w:val="0"/>
                      <w:marTop w:val="0"/>
                      <w:marBottom w:val="0"/>
                      <w:divBdr>
                        <w:top w:val="none" w:sz="0" w:space="0" w:color="auto"/>
                        <w:left w:val="none" w:sz="0" w:space="0" w:color="auto"/>
                        <w:bottom w:val="none" w:sz="0" w:space="0" w:color="auto"/>
                        <w:right w:val="none" w:sz="0" w:space="0" w:color="auto"/>
                      </w:divBdr>
                    </w:div>
                  </w:divsChild>
                </w:div>
                <w:div w:id="782576826">
                  <w:marLeft w:val="0"/>
                  <w:marRight w:val="0"/>
                  <w:marTop w:val="0"/>
                  <w:marBottom w:val="0"/>
                  <w:divBdr>
                    <w:top w:val="none" w:sz="0" w:space="0" w:color="auto"/>
                    <w:left w:val="none" w:sz="0" w:space="0" w:color="auto"/>
                    <w:bottom w:val="none" w:sz="0" w:space="0" w:color="auto"/>
                    <w:right w:val="none" w:sz="0" w:space="0" w:color="auto"/>
                  </w:divBdr>
                  <w:divsChild>
                    <w:div w:id="1605916125">
                      <w:marLeft w:val="0"/>
                      <w:marRight w:val="0"/>
                      <w:marTop w:val="0"/>
                      <w:marBottom w:val="0"/>
                      <w:divBdr>
                        <w:top w:val="none" w:sz="0" w:space="0" w:color="auto"/>
                        <w:left w:val="none" w:sz="0" w:space="0" w:color="auto"/>
                        <w:bottom w:val="none" w:sz="0" w:space="0" w:color="auto"/>
                        <w:right w:val="none" w:sz="0" w:space="0" w:color="auto"/>
                      </w:divBdr>
                    </w:div>
                  </w:divsChild>
                </w:div>
                <w:div w:id="787548176">
                  <w:marLeft w:val="0"/>
                  <w:marRight w:val="0"/>
                  <w:marTop w:val="0"/>
                  <w:marBottom w:val="0"/>
                  <w:divBdr>
                    <w:top w:val="none" w:sz="0" w:space="0" w:color="auto"/>
                    <w:left w:val="none" w:sz="0" w:space="0" w:color="auto"/>
                    <w:bottom w:val="none" w:sz="0" w:space="0" w:color="auto"/>
                    <w:right w:val="none" w:sz="0" w:space="0" w:color="auto"/>
                  </w:divBdr>
                  <w:divsChild>
                    <w:div w:id="891307981">
                      <w:marLeft w:val="0"/>
                      <w:marRight w:val="0"/>
                      <w:marTop w:val="0"/>
                      <w:marBottom w:val="0"/>
                      <w:divBdr>
                        <w:top w:val="none" w:sz="0" w:space="0" w:color="auto"/>
                        <w:left w:val="none" w:sz="0" w:space="0" w:color="auto"/>
                        <w:bottom w:val="none" w:sz="0" w:space="0" w:color="auto"/>
                        <w:right w:val="none" w:sz="0" w:space="0" w:color="auto"/>
                      </w:divBdr>
                    </w:div>
                  </w:divsChild>
                </w:div>
                <w:div w:id="856163762">
                  <w:marLeft w:val="0"/>
                  <w:marRight w:val="0"/>
                  <w:marTop w:val="0"/>
                  <w:marBottom w:val="0"/>
                  <w:divBdr>
                    <w:top w:val="none" w:sz="0" w:space="0" w:color="auto"/>
                    <w:left w:val="none" w:sz="0" w:space="0" w:color="auto"/>
                    <w:bottom w:val="none" w:sz="0" w:space="0" w:color="auto"/>
                    <w:right w:val="none" w:sz="0" w:space="0" w:color="auto"/>
                  </w:divBdr>
                  <w:divsChild>
                    <w:div w:id="1055010854">
                      <w:marLeft w:val="0"/>
                      <w:marRight w:val="0"/>
                      <w:marTop w:val="0"/>
                      <w:marBottom w:val="0"/>
                      <w:divBdr>
                        <w:top w:val="none" w:sz="0" w:space="0" w:color="auto"/>
                        <w:left w:val="none" w:sz="0" w:space="0" w:color="auto"/>
                        <w:bottom w:val="none" w:sz="0" w:space="0" w:color="auto"/>
                        <w:right w:val="none" w:sz="0" w:space="0" w:color="auto"/>
                      </w:divBdr>
                    </w:div>
                  </w:divsChild>
                </w:div>
                <w:div w:id="897516964">
                  <w:marLeft w:val="0"/>
                  <w:marRight w:val="0"/>
                  <w:marTop w:val="0"/>
                  <w:marBottom w:val="0"/>
                  <w:divBdr>
                    <w:top w:val="none" w:sz="0" w:space="0" w:color="auto"/>
                    <w:left w:val="none" w:sz="0" w:space="0" w:color="auto"/>
                    <w:bottom w:val="none" w:sz="0" w:space="0" w:color="auto"/>
                    <w:right w:val="none" w:sz="0" w:space="0" w:color="auto"/>
                  </w:divBdr>
                  <w:divsChild>
                    <w:div w:id="1557887082">
                      <w:marLeft w:val="0"/>
                      <w:marRight w:val="0"/>
                      <w:marTop w:val="0"/>
                      <w:marBottom w:val="0"/>
                      <w:divBdr>
                        <w:top w:val="none" w:sz="0" w:space="0" w:color="auto"/>
                        <w:left w:val="none" w:sz="0" w:space="0" w:color="auto"/>
                        <w:bottom w:val="none" w:sz="0" w:space="0" w:color="auto"/>
                        <w:right w:val="none" w:sz="0" w:space="0" w:color="auto"/>
                      </w:divBdr>
                    </w:div>
                  </w:divsChild>
                </w:div>
                <w:div w:id="996494806">
                  <w:marLeft w:val="0"/>
                  <w:marRight w:val="0"/>
                  <w:marTop w:val="0"/>
                  <w:marBottom w:val="0"/>
                  <w:divBdr>
                    <w:top w:val="none" w:sz="0" w:space="0" w:color="auto"/>
                    <w:left w:val="none" w:sz="0" w:space="0" w:color="auto"/>
                    <w:bottom w:val="none" w:sz="0" w:space="0" w:color="auto"/>
                    <w:right w:val="none" w:sz="0" w:space="0" w:color="auto"/>
                  </w:divBdr>
                  <w:divsChild>
                    <w:div w:id="645742698">
                      <w:marLeft w:val="0"/>
                      <w:marRight w:val="0"/>
                      <w:marTop w:val="0"/>
                      <w:marBottom w:val="0"/>
                      <w:divBdr>
                        <w:top w:val="none" w:sz="0" w:space="0" w:color="auto"/>
                        <w:left w:val="none" w:sz="0" w:space="0" w:color="auto"/>
                        <w:bottom w:val="none" w:sz="0" w:space="0" w:color="auto"/>
                        <w:right w:val="none" w:sz="0" w:space="0" w:color="auto"/>
                      </w:divBdr>
                    </w:div>
                  </w:divsChild>
                </w:div>
                <w:div w:id="1027676836">
                  <w:marLeft w:val="0"/>
                  <w:marRight w:val="0"/>
                  <w:marTop w:val="0"/>
                  <w:marBottom w:val="0"/>
                  <w:divBdr>
                    <w:top w:val="none" w:sz="0" w:space="0" w:color="auto"/>
                    <w:left w:val="none" w:sz="0" w:space="0" w:color="auto"/>
                    <w:bottom w:val="none" w:sz="0" w:space="0" w:color="auto"/>
                    <w:right w:val="none" w:sz="0" w:space="0" w:color="auto"/>
                  </w:divBdr>
                  <w:divsChild>
                    <w:div w:id="2124303474">
                      <w:marLeft w:val="0"/>
                      <w:marRight w:val="0"/>
                      <w:marTop w:val="0"/>
                      <w:marBottom w:val="0"/>
                      <w:divBdr>
                        <w:top w:val="none" w:sz="0" w:space="0" w:color="auto"/>
                        <w:left w:val="none" w:sz="0" w:space="0" w:color="auto"/>
                        <w:bottom w:val="none" w:sz="0" w:space="0" w:color="auto"/>
                        <w:right w:val="none" w:sz="0" w:space="0" w:color="auto"/>
                      </w:divBdr>
                    </w:div>
                  </w:divsChild>
                </w:div>
                <w:div w:id="1097024808">
                  <w:marLeft w:val="0"/>
                  <w:marRight w:val="0"/>
                  <w:marTop w:val="0"/>
                  <w:marBottom w:val="0"/>
                  <w:divBdr>
                    <w:top w:val="none" w:sz="0" w:space="0" w:color="auto"/>
                    <w:left w:val="none" w:sz="0" w:space="0" w:color="auto"/>
                    <w:bottom w:val="none" w:sz="0" w:space="0" w:color="auto"/>
                    <w:right w:val="none" w:sz="0" w:space="0" w:color="auto"/>
                  </w:divBdr>
                  <w:divsChild>
                    <w:div w:id="1765959025">
                      <w:marLeft w:val="0"/>
                      <w:marRight w:val="0"/>
                      <w:marTop w:val="0"/>
                      <w:marBottom w:val="0"/>
                      <w:divBdr>
                        <w:top w:val="none" w:sz="0" w:space="0" w:color="auto"/>
                        <w:left w:val="none" w:sz="0" w:space="0" w:color="auto"/>
                        <w:bottom w:val="none" w:sz="0" w:space="0" w:color="auto"/>
                        <w:right w:val="none" w:sz="0" w:space="0" w:color="auto"/>
                      </w:divBdr>
                    </w:div>
                  </w:divsChild>
                </w:div>
                <w:div w:id="1147749351">
                  <w:marLeft w:val="0"/>
                  <w:marRight w:val="0"/>
                  <w:marTop w:val="0"/>
                  <w:marBottom w:val="0"/>
                  <w:divBdr>
                    <w:top w:val="none" w:sz="0" w:space="0" w:color="auto"/>
                    <w:left w:val="none" w:sz="0" w:space="0" w:color="auto"/>
                    <w:bottom w:val="none" w:sz="0" w:space="0" w:color="auto"/>
                    <w:right w:val="none" w:sz="0" w:space="0" w:color="auto"/>
                  </w:divBdr>
                  <w:divsChild>
                    <w:div w:id="336733915">
                      <w:marLeft w:val="0"/>
                      <w:marRight w:val="0"/>
                      <w:marTop w:val="0"/>
                      <w:marBottom w:val="0"/>
                      <w:divBdr>
                        <w:top w:val="none" w:sz="0" w:space="0" w:color="auto"/>
                        <w:left w:val="none" w:sz="0" w:space="0" w:color="auto"/>
                        <w:bottom w:val="none" w:sz="0" w:space="0" w:color="auto"/>
                        <w:right w:val="none" w:sz="0" w:space="0" w:color="auto"/>
                      </w:divBdr>
                    </w:div>
                  </w:divsChild>
                </w:div>
                <w:div w:id="1151605269">
                  <w:marLeft w:val="0"/>
                  <w:marRight w:val="0"/>
                  <w:marTop w:val="0"/>
                  <w:marBottom w:val="0"/>
                  <w:divBdr>
                    <w:top w:val="none" w:sz="0" w:space="0" w:color="auto"/>
                    <w:left w:val="none" w:sz="0" w:space="0" w:color="auto"/>
                    <w:bottom w:val="none" w:sz="0" w:space="0" w:color="auto"/>
                    <w:right w:val="none" w:sz="0" w:space="0" w:color="auto"/>
                  </w:divBdr>
                  <w:divsChild>
                    <w:div w:id="571702860">
                      <w:marLeft w:val="0"/>
                      <w:marRight w:val="0"/>
                      <w:marTop w:val="0"/>
                      <w:marBottom w:val="0"/>
                      <w:divBdr>
                        <w:top w:val="none" w:sz="0" w:space="0" w:color="auto"/>
                        <w:left w:val="none" w:sz="0" w:space="0" w:color="auto"/>
                        <w:bottom w:val="none" w:sz="0" w:space="0" w:color="auto"/>
                        <w:right w:val="none" w:sz="0" w:space="0" w:color="auto"/>
                      </w:divBdr>
                    </w:div>
                  </w:divsChild>
                </w:div>
                <w:div w:id="1161695573">
                  <w:marLeft w:val="0"/>
                  <w:marRight w:val="0"/>
                  <w:marTop w:val="0"/>
                  <w:marBottom w:val="0"/>
                  <w:divBdr>
                    <w:top w:val="none" w:sz="0" w:space="0" w:color="auto"/>
                    <w:left w:val="none" w:sz="0" w:space="0" w:color="auto"/>
                    <w:bottom w:val="none" w:sz="0" w:space="0" w:color="auto"/>
                    <w:right w:val="none" w:sz="0" w:space="0" w:color="auto"/>
                  </w:divBdr>
                  <w:divsChild>
                    <w:div w:id="946542245">
                      <w:marLeft w:val="0"/>
                      <w:marRight w:val="0"/>
                      <w:marTop w:val="0"/>
                      <w:marBottom w:val="0"/>
                      <w:divBdr>
                        <w:top w:val="none" w:sz="0" w:space="0" w:color="auto"/>
                        <w:left w:val="none" w:sz="0" w:space="0" w:color="auto"/>
                        <w:bottom w:val="none" w:sz="0" w:space="0" w:color="auto"/>
                        <w:right w:val="none" w:sz="0" w:space="0" w:color="auto"/>
                      </w:divBdr>
                    </w:div>
                  </w:divsChild>
                </w:div>
                <w:div w:id="1198740453">
                  <w:marLeft w:val="0"/>
                  <w:marRight w:val="0"/>
                  <w:marTop w:val="0"/>
                  <w:marBottom w:val="0"/>
                  <w:divBdr>
                    <w:top w:val="none" w:sz="0" w:space="0" w:color="auto"/>
                    <w:left w:val="none" w:sz="0" w:space="0" w:color="auto"/>
                    <w:bottom w:val="none" w:sz="0" w:space="0" w:color="auto"/>
                    <w:right w:val="none" w:sz="0" w:space="0" w:color="auto"/>
                  </w:divBdr>
                  <w:divsChild>
                    <w:div w:id="756632012">
                      <w:marLeft w:val="0"/>
                      <w:marRight w:val="0"/>
                      <w:marTop w:val="0"/>
                      <w:marBottom w:val="0"/>
                      <w:divBdr>
                        <w:top w:val="none" w:sz="0" w:space="0" w:color="auto"/>
                        <w:left w:val="none" w:sz="0" w:space="0" w:color="auto"/>
                        <w:bottom w:val="none" w:sz="0" w:space="0" w:color="auto"/>
                        <w:right w:val="none" w:sz="0" w:space="0" w:color="auto"/>
                      </w:divBdr>
                    </w:div>
                  </w:divsChild>
                </w:div>
                <w:div w:id="1211378642">
                  <w:marLeft w:val="0"/>
                  <w:marRight w:val="0"/>
                  <w:marTop w:val="0"/>
                  <w:marBottom w:val="0"/>
                  <w:divBdr>
                    <w:top w:val="none" w:sz="0" w:space="0" w:color="auto"/>
                    <w:left w:val="none" w:sz="0" w:space="0" w:color="auto"/>
                    <w:bottom w:val="none" w:sz="0" w:space="0" w:color="auto"/>
                    <w:right w:val="none" w:sz="0" w:space="0" w:color="auto"/>
                  </w:divBdr>
                  <w:divsChild>
                    <w:div w:id="682362669">
                      <w:marLeft w:val="0"/>
                      <w:marRight w:val="0"/>
                      <w:marTop w:val="0"/>
                      <w:marBottom w:val="0"/>
                      <w:divBdr>
                        <w:top w:val="none" w:sz="0" w:space="0" w:color="auto"/>
                        <w:left w:val="none" w:sz="0" w:space="0" w:color="auto"/>
                        <w:bottom w:val="none" w:sz="0" w:space="0" w:color="auto"/>
                        <w:right w:val="none" w:sz="0" w:space="0" w:color="auto"/>
                      </w:divBdr>
                    </w:div>
                  </w:divsChild>
                </w:div>
                <w:div w:id="1241406178">
                  <w:marLeft w:val="0"/>
                  <w:marRight w:val="0"/>
                  <w:marTop w:val="0"/>
                  <w:marBottom w:val="0"/>
                  <w:divBdr>
                    <w:top w:val="none" w:sz="0" w:space="0" w:color="auto"/>
                    <w:left w:val="none" w:sz="0" w:space="0" w:color="auto"/>
                    <w:bottom w:val="none" w:sz="0" w:space="0" w:color="auto"/>
                    <w:right w:val="none" w:sz="0" w:space="0" w:color="auto"/>
                  </w:divBdr>
                  <w:divsChild>
                    <w:div w:id="1507672854">
                      <w:marLeft w:val="0"/>
                      <w:marRight w:val="0"/>
                      <w:marTop w:val="0"/>
                      <w:marBottom w:val="0"/>
                      <w:divBdr>
                        <w:top w:val="none" w:sz="0" w:space="0" w:color="auto"/>
                        <w:left w:val="none" w:sz="0" w:space="0" w:color="auto"/>
                        <w:bottom w:val="none" w:sz="0" w:space="0" w:color="auto"/>
                        <w:right w:val="none" w:sz="0" w:space="0" w:color="auto"/>
                      </w:divBdr>
                    </w:div>
                  </w:divsChild>
                </w:div>
                <w:div w:id="1313867896">
                  <w:marLeft w:val="0"/>
                  <w:marRight w:val="0"/>
                  <w:marTop w:val="0"/>
                  <w:marBottom w:val="0"/>
                  <w:divBdr>
                    <w:top w:val="none" w:sz="0" w:space="0" w:color="auto"/>
                    <w:left w:val="none" w:sz="0" w:space="0" w:color="auto"/>
                    <w:bottom w:val="none" w:sz="0" w:space="0" w:color="auto"/>
                    <w:right w:val="none" w:sz="0" w:space="0" w:color="auto"/>
                  </w:divBdr>
                  <w:divsChild>
                    <w:div w:id="529802291">
                      <w:marLeft w:val="0"/>
                      <w:marRight w:val="0"/>
                      <w:marTop w:val="0"/>
                      <w:marBottom w:val="0"/>
                      <w:divBdr>
                        <w:top w:val="none" w:sz="0" w:space="0" w:color="auto"/>
                        <w:left w:val="none" w:sz="0" w:space="0" w:color="auto"/>
                        <w:bottom w:val="none" w:sz="0" w:space="0" w:color="auto"/>
                        <w:right w:val="none" w:sz="0" w:space="0" w:color="auto"/>
                      </w:divBdr>
                    </w:div>
                    <w:div w:id="721833681">
                      <w:marLeft w:val="0"/>
                      <w:marRight w:val="0"/>
                      <w:marTop w:val="0"/>
                      <w:marBottom w:val="0"/>
                      <w:divBdr>
                        <w:top w:val="none" w:sz="0" w:space="0" w:color="auto"/>
                        <w:left w:val="none" w:sz="0" w:space="0" w:color="auto"/>
                        <w:bottom w:val="none" w:sz="0" w:space="0" w:color="auto"/>
                        <w:right w:val="none" w:sz="0" w:space="0" w:color="auto"/>
                      </w:divBdr>
                    </w:div>
                    <w:div w:id="874928552">
                      <w:marLeft w:val="0"/>
                      <w:marRight w:val="0"/>
                      <w:marTop w:val="0"/>
                      <w:marBottom w:val="0"/>
                      <w:divBdr>
                        <w:top w:val="none" w:sz="0" w:space="0" w:color="auto"/>
                        <w:left w:val="none" w:sz="0" w:space="0" w:color="auto"/>
                        <w:bottom w:val="none" w:sz="0" w:space="0" w:color="auto"/>
                        <w:right w:val="none" w:sz="0" w:space="0" w:color="auto"/>
                      </w:divBdr>
                    </w:div>
                    <w:div w:id="1326126246">
                      <w:marLeft w:val="0"/>
                      <w:marRight w:val="0"/>
                      <w:marTop w:val="0"/>
                      <w:marBottom w:val="0"/>
                      <w:divBdr>
                        <w:top w:val="none" w:sz="0" w:space="0" w:color="auto"/>
                        <w:left w:val="none" w:sz="0" w:space="0" w:color="auto"/>
                        <w:bottom w:val="none" w:sz="0" w:space="0" w:color="auto"/>
                        <w:right w:val="none" w:sz="0" w:space="0" w:color="auto"/>
                      </w:divBdr>
                    </w:div>
                  </w:divsChild>
                </w:div>
                <w:div w:id="1322081135">
                  <w:marLeft w:val="0"/>
                  <w:marRight w:val="0"/>
                  <w:marTop w:val="0"/>
                  <w:marBottom w:val="0"/>
                  <w:divBdr>
                    <w:top w:val="none" w:sz="0" w:space="0" w:color="auto"/>
                    <w:left w:val="none" w:sz="0" w:space="0" w:color="auto"/>
                    <w:bottom w:val="none" w:sz="0" w:space="0" w:color="auto"/>
                    <w:right w:val="none" w:sz="0" w:space="0" w:color="auto"/>
                  </w:divBdr>
                  <w:divsChild>
                    <w:div w:id="2055695116">
                      <w:marLeft w:val="0"/>
                      <w:marRight w:val="0"/>
                      <w:marTop w:val="0"/>
                      <w:marBottom w:val="0"/>
                      <w:divBdr>
                        <w:top w:val="none" w:sz="0" w:space="0" w:color="auto"/>
                        <w:left w:val="none" w:sz="0" w:space="0" w:color="auto"/>
                        <w:bottom w:val="none" w:sz="0" w:space="0" w:color="auto"/>
                        <w:right w:val="none" w:sz="0" w:space="0" w:color="auto"/>
                      </w:divBdr>
                    </w:div>
                  </w:divsChild>
                </w:div>
                <w:div w:id="1488130267">
                  <w:marLeft w:val="0"/>
                  <w:marRight w:val="0"/>
                  <w:marTop w:val="0"/>
                  <w:marBottom w:val="0"/>
                  <w:divBdr>
                    <w:top w:val="none" w:sz="0" w:space="0" w:color="auto"/>
                    <w:left w:val="none" w:sz="0" w:space="0" w:color="auto"/>
                    <w:bottom w:val="none" w:sz="0" w:space="0" w:color="auto"/>
                    <w:right w:val="none" w:sz="0" w:space="0" w:color="auto"/>
                  </w:divBdr>
                  <w:divsChild>
                    <w:div w:id="2112894815">
                      <w:marLeft w:val="0"/>
                      <w:marRight w:val="0"/>
                      <w:marTop w:val="0"/>
                      <w:marBottom w:val="0"/>
                      <w:divBdr>
                        <w:top w:val="none" w:sz="0" w:space="0" w:color="auto"/>
                        <w:left w:val="none" w:sz="0" w:space="0" w:color="auto"/>
                        <w:bottom w:val="none" w:sz="0" w:space="0" w:color="auto"/>
                        <w:right w:val="none" w:sz="0" w:space="0" w:color="auto"/>
                      </w:divBdr>
                    </w:div>
                  </w:divsChild>
                </w:div>
                <w:div w:id="1529374511">
                  <w:marLeft w:val="0"/>
                  <w:marRight w:val="0"/>
                  <w:marTop w:val="0"/>
                  <w:marBottom w:val="0"/>
                  <w:divBdr>
                    <w:top w:val="none" w:sz="0" w:space="0" w:color="auto"/>
                    <w:left w:val="none" w:sz="0" w:space="0" w:color="auto"/>
                    <w:bottom w:val="none" w:sz="0" w:space="0" w:color="auto"/>
                    <w:right w:val="none" w:sz="0" w:space="0" w:color="auto"/>
                  </w:divBdr>
                  <w:divsChild>
                    <w:div w:id="557126469">
                      <w:marLeft w:val="0"/>
                      <w:marRight w:val="0"/>
                      <w:marTop w:val="0"/>
                      <w:marBottom w:val="0"/>
                      <w:divBdr>
                        <w:top w:val="none" w:sz="0" w:space="0" w:color="auto"/>
                        <w:left w:val="none" w:sz="0" w:space="0" w:color="auto"/>
                        <w:bottom w:val="none" w:sz="0" w:space="0" w:color="auto"/>
                        <w:right w:val="none" w:sz="0" w:space="0" w:color="auto"/>
                      </w:divBdr>
                    </w:div>
                  </w:divsChild>
                </w:div>
                <w:div w:id="1536651510">
                  <w:marLeft w:val="0"/>
                  <w:marRight w:val="0"/>
                  <w:marTop w:val="0"/>
                  <w:marBottom w:val="0"/>
                  <w:divBdr>
                    <w:top w:val="none" w:sz="0" w:space="0" w:color="auto"/>
                    <w:left w:val="none" w:sz="0" w:space="0" w:color="auto"/>
                    <w:bottom w:val="none" w:sz="0" w:space="0" w:color="auto"/>
                    <w:right w:val="none" w:sz="0" w:space="0" w:color="auto"/>
                  </w:divBdr>
                  <w:divsChild>
                    <w:div w:id="521668194">
                      <w:marLeft w:val="0"/>
                      <w:marRight w:val="0"/>
                      <w:marTop w:val="0"/>
                      <w:marBottom w:val="0"/>
                      <w:divBdr>
                        <w:top w:val="none" w:sz="0" w:space="0" w:color="auto"/>
                        <w:left w:val="none" w:sz="0" w:space="0" w:color="auto"/>
                        <w:bottom w:val="none" w:sz="0" w:space="0" w:color="auto"/>
                        <w:right w:val="none" w:sz="0" w:space="0" w:color="auto"/>
                      </w:divBdr>
                    </w:div>
                  </w:divsChild>
                </w:div>
                <w:div w:id="1658651880">
                  <w:marLeft w:val="0"/>
                  <w:marRight w:val="0"/>
                  <w:marTop w:val="0"/>
                  <w:marBottom w:val="0"/>
                  <w:divBdr>
                    <w:top w:val="none" w:sz="0" w:space="0" w:color="auto"/>
                    <w:left w:val="none" w:sz="0" w:space="0" w:color="auto"/>
                    <w:bottom w:val="none" w:sz="0" w:space="0" w:color="auto"/>
                    <w:right w:val="none" w:sz="0" w:space="0" w:color="auto"/>
                  </w:divBdr>
                  <w:divsChild>
                    <w:div w:id="1932541292">
                      <w:marLeft w:val="0"/>
                      <w:marRight w:val="0"/>
                      <w:marTop w:val="0"/>
                      <w:marBottom w:val="0"/>
                      <w:divBdr>
                        <w:top w:val="none" w:sz="0" w:space="0" w:color="auto"/>
                        <w:left w:val="none" w:sz="0" w:space="0" w:color="auto"/>
                        <w:bottom w:val="none" w:sz="0" w:space="0" w:color="auto"/>
                        <w:right w:val="none" w:sz="0" w:space="0" w:color="auto"/>
                      </w:divBdr>
                    </w:div>
                  </w:divsChild>
                </w:div>
                <w:div w:id="1738698806">
                  <w:marLeft w:val="0"/>
                  <w:marRight w:val="0"/>
                  <w:marTop w:val="0"/>
                  <w:marBottom w:val="0"/>
                  <w:divBdr>
                    <w:top w:val="none" w:sz="0" w:space="0" w:color="auto"/>
                    <w:left w:val="none" w:sz="0" w:space="0" w:color="auto"/>
                    <w:bottom w:val="none" w:sz="0" w:space="0" w:color="auto"/>
                    <w:right w:val="none" w:sz="0" w:space="0" w:color="auto"/>
                  </w:divBdr>
                  <w:divsChild>
                    <w:div w:id="1081296223">
                      <w:marLeft w:val="0"/>
                      <w:marRight w:val="0"/>
                      <w:marTop w:val="0"/>
                      <w:marBottom w:val="0"/>
                      <w:divBdr>
                        <w:top w:val="none" w:sz="0" w:space="0" w:color="auto"/>
                        <w:left w:val="none" w:sz="0" w:space="0" w:color="auto"/>
                        <w:bottom w:val="none" w:sz="0" w:space="0" w:color="auto"/>
                        <w:right w:val="none" w:sz="0" w:space="0" w:color="auto"/>
                      </w:divBdr>
                    </w:div>
                  </w:divsChild>
                </w:div>
                <w:div w:id="1840732553">
                  <w:marLeft w:val="0"/>
                  <w:marRight w:val="0"/>
                  <w:marTop w:val="0"/>
                  <w:marBottom w:val="0"/>
                  <w:divBdr>
                    <w:top w:val="none" w:sz="0" w:space="0" w:color="auto"/>
                    <w:left w:val="none" w:sz="0" w:space="0" w:color="auto"/>
                    <w:bottom w:val="none" w:sz="0" w:space="0" w:color="auto"/>
                    <w:right w:val="none" w:sz="0" w:space="0" w:color="auto"/>
                  </w:divBdr>
                  <w:divsChild>
                    <w:div w:id="630482407">
                      <w:marLeft w:val="0"/>
                      <w:marRight w:val="0"/>
                      <w:marTop w:val="0"/>
                      <w:marBottom w:val="0"/>
                      <w:divBdr>
                        <w:top w:val="none" w:sz="0" w:space="0" w:color="auto"/>
                        <w:left w:val="none" w:sz="0" w:space="0" w:color="auto"/>
                        <w:bottom w:val="none" w:sz="0" w:space="0" w:color="auto"/>
                        <w:right w:val="none" w:sz="0" w:space="0" w:color="auto"/>
                      </w:divBdr>
                    </w:div>
                  </w:divsChild>
                </w:div>
                <w:div w:id="1844202741">
                  <w:marLeft w:val="0"/>
                  <w:marRight w:val="0"/>
                  <w:marTop w:val="0"/>
                  <w:marBottom w:val="0"/>
                  <w:divBdr>
                    <w:top w:val="none" w:sz="0" w:space="0" w:color="auto"/>
                    <w:left w:val="none" w:sz="0" w:space="0" w:color="auto"/>
                    <w:bottom w:val="none" w:sz="0" w:space="0" w:color="auto"/>
                    <w:right w:val="none" w:sz="0" w:space="0" w:color="auto"/>
                  </w:divBdr>
                  <w:divsChild>
                    <w:div w:id="120658081">
                      <w:marLeft w:val="0"/>
                      <w:marRight w:val="0"/>
                      <w:marTop w:val="0"/>
                      <w:marBottom w:val="0"/>
                      <w:divBdr>
                        <w:top w:val="none" w:sz="0" w:space="0" w:color="auto"/>
                        <w:left w:val="none" w:sz="0" w:space="0" w:color="auto"/>
                        <w:bottom w:val="none" w:sz="0" w:space="0" w:color="auto"/>
                        <w:right w:val="none" w:sz="0" w:space="0" w:color="auto"/>
                      </w:divBdr>
                    </w:div>
                  </w:divsChild>
                </w:div>
                <w:div w:id="1893038363">
                  <w:marLeft w:val="0"/>
                  <w:marRight w:val="0"/>
                  <w:marTop w:val="0"/>
                  <w:marBottom w:val="0"/>
                  <w:divBdr>
                    <w:top w:val="none" w:sz="0" w:space="0" w:color="auto"/>
                    <w:left w:val="none" w:sz="0" w:space="0" w:color="auto"/>
                    <w:bottom w:val="none" w:sz="0" w:space="0" w:color="auto"/>
                    <w:right w:val="none" w:sz="0" w:space="0" w:color="auto"/>
                  </w:divBdr>
                  <w:divsChild>
                    <w:div w:id="454131317">
                      <w:marLeft w:val="0"/>
                      <w:marRight w:val="0"/>
                      <w:marTop w:val="0"/>
                      <w:marBottom w:val="0"/>
                      <w:divBdr>
                        <w:top w:val="none" w:sz="0" w:space="0" w:color="auto"/>
                        <w:left w:val="none" w:sz="0" w:space="0" w:color="auto"/>
                        <w:bottom w:val="none" w:sz="0" w:space="0" w:color="auto"/>
                        <w:right w:val="none" w:sz="0" w:space="0" w:color="auto"/>
                      </w:divBdr>
                    </w:div>
                  </w:divsChild>
                </w:div>
                <w:div w:id="1921482558">
                  <w:marLeft w:val="0"/>
                  <w:marRight w:val="0"/>
                  <w:marTop w:val="0"/>
                  <w:marBottom w:val="0"/>
                  <w:divBdr>
                    <w:top w:val="none" w:sz="0" w:space="0" w:color="auto"/>
                    <w:left w:val="none" w:sz="0" w:space="0" w:color="auto"/>
                    <w:bottom w:val="none" w:sz="0" w:space="0" w:color="auto"/>
                    <w:right w:val="none" w:sz="0" w:space="0" w:color="auto"/>
                  </w:divBdr>
                  <w:divsChild>
                    <w:div w:id="557012827">
                      <w:marLeft w:val="0"/>
                      <w:marRight w:val="0"/>
                      <w:marTop w:val="0"/>
                      <w:marBottom w:val="0"/>
                      <w:divBdr>
                        <w:top w:val="none" w:sz="0" w:space="0" w:color="auto"/>
                        <w:left w:val="none" w:sz="0" w:space="0" w:color="auto"/>
                        <w:bottom w:val="none" w:sz="0" w:space="0" w:color="auto"/>
                        <w:right w:val="none" w:sz="0" w:space="0" w:color="auto"/>
                      </w:divBdr>
                    </w:div>
                  </w:divsChild>
                </w:div>
                <w:div w:id="1926647633">
                  <w:marLeft w:val="0"/>
                  <w:marRight w:val="0"/>
                  <w:marTop w:val="0"/>
                  <w:marBottom w:val="0"/>
                  <w:divBdr>
                    <w:top w:val="none" w:sz="0" w:space="0" w:color="auto"/>
                    <w:left w:val="none" w:sz="0" w:space="0" w:color="auto"/>
                    <w:bottom w:val="none" w:sz="0" w:space="0" w:color="auto"/>
                    <w:right w:val="none" w:sz="0" w:space="0" w:color="auto"/>
                  </w:divBdr>
                  <w:divsChild>
                    <w:div w:id="547923">
                      <w:marLeft w:val="0"/>
                      <w:marRight w:val="0"/>
                      <w:marTop w:val="0"/>
                      <w:marBottom w:val="0"/>
                      <w:divBdr>
                        <w:top w:val="none" w:sz="0" w:space="0" w:color="auto"/>
                        <w:left w:val="none" w:sz="0" w:space="0" w:color="auto"/>
                        <w:bottom w:val="none" w:sz="0" w:space="0" w:color="auto"/>
                        <w:right w:val="none" w:sz="0" w:space="0" w:color="auto"/>
                      </w:divBdr>
                    </w:div>
                  </w:divsChild>
                </w:div>
                <w:div w:id="2002535984">
                  <w:marLeft w:val="0"/>
                  <w:marRight w:val="0"/>
                  <w:marTop w:val="0"/>
                  <w:marBottom w:val="0"/>
                  <w:divBdr>
                    <w:top w:val="none" w:sz="0" w:space="0" w:color="auto"/>
                    <w:left w:val="none" w:sz="0" w:space="0" w:color="auto"/>
                    <w:bottom w:val="none" w:sz="0" w:space="0" w:color="auto"/>
                    <w:right w:val="none" w:sz="0" w:space="0" w:color="auto"/>
                  </w:divBdr>
                  <w:divsChild>
                    <w:div w:id="2848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0608">
          <w:marLeft w:val="0"/>
          <w:marRight w:val="0"/>
          <w:marTop w:val="0"/>
          <w:marBottom w:val="0"/>
          <w:divBdr>
            <w:top w:val="none" w:sz="0" w:space="0" w:color="auto"/>
            <w:left w:val="none" w:sz="0" w:space="0" w:color="auto"/>
            <w:bottom w:val="none" w:sz="0" w:space="0" w:color="auto"/>
            <w:right w:val="none" w:sz="0" w:space="0" w:color="auto"/>
          </w:divBdr>
          <w:divsChild>
            <w:div w:id="126970769">
              <w:marLeft w:val="0"/>
              <w:marRight w:val="0"/>
              <w:marTop w:val="0"/>
              <w:marBottom w:val="0"/>
              <w:divBdr>
                <w:top w:val="none" w:sz="0" w:space="0" w:color="auto"/>
                <w:left w:val="none" w:sz="0" w:space="0" w:color="auto"/>
                <w:bottom w:val="none" w:sz="0" w:space="0" w:color="auto"/>
                <w:right w:val="none" w:sz="0" w:space="0" w:color="auto"/>
              </w:divBdr>
            </w:div>
            <w:div w:id="147524931">
              <w:marLeft w:val="0"/>
              <w:marRight w:val="0"/>
              <w:marTop w:val="0"/>
              <w:marBottom w:val="0"/>
              <w:divBdr>
                <w:top w:val="none" w:sz="0" w:space="0" w:color="auto"/>
                <w:left w:val="none" w:sz="0" w:space="0" w:color="auto"/>
                <w:bottom w:val="none" w:sz="0" w:space="0" w:color="auto"/>
                <w:right w:val="none" w:sz="0" w:space="0" w:color="auto"/>
              </w:divBdr>
            </w:div>
            <w:div w:id="211967622">
              <w:marLeft w:val="0"/>
              <w:marRight w:val="0"/>
              <w:marTop w:val="0"/>
              <w:marBottom w:val="0"/>
              <w:divBdr>
                <w:top w:val="none" w:sz="0" w:space="0" w:color="auto"/>
                <w:left w:val="none" w:sz="0" w:space="0" w:color="auto"/>
                <w:bottom w:val="none" w:sz="0" w:space="0" w:color="auto"/>
                <w:right w:val="none" w:sz="0" w:space="0" w:color="auto"/>
              </w:divBdr>
            </w:div>
            <w:div w:id="239759096">
              <w:marLeft w:val="0"/>
              <w:marRight w:val="0"/>
              <w:marTop w:val="0"/>
              <w:marBottom w:val="0"/>
              <w:divBdr>
                <w:top w:val="none" w:sz="0" w:space="0" w:color="auto"/>
                <w:left w:val="none" w:sz="0" w:space="0" w:color="auto"/>
                <w:bottom w:val="none" w:sz="0" w:space="0" w:color="auto"/>
                <w:right w:val="none" w:sz="0" w:space="0" w:color="auto"/>
              </w:divBdr>
            </w:div>
            <w:div w:id="333919089">
              <w:marLeft w:val="0"/>
              <w:marRight w:val="0"/>
              <w:marTop w:val="0"/>
              <w:marBottom w:val="0"/>
              <w:divBdr>
                <w:top w:val="none" w:sz="0" w:space="0" w:color="auto"/>
                <w:left w:val="none" w:sz="0" w:space="0" w:color="auto"/>
                <w:bottom w:val="none" w:sz="0" w:space="0" w:color="auto"/>
                <w:right w:val="none" w:sz="0" w:space="0" w:color="auto"/>
              </w:divBdr>
            </w:div>
            <w:div w:id="383876338">
              <w:marLeft w:val="0"/>
              <w:marRight w:val="0"/>
              <w:marTop w:val="0"/>
              <w:marBottom w:val="0"/>
              <w:divBdr>
                <w:top w:val="none" w:sz="0" w:space="0" w:color="auto"/>
                <w:left w:val="none" w:sz="0" w:space="0" w:color="auto"/>
                <w:bottom w:val="none" w:sz="0" w:space="0" w:color="auto"/>
                <w:right w:val="none" w:sz="0" w:space="0" w:color="auto"/>
              </w:divBdr>
            </w:div>
            <w:div w:id="478108868">
              <w:marLeft w:val="0"/>
              <w:marRight w:val="0"/>
              <w:marTop w:val="0"/>
              <w:marBottom w:val="0"/>
              <w:divBdr>
                <w:top w:val="none" w:sz="0" w:space="0" w:color="auto"/>
                <w:left w:val="none" w:sz="0" w:space="0" w:color="auto"/>
                <w:bottom w:val="none" w:sz="0" w:space="0" w:color="auto"/>
                <w:right w:val="none" w:sz="0" w:space="0" w:color="auto"/>
              </w:divBdr>
            </w:div>
            <w:div w:id="614752198">
              <w:marLeft w:val="0"/>
              <w:marRight w:val="0"/>
              <w:marTop w:val="0"/>
              <w:marBottom w:val="0"/>
              <w:divBdr>
                <w:top w:val="none" w:sz="0" w:space="0" w:color="auto"/>
                <w:left w:val="none" w:sz="0" w:space="0" w:color="auto"/>
                <w:bottom w:val="none" w:sz="0" w:space="0" w:color="auto"/>
                <w:right w:val="none" w:sz="0" w:space="0" w:color="auto"/>
              </w:divBdr>
            </w:div>
            <w:div w:id="719287965">
              <w:marLeft w:val="0"/>
              <w:marRight w:val="0"/>
              <w:marTop w:val="0"/>
              <w:marBottom w:val="0"/>
              <w:divBdr>
                <w:top w:val="none" w:sz="0" w:space="0" w:color="auto"/>
                <w:left w:val="none" w:sz="0" w:space="0" w:color="auto"/>
                <w:bottom w:val="none" w:sz="0" w:space="0" w:color="auto"/>
                <w:right w:val="none" w:sz="0" w:space="0" w:color="auto"/>
              </w:divBdr>
            </w:div>
            <w:div w:id="729157795">
              <w:marLeft w:val="0"/>
              <w:marRight w:val="0"/>
              <w:marTop w:val="0"/>
              <w:marBottom w:val="0"/>
              <w:divBdr>
                <w:top w:val="none" w:sz="0" w:space="0" w:color="auto"/>
                <w:left w:val="none" w:sz="0" w:space="0" w:color="auto"/>
                <w:bottom w:val="none" w:sz="0" w:space="0" w:color="auto"/>
                <w:right w:val="none" w:sz="0" w:space="0" w:color="auto"/>
              </w:divBdr>
            </w:div>
            <w:div w:id="965306645">
              <w:marLeft w:val="0"/>
              <w:marRight w:val="0"/>
              <w:marTop w:val="0"/>
              <w:marBottom w:val="0"/>
              <w:divBdr>
                <w:top w:val="none" w:sz="0" w:space="0" w:color="auto"/>
                <w:left w:val="none" w:sz="0" w:space="0" w:color="auto"/>
                <w:bottom w:val="none" w:sz="0" w:space="0" w:color="auto"/>
                <w:right w:val="none" w:sz="0" w:space="0" w:color="auto"/>
              </w:divBdr>
            </w:div>
            <w:div w:id="1169440680">
              <w:marLeft w:val="0"/>
              <w:marRight w:val="0"/>
              <w:marTop w:val="0"/>
              <w:marBottom w:val="0"/>
              <w:divBdr>
                <w:top w:val="none" w:sz="0" w:space="0" w:color="auto"/>
                <w:left w:val="none" w:sz="0" w:space="0" w:color="auto"/>
                <w:bottom w:val="none" w:sz="0" w:space="0" w:color="auto"/>
                <w:right w:val="none" w:sz="0" w:space="0" w:color="auto"/>
              </w:divBdr>
            </w:div>
            <w:div w:id="1259673921">
              <w:marLeft w:val="0"/>
              <w:marRight w:val="0"/>
              <w:marTop w:val="0"/>
              <w:marBottom w:val="0"/>
              <w:divBdr>
                <w:top w:val="none" w:sz="0" w:space="0" w:color="auto"/>
                <w:left w:val="none" w:sz="0" w:space="0" w:color="auto"/>
                <w:bottom w:val="none" w:sz="0" w:space="0" w:color="auto"/>
                <w:right w:val="none" w:sz="0" w:space="0" w:color="auto"/>
              </w:divBdr>
            </w:div>
            <w:div w:id="1374846103">
              <w:marLeft w:val="0"/>
              <w:marRight w:val="0"/>
              <w:marTop w:val="0"/>
              <w:marBottom w:val="0"/>
              <w:divBdr>
                <w:top w:val="none" w:sz="0" w:space="0" w:color="auto"/>
                <w:left w:val="none" w:sz="0" w:space="0" w:color="auto"/>
                <w:bottom w:val="none" w:sz="0" w:space="0" w:color="auto"/>
                <w:right w:val="none" w:sz="0" w:space="0" w:color="auto"/>
              </w:divBdr>
            </w:div>
            <w:div w:id="1376350672">
              <w:marLeft w:val="0"/>
              <w:marRight w:val="0"/>
              <w:marTop w:val="0"/>
              <w:marBottom w:val="0"/>
              <w:divBdr>
                <w:top w:val="none" w:sz="0" w:space="0" w:color="auto"/>
                <w:left w:val="none" w:sz="0" w:space="0" w:color="auto"/>
                <w:bottom w:val="none" w:sz="0" w:space="0" w:color="auto"/>
                <w:right w:val="none" w:sz="0" w:space="0" w:color="auto"/>
              </w:divBdr>
            </w:div>
            <w:div w:id="1454982130">
              <w:marLeft w:val="0"/>
              <w:marRight w:val="0"/>
              <w:marTop w:val="0"/>
              <w:marBottom w:val="0"/>
              <w:divBdr>
                <w:top w:val="none" w:sz="0" w:space="0" w:color="auto"/>
                <w:left w:val="none" w:sz="0" w:space="0" w:color="auto"/>
                <w:bottom w:val="none" w:sz="0" w:space="0" w:color="auto"/>
                <w:right w:val="none" w:sz="0" w:space="0" w:color="auto"/>
              </w:divBdr>
            </w:div>
            <w:div w:id="1467577189">
              <w:marLeft w:val="0"/>
              <w:marRight w:val="0"/>
              <w:marTop w:val="0"/>
              <w:marBottom w:val="0"/>
              <w:divBdr>
                <w:top w:val="none" w:sz="0" w:space="0" w:color="auto"/>
                <w:left w:val="none" w:sz="0" w:space="0" w:color="auto"/>
                <w:bottom w:val="none" w:sz="0" w:space="0" w:color="auto"/>
                <w:right w:val="none" w:sz="0" w:space="0" w:color="auto"/>
              </w:divBdr>
            </w:div>
            <w:div w:id="1637101902">
              <w:marLeft w:val="0"/>
              <w:marRight w:val="0"/>
              <w:marTop w:val="0"/>
              <w:marBottom w:val="0"/>
              <w:divBdr>
                <w:top w:val="none" w:sz="0" w:space="0" w:color="auto"/>
                <w:left w:val="none" w:sz="0" w:space="0" w:color="auto"/>
                <w:bottom w:val="none" w:sz="0" w:space="0" w:color="auto"/>
                <w:right w:val="none" w:sz="0" w:space="0" w:color="auto"/>
              </w:divBdr>
            </w:div>
            <w:div w:id="1742947381">
              <w:marLeft w:val="0"/>
              <w:marRight w:val="0"/>
              <w:marTop w:val="0"/>
              <w:marBottom w:val="0"/>
              <w:divBdr>
                <w:top w:val="none" w:sz="0" w:space="0" w:color="auto"/>
                <w:left w:val="none" w:sz="0" w:space="0" w:color="auto"/>
                <w:bottom w:val="none" w:sz="0" w:space="0" w:color="auto"/>
                <w:right w:val="none" w:sz="0" w:space="0" w:color="auto"/>
              </w:divBdr>
            </w:div>
            <w:div w:id="1778407593">
              <w:marLeft w:val="0"/>
              <w:marRight w:val="0"/>
              <w:marTop w:val="0"/>
              <w:marBottom w:val="0"/>
              <w:divBdr>
                <w:top w:val="none" w:sz="0" w:space="0" w:color="auto"/>
                <w:left w:val="none" w:sz="0" w:space="0" w:color="auto"/>
                <w:bottom w:val="none" w:sz="0" w:space="0" w:color="auto"/>
                <w:right w:val="none" w:sz="0" w:space="0" w:color="auto"/>
              </w:divBdr>
            </w:div>
          </w:divsChild>
        </w:div>
        <w:div w:id="196243322">
          <w:marLeft w:val="0"/>
          <w:marRight w:val="0"/>
          <w:marTop w:val="0"/>
          <w:marBottom w:val="0"/>
          <w:divBdr>
            <w:top w:val="none" w:sz="0" w:space="0" w:color="auto"/>
            <w:left w:val="none" w:sz="0" w:space="0" w:color="auto"/>
            <w:bottom w:val="none" w:sz="0" w:space="0" w:color="auto"/>
            <w:right w:val="none" w:sz="0" w:space="0" w:color="auto"/>
          </w:divBdr>
          <w:divsChild>
            <w:div w:id="139006441">
              <w:marLeft w:val="0"/>
              <w:marRight w:val="0"/>
              <w:marTop w:val="0"/>
              <w:marBottom w:val="0"/>
              <w:divBdr>
                <w:top w:val="none" w:sz="0" w:space="0" w:color="auto"/>
                <w:left w:val="none" w:sz="0" w:space="0" w:color="auto"/>
                <w:bottom w:val="none" w:sz="0" w:space="0" w:color="auto"/>
                <w:right w:val="none" w:sz="0" w:space="0" w:color="auto"/>
              </w:divBdr>
            </w:div>
            <w:div w:id="162747129">
              <w:marLeft w:val="0"/>
              <w:marRight w:val="0"/>
              <w:marTop w:val="0"/>
              <w:marBottom w:val="0"/>
              <w:divBdr>
                <w:top w:val="none" w:sz="0" w:space="0" w:color="auto"/>
                <w:left w:val="none" w:sz="0" w:space="0" w:color="auto"/>
                <w:bottom w:val="none" w:sz="0" w:space="0" w:color="auto"/>
                <w:right w:val="none" w:sz="0" w:space="0" w:color="auto"/>
              </w:divBdr>
            </w:div>
            <w:div w:id="185872056">
              <w:marLeft w:val="0"/>
              <w:marRight w:val="0"/>
              <w:marTop w:val="0"/>
              <w:marBottom w:val="0"/>
              <w:divBdr>
                <w:top w:val="none" w:sz="0" w:space="0" w:color="auto"/>
                <w:left w:val="none" w:sz="0" w:space="0" w:color="auto"/>
                <w:bottom w:val="none" w:sz="0" w:space="0" w:color="auto"/>
                <w:right w:val="none" w:sz="0" w:space="0" w:color="auto"/>
              </w:divBdr>
            </w:div>
            <w:div w:id="514464302">
              <w:marLeft w:val="0"/>
              <w:marRight w:val="0"/>
              <w:marTop w:val="0"/>
              <w:marBottom w:val="0"/>
              <w:divBdr>
                <w:top w:val="none" w:sz="0" w:space="0" w:color="auto"/>
                <w:left w:val="none" w:sz="0" w:space="0" w:color="auto"/>
                <w:bottom w:val="none" w:sz="0" w:space="0" w:color="auto"/>
                <w:right w:val="none" w:sz="0" w:space="0" w:color="auto"/>
              </w:divBdr>
            </w:div>
            <w:div w:id="555627184">
              <w:marLeft w:val="0"/>
              <w:marRight w:val="0"/>
              <w:marTop w:val="0"/>
              <w:marBottom w:val="0"/>
              <w:divBdr>
                <w:top w:val="none" w:sz="0" w:space="0" w:color="auto"/>
                <w:left w:val="none" w:sz="0" w:space="0" w:color="auto"/>
                <w:bottom w:val="none" w:sz="0" w:space="0" w:color="auto"/>
                <w:right w:val="none" w:sz="0" w:space="0" w:color="auto"/>
              </w:divBdr>
            </w:div>
            <w:div w:id="734165243">
              <w:marLeft w:val="0"/>
              <w:marRight w:val="0"/>
              <w:marTop w:val="0"/>
              <w:marBottom w:val="0"/>
              <w:divBdr>
                <w:top w:val="none" w:sz="0" w:space="0" w:color="auto"/>
                <w:left w:val="none" w:sz="0" w:space="0" w:color="auto"/>
                <w:bottom w:val="none" w:sz="0" w:space="0" w:color="auto"/>
                <w:right w:val="none" w:sz="0" w:space="0" w:color="auto"/>
              </w:divBdr>
            </w:div>
            <w:div w:id="750010037">
              <w:marLeft w:val="0"/>
              <w:marRight w:val="0"/>
              <w:marTop w:val="0"/>
              <w:marBottom w:val="0"/>
              <w:divBdr>
                <w:top w:val="none" w:sz="0" w:space="0" w:color="auto"/>
                <w:left w:val="none" w:sz="0" w:space="0" w:color="auto"/>
                <w:bottom w:val="none" w:sz="0" w:space="0" w:color="auto"/>
                <w:right w:val="none" w:sz="0" w:space="0" w:color="auto"/>
              </w:divBdr>
            </w:div>
            <w:div w:id="807549635">
              <w:marLeft w:val="0"/>
              <w:marRight w:val="0"/>
              <w:marTop w:val="0"/>
              <w:marBottom w:val="0"/>
              <w:divBdr>
                <w:top w:val="none" w:sz="0" w:space="0" w:color="auto"/>
                <w:left w:val="none" w:sz="0" w:space="0" w:color="auto"/>
                <w:bottom w:val="none" w:sz="0" w:space="0" w:color="auto"/>
                <w:right w:val="none" w:sz="0" w:space="0" w:color="auto"/>
              </w:divBdr>
            </w:div>
            <w:div w:id="925722912">
              <w:marLeft w:val="0"/>
              <w:marRight w:val="0"/>
              <w:marTop w:val="0"/>
              <w:marBottom w:val="0"/>
              <w:divBdr>
                <w:top w:val="none" w:sz="0" w:space="0" w:color="auto"/>
                <w:left w:val="none" w:sz="0" w:space="0" w:color="auto"/>
                <w:bottom w:val="none" w:sz="0" w:space="0" w:color="auto"/>
                <w:right w:val="none" w:sz="0" w:space="0" w:color="auto"/>
              </w:divBdr>
            </w:div>
            <w:div w:id="1080449723">
              <w:marLeft w:val="0"/>
              <w:marRight w:val="0"/>
              <w:marTop w:val="0"/>
              <w:marBottom w:val="0"/>
              <w:divBdr>
                <w:top w:val="none" w:sz="0" w:space="0" w:color="auto"/>
                <w:left w:val="none" w:sz="0" w:space="0" w:color="auto"/>
                <w:bottom w:val="none" w:sz="0" w:space="0" w:color="auto"/>
                <w:right w:val="none" w:sz="0" w:space="0" w:color="auto"/>
              </w:divBdr>
            </w:div>
            <w:div w:id="1129855901">
              <w:marLeft w:val="0"/>
              <w:marRight w:val="0"/>
              <w:marTop w:val="0"/>
              <w:marBottom w:val="0"/>
              <w:divBdr>
                <w:top w:val="none" w:sz="0" w:space="0" w:color="auto"/>
                <w:left w:val="none" w:sz="0" w:space="0" w:color="auto"/>
                <w:bottom w:val="none" w:sz="0" w:space="0" w:color="auto"/>
                <w:right w:val="none" w:sz="0" w:space="0" w:color="auto"/>
              </w:divBdr>
            </w:div>
            <w:div w:id="1372926417">
              <w:marLeft w:val="0"/>
              <w:marRight w:val="0"/>
              <w:marTop w:val="0"/>
              <w:marBottom w:val="0"/>
              <w:divBdr>
                <w:top w:val="none" w:sz="0" w:space="0" w:color="auto"/>
                <w:left w:val="none" w:sz="0" w:space="0" w:color="auto"/>
                <w:bottom w:val="none" w:sz="0" w:space="0" w:color="auto"/>
                <w:right w:val="none" w:sz="0" w:space="0" w:color="auto"/>
              </w:divBdr>
            </w:div>
            <w:div w:id="1616474307">
              <w:marLeft w:val="0"/>
              <w:marRight w:val="0"/>
              <w:marTop w:val="0"/>
              <w:marBottom w:val="0"/>
              <w:divBdr>
                <w:top w:val="none" w:sz="0" w:space="0" w:color="auto"/>
                <w:left w:val="none" w:sz="0" w:space="0" w:color="auto"/>
                <w:bottom w:val="none" w:sz="0" w:space="0" w:color="auto"/>
                <w:right w:val="none" w:sz="0" w:space="0" w:color="auto"/>
              </w:divBdr>
            </w:div>
            <w:div w:id="1677536453">
              <w:marLeft w:val="0"/>
              <w:marRight w:val="0"/>
              <w:marTop w:val="0"/>
              <w:marBottom w:val="0"/>
              <w:divBdr>
                <w:top w:val="none" w:sz="0" w:space="0" w:color="auto"/>
                <w:left w:val="none" w:sz="0" w:space="0" w:color="auto"/>
                <w:bottom w:val="none" w:sz="0" w:space="0" w:color="auto"/>
                <w:right w:val="none" w:sz="0" w:space="0" w:color="auto"/>
              </w:divBdr>
            </w:div>
            <w:div w:id="1756856073">
              <w:marLeft w:val="0"/>
              <w:marRight w:val="0"/>
              <w:marTop w:val="0"/>
              <w:marBottom w:val="0"/>
              <w:divBdr>
                <w:top w:val="none" w:sz="0" w:space="0" w:color="auto"/>
                <w:left w:val="none" w:sz="0" w:space="0" w:color="auto"/>
                <w:bottom w:val="none" w:sz="0" w:space="0" w:color="auto"/>
                <w:right w:val="none" w:sz="0" w:space="0" w:color="auto"/>
              </w:divBdr>
            </w:div>
            <w:div w:id="1887988523">
              <w:marLeft w:val="0"/>
              <w:marRight w:val="0"/>
              <w:marTop w:val="0"/>
              <w:marBottom w:val="0"/>
              <w:divBdr>
                <w:top w:val="none" w:sz="0" w:space="0" w:color="auto"/>
                <w:left w:val="none" w:sz="0" w:space="0" w:color="auto"/>
                <w:bottom w:val="none" w:sz="0" w:space="0" w:color="auto"/>
                <w:right w:val="none" w:sz="0" w:space="0" w:color="auto"/>
              </w:divBdr>
            </w:div>
            <w:div w:id="1961838623">
              <w:marLeft w:val="0"/>
              <w:marRight w:val="0"/>
              <w:marTop w:val="0"/>
              <w:marBottom w:val="0"/>
              <w:divBdr>
                <w:top w:val="none" w:sz="0" w:space="0" w:color="auto"/>
                <w:left w:val="none" w:sz="0" w:space="0" w:color="auto"/>
                <w:bottom w:val="none" w:sz="0" w:space="0" w:color="auto"/>
                <w:right w:val="none" w:sz="0" w:space="0" w:color="auto"/>
              </w:divBdr>
            </w:div>
            <w:div w:id="1985163374">
              <w:marLeft w:val="0"/>
              <w:marRight w:val="0"/>
              <w:marTop w:val="0"/>
              <w:marBottom w:val="0"/>
              <w:divBdr>
                <w:top w:val="none" w:sz="0" w:space="0" w:color="auto"/>
                <w:left w:val="none" w:sz="0" w:space="0" w:color="auto"/>
                <w:bottom w:val="none" w:sz="0" w:space="0" w:color="auto"/>
                <w:right w:val="none" w:sz="0" w:space="0" w:color="auto"/>
              </w:divBdr>
            </w:div>
            <w:div w:id="2105765830">
              <w:marLeft w:val="0"/>
              <w:marRight w:val="0"/>
              <w:marTop w:val="0"/>
              <w:marBottom w:val="0"/>
              <w:divBdr>
                <w:top w:val="none" w:sz="0" w:space="0" w:color="auto"/>
                <w:left w:val="none" w:sz="0" w:space="0" w:color="auto"/>
                <w:bottom w:val="none" w:sz="0" w:space="0" w:color="auto"/>
                <w:right w:val="none" w:sz="0" w:space="0" w:color="auto"/>
              </w:divBdr>
            </w:div>
            <w:div w:id="2141989972">
              <w:marLeft w:val="0"/>
              <w:marRight w:val="0"/>
              <w:marTop w:val="0"/>
              <w:marBottom w:val="0"/>
              <w:divBdr>
                <w:top w:val="none" w:sz="0" w:space="0" w:color="auto"/>
                <w:left w:val="none" w:sz="0" w:space="0" w:color="auto"/>
                <w:bottom w:val="none" w:sz="0" w:space="0" w:color="auto"/>
                <w:right w:val="none" w:sz="0" w:space="0" w:color="auto"/>
              </w:divBdr>
            </w:div>
          </w:divsChild>
        </w:div>
        <w:div w:id="273752648">
          <w:marLeft w:val="0"/>
          <w:marRight w:val="0"/>
          <w:marTop w:val="0"/>
          <w:marBottom w:val="0"/>
          <w:divBdr>
            <w:top w:val="none" w:sz="0" w:space="0" w:color="auto"/>
            <w:left w:val="none" w:sz="0" w:space="0" w:color="auto"/>
            <w:bottom w:val="none" w:sz="0" w:space="0" w:color="auto"/>
            <w:right w:val="none" w:sz="0" w:space="0" w:color="auto"/>
          </w:divBdr>
          <w:divsChild>
            <w:div w:id="8914516">
              <w:marLeft w:val="0"/>
              <w:marRight w:val="0"/>
              <w:marTop w:val="0"/>
              <w:marBottom w:val="0"/>
              <w:divBdr>
                <w:top w:val="none" w:sz="0" w:space="0" w:color="auto"/>
                <w:left w:val="none" w:sz="0" w:space="0" w:color="auto"/>
                <w:bottom w:val="none" w:sz="0" w:space="0" w:color="auto"/>
                <w:right w:val="none" w:sz="0" w:space="0" w:color="auto"/>
              </w:divBdr>
            </w:div>
            <w:div w:id="177278316">
              <w:marLeft w:val="0"/>
              <w:marRight w:val="0"/>
              <w:marTop w:val="0"/>
              <w:marBottom w:val="0"/>
              <w:divBdr>
                <w:top w:val="none" w:sz="0" w:space="0" w:color="auto"/>
                <w:left w:val="none" w:sz="0" w:space="0" w:color="auto"/>
                <w:bottom w:val="none" w:sz="0" w:space="0" w:color="auto"/>
                <w:right w:val="none" w:sz="0" w:space="0" w:color="auto"/>
              </w:divBdr>
            </w:div>
            <w:div w:id="250088322">
              <w:marLeft w:val="0"/>
              <w:marRight w:val="0"/>
              <w:marTop w:val="0"/>
              <w:marBottom w:val="0"/>
              <w:divBdr>
                <w:top w:val="none" w:sz="0" w:space="0" w:color="auto"/>
                <w:left w:val="none" w:sz="0" w:space="0" w:color="auto"/>
                <w:bottom w:val="none" w:sz="0" w:space="0" w:color="auto"/>
                <w:right w:val="none" w:sz="0" w:space="0" w:color="auto"/>
              </w:divBdr>
            </w:div>
            <w:div w:id="360129844">
              <w:marLeft w:val="0"/>
              <w:marRight w:val="0"/>
              <w:marTop w:val="0"/>
              <w:marBottom w:val="0"/>
              <w:divBdr>
                <w:top w:val="none" w:sz="0" w:space="0" w:color="auto"/>
                <w:left w:val="none" w:sz="0" w:space="0" w:color="auto"/>
                <w:bottom w:val="none" w:sz="0" w:space="0" w:color="auto"/>
                <w:right w:val="none" w:sz="0" w:space="0" w:color="auto"/>
              </w:divBdr>
            </w:div>
            <w:div w:id="371274727">
              <w:marLeft w:val="0"/>
              <w:marRight w:val="0"/>
              <w:marTop w:val="0"/>
              <w:marBottom w:val="0"/>
              <w:divBdr>
                <w:top w:val="none" w:sz="0" w:space="0" w:color="auto"/>
                <w:left w:val="none" w:sz="0" w:space="0" w:color="auto"/>
                <w:bottom w:val="none" w:sz="0" w:space="0" w:color="auto"/>
                <w:right w:val="none" w:sz="0" w:space="0" w:color="auto"/>
              </w:divBdr>
            </w:div>
            <w:div w:id="442500498">
              <w:marLeft w:val="0"/>
              <w:marRight w:val="0"/>
              <w:marTop w:val="0"/>
              <w:marBottom w:val="0"/>
              <w:divBdr>
                <w:top w:val="none" w:sz="0" w:space="0" w:color="auto"/>
                <w:left w:val="none" w:sz="0" w:space="0" w:color="auto"/>
                <w:bottom w:val="none" w:sz="0" w:space="0" w:color="auto"/>
                <w:right w:val="none" w:sz="0" w:space="0" w:color="auto"/>
              </w:divBdr>
            </w:div>
            <w:div w:id="449663027">
              <w:marLeft w:val="0"/>
              <w:marRight w:val="0"/>
              <w:marTop w:val="0"/>
              <w:marBottom w:val="0"/>
              <w:divBdr>
                <w:top w:val="none" w:sz="0" w:space="0" w:color="auto"/>
                <w:left w:val="none" w:sz="0" w:space="0" w:color="auto"/>
                <w:bottom w:val="none" w:sz="0" w:space="0" w:color="auto"/>
                <w:right w:val="none" w:sz="0" w:space="0" w:color="auto"/>
              </w:divBdr>
            </w:div>
            <w:div w:id="521170502">
              <w:marLeft w:val="0"/>
              <w:marRight w:val="0"/>
              <w:marTop w:val="0"/>
              <w:marBottom w:val="0"/>
              <w:divBdr>
                <w:top w:val="none" w:sz="0" w:space="0" w:color="auto"/>
                <w:left w:val="none" w:sz="0" w:space="0" w:color="auto"/>
                <w:bottom w:val="none" w:sz="0" w:space="0" w:color="auto"/>
                <w:right w:val="none" w:sz="0" w:space="0" w:color="auto"/>
              </w:divBdr>
            </w:div>
            <w:div w:id="587348783">
              <w:marLeft w:val="0"/>
              <w:marRight w:val="0"/>
              <w:marTop w:val="0"/>
              <w:marBottom w:val="0"/>
              <w:divBdr>
                <w:top w:val="none" w:sz="0" w:space="0" w:color="auto"/>
                <w:left w:val="none" w:sz="0" w:space="0" w:color="auto"/>
                <w:bottom w:val="none" w:sz="0" w:space="0" w:color="auto"/>
                <w:right w:val="none" w:sz="0" w:space="0" w:color="auto"/>
              </w:divBdr>
            </w:div>
            <w:div w:id="621959692">
              <w:marLeft w:val="0"/>
              <w:marRight w:val="0"/>
              <w:marTop w:val="0"/>
              <w:marBottom w:val="0"/>
              <w:divBdr>
                <w:top w:val="none" w:sz="0" w:space="0" w:color="auto"/>
                <w:left w:val="none" w:sz="0" w:space="0" w:color="auto"/>
                <w:bottom w:val="none" w:sz="0" w:space="0" w:color="auto"/>
                <w:right w:val="none" w:sz="0" w:space="0" w:color="auto"/>
              </w:divBdr>
            </w:div>
            <w:div w:id="710301216">
              <w:marLeft w:val="0"/>
              <w:marRight w:val="0"/>
              <w:marTop w:val="0"/>
              <w:marBottom w:val="0"/>
              <w:divBdr>
                <w:top w:val="none" w:sz="0" w:space="0" w:color="auto"/>
                <w:left w:val="none" w:sz="0" w:space="0" w:color="auto"/>
                <w:bottom w:val="none" w:sz="0" w:space="0" w:color="auto"/>
                <w:right w:val="none" w:sz="0" w:space="0" w:color="auto"/>
              </w:divBdr>
            </w:div>
            <w:div w:id="844907448">
              <w:marLeft w:val="0"/>
              <w:marRight w:val="0"/>
              <w:marTop w:val="0"/>
              <w:marBottom w:val="0"/>
              <w:divBdr>
                <w:top w:val="none" w:sz="0" w:space="0" w:color="auto"/>
                <w:left w:val="none" w:sz="0" w:space="0" w:color="auto"/>
                <w:bottom w:val="none" w:sz="0" w:space="0" w:color="auto"/>
                <w:right w:val="none" w:sz="0" w:space="0" w:color="auto"/>
              </w:divBdr>
            </w:div>
            <w:div w:id="1098061271">
              <w:marLeft w:val="0"/>
              <w:marRight w:val="0"/>
              <w:marTop w:val="0"/>
              <w:marBottom w:val="0"/>
              <w:divBdr>
                <w:top w:val="none" w:sz="0" w:space="0" w:color="auto"/>
                <w:left w:val="none" w:sz="0" w:space="0" w:color="auto"/>
                <w:bottom w:val="none" w:sz="0" w:space="0" w:color="auto"/>
                <w:right w:val="none" w:sz="0" w:space="0" w:color="auto"/>
              </w:divBdr>
            </w:div>
            <w:div w:id="1210150903">
              <w:marLeft w:val="0"/>
              <w:marRight w:val="0"/>
              <w:marTop w:val="0"/>
              <w:marBottom w:val="0"/>
              <w:divBdr>
                <w:top w:val="none" w:sz="0" w:space="0" w:color="auto"/>
                <w:left w:val="none" w:sz="0" w:space="0" w:color="auto"/>
                <w:bottom w:val="none" w:sz="0" w:space="0" w:color="auto"/>
                <w:right w:val="none" w:sz="0" w:space="0" w:color="auto"/>
              </w:divBdr>
            </w:div>
            <w:div w:id="1312370251">
              <w:marLeft w:val="0"/>
              <w:marRight w:val="0"/>
              <w:marTop w:val="0"/>
              <w:marBottom w:val="0"/>
              <w:divBdr>
                <w:top w:val="none" w:sz="0" w:space="0" w:color="auto"/>
                <w:left w:val="none" w:sz="0" w:space="0" w:color="auto"/>
                <w:bottom w:val="none" w:sz="0" w:space="0" w:color="auto"/>
                <w:right w:val="none" w:sz="0" w:space="0" w:color="auto"/>
              </w:divBdr>
            </w:div>
            <w:div w:id="1358235611">
              <w:marLeft w:val="0"/>
              <w:marRight w:val="0"/>
              <w:marTop w:val="0"/>
              <w:marBottom w:val="0"/>
              <w:divBdr>
                <w:top w:val="none" w:sz="0" w:space="0" w:color="auto"/>
                <w:left w:val="none" w:sz="0" w:space="0" w:color="auto"/>
                <w:bottom w:val="none" w:sz="0" w:space="0" w:color="auto"/>
                <w:right w:val="none" w:sz="0" w:space="0" w:color="auto"/>
              </w:divBdr>
            </w:div>
            <w:div w:id="1385326324">
              <w:marLeft w:val="0"/>
              <w:marRight w:val="0"/>
              <w:marTop w:val="0"/>
              <w:marBottom w:val="0"/>
              <w:divBdr>
                <w:top w:val="none" w:sz="0" w:space="0" w:color="auto"/>
                <w:left w:val="none" w:sz="0" w:space="0" w:color="auto"/>
                <w:bottom w:val="none" w:sz="0" w:space="0" w:color="auto"/>
                <w:right w:val="none" w:sz="0" w:space="0" w:color="auto"/>
              </w:divBdr>
            </w:div>
            <w:div w:id="1408267604">
              <w:marLeft w:val="0"/>
              <w:marRight w:val="0"/>
              <w:marTop w:val="0"/>
              <w:marBottom w:val="0"/>
              <w:divBdr>
                <w:top w:val="none" w:sz="0" w:space="0" w:color="auto"/>
                <w:left w:val="none" w:sz="0" w:space="0" w:color="auto"/>
                <w:bottom w:val="none" w:sz="0" w:space="0" w:color="auto"/>
                <w:right w:val="none" w:sz="0" w:space="0" w:color="auto"/>
              </w:divBdr>
            </w:div>
            <w:div w:id="1634870044">
              <w:marLeft w:val="0"/>
              <w:marRight w:val="0"/>
              <w:marTop w:val="0"/>
              <w:marBottom w:val="0"/>
              <w:divBdr>
                <w:top w:val="none" w:sz="0" w:space="0" w:color="auto"/>
                <w:left w:val="none" w:sz="0" w:space="0" w:color="auto"/>
                <w:bottom w:val="none" w:sz="0" w:space="0" w:color="auto"/>
                <w:right w:val="none" w:sz="0" w:space="0" w:color="auto"/>
              </w:divBdr>
            </w:div>
            <w:div w:id="2072999514">
              <w:marLeft w:val="0"/>
              <w:marRight w:val="0"/>
              <w:marTop w:val="0"/>
              <w:marBottom w:val="0"/>
              <w:divBdr>
                <w:top w:val="none" w:sz="0" w:space="0" w:color="auto"/>
                <w:left w:val="none" w:sz="0" w:space="0" w:color="auto"/>
                <w:bottom w:val="none" w:sz="0" w:space="0" w:color="auto"/>
                <w:right w:val="none" w:sz="0" w:space="0" w:color="auto"/>
              </w:divBdr>
            </w:div>
          </w:divsChild>
        </w:div>
        <w:div w:id="311642676">
          <w:marLeft w:val="0"/>
          <w:marRight w:val="0"/>
          <w:marTop w:val="0"/>
          <w:marBottom w:val="0"/>
          <w:divBdr>
            <w:top w:val="none" w:sz="0" w:space="0" w:color="auto"/>
            <w:left w:val="none" w:sz="0" w:space="0" w:color="auto"/>
            <w:bottom w:val="none" w:sz="0" w:space="0" w:color="auto"/>
            <w:right w:val="none" w:sz="0" w:space="0" w:color="auto"/>
          </w:divBdr>
          <w:divsChild>
            <w:div w:id="63183204">
              <w:marLeft w:val="0"/>
              <w:marRight w:val="0"/>
              <w:marTop w:val="0"/>
              <w:marBottom w:val="0"/>
              <w:divBdr>
                <w:top w:val="none" w:sz="0" w:space="0" w:color="auto"/>
                <w:left w:val="none" w:sz="0" w:space="0" w:color="auto"/>
                <w:bottom w:val="none" w:sz="0" w:space="0" w:color="auto"/>
                <w:right w:val="none" w:sz="0" w:space="0" w:color="auto"/>
              </w:divBdr>
            </w:div>
            <w:div w:id="77749327">
              <w:marLeft w:val="0"/>
              <w:marRight w:val="0"/>
              <w:marTop w:val="0"/>
              <w:marBottom w:val="0"/>
              <w:divBdr>
                <w:top w:val="none" w:sz="0" w:space="0" w:color="auto"/>
                <w:left w:val="none" w:sz="0" w:space="0" w:color="auto"/>
                <w:bottom w:val="none" w:sz="0" w:space="0" w:color="auto"/>
                <w:right w:val="none" w:sz="0" w:space="0" w:color="auto"/>
              </w:divBdr>
            </w:div>
            <w:div w:id="140538701">
              <w:marLeft w:val="0"/>
              <w:marRight w:val="0"/>
              <w:marTop w:val="0"/>
              <w:marBottom w:val="0"/>
              <w:divBdr>
                <w:top w:val="none" w:sz="0" w:space="0" w:color="auto"/>
                <w:left w:val="none" w:sz="0" w:space="0" w:color="auto"/>
                <w:bottom w:val="none" w:sz="0" w:space="0" w:color="auto"/>
                <w:right w:val="none" w:sz="0" w:space="0" w:color="auto"/>
              </w:divBdr>
            </w:div>
            <w:div w:id="283967537">
              <w:marLeft w:val="0"/>
              <w:marRight w:val="0"/>
              <w:marTop w:val="0"/>
              <w:marBottom w:val="0"/>
              <w:divBdr>
                <w:top w:val="none" w:sz="0" w:space="0" w:color="auto"/>
                <w:left w:val="none" w:sz="0" w:space="0" w:color="auto"/>
                <w:bottom w:val="none" w:sz="0" w:space="0" w:color="auto"/>
                <w:right w:val="none" w:sz="0" w:space="0" w:color="auto"/>
              </w:divBdr>
            </w:div>
            <w:div w:id="445125064">
              <w:marLeft w:val="0"/>
              <w:marRight w:val="0"/>
              <w:marTop w:val="0"/>
              <w:marBottom w:val="0"/>
              <w:divBdr>
                <w:top w:val="none" w:sz="0" w:space="0" w:color="auto"/>
                <w:left w:val="none" w:sz="0" w:space="0" w:color="auto"/>
                <w:bottom w:val="none" w:sz="0" w:space="0" w:color="auto"/>
                <w:right w:val="none" w:sz="0" w:space="0" w:color="auto"/>
              </w:divBdr>
            </w:div>
            <w:div w:id="717124302">
              <w:marLeft w:val="0"/>
              <w:marRight w:val="0"/>
              <w:marTop w:val="0"/>
              <w:marBottom w:val="0"/>
              <w:divBdr>
                <w:top w:val="none" w:sz="0" w:space="0" w:color="auto"/>
                <w:left w:val="none" w:sz="0" w:space="0" w:color="auto"/>
                <w:bottom w:val="none" w:sz="0" w:space="0" w:color="auto"/>
                <w:right w:val="none" w:sz="0" w:space="0" w:color="auto"/>
              </w:divBdr>
            </w:div>
            <w:div w:id="722405473">
              <w:marLeft w:val="0"/>
              <w:marRight w:val="0"/>
              <w:marTop w:val="0"/>
              <w:marBottom w:val="0"/>
              <w:divBdr>
                <w:top w:val="none" w:sz="0" w:space="0" w:color="auto"/>
                <w:left w:val="none" w:sz="0" w:space="0" w:color="auto"/>
                <w:bottom w:val="none" w:sz="0" w:space="0" w:color="auto"/>
                <w:right w:val="none" w:sz="0" w:space="0" w:color="auto"/>
              </w:divBdr>
            </w:div>
            <w:div w:id="722487091">
              <w:marLeft w:val="0"/>
              <w:marRight w:val="0"/>
              <w:marTop w:val="0"/>
              <w:marBottom w:val="0"/>
              <w:divBdr>
                <w:top w:val="none" w:sz="0" w:space="0" w:color="auto"/>
                <w:left w:val="none" w:sz="0" w:space="0" w:color="auto"/>
                <w:bottom w:val="none" w:sz="0" w:space="0" w:color="auto"/>
                <w:right w:val="none" w:sz="0" w:space="0" w:color="auto"/>
              </w:divBdr>
            </w:div>
            <w:div w:id="723454358">
              <w:marLeft w:val="0"/>
              <w:marRight w:val="0"/>
              <w:marTop w:val="0"/>
              <w:marBottom w:val="0"/>
              <w:divBdr>
                <w:top w:val="none" w:sz="0" w:space="0" w:color="auto"/>
                <w:left w:val="none" w:sz="0" w:space="0" w:color="auto"/>
                <w:bottom w:val="none" w:sz="0" w:space="0" w:color="auto"/>
                <w:right w:val="none" w:sz="0" w:space="0" w:color="auto"/>
              </w:divBdr>
            </w:div>
            <w:div w:id="847401433">
              <w:marLeft w:val="0"/>
              <w:marRight w:val="0"/>
              <w:marTop w:val="0"/>
              <w:marBottom w:val="0"/>
              <w:divBdr>
                <w:top w:val="none" w:sz="0" w:space="0" w:color="auto"/>
                <w:left w:val="none" w:sz="0" w:space="0" w:color="auto"/>
                <w:bottom w:val="none" w:sz="0" w:space="0" w:color="auto"/>
                <w:right w:val="none" w:sz="0" w:space="0" w:color="auto"/>
              </w:divBdr>
            </w:div>
            <w:div w:id="907108153">
              <w:marLeft w:val="0"/>
              <w:marRight w:val="0"/>
              <w:marTop w:val="0"/>
              <w:marBottom w:val="0"/>
              <w:divBdr>
                <w:top w:val="none" w:sz="0" w:space="0" w:color="auto"/>
                <w:left w:val="none" w:sz="0" w:space="0" w:color="auto"/>
                <w:bottom w:val="none" w:sz="0" w:space="0" w:color="auto"/>
                <w:right w:val="none" w:sz="0" w:space="0" w:color="auto"/>
              </w:divBdr>
            </w:div>
            <w:div w:id="907227433">
              <w:marLeft w:val="0"/>
              <w:marRight w:val="0"/>
              <w:marTop w:val="0"/>
              <w:marBottom w:val="0"/>
              <w:divBdr>
                <w:top w:val="none" w:sz="0" w:space="0" w:color="auto"/>
                <w:left w:val="none" w:sz="0" w:space="0" w:color="auto"/>
                <w:bottom w:val="none" w:sz="0" w:space="0" w:color="auto"/>
                <w:right w:val="none" w:sz="0" w:space="0" w:color="auto"/>
              </w:divBdr>
            </w:div>
            <w:div w:id="945507652">
              <w:marLeft w:val="0"/>
              <w:marRight w:val="0"/>
              <w:marTop w:val="0"/>
              <w:marBottom w:val="0"/>
              <w:divBdr>
                <w:top w:val="none" w:sz="0" w:space="0" w:color="auto"/>
                <w:left w:val="none" w:sz="0" w:space="0" w:color="auto"/>
                <w:bottom w:val="none" w:sz="0" w:space="0" w:color="auto"/>
                <w:right w:val="none" w:sz="0" w:space="0" w:color="auto"/>
              </w:divBdr>
            </w:div>
            <w:div w:id="975796302">
              <w:marLeft w:val="0"/>
              <w:marRight w:val="0"/>
              <w:marTop w:val="0"/>
              <w:marBottom w:val="0"/>
              <w:divBdr>
                <w:top w:val="none" w:sz="0" w:space="0" w:color="auto"/>
                <w:left w:val="none" w:sz="0" w:space="0" w:color="auto"/>
                <w:bottom w:val="none" w:sz="0" w:space="0" w:color="auto"/>
                <w:right w:val="none" w:sz="0" w:space="0" w:color="auto"/>
              </w:divBdr>
            </w:div>
            <w:div w:id="1083990345">
              <w:marLeft w:val="0"/>
              <w:marRight w:val="0"/>
              <w:marTop w:val="0"/>
              <w:marBottom w:val="0"/>
              <w:divBdr>
                <w:top w:val="none" w:sz="0" w:space="0" w:color="auto"/>
                <w:left w:val="none" w:sz="0" w:space="0" w:color="auto"/>
                <w:bottom w:val="none" w:sz="0" w:space="0" w:color="auto"/>
                <w:right w:val="none" w:sz="0" w:space="0" w:color="auto"/>
              </w:divBdr>
            </w:div>
            <w:div w:id="1486431711">
              <w:marLeft w:val="0"/>
              <w:marRight w:val="0"/>
              <w:marTop w:val="0"/>
              <w:marBottom w:val="0"/>
              <w:divBdr>
                <w:top w:val="none" w:sz="0" w:space="0" w:color="auto"/>
                <w:left w:val="none" w:sz="0" w:space="0" w:color="auto"/>
                <w:bottom w:val="none" w:sz="0" w:space="0" w:color="auto"/>
                <w:right w:val="none" w:sz="0" w:space="0" w:color="auto"/>
              </w:divBdr>
            </w:div>
            <w:div w:id="1669596703">
              <w:marLeft w:val="0"/>
              <w:marRight w:val="0"/>
              <w:marTop w:val="0"/>
              <w:marBottom w:val="0"/>
              <w:divBdr>
                <w:top w:val="none" w:sz="0" w:space="0" w:color="auto"/>
                <w:left w:val="none" w:sz="0" w:space="0" w:color="auto"/>
                <w:bottom w:val="none" w:sz="0" w:space="0" w:color="auto"/>
                <w:right w:val="none" w:sz="0" w:space="0" w:color="auto"/>
              </w:divBdr>
            </w:div>
            <w:div w:id="1804887426">
              <w:marLeft w:val="0"/>
              <w:marRight w:val="0"/>
              <w:marTop w:val="0"/>
              <w:marBottom w:val="0"/>
              <w:divBdr>
                <w:top w:val="none" w:sz="0" w:space="0" w:color="auto"/>
                <w:left w:val="none" w:sz="0" w:space="0" w:color="auto"/>
                <w:bottom w:val="none" w:sz="0" w:space="0" w:color="auto"/>
                <w:right w:val="none" w:sz="0" w:space="0" w:color="auto"/>
              </w:divBdr>
            </w:div>
            <w:div w:id="2080786396">
              <w:marLeft w:val="0"/>
              <w:marRight w:val="0"/>
              <w:marTop w:val="0"/>
              <w:marBottom w:val="0"/>
              <w:divBdr>
                <w:top w:val="none" w:sz="0" w:space="0" w:color="auto"/>
                <w:left w:val="none" w:sz="0" w:space="0" w:color="auto"/>
                <w:bottom w:val="none" w:sz="0" w:space="0" w:color="auto"/>
                <w:right w:val="none" w:sz="0" w:space="0" w:color="auto"/>
              </w:divBdr>
            </w:div>
            <w:div w:id="2119711455">
              <w:marLeft w:val="0"/>
              <w:marRight w:val="0"/>
              <w:marTop w:val="0"/>
              <w:marBottom w:val="0"/>
              <w:divBdr>
                <w:top w:val="none" w:sz="0" w:space="0" w:color="auto"/>
                <w:left w:val="none" w:sz="0" w:space="0" w:color="auto"/>
                <w:bottom w:val="none" w:sz="0" w:space="0" w:color="auto"/>
                <w:right w:val="none" w:sz="0" w:space="0" w:color="auto"/>
              </w:divBdr>
            </w:div>
          </w:divsChild>
        </w:div>
        <w:div w:id="552039251">
          <w:marLeft w:val="0"/>
          <w:marRight w:val="0"/>
          <w:marTop w:val="0"/>
          <w:marBottom w:val="0"/>
          <w:divBdr>
            <w:top w:val="none" w:sz="0" w:space="0" w:color="auto"/>
            <w:left w:val="none" w:sz="0" w:space="0" w:color="auto"/>
            <w:bottom w:val="none" w:sz="0" w:space="0" w:color="auto"/>
            <w:right w:val="none" w:sz="0" w:space="0" w:color="auto"/>
          </w:divBdr>
        </w:div>
        <w:div w:id="592010181">
          <w:marLeft w:val="0"/>
          <w:marRight w:val="0"/>
          <w:marTop w:val="0"/>
          <w:marBottom w:val="0"/>
          <w:divBdr>
            <w:top w:val="none" w:sz="0" w:space="0" w:color="auto"/>
            <w:left w:val="none" w:sz="0" w:space="0" w:color="auto"/>
            <w:bottom w:val="none" w:sz="0" w:space="0" w:color="auto"/>
            <w:right w:val="none" w:sz="0" w:space="0" w:color="auto"/>
          </w:divBdr>
        </w:div>
        <w:div w:id="596600735">
          <w:marLeft w:val="0"/>
          <w:marRight w:val="0"/>
          <w:marTop w:val="0"/>
          <w:marBottom w:val="0"/>
          <w:divBdr>
            <w:top w:val="none" w:sz="0" w:space="0" w:color="auto"/>
            <w:left w:val="none" w:sz="0" w:space="0" w:color="auto"/>
            <w:bottom w:val="none" w:sz="0" w:space="0" w:color="auto"/>
            <w:right w:val="none" w:sz="0" w:space="0" w:color="auto"/>
          </w:divBdr>
          <w:divsChild>
            <w:div w:id="33817413">
              <w:marLeft w:val="0"/>
              <w:marRight w:val="0"/>
              <w:marTop w:val="0"/>
              <w:marBottom w:val="0"/>
              <w:divBdr>
                <w:top w:val="none" w:sz="0" w:space="0" w:color="auto"/>
                <w:left w:val="none" w:sz="0" w:space="0" w:color="auto"/>
                <w:bottom w:val="none" w:sz="0" w:space="0" w:color="auto"/>
                <w:right w:val="none" w:sz="0" w:space="0" w:color="auto"/>
              </w:divBdr>
            </w:div>
            <w:div w:id="124977655">
              <w:marLeft w:val="0"/>
              <w:marRight w:val="0"/>
              <w:marTop w:val="0"/>
              <w:marBottom w:val="0"/>
              <w:divBdr>
                <w:top w:val="none" w:sz="0" w:space="0" w:color="auto"/>
                <w:left w:val="none" w:sz="0" w:space="0" w:color="auto"/>
                <w:bottom w:val="none" w:sz="0" w:space="0" w:color="auto"/>
                <w:right w:val="none" w:sz="0" w:space="0" w:color="auto"/>
              </w:divBdr>
            </w:div>
            <w:div w:id="271132092">
              <w:marLeft w:val="0"/>
              <w:marRight w:val="0"/>
              <w:marTop w:val="0"/>
              <w:marBottom w:val="0"/>
              <w:divBdr>
                <w:top w:val="none" w:sz="0" w:space="0" w:color="auto"/>
                <w:left w:val="none" w:sz="0" w:space="0" w:color="auto"/>
                <w:bottom w:val="none" w:sz="0" w:space="0" w:color="auto"/>
                <w:right w:val="none" w:sz="0" w:space="0" w:color="auto"/>
              </w:divBdr>
            </w:div>
            <w:div w:id="291373819">
              <w:marLeft w:val="0"/>
              <w:marRight w:val="0"/>
              <w:marTop w:val="0"/>
              <w:marBottom w:val="0"/>
              <w:divBdr>
                <w:top w:val="none" w:sz="0" w:space="0" w:color="auto"/>
                <w:left w:val="none" w:sz="0" w:space="0" w:color="auto"/>
                <w:bottom w:val="none" w:sz="0" w:space="0" w:color="auto"/>
                <w:right w:val="none" w:sz="0" w:space="0" w:color="auto"/>
              </w:divBdr>
            </w:div>
            <w:div w:id="302589813">
              <w:marLeft w:val="0"/>
              <w:marRight w:val="0"/>
              <w:marTop w:val="0"/>
              <w:marBottom w:val="0"/>
              <w:divBdr>
                <w:top w:val="none" w:sz="0" w:space="0" w:color="auto"/>
                <w:left w:val="none" w:sz="0" w:space="0" w:color="auto"/>
                <w:bottom w:val="none" w:sz="0" w:space="0" w:color="auto"/>
                <w:right w:val="none" w:sz="0" w:space="0" w:color="auto"/>
              </w:divBdr>
            </w:div>
            <w:div w:id="490561587">
              <w:marLeft w:val="0"/>
              <w:marRight w:val="0"/>
              <w:marTop w:val="0"/>
              <w:marBottom w:val="0"/>
              <w:divBdr>
                <w:top w:val="none" w:sz="0" w:space="0" w:color="auto"/>
                <w:left w:val="none" w:sz="0" w:space="0" w:color="auto"/>
                <w:bottom w:val="none" w:sz="0" w:space="0" w:color="auto"/>
                <w:right w:val="none" w:sz="0" w:space="0" w:color="auto"/>
              </w:divBdr>
            </w:div>
            <w:div w:id="703944768">
              <w:marLeft w:val="0"/>
              <w:marRight w:val="0"/>
              <w:marTop w:val="0"/>
              <w:marBottom w:val="0"/>
              <w:divBdr>
                <w:top w:val="none" w:sz="0" w:space="0" w:color="auto"/>
                <w:left w:val="none" w:sz="0" w:space="0" w:color="auto"/>
                <w:bottom w:val="none" w:sz="0" w:space="0" w:color="auto"/>
                <w:right w:val="none" w:sz="0" w:space="0" w:color="auto"/>
              </w:divBdr>
            </w:div>
            <w:div w:id="1007099693">
              <w:marLeft w:val="0"/>
              <w:marRight w:val="0"/>
              <w:marTop w:val="0"/>
              <w:marBottom w:val="0"/>
              <w:divBdr>
                <w:top w:val="none" w:sz="0" w:space="0" w:color="auto"/>
                <w:left w:val="none" w:sz="0" w:space="0" w:color="auto"/>
                <w:bottom w:val="none" w:sz="0" w:space="0" w:color="auto"/>
                <w:right w:val="none" w:sz="0" w:space="0" w:color="auto"/>
              </w:divBdr>
            </w:div>
            <w:div w:id="1163005455">
              <w:marLeft w:val="0"/>
              <w:marRight w:val="0"/>
              <w:marTop w:val="0"/>
              <w:marBottom w:val="0"/>
              <w:divBdr>
                <w:top w:val="none" w:sz="0" w:space="0" w:color="auto"/>
                <w:left w:val="none" w:sz="0" w:space="0" w:color="auto"/>
                <w:bottom w:val="none" w:sz="0" w:space="0" w:color="auto"/>
                <w:right w:val="none" w:sz="0" w:space="0" w:color="auto"/>
              </w:divBdr>
            </w:div>
            <w:div w:id="1355039020">
              <w:marLeft w:val="0"/>
              <w:marRight w:val="0"/>
              <w:marTop w:val="0"/>
              <w:marBottom w:val="0"/>
              <w:divBdr>
                <w:top w:val="none" w:sz="0" w:space="0" w:color="auto"/>
                <w:left w:val="none" w:sz="0" w:space="0" w:color="auto"/>
                <w:bottom w:val="none" w:sz="0" w:space="0" w:color="auto"/>
                <w:right w:val="none" w:sz="0" w:space="0" w:color="auto"/>
              </w:divBdr>
            </w:div>
            <w:div w:id="1414625943">
              <w:marLeft w:val="0"/>
              <w:marRight w:val="0"/>
              <w:marTop w:val="0"/>
              <w:marBottom w:val="0"/>
              <w:divBdr>
                <w:top w:val="none" w:sz="0" w:space="0" w:color="auto"/>
                <w:left w:val="none" w:sz="0" w:space="0" w:color="auto"/>
                <w:bottom w:val="none" w:sz="0" w:space="0" w:color="auto"/>
                <w:right w:val="none" w:sz="0" w:space="0" w:color="auto"/>
              </w:divBdr>
            </w:div>
            <w:div w:id="1544488484">
              <w:marLeft w:val="0"/>
              <w:marRight w:val="0"/>
              <w:marTop w:val="0"/>
              <w:marBottom w:val="0"/>
              <w:divBdr>
                <w:top w:val="none" w:sz="0" w:space="0" w:color="auto"/>
                <w:left w:val="none" w:sz="0" w:space="0" w:color="auto"/>
                <w:bottom w:val="none" w:sz="0" w:space="0" w:color="auto"/>
                <w:right w:val="none" w:sz="0" w:space="0" w:color="auto"/>
              </w:divBdr>
            </w:div>
            <w:div w:id="1615166070">
              <w:marLeft w:val="0"/>
              <w:marRight w:val="0"/>
              <w:marTop w:val="0"/>
              <w:marBottom w:val="0"/>
              <w:divBdr>
                <w:top w:val="none" w:sz="0" w:space="0" w:color="auto"/>
                <w:left w:val="none" w:sz="0" w:space="0" w:color="auto"/>
                <w:bottom w:val="none" w:sz="0" w:space="0" w:color="auto"/>
                <w:right w:val="none" w:sz="0" w:space="0" w:color="auto"/>
              </w:divBdr>
            </w:div>
            <w:div w:id="1764955737">
              <w:marLeft w:val="0"/>
              <w:marRight w:val="0"/>
              <w:marTop w:val="0"/>
              <w:marBottom w:val="0"/>
              <w:divBdr>
                <w:top w:val="none" w:sz="0" w:space="0" w:color="auto"/>
                <w:left w:val="none" w:sz="0" w:space="0" w:color="auto"/>
                <w:bottom w:val="none" w:sz="0" w:space="0" w:color="auto"/>
                <w:right w:val="none" w:sz="0" w:space="0" w:color="auto"/>
              </w:divBdr>
            </w:div>
            <w:div w:id="1777557549">
              <w:marLeft w:val="0"/>
              <w:marRight w:val="0"/>
              <w:marTop w:val="0"/>
              <w:marBottom w:val="0"/>
              <w:divBdr>
                <w:top w:val="none" w:sz="0" w:space="0" w:color="auto"/>
                <w:left w:val="none" w:sz="0" w:space="0" w:color="auto"/>
                <w:bottom w:val="none" w:sz="0" w:space="0" w:color="auto"/>
                <w:right w:val="none" w:sz="0" w:space="0" w:color="auto"/>
              </w:divBdr>
            </w:div>
            <w:div w:id="1936089073">
              <w:marLeft w:val="0"/>
              <w:marRight w:val="0"/>
              <w:marTop w:val="0"/>
              <w:marBottom w:val="0"/>
              <w:divBdr>
                <w:top w:val="none" w:sz="0" w:space="0" w:color="auto"/>
                <w:left w:val="none" w:sz="0" w:space="0" w:color="auto"/>
                <w:bottom w:val="none" w:sz="0" w:space="0" w:color="auto"/>
                <w:right w:val="none" w:sz="0" w:space="0" w:color="auto"/>
              </w:divBdr>
            </w:div>
            <w:div w:id="1943954162">
              <w:marLeft w:val="0"/>
              <w:marRight w:val="0"/>
              <w:marTop w:val="0"/>
              <w:marBottom w:val="0"/>
              <w:divBdr>
                <w:top w:val="none" w:sz="0" w:space="0" w:color="auto"/>
                <w:left w:val="none" w:sz="0" w:space="0" w:color="auto"/>
                <w:bottom w:val="none" w:sz="0" w:space="0" w:color="auto"/>
                <w:right w:val="none" w:sz="0" w:space="0" w:color="auto"/>
              </w:divBdr>
            </w:div>
            <w:div w:id="1995143128">
              <w:marLeft w:val="0"/>
              <w:marRight w:val="0"/>
              <w:marTop w:val="0"/>
              <w:marBottom w:val="0"/>
              <w:divBdr>
                <w:top w:val="none" w:sz="0" w:space="0" w:color="auto"/>
                <w:left w:val="none" w:sz="0" w:space="0" w:color="auto"/>
                <w:bottom w:val="none" w:sz="0" w:space="0" w:color="auto"/>
                <w:right w:val="none" w:sz="0" w:space="0" w:color="auto"/>
              </w:divBdr>
            </w:div>
            <w:div w:id="2053727645">
              <w:marLeft w:val="0"/>
              <w:marRight w:val="0"/>
              <w:marTop w:val="0"/>
              <w:marBottom w:val="0"/>
              <w:divBdr>
                <w:top w:val="none" w:sz="0" w:space="0" w:color="auto"/>
                <w:left w:val="none" w:sz="0" w:space="0" w:color="auto"/>
                <w:bottom w:val="none" w:sz="0" w:space="0" w:color="auto"/>
                <w:right w:val="none" w:sz="0" w:space="0" w:color="auto"/>
              </w:divBdr>
            </w:div>
            <w:div w:id="2097898536">
              <w:marLeft w:val="0"/>
              <w:marRight w:val="0"/>
              <w:marTop w:val="0"/>
              <w:marBottom w:val="0"/>
              <w:divBdr>
                <w:top w:val="none" w:sz="0" w:space="0" w:color="auto"/>
                <w:left w:val="none" w:sz="0" w:space="0" w:color="auto"/>
                <w:bottom w:val="none" w:sz="0" w:space="0" w:color="auto"/>
                <w:right w:val="none" w:sz="0" w:space="0" w:color="auto"/>
              </w:divBdr>
            </w:div>
          </w:divsChild>
        </w:div>
        <w:div w:id="615868010">
          <w:marLeft w:val="0"/>
          <w:marRight w:val="0"/>
          <w:marTop w:val="0"/>
          <w:marBottom w:val="0"/>
          <w:divBdr>
            <w:top w:val="none" w:sz="0" w:space="0" w:color="auto"/>
            <w:left w:val="none" w:sz="0" w:space="0" w:color="auto"/>
            <w:bottom w:val="none" w:sz="0" w:space="0" w:color="auto"/>
            <w:right w:val="none" w:sz="0" w:space="0" w:color="auto"/>
          </w:divBdr>
          <w:divsChild>
            <w:div w:id="100416484">
              <w:marLeft w:val="0"/>
              <w:marRight w:val="0"/>
              <w:marTop w:val="0"/>
              <w:marBottom w:val="0"/>
              <w:divBdr>
                <w:top w:val="none" w:sz="0" w:space="0" w:color="auto"/>
                <w:left w:val="none" w:sz="0" w:space="0" w:color="auto"/>
                <w:bottom w:val="none" w:sz="0" w:space="0" w:color="auto"/>
                <w:right w:val="none" w:sz="0" w:space="0" w:color="auto"/>
              </w:divBdr>
            </w:div>
            <w:div w:id="207841974">
              <w:marLeft w:val="0"/>
              <w:marRight w:val="0"/>
              <w:marTop w:val="0"/>
              <w:marBottom w:val="0"/>
              <w:divBdr>
                <w:top w:val="none" w:sz="0" w:space="0" w:color="auto"/>
                <w:left w:val="none" w:sz="0" w:space="0" w:color="auto"/>
                <w:bottom w:val="none" w:sz="0" w:space="0" w:color="auto"/>
                <w:right w:val="none" w:sz="0" w:space="0" w:color="auto"/>
              </w:divBdr>
            </w:div>
            <w:div w:id="514001959">
              <w:marLeft w:val="0"/>
              <w:marRight w:val="0"/>
              <w:marTop w:val="0"/>
              <w:marBottom w:val="0"/>
              <w:divBdr>
                <w:top w:val="none" w:sz="0" w:space="0" w:color="auto"/>
                <w:left w:val="none" w:sz="0" w:space="0" w:color="auto"/>
                <w:bottom w:val="none" w:sz="0" w:space="0" w:color="auto"/>
                <w:right w:val="none" w:sz="0" w:space="0" w:color="auto"/>
              </w:divBdr>
            </w:div>
            <w:div w:id="576137901">
              <w:marLeft w:val="0"/>
              <w:marRight w:val="0"/>
              <w:marTop w:val="0"/>
              <w:marBottom w:val="0"/>
              <w:divBdr>
                <w:top w:val="none" w:sz="0" w:space="0" w:color="auto"/>
                <w:left w:val="none" w:sz="0" w:space="0" w:color="auto"/>
                <w:bottom w:val="none" w:sz="0" w:space="0" w:color="auto"/>
                <w:right w:val="none" w:sz="0" w:space="0" w:color="auto"/>
              </w:divBdr>
            </w:div>
            <w:div w:id="661617597">
              <w:marLeft w:val="0"/>
              <w:marRight w:val="0"/>
              <w:marTop w:val="0"/>
              <w:marBottom w:val="0"/>
              <w:divBdr>
                <w:top w:val="none" w:sz="0" w:space="0" w:color="auto"/>
                <w:left w:val="none" w:sz="0" w:space="0" w:color="auto"/>
                <w:bottom w:val="none" w:sz="0" w:space="0" w:color="auto"/>
                <w:right w:val="none" w:sz="0" w:space="0" w:color="auto"/>
              </w:divBdr>
            </w:div>
            <w:div w:id="770122844">
              <w:marLeft w:val="0"/>
              <w:marRight w:val="0"/>
              <w:marTop w:val="0"/>
              <w:marBottom w:val="0"/>
              <w:divBdr>
                <w:top w:val="none" w:sz="0" w:space="0" w:color="auto"/>
                <w:left w:val="none" w:sz="0" w:space="0" w:color="auto"/>
                <w:bottom w:val="none" w:sz="0" w:space="0" w:color="auto"/>
                <w:right w:val="none" w:sz="0" w:space="0" w:color="auto"/>
              </w:divBdr>
            </w:div>
            <w:div w:id="872501860">
              <w:marLeft w:val="0"/>
              <w:marRight w:val="0"/>
              <w:marTop w:val="0"/>
              <w:marBottom w:val="0"/>
              <w:divBdr>
                <w:top w:val="none" w:sz="0" w:space="0" w:color="auto"/>
                <w:left w:val="none" w:sz="0" w:space="0" w:color="auto"/>
                <w:bottom w:val="none" w:sz="0" w:space="0" w:color="auto"/>
                <w:right w:val="none" w:sz="0" w:space="0" w:color="auto"/>
              </w:divBdr>
            </w:div>
            <w:div w:id="901453783">
              <w:marLeft w:val="0"/>
              <w:marRight w:val="0"/>
              <w:marTop w:val="0"/>
              <w:marBottom w:val="0"/>
              <w:divBdr>
                <w:top w:val="none" w:sz="0" w:space="0" w:color="auto"/>
                <w:left w:val="none" w:sz="0" w:space="0" w:color="auto"/>
                <w:bottom w:val="none" w:sz="0" w:space="0" w:color="auto"/>
                <w:right w:val="none" w:sz="0" w:space="0" w:color="auto"/>
              </w:divBdr>
            </w:div>
            <w:div w:id="994837077">
              <w:marLeft w:val="0"/>
              <w:marRight w:val="0"/>
              <w:marTop w:val="0"/>
              <w:marBottom w:val="0"/>
              <w:divBdr>
                <w:top w:val="none" w:sz="0" w:space="0" w:color="auto"/>
                <w:left w:val="none" w:sz="0" w:space="0" w:color="auto"/>
                <w:bottom w:val="none" w:sz="0" w:space="0" w:color="auto"/>
                <w:right w:val="none" w:sz="0" w:space="0" w:color="auto"/>
              </w:divBdr>
            </w:div>
            <w:div w:id="1029795498">
              <w:marLeft w:val="0"/>
              <w:marRight w:val="0"/>
              <w:marTop w:val="0"/>
              <w:marBottom w:val="0"/>
              <w:divBdr>
                <w:top w:val="none" w:sz="0" w:space="0" w:color="auto"/>
                <w:left w:val="none" w:sz="0" w:space="0" w:color="auto"/>
                <w:bottom w:val="none" w:sz="0" w:space="0" w:color="auto"/>
                <w:right w:val="none" w:sz="0" w:space="0" w:color="auto"/>
              </w:divBdr>
            </w:div>
            <w:div w:id="1049958384">
              <w:marLeft w:val="0"/>
              <w:marRight w:val="0"/>
              <w:marTop w:val="0"/>
              <w:marBottom w:val="0"/>
              <w:divBdr>
                <w:top w:val="none" w:sz="0" w:space="0" w:color="auto"/>
                <w:left w:val="none" w:sz="0" w:space="0" w:color="auto"/>
                <w:bottom w:val="none" w:sz="0" w:space="0" w:color="auto"/>
                <w:right w:val="none" w:sz="0" w:space="0" w:color="auto"/>
              </w:divBdr>
            </w:div>
            <w:div w:id="1113286736">
              <w:marLeft w:val="0"/>
              <w:marRight w:val="0"/>
              <w:marTop w:val="0"/>
              <w:marBottom w:val="0"/>
              <w:divBdr>
                <w:top w:val="none" w:sz="0" w:space="0" w:color="auto"/>
                <w:left w:val="none" w:sz="0" w:space="0" w:color="auto"/>
                <w:bottom w:val="none" w:sz="0" w:space="0" w:color="auto"/>
                <w:right w:val="none" w:sz="0" w:space="0" w:color="auto"/>
              </w:divBdr>
            </w:div>
            <w:div w:id="1432706547">
              <w:marLeft w:val="0"/>
              <w:marRight w:val="0"/>
              <w:marTop w:val="0"/>
              <w:marBottom w:val="0"/>
              <w:divBdr>
                <w:top w:val="none" w:sz="0" w:space="0" w:color="auto"/>
                <w:left w:val="none" w:sz="0" w:space="0" w:color="auto"/>
                <w:bottom w:val="none" w:sz="0" w:space="0" w:color="auto"/>
                <w:right w:val="none" w:sz="0" w:space="0" w:color="auto"/>
              </w:divBdr>
            </w:div>
            <w:div w:id="1511870440">
              <w:marLeft w:val="0"/>
              <w:marRight w:val="0"/>
              <w:marTop w:val="0"/>
              <w:marBottom w:val="0"/>
              <w:divBdr>
                <w:top w:val="none" w:sz="0" w:space="0" w:color="auto"/>
                <w:left w:val="none" w:sz="0" w:space="0" w:color="auto"/>
                <w:bottom w:val="none" w:sz="0" w:space="0" w:color="auto"/>
                <w:right w:val="none" w:sz="0" w:space="0" w:color="auto"/>
              </w:divBdr>
            </w:div>
            <w:div w:id="1628854404">
              <w:marLeft w:val="0"/>
              <w:marRight w:val="0"/>
              <w:marTop w:val="0"/>
              <w:marBottom w:val="0"/>
              <w:divBdr>
                <w:top w:val="none" w:sz="0" w:space="0" w:color="auto"/>
                <w:left w:val="none" w:sz="0" w:space="0" w:color="auto"/>
                <w:bottom w:val="none" w:sz="0" w:space="0" w:color="auto"/>
                <w:right w:val="none" w:sz="0" w:space="0" w:color="auto"/>
              </w:divBdr>
            </w:div>
            <w:div w:id="1642617064">
              <w:marLeft w:val="0"/>
              <w:marRight w:val="0"/>
              <w:marTop w:val="0"/>
              <w:marBottom w:val="0"/>
              <w:divBdr>
                <w:top w:val="none" w:sz="0" w:space="0" w:color="auto"/>
                <w:left w:val="none" w:sz="0" w:space="0" w:color="auto"/>
                <w:bottom w:val="none" w:sz="0" w:space="0" w:color="auto"/>
                <w:right w:val="none" w:sz="0" w:space="0" w:color="auto"/>
              </w:divBdr>
            </w:div>
            <w:div w:id="1780222279">
              <w:marLeft w:val="0"/>
              <w:marRight w:val="0"/>
              <w:marTop w:val="0"/>
              <w:marBottom w:val="0"/>
              <w:divBdr>
                <w:top w:val="none" w:sz="0" w:space="0" w:color="auto"/>
                <w:left w:val="none" w:sz="0" w:space="0" w:color="auto"/>
                <w:bottom w:val="none" w:sz="0" w:space="0" w:color="auto"/>
                <w:right w:val="none" w:sz="0" w:space="0" w:color="auto"/>
              </w:divBdr>
            </w:div>
            <w:div w:id="1858537853">
              <w:marLeft w:val="0"/>
              <w:marRight w:val="0"/>
              <w:marTop w:val="0"/>
              <w:marBottom w:val="0"/>
              <w:divBdr>
                <w:top w:val="none" w:sz="0" w:space="0" w:color="auto"/>
                <w:left w:val="none" w:sz="0" w:space="0" w:color="auto"/>
                <w:bottom w:val="none" w:sz="0" w:space="0" w:color="auto"/>
                <w:right w:val="none" w:sz="0" w:space="0" w:color="auto"/>
              </w:divBdr>
            </w:div>
            <w:div w:id="2004232649">
              <w:marLeft w:val="0"/>
              <w:marRight w:val="0"/>
              <w:marTop w:val="0"/>
              <w:marBottom w:val="0"/>
              <w:divBdr>
                <w:top w:val="none" w:sz="0" w:space="0" w:color="auto"/>
                <w:left w:val="none" w:sz="0" w:space="0" w:color="auto"/>
                <w:bottom w:val="none" w:sz="0" w:space="0" w:color="auto"/>
                <w:right w:val="none" w:sz="0" w:space="0" w:color="auto"/>
              </w:divBdr>
            </w:div>
            <w:div w:id="2013754775">
              <w:marLeft w:val="0"/>
              <w:marRight w:val="0"/>
              <w:marTop w:val="0"/>
              <w:marBottom w:val="0"/>
              <w:divBdr>
                <w:top w:val="none" w:sz="0" w:space="0" w:color="auto"/>
                <w:left w:val="none" w:sz="0" w:space="0" w:color="auto"/>
                <w:bottom w:val="none" w:sz="0" w:space="0" w:color="auto"/>
                <w:right w:val="none" w:sz="0" w:space="0" w:color="auto"/>
              </w:divBdr>
            </w:div>
          </w:divsChild>
        </w:div>
        <w:div w:id="693846236">
          <w:marLeft w:val="0"/>
          <w:marRight w:val="0"/>
          <w:marTop w:val="0"/>
          <w:marBottom w:val="0"/>
          <w:divBdr>
            <w:top w:val="none" w:sz="0" w:space="0" w:color="auto"/>
            <w:left w:val="none" w:sz="0" w:space="0" w:color="auto"/>
            <w:bottom w:val="none" w:sz="0" w:space="0" w:color="auto"/>
            <w:right w:val="none" w:sz="0" w:space="0" w:color="auto"/>
          </w:divBdr>
          <w:divsChild>
            <w:div w:id="859321217">
              <w:marLeft w:val="0"/>
              <w:marRight w:val="0"/>
              <w:marTop w:val="0"/>
              <w:marBottom w:val="0"/>
              <w:divBdr>
                <w:top w:val="none" w:sz="0" w:space="0" w:color="auto"/>
                <w:left w:val="none" w:sz="0" w:space="0" w:color="auto"/>
                <w:bottom w:val="none" w:sz="0" w:space="0" w:color="auto"/>
                <w:right w:val="none" w:sz="0" w:space="0" w:color="auto"/>
              </w:divBdr>
            </w:div>
            <w:div w:id="867451404">
              <w:marLeft w:val="0"/>
              <w:marRight w:val="0"/>
              <w:marTop w:val="0"/>
              <w:marBottom w:val="0"/>
              <w:divBdr>
                <w:top w:val="none" w:sz="0" w:space="0" w:color="auto"/>
                <w:left w:val="none" w:sz="0" w:space="0" w:color="auto"/>
                <w:bottom w:val="none" w:sz="0" w:space="0" w:color="auto"/>
                <w:right w:val="none" w:sz="0" w:space="0" w:color="auto"/>
              </w:divBdr>
            </w:div>
            <w:div w:id="881014745">
              <w:marLeft w:val="0"/>
              <w:marRight w:val="0"/>
              <w:marTop w:val="0"/>
              <w:marBottom w:val="0"/>
              <w:divBdr>
                <w:top w:val="none" w:sz="0" w:space="0" w:color="auto"/>
                <w:left w:val="none" w:sz="0" w:space="0" w:color="auto"/>
                <w:bottom w:val="none" w:sz="0" w:space="0" w:color="auto"/>
                <w:right w:val="none" w:sz="0" w:space="0" w:color="auto"/>
              </w:divBdr>
            </w:div>
            <w:div w:id="889851264">
              <w:marLeft w:val="0"/>
              <w:marRight w:val="0"/>
              <w:marTop w:val="0"/>
              <w:marBottom w:val="0"/>
              <w:divBdr>
                <w:top w:val="none" w:sz="0" w:space="0" w:color="auto"/>
                <w:left w:val="none" w:sz="0" w:space="0" w:color="auto"/>
                <w:bottom w:val="none" w:sz="0" w:space="0" w:color="auto"/>
                <w:right w:val="none" w:sz="0" w:space="0" w:color="auto"/>
              </w:divBdr>
            </w:div>
            <w:div w:id="904684525">
              <w:marLeft w:val="0"/>
              <w:marRight w:val="0"/>
              <w:marTop w:val="0"/>
              <w:marBottom w:val="0"/>
              <w:divBdr>
                <w:top w:val="none" w:sz="0" w:space="0" w:color="auto"/>
                <w:left w:val="none" w:sz="0" w:space="0" w:color="auto"/>
                <w:bottom w:val="none" w:sz="0" w:space="0" w:color="auto"/>
                <w:right w:val="none" w:sz="0" w:space="0" w:color="auto"/>
              </w:divBdr>
            </w:div>
            <w:div w:id="915938325">
              <w:marLeft w:val="0"/>
              <w:marRight w:val="0"/>
              <w:marTop w:val="0"/>
              <w:marBottom w:val="0"/>
              <w:divBdr>
                <w:top w:val="none" w:sz="0" w:space="0" w:color="auto"/>
                <w:left w:val="none" w:sz="0" w:space="0" w:color="auto"/>
                <w:bottom w:val="none" w:sz="0" w:space="0" w:color="auto"/>
                <w:right w:val="none" w:sz="0" w:space="0" w:color="auto"/>
              </w:divBdr>
            </w:div>
            <w:div w:id="969163162">
              <w:marLeft w:val="0"/>
              <w:marRight w:val="0"/>
              <w:marTop w:val="0"/>
              <w:marBottom w:val="0"/>
              <w:divBdr>
                <w:top w:val="none" w:sz="0" w:space="0" w:color="auto"/>
                <w:left w:val="none" w:sz="0" w:space="0" w:color="auto"/>
                <w:bottom w:val="none" w:sz="0" w:space="0" w:color="auto"/>
                <w:right w:val="none" w:sz="0" w:space="0" w:color="auto"/>
              </w:divBdr>
            </w:div>
            <w:div w:id="1014184346">
              <w:marLeft w:val="0"/>
              <w:marRight w:val="0"/>
              <w:marTop w:val="0"/>
              <w:marBottom w:val="0"/>
              <w:divBdr>
                <w:top w:val="none" w:sz="0" w:space="0" w:color="auto"/>
                <w:left w:val="none" w:sz="0" w:space="0" w:color="auto"/>
                <w:bottom w:val="none" w:sz="0" w:space="0" w:color="auto"/>
                <w:right w:val="none" w:sz="0" w:space="0" w:color="auto"/>
              </w:divBdr>
            </w:div>
            <w:div w:id="1039283376">
              <w:marLeft w:val="0"/>
              <w:marRight w:val="0"/>
              <w:marTop w:val="0"/>
              <w:marBottom w:val="0"/>
              <w:divBdr>
                <w:top w:val="none" w:sz="0" w:space="0" w:color="auto"/>
                <w:left w:val="none" w:sz="0" w:space="0" w:color="auto"/>
                <w:bottom w:val="none" w:sz="0" w:space="0" w:color="auto"/>
                <w:right w:val="none" w:sz="0" w:space="0" w:color="auto"/>
              </w:divBdr>
            </w:div>
            <w:div w:id="1230967512">
              <w:marLeft w:val="0"/>
              <w:marRight w:val="0"/>
              <w:marTop w:val="0"/>
              <w:marBottom w:val="0"/>
              <w:divBdr>
                <w:top w:val="none" w:sz="0" w:space="0" w:color="auto"/>
                <w:left w:val="none" w:sz="0" w:space="0" w:color="auto"/>
                <w:bottom w:val="none" w:sz="0" w:space="0" w:color="auto"/>
                <w:right w:val="none" w:sz="0" w:space="0" w:color="auto"/>
              </w:divBdr>
            </w:div>
            <w:div w:id="1243444357">
              <w:marLeft w:val="0"/>
              <w:marRight w:val="0"/>
              <w:marTop w:val="0"/>
              <w:marBottom w:val="0"/>
              <w:divBdr>
                <w:top w:val="none" w:sz="0" w:space="0" w:color="auto"/>
                <w:left w:val="none" w:sz="0" w:space="0" w:color="auto"/>
                <w:bottom w:val="none" w:sz="0" w:space="0" w:color="auto"/>
                <w:right w:val="none" w:sz="0" w:space="0" w:color="auto"/>
              </w:divBdr>
            </w:div>
            <w:div w:id="1271204296">
              <w:marLeft w:val="0"/>
              <w:marRight w:val="0"/>
              <w:marTop w:val="0"/>
              <w:marBottom w:val="0"/>
              <w:divBdr>
                <w:top w:val="none" w:sz="0" w:space="0" w:color="auto"/>
                <w:left w:val="none" w:sz="0" w:space="0" w:color="auto"/>
                <w:bottom w:val="none" w:sz="0" w:space="0" w:color="auto"/>
                <w:right w:val="none" w:sz="0" w:space="0" w:color="auto"/>
              </w:divBdr>
            </w:div>
            <w:div w:id="1409614085">
              <w:marLeft w:val="0"/>
              <w:marRight w:val="0"/>
              <w:marTop w:val="0"/>
              <w:marBottom w:val="0"/>
              <w:divBdr>
                <w:top w:val="none" w:sz="0" w:space="0" w:color="auto"/>
                <w:left w:val="none" w:sz="0" w:space="0" w:color="auto"/>
                <w:bottom w:val="none" w:sz="0" w:space="0" w:color="auto"/>
                <w:right w:val="none" w:sz="0" w:space="0" w:color="auto"/>
              </w:divBdr>
            </w:div>
            <w:div w:id="1425883803">
              <w:marLeft w:val="0"/>
              <w:marRight w:val="0"/>
              <w:marTop w:val="0"/>
              <w:marBottom w:val="0"/>
              <w:divBdr>
                <w:top w:val="none" w:sz="0" w:space="0" w:color="auto"/>
                <w:left w:val="none" w:sz="0" w:space="0" w:color="auto"/>
                <w:bottom w:val="none" w:sz="0" w:space="0" w:color="auto"/>
                <w:right w:val="none" w:sz="0" w:space="0" w:color="auto"/>
              </w:divBdr>
            </w:div>
            <w:div w:id="1468161849">
              <w:marLeft w:val="0"/>
              <w:marRight w:val="0"/>
              <w:marTop w:val="0"/>
              <w:marBottom w:val="0"/>
              <w:divBdr>
                <w:top w:val="none" w:sz="0" w:space="0" w:color="auto"/>
                <w:left w:val="none" w:sz="0" w:space="0" w:color="auto"/>
                <w:bottom w:val="none" w:sz="0" w:space="0" w:color="auto"/>
                <w:right w:val="none" w:sz="0" w:space="0" w:color="auto"/>
              </w:divBdr>
            </w:div>
            <w:div w:id="1486631466">
              <w:marLeft w:val="0"/>
              <w:marRight w:val="0"/>
              <w:marTop w:val="0"/>
              <w:marBottom w:val="0"/>
              <w:divBdr>
                <w:top w:val="none" w:sz="0" w:space="0" w:color="auto"/>
                <w:left w:val="none" w:sz="0" w:space="0" w:color="auto"/>
                <w:bottom w:val="none" w:sz="0" w:space="0" w:color="auto"/>
                <w:right w:val="none" w:sz="0" w:space="0" w:color="auto"/>
              </w:divBdr>
            </w:div>
            <w:div w:id="1611008469">
              <w:marLeft w:val="0"/>
              <w:marRight w:val="0"/>
              <w:marTop w:val="0"/>
              <w:marBottom w:val="0"/>
              <w:divBdr>
                <w:top w:val="none" w:sz="0" w:space="0" w:color="auto"/>
                <w:left w:val="none" w:sz="0" w:space="0" w:color="auto"/>
                <w:bottom w:val="none" w:sz="0" w:space="0" w:color="auto"/>
                <w:right w:val="none" w:sz="0" w:space="0" w:color="auto"/>
              </w:divBdr>
            </w:div>
            <w:div w:id="1694109282">
              <w:marLeft w:val="0"/>
              <w:marRight w:val="0"/>
              <w:marTop w:val="0"/>
              <w:marBottom w:val="0"/>
              <w:divBdr>
                <w:top w:val="none" w:sz="0" w:space="0" w:color="auto"/>
                <w:left w:val="none" w:sz="0" w:space="0" w:color="auto"/>
                <w:bottom w:val="none" w:sz="0" w:space="0" w:color="auto"/>
                <w:right w:val="none" w:sz="0" w:space="0" w:color="auto"/>
              </w:divBdr>
            </w:div>
            <w:div w:id="1758554011">
              <w:marLeft w:val="0"/>
              <w:marRight w:val="0"/>
              <w:marTop w:val="0"/>
              <w:marBottom w:val="0"/>
              <w:divBdr>
                <w:top w:val="none" w:sz="0" w:space="0" w:color="auto"/>
                <w:left w:val="none" w:sz="0" w:space="0" w:color="auto"/>
                <w:bottom w:val="none" w:sz="0" w:space="0" w:color="auto"/>
                <w:right w:val="none" w:sz="0" w:space="0" w:color="auto"/>
              </w:divBdr>
            </w:div>
            <w:div w:id="2091198549">
              <w:marLeft w:val="0"/>
              <w:marRight w:val="0"/>
              <w:marTop w:val="0"/>
              <w:marBottom w:val="0"/>
              <w:divBdr>
                <w:top w:val="none" w:sz="0" w:space="0" w:color="auto"/>
                <w:left w:val="none" w:sz="0" w:space="0" w:color="auto"/>
                <w:bottom w:val="none" w:sz="0" w:space="0" w:color="auto"/>
                <w:right w:val="none" w:sz="0" w:space="0" w:color="auto"/>
              </w:divBdr>
            </w:div>
          </w:divsChild>
        </w:div>
        <w:div w:id="746852782">
          <w:marLeft w:val="0"/>
          <w:marRight w:val="0"/>
          <w:marTop w:val="0"/>
          <w:marBottom w:val="0"/>
          <w:divBdr>
            <w:top w:val="none" w:sz="0" w:space="0" w:color="auto"/>
            <w:left w:val="none" w:sz="0" w:space="0" w:color="auto"/>
            <w:bottom w:val="none" w:sz="0" w:space="0" w:color="auto"/>
            <w:right w:val="none" w:sz="0" w:space="0" w:color="auto"/>
          </w:divBdr>
          <w:divsChild>
            <w:div w:id="162474912">
              <w:marLeft w:val="-75"/>
              <w:marRight w:val="0"/>
              <w:marTop w:val="30"/>
              <w:marBottom w:val="30"/>
              <w:divBdr>
                <w:top w:val="none" w:sz="0" w:space="0" w:color="auto"/>
                <w:left w:val="none" w:sz="0" w:space="0" w:color="auto"/>
                <w:bottom w:val="none" w:sz="0" w:space="0" w:color="auto"/>
                <w:right w:val="none" w:sz="0" w:space="0" w:color="auto"/>
              </w:divBdr>
              <w:divsChild>
                <w:div w:id="285233132">
                  <w:marLeft w:val="0"/>
                  <w:marRight w:val="0"/>
                  <w:marTop w:val="0"/>
                  <w:marBottom w:val="0"/>
                  <w:divBdr>
                    <w:top w:val="none" w:sz="0" w:space="0" w:color="auto"/>
                    <w:left w:val="none" w:sz="0" w:space="0" w:color="auto"/>
                    <w:bottom w:val="none" w:sz="0" w:space="0" w:color="auto"/>
                    <w:right w:val="none" w:sz="0" w:space="0" w:color="auto"/>
                  </w:divBdr>
                  <w:divsChild>
                    <w:div w:id="966353554">
                      <w:marLeft w:val="0"/>
                      <w:marRight w:val="0"/>
                      <w:marTop w:val="0"/>
                      <w:marBottom w:val="0"/>
                      <w:divBdr>
                        <w:top w:val="none" w:sz="0" w:space="0" w:color="auto"/>
                        <w:left w:val="none" w:sz="0" w:space="0" w:color="auto"/>
                        <w:bottom w:val="none" w:sz="0" w:space="0" w:color="auto"/>
                        <w:right w:val="none" w:sz="0" w:space="0" w:color="auto"/>
                      </w:divBdr>
                    </w:div>
                  </w:divsChild>
                </w:div>
                <w:div w:id="548348503">
                  <w:marLeft w:val="0"/>
                  <w:marRight w:val="0"/>
                  <w:marTop w:val="0"/>
                  <w:marBottom w:val="0"/>
                  <w:divBdr>
                    <w:top w:val="none" w:sz="0" w:space="0" w:color="auto"/>
                    <w:left w:val="none" w:sz="0" w:space="0" w:color="auto"/>
                    <w:bottom w:val="none" w:sz="0" w:space="0" w:color="auto"/>
                    <w:right w:val="none" w:sz="0" w:space="0" w:color="auto"/>
                  </w:divBdr>
                  <w:divsChild>
                    <w:div w:id="1432581593">
                      <w:marLeft w:val="0"/>
                      <w:marRight w:val="0"/>
                      <w:marTop w:val="0"/>
                      <w:marBottom w:val="0"/>
                      <w:divBdr>
                        <w:top w:val="none" w:sz="0" w:space="0" w:color="auto"/>
                        <w:left w:val="none" w:sz="0" w:space="0" w:color="auto"/>
                        <w:bottom w:val="none" w:sz="0" w:space="0" w:color="auto"/>
                        <w:right w:val="none" w:sz="0" w:space="0" w:color="auto"/>
                      </w:divBdr>
                    </w:div>
                  </w:divsChild>
                </w:div>
                <w:div w:id="674309762">
                  <w:marLeft w:val="0"/>
                  <w:marRight w:val="0"/>
                  <w:marTop w:val="0"/>
                  <w:marBottom w:val="0"/>
                  <w:divBdr>
                    <w:top w:val="none" w:sz="0" w:space="0" w:color="auto"/>
                    <w:left w:val="none" w:sz="0" w:space="0" w:color="auto"/>
                    <w:bottom w:val="none" w:sz="0" w:space="0" w:color="auto"/>
                    <w:right w:val="none" w:sz="0" w:space="0" w:color="auto"/>
                  </w:divBdr>
                  <w:divsChild>
                    <w:div w:id="355277720">
                      <w:marLeft w:val="0"/>
                      <w:marRight w:val="0"/>
                      <w:marTop w:val="0"/>
                      <w:marBottom w:val="0"/>
                      <w:divBdr>
                        <w:top w:val="none" w:sz="0" w:space="0" w:color="auto"/>
                        <w:left w:val="none" w:sz="0" w:space="0" w:color="auto"/>
                        <w:bottom w:val="none" w:sz="0" w:space="0" w:color="auto"/>
                        <w:right w:val="none" w:sz="0" w:space="0" w:color="auto"/>
                      </w:divBdr>
                    </w:div>
                  </w:divsChild>
                </w:div>
                <w:div w:id="953559084">
                  <w:marLeft w:val="0"/>
                  <w:marRight w:val="0"/>
                  <w:marTop w:val="0"/>
                  <w:marBottom w:val="0"/>
                  <w:divBdr>
                    <w:top w:val="none" w:sz="0" w:space="0" w:color="auto"/>
                    <w:left w:val="none" w:sz="0" w:space="0" w:color="auto"/>
                    <w:bottom w:val="none" w:sz="0" w:space="0" w:color="auto"/>
                    <w:right w:val="none" w:sz="0" w:space="0" w:color="auto"/>
                  </w:divBdr>
                  <w:divsChild>
                    <w:div w:id="412625260">
                      <w:marLeft w:val="0"/>
                      <w:marRight w:val="0"/>
                      <w:marTop w:val="0"/>
                      <w:marBottom w:val="0"/>
                      <w:divBdr>
                        <w:top w:val="none" w:sz="0" w:space="0" w:color="auto"/>
                        <w:left w:val="none" w:sz="0" w:space="0" w:color="auto"/>
                        <w:bottom w:val="none" w:sz="0" w:space="0" w:color="auto"/>
                        <w:right w:val="none" w:sz="0" w:space="0" w:color="auto"/>
                      </w:divBdr>
                    </w:div>
                  </w:divsChild>
                </w:div>
                <w:div w:id="1502622215">
                  <w:marLeft w:val="0"/>
                  <w:marRight w:val="0"/>
                  <w:marTop w:val="0"/>
                  <w:marBottom w:val="0"/>
                  <w:divBdr>
                    <w:top w:val="none" w:sz="0" w:space="0" w:color="auto"/>
                    <w:left w:val="none" w:sz="0" w:space="0" w:color="auto"/>
                    <w:bottom w:val="none" w:sz="0" w:space="0" w:color="auto"/>
                    <w:right w:val="none" w:sz="0" w:space="0" w:color="auto"/>
                  </w:divBdr>
                  <w:divsChild>
                    <w:div w:id="561251981">
                      <w:marLeft w:val="0"/>
                      <w:marRight w:val="0"/>
                      <w:marTop w:val="0"/>
                      <w:marBottom w:val="0"/>
                      <w:divBdr>
                        <w:top w:val="none" w:sz="0" w:space="0" w:color="auto"/>
                        <w:left w:val="none" w:sz="0" w:space="0" w:color="auto"/>
                        <w:bottom w:val="none" w:sz="0" w:space="0" w:color="auto"/>
                        <w:right w:val="none" w:sz="0" w:space="0" w:color="auto"/>
                      </w:divBdr>
                    </w:div>
                  </w:divsChild>
                </w:div>
                <w:div w:id="1845432235">
                  <w:marLeft w:val="0"/>
                  <w:marRight w:val="0"/>
                  <w:marTop w:val="0"/>
                  <w:marBottom w:val="0"/>
                  <w:divBdr>
                    <w:top w:val="none" w:sz="0" w:space="0" w:color="auto"/>
                    <w:left w:val="none" w:sz="0" w:space="0" w:color="auto"/>
                    <w:bottom w:val="none" w:sz="0" w:space="0" w:color="auto"/>
                    <w:right w:val="none" w:sz="0" w:space="0" w:color="auto"/>
                  </w:divBdr>
                  <w:divsChild>
                    <w:div w:id="1604613024">
                      <w:marLeft w:val="0"/>
                      <w:marRight w:val="0"/>
                      <w:marTop w:val="0"/>
                      <w:marBottom w:val="0"/>
                      <w:divBdr>
                        <w:top w:val="none" w:sz="0" w:space="0" w:color="auto"/>
                        <w:left w:val="none" w:sz="0" w:space="0" w:color="auto"/>
                        <w:bottom w:val="none" w:sz="0" w:space="0" w:color="auto"/>
                        <w:right w:val="none" w:sz="0" w:space="0" w:color="auto"/>
                      </w:divBdr>
                    </w:div>
                    <w:div w:id="20061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15362">
          <w:marLeft w:val="0"/>
          <w:marRight w:val="0"/>
          <w:marTop w:val="0"/>
          <w:marBottom w:val="0"/>
          <w:divBdr>
            <w:top w:val="none" w:sz="0" w:space="0" w:color="auto"/>
            <w:left w:val="none" w:sz="0" w:space="0" w:color="auto"/>
            <w:bottom w:val="none" w:sz="0" w:space="0" w:color="auto"/>
            <w:right w:val="none" w:sz="0" w:space="0" w:color="auto"/>
          </w:divBdr>
          <w:divsChild>
            <w:div w:id="62220679">
              <w:marLeft w:val="0"/>
              <w:marRight w:val="0"/>
              <w:marTop w:val="0"/>
              <w:marBottom w:val="0"/>
              <w:divBdr>
                <w:top w:val="none" w:sz="0" w:space="0" w:color="auto"/>
                <w:left w:val="none" w:sz="0" w:space="0" w:color="auto"/>
                <w:bottom w:val="none" w:sz="0" w:space="0" w:color="auto"/>
                <w:right w:val="none" w:sz="0" w:space="0" w:color="auto"/>
              </w:divBdr>
            </w:div>
            <w:div w:id="213084291">
              <w:marLeft w:val="0"/>
              <w:marRight w:val="0"/>
              <w:marTop w:val="0"/>
              <w:marBottom w:val="0"/>
              <w:divBdr>
                <w:top w:val="none" w:sz="0" w:space="0" w:color="auto"/>
                <w:left w:val="none" w:sz="0" w:space="0" w:color="auto"/>
                <w:bottom w:val="none" w:sz="0" w:space="0" w:color="auto"/>
                <w:right w:val="none" w:sz="0" w:space="0" w:color="auto"/>
              </w:divBdr>
            </w:div>
            <w:div w:id="375129622">
              <w:marLeft w:val="0"/>
              <w:marRight w:val="0"/>
              <w:marTop w:val="0"/>
              <w:marBottom w:val="0"/>
              <w:divBdr>
                <w:top w:val="none" w:sz="0" w:space="0" w:color="auto"/>
                <w:left w:val="none" w:sz="0" w:space="0" w:color="auto"/>
                <w:bottom w:val="none" w:sz="0" w:space="0" w:color="auto"/>
                <w:right w:val="none" w:sz="0" w:space="0" w:color="auto"/>
              </w:divBdr>
            </w:div>
            <w:div w:id="404422713">
              <w:marLeft w:val="0"/>
              <w:marRight w:val="0"/>
              <w:marTop w:val="0"/>
              <w:marBottom w:val="0"/>
              <w:divBdr>
                <w:top w:val="none" w:sz="0" w:space="0" w:color="auto"/>
                <w:left w:val="none" w:sz="0" w:space="0" w:color="auto"/>
                <w:bottom w:val="none" w:sz="0" w:space="0" w:color="auto"/>
                <w:right w:val="none" w:sz="0" w:space="0" w:color="auto"/>
              </w:divBdr>
            </w:div>
            <w:div w:id="408573822">
              <w:marLeft w:val="0"/>
              <w:marRight w:val="0"/>
              <w:marTop w:val="0"/>
              <w:marBottom w:val="0"/>
              <w:divBdr>
                <w:top w:val="none" w:sz="0" w:space="0" w:color="auto"/>
                <w:left w:val="none" w:sz="0" w:space="0" w:color="auto"/>
                <w:bottom w:val="none" w:sz="0" w:space="0" w:color="auto"/>
                <w:right w:val="none" w:sz="0" w:space="0" w:color="auto"/>
              </w:divBdr>
            </w:div>
            <w:div w:id="473645835">
              <w:marLeft w:val="0"/>
              <w:marRight w:val="0"/>
              <w:marTop w:val="0"/>
              <w:marBottom w:val="0"/>
              <w:divBdr>
                <w:top w:val="none" w:sz="0" w:space="0" w:color="auto"/>
                <w:left w:val="none" w:sz="0" w:space="0" w:color="auto"/>
                <w:bottom w:val="none" w:sz="0" w:space="0" w:color="auto"/>
                <w:right w:val="none" w:sz="0" w:space="0" w:color="auto"/>
              </w:divBdr>
            </w:div>
            <w:div w:id="669254203">
              <w:marLeft w:val="0"/>
              <w:marRight w:val="0"/>
              <w:marTop w:val="0"/>
              <w:marBottom w:val="0"/>
              <w:divBdr>
                <w:top w:val="none" w:sz="0" w:space="0" w:color="auto"/>
                <w:left w:val="none" w:sz="0" w:space="0" w:color="auto"/>
                <w:bottom w:val="none" w:sz="0" w:space="0" w:color="auto"/>
                <w:right w:val="none" w:sz="0" w:space="0" w:color="auto"/>
              </w:divBdr>
            </w:div>
            <w:div w:id="676032584">
              <w:marLeft w:val="0"/>
              <w:marRight w:val="0"/>
              <w:marTop w:val="0"/>
              <w:marBottom w:val="0"/>
              <w:divBdr>
                <w:top w:val="none" w:sz="0" w:space="0" w:color="auto"/>
                <w:left w:val="none" w:sz="0" w:space="0" w:color="auto"/>
                <w:bottom w:val="none" w:sz="0" w:space="0" w:color="auto"/>
                <w:right w:val="none" w:sz="0" w:space="0" w:color="auto"/>
              </w:divBdr>
            </w:div>
            <w:div w:id="693656298">
              <w:marLeft w:val="0"/>
              <w:marRight w:val="0"/>
              <w:marTop w:val="0"/>
              <w:marBottom w:val="0"/>
              <w:divBdr>
                <w:top w:val="none" w:sz="0" w:space="0" w:color="auto"/>
                <w:left w:val="none" w:sz="0" w:space="0" w:color="auto"/>
                <w:bottom w:val="none" w:sz="0" w:space="0" w:color="auto"/>
                <w:right w:val="none" w:sz="0" w:space="0" w:color="auto"/>
              </w:divBdr>
            </w:div>
            <w:div w:id="804926521">
              <w:marLeft w:val="0"/>
              <w:marRight w:val="0"/>
              <w:marTop w:val="0"/>
              <w:marBottom w:val="0"/>
              <w:divBdr>
                <w:top w:val="none" w:sz="0" w:space="0" w:color="auto"/>
                <w:left w:val="none" w:sz="0" w:space="0" w:color="auto"/>
                <w:bottom w:val="none" w:sz="0" w:space="0" w:color="auto"/>
                <w:right w:val="none" w:sz="0" w:space="0" w:color="auto"/>
              </w:divBdr>
            </w:div>
            <w:div w:id="825047019">
              <w:marLeft w:val="0"/>
              <w:marRight w:val="0"/>
              <w:marTop w:val="0"/>
              <w:marBottom w:val="0"/>
              <w:divBdr>
                <w:top w:val="none" w:sz="0" w:space="0" w:color="auto"/>
                <w:left w:val="none" w:sz="0" w:space="0" w:color="auto"/>
                <w:bottom w:val="none" w:sz="0" w:space="0" w:color="auto"/>
                <w:right w:val="none" w:sz="0" w:space="0" w:color="auto"/>
              </w:divBdr>
            </w:div>
            <w:div w:id="1329360544">
              <w:marLeft w:val="0"/>
              <w:marRight w:val="0"/>
              <w:marTop w:val="0"/>
              <w:marBottom w:val="0"/>
              <w:divBdr>
                <w:top w:val="none" w:sz="0" w:space="0" w:color="auto"/>
                <w:left w:val="none" w:sz="0" w:space="0" w:color="auto"/>
                <w:bottom w:val="none" w:sz="0" w:space="0" w:color="auto"/>
                <w:right w:val="none" w:sz="0" w:space="0" w:color="auto"/>
              </w:divBdr>
            </w:div>
            <w:div w:id="1398286949">
              <w:marLeft w:val="0"/>
              <w:marRight w:val="0"/>
              <w:marTop w:val="0"/>
              <w:marBottom w:val="0"/>
              <w:divBdr>
                <w:top w:val="none" w:sz="0" w:space="0" w:color="auto"/>
                <w:left w:val="none" w:sz="0" w:space="0" w:color="auto"/>
                <w:bottom w:val="none" w:sz="0" w:space="0" w:color="auto"/>
                <w:right w:val="none" w:sz="0" w:space="0" w:color="auto"/>
              </w:divBdr>
            </w:div>
            <w:div w:id="1409889408">
              <w:marLeft w:val="0"/>
              <w:marRight w:val="0"/>
              <w:marTop w:val="0"/>
              <w:marBottom w:val="0"/>
              <w:divBdr>
                <w:top w:val="none" w:sz="0" w:space="0" w:color="auto"/>
                <w:left w:val="none" w:sz="0" w:space="0" w:color="auto"/>
                <w:bottom w:val="none" w:sz="0" w:space="0" w:color="auto"/>
                <w:right w:val="none" w:sz="0" w:space="0" w:color="auto"/>
              </w:divBdr>
            </w:div>
            <w:div w:id="1709909045">
              <w:marLeft w:val="0"/>
              <w:marRight w:val="0"/>
              <w:marTop w:val="0"/>
              <w:marBottom w:val="0"/>
              <w:divBdr>
                <w:top w:val="none" w:sz="0" w:space="0" w:color="auto"/>
                <w:left w:val="none" w:sz="0" w:space="0" w:color="auto"/>
                <w:bottom w:val="none" w:sz="0" w:space="0" w:color="auto"/>
                <w:right w:val="none" w:sz="0" w:space="0" w:color="auto"/>
              </w:divBdr>
            </w:div>
            <w:div w:id="1783646000">
              <w:marLeft w:val="0"/>
              <w:marRight w:val="0"/>
              <w:marTop w:val="0"/>
              <w:marBottom w:val="0"/>
              <w:divBdr>
                <w:top w:val="none" w:sz="0" w:space="0" w:color="auto"/>
                <w:left w:val="none" w:sz="0" w:space="0" w:color="auto"/>
                <w:bottom w:val="none" w:sz="0" w:space="0" w:color="auto"/>
                <w:right w:val="none" w:sz="0" w:space="0" w:color="auto"/>
              </w:divBdr>
            </w:div>
            <w:div w:id="1789736640">
              <w:marLeft w:val="0"/>
              <w:marRight w:val="0"/>
              <w:marTop w:val="0"/>
              <w:marBottom w:val="0"/>
              <w:divBdr>
                <w:top w:val="none" w:sz="0" w:space="0" w:color="auto"/>
                <w:left w:val="none" w:sz="0" w:space="0" w:color="auto"/>
                <w:bottom w:val="none" w:sz="0" w:space="0" w:color="auto"/>
                <w:right w:val="none" w:sz="0" w:space="0" w:color="auto"/>
              </w:divBdr>
            </w:div>
            <w:div w:id="1968269347">
              <w:marLeft w:val="0"/>
              <w:marRight w:val="0"/>
              <w:marTop w:val="0"/>
              <w:marBottom w:val="0"/>
              <w:divBdr>
                <w:top w:val="none" w:sz="0" w:space="0" w:color="auto"/>
                <w:left w:val="none" w:sz="0" w:space="0" w:color="auto"/>
                <w:bottom w:val="none" w:sz="0" w:space="0" w:color="auto"/>
                <w:right w:val="none" w:sz="0" w:space="0" w:color="auto"/>
              </w:divBdr>
            </w:div>
            <w:div w:id="2035184264">
              <w:marLeft w:val="0"/>
              <w:marRight w:val="0"/>
              <w:marTop w:val="0"/>
              <w:marBottom w:val="0"/>
              <w:divBdr>
                <w:top w:val="none" w:sz="0" w:space="0" w:color="auto"/>
                <w:left w:val="none" w:sz="0" w:space="0" w:color="auto"/>
                <w:bottom w:val="none" w:sz="0" w:space="0" w:color="auto"/>
                <w:right w:val="none" w:sz="0" w:space="0" w:color="auto"/>
              </w:divBdr>
            </w:div>
          </w:divsChild>
        </w:div>
        <w:div w:id="777263681">
          <w:marLeft w:val="0"/>
          <w:marRight w:val="0"/>
          <w:marTop w:val="0"/>
          <w:marBottom w:val="0"/>
          <w:divBdr>
            <w:top w:val="none" w:sz="0" w:space="0" w:color="auto"/>
            <w:left w:val="none" w:sz="0" w:space="0" w:color="auto"/>
            <w:bottom w:val="none" w:sz="0" w:space="0" w:color="auto"/>
            <w:right w:val="none" w:sz="0" w:space="0" w:color="auto"/>
          </w:divBdr>
          <w:divsChild>
            <w:div w:id="13923616">
              <w:marLeft w:val="0"/>
              <w:marRight w:val="0"/>
              <w:marTop w:val="0"/>
              <w:marBottom w:val="0"/>
              <w:divBdr>
                <w:top w:val="none" w:sz="0" w:space="0" w:color="auto"/>
                <w:left w:val="none" w:sz="0" w:space="0" w:color="auto"/>
                <w:bottom w:val="none" w:sz="0" w:space="0" w:color="auto"/>
                <w:right w:val="none" w:sz="0" w:space="0" w:color="auto"/>
              </w:divBdr>
            </w:div>
            <w:div w:id="80107098">
              <w:marLeft w:val="0"/>
              <w:marRight w:val="0"/>
              <w:marTop w:val="0"/>
              <w:marBottom w:val="0"/>
              <w:divBdr>
                <w:top w:val="none" w:sz="0" w:space="0" w:color="auto"/>
                <w:left w:val="none" w:sz="0" w:space="0" w:color="auto"/>
                <w:bottom w:val="none" w:sz="0" w:space="0" w:color="auto"/>
                <w:right w:val="none" w:sz="0" w:space="0" w:color="auto"/>
              </w:divBdr>
            </w:div>
            <w:div w:id="211114427">
              <w:marLeft w:val="0"/>
              <w:marRight w:val="0"/>
              <w:marTop w:val="0"/>
              <w:marBottom w:val="0"/>
              <w:divBdr>
                <w:top w:val="none" w:sz="0" w:space="0" w:color="auto"/>
                <w:left w:val="none" w:sz="0" w:space="0" w:color="auto"/>
                <w:bottom w:val="none" w:sz="0" w:space="0" w:color="auto"/>
                <w:right w:val="none" w:sz="0" w:space="0" w:color="auto"/>
              </w:divBdr>
            </w:div>
            <w:div w:id="309140208">
              <w:marLeft w:val="0"/>
              <w:marRight w:val="0"/>
              <w:marTop w:val="0"/>
              <w:marBottom w:val="0"/>
              <w:divBdr>
                <w:top w:val="none" w:sz="0" w:space="0" w:color="auto"/>
                <w:left w:val="none" w:sz="0" w:space="0" w:color="auto"/>
                <w:bottom w:val="none" w:sz="0" w:space="0" w:color="auto"/>
                <w:right w:val="none" w:sz="0" w:space="0" w:color="auto"/>
              </w:divBdr>
            </w:div>
            <w:div w:id="419908643">
              <w:marLeft w:val="0"/>
              <w:marRight w:val="0"/>
              <w:marTop w:val="0"/>
              <w:marBottom w:val="0"/>
              <w:divBdr>
                <w:top w:val="none" w:sz="0" w:space="0" w:color="auto"/>
                <w:left w:val="none" w:sz="0" w:space="0" w:color="auto"/>
                <w:bottom w:val="none" w:sz="0" w:space="0" w:color="auto"/>
                <w:right w:val="none" w:sz="0" w:space="0" w:color="auto"/>
              </w:divBdr>
            </w:div>
            <w:div w:id="497774076">
              <w:marLeft w:val="0"/>
              <w:marRight w:val="0"/>
              <w:marTop w:val="0"/>
              <w:marBottom w:val="0"/>
              <w:divBdr>
                <w:top w:val="none" w:sz="0" w:space="0" w:color="auto"/>
                <w:left w:val="none" w:sz="0" w:space="0" w:color="auto"/>
                <w:bottom w:val="none" w:sz="0" w:space="0" w:color="auto"/>
                <w:right w:val="none" w:sz="0" w:space="0" w:color="auto"/>
              </w:divBdr>
            </w:div>
            <w:div w:id="589244399">
              <w:marLeft w:val="0"/>
              <w:marRight w:val="0"/>
              <w:marTop w:val="0"/>
              <w:marBottom w:val="0"/>
              <w:divBdr>
                <w:top w:val="none" w:sz="0" w:space="0" w:color="auto"/>
                <w:left w:val="none" w:sz="0" w:space="0" w:color="auto"/>
                <w:bottom w:val="none" w:sz="0" w:space="0" w:color="auto"/>
                <w:right w:val="none" w:sz="0" w:space="0" w:color="auto"/>
              </w:divBdr>
            </w:div>
            <w:div w:id="679890107">
              <w:marLeft w:val="0"/>
              <w:marRight w:val="0"/>
              <w:marTop w:val="0"/>
              <w:marBottom w:val="0"/>
              <w:divBdr>
                <w:top w:val="none" w:sz="0" w:space="0" w:color="auto"/>
                <w:left w:val="none" w:sz="0" w:space="0" w:color="auto"/>
                <w:bottom w:val="none" w:sz="0" w:space="0" w:color="auto"/>
                <w:right w:val="none" w:sz="0" w:space="0" w:color="auto"/>
              </w:divBdr>
            </w:div>
            <w:div w:id="708605483">
              <w:marLeft w:val="0"/>
              <w:marRight w:val="0"/>
              <w:marTop w:val="0"/>
              <w:marBottom w:val="0"/>
              <w:divBdr>
                <w:top w:val="none" w:sz="0" w:space="0" w:color="auto"/>
                <w:left w:val="none" w:sz="0" w:space="0" w:color="auto"/>
                <w:bottom w:val="none" w:sz="0" w:space="0" w:color="auto"/>
                <w:right w:val="none" w:sz="0" w:space="0" w:color="auto"/>
              </w:divBdr>
            </w:div>
            <w:div w:id="936408313">
              <w:marLeft w:val="0"/>
              <w:marRight w:val="0"/>
              <w:marTop w:val="0"/>
              <w:marBottom w:val="0"/>
              <w:divBdr>
                <w:top w:val="none" w:sz="0" w:space="0" w:color="auto"/>
                <w:left w:val="none" w:sz="0" w:space="0" w:color="auto"/>
                <w:bottom w:val="none" w:sz="0" w:space="0" w:color="auto"/>
                <w:right w:val="none" w:sz="0" w:space="0" w:color="auto"/>
              </w:divBdr>
            </w:div>
            <w:div w:id="1133477705">
              <w:marLeft w:val="0"/>
              <w:marRight w:val="0"/>
              <w:marTop w:val="0"/>
              <w:marBottom w:val="0"/>
              <w:divBdr>
                <w:top w:val="none" w:sz="0" w:space="0" w:color="auto"/>
                <w:left w:val="none" w:sz="0" w:space="0" w:color="auto"/>
                <w:bottom w:val="none" w:sz="0" w:space="0" w:color="auto"/>
                <w:right w:val="none" w:sz="0" w:space="0" w:color="auto"/>
              </w:divBdr>
            </w:div>
            <w:div w:id="1186870918">
              <w:marLeft w:val="0"/>
              <w:marRight w:val="0"/>
              <w:marTop w:val="0"/>
              <w:marBottom w:val="0"/>
              <w:divBdr>
                <w:top w:val="none" w:sz="0" w:space="0" w:color="auto"/>
                <w:left w:val="none" w:sz="0" w:space="0" w:color="auto"/>
                <w:bottom w:val="none" w:sz="0" w:space="0" w:color="auto"/>
                <w:right w:val="none" w:sz="0" w:space="0" w:color="auto"/>
              </w:divBdr>
            </w:div>
            <w:div w:id="1190413114">
              <w:marLeft w:val="0"/>
              <w:marRight w:val="0"/>
              <w:marTop w:val="0"/>
              <w:marBottom w:val="0"/>
              <w:divBdr>
                <w:top w:val="none" w:sz="0" w:space="0" w:color="auto"/>
                <w:left w:val="none" w:sz="0" w:space="0" w:color="auto"/>
                <w:bottom w:val="none" w:sz="0" w:space="0" w:color="auto"/>
                <w:right w:val="none" w:sz="0" w:space="0" w:color="auto"/>
              </w:divBdr>
            </w:div>
            <w:div w:id="1450585980">
              <w:marLeft w:val="0"/>
              <w:marRight w:val="0"/>
              <w:marTop w:val="0"/>
              <w:marBottom w:val="0"/>
              <w:divBdr>
                <w:top w:val="none" w:sz="0" w:space="0" w:color="auto"/>
                <w:left w:val="none" w:sz="0" w:space="0" w:color="auto"/>
                <w:bottom w:val="none" w:sz="0" w:space="0" w:color="auto"/>
                <w:right w:val="none" w:sz="0" w:space="0" w:color="auto"/>
              </w:divBdr>
            </w:div>
            <w:div w:id="1506893601">
              <w:marLeft w:val="0"/>
              <w:marRight w:val="0"/>
              <w:marTop w:val="0"/>
              <w:marBottom w:val="0"/>
              <w:divBdr>
                <w:top w:val="none" w:sz="0" w:space="0" w:color="auto"/>
                <w:left w:val="none" w:sz="0" w:space="0" w:color="auto"/>
                <w:bottom w:val="none" w:sz="0" w:space="0" w:color="auto"/>
                <w:right w:val="none" w:sz="0" w:space="0" w:color="auto"/>
              </w:divBdr>
            </w:div>
            <w:div w:id="1647469036">
              <w:marLeft w:val="0"/>
              <w:marRight w:val="0"/>
              <w:marTop w:val="0"/>
              <w:marBottom w:val="0"/>
              <w:divBdr>
                <w:top w:val="none" w:sz="0" w:space="0" w:color="auto"/>
                <w:left w:val="none" w:sz="0" w:space="0" w:color="auto"/>
                <w:bottom w:val="none" w:sz="0" w:space="0" w:color="auto"/>
                <w:right w:val="none" w:sz="0" w:space="0" w:color="auto"/>
              </w:divBdr>
            </w:div>
            <w:div w:id="1882282550">
              <w:marLeft w:val="0"/>
              <w:marRight w:val="0"/>
              <w:marTop w:val="0"/>
              <w:marBottom w:val="0"/>
              <w:divBdr>
                <w:top w:val="none" w:sz="0" w:space="0" w:color="auto"/>
                <w:left w:val="none" w:sz="0" w:space="0" w:color="auto"/>
                <w:bottom w:val="none" w:sz="0" w:space="0" w:color="auto"/>
                <w:right w:val="none" w:sz="0" w:space="0" w:color="auto"/>
              </w:divBdr>
            </w:div>
            <w:div w:id="1941446951">
              <w:marLeft w:val="0"/>
              <w:marRight w:val="0"/>
              <w:marTop w:val="0"/>
              <w:marBottom w:val="0"/>
              <w:divBdr>
                <w:top w:val="none" w:sz="0" w:space="0" w:color="auto"/>
                <w:left w:val="none" w:sz="0" w:space="0" w:color="auto"/>
                <w:bottom w:val="none" w:sz="0" w:space="0" w:color="auto"/>
                <w:right w:val="none" w:sz="0" w:space="0" w:color="auto"/>
              </w:divBdr>
            </w:div>
            <w:div w:id="2061859728">
              <w:marLeft w:val="0"/>
              <w:marRight w:val="0"/>
              <w:marTop w:val="0"/>
              <w:marBottom w:val="0"/>
              <w:divBdr>
                <w:top w:val="none" w:sz="0" w:space="0" w:color="auto"/>
                <w:left w:val="none" w:sz="0" w:space="0" w:color="auto"/>
                <w:bottom w:val="none" w:sz="0" w:space="0" w:color="auto"/>
                <w:right w:val="none" w:sz="0" w:space="0" w:color="auto"/>
              </w:divBdr>
            </w:div>
            <w:div w:id="2142453479">
              <w:marLeft w:val="0"/>
              <w:marRight w:val="0"/>
              <w:marTop w:val="0"/>
              <w:marBottom w:val="0"/>
              <w:divBdr>
                <w:top w:val="none" w:sz="0" w:space="0" w:color="auto"/>
                <w:left w:val="none" w:sz="0" w:space="0" w:color="auto"/>
                <w:bottom w:val="none" w:sz="0" w:space="0" w:color="auto"/>
                <w:right w:val="none" w:sz="0" w:space="0" w:color="auto"/>
              </w:divBdr>
            </w:div>
          </w:divsChild>
        </w:div>
        <w:div w:id="826821891">
          <w:marLeft w:val="0"/>
          <w:marRight w:val="0"/>
          <w:marTop w:val="0"/>
          <w:marBottom w:val="0"/>
          <w:divBdr>
            <w:top w:val="none" w:sz="0" w:space="0" w:color="auto"/>
            <w:left w:val="none" w:sz="0" w:space="0" w:color="auto"/>
            <w:bottom w:val="none" w:sz="0" w:space="0" w:color="auto"/>
            <w:right w:val="none" w:sz="0" w:space="0" w:color="auto"/>
          </w:divBdr>
          <w:divsChild>
            <w:div w:id="67727848">
              <w:marLeft w:val="0"/>
              <w:marRight w:val="0"/>
              <w:marTop w:val="0"/>
              <w:marBottom w:val="0"/>
              <w:divBdr>
                <w:top w:val="none" w:sz="0" w:space="0" w:color="auto"/>
                <w:left w:val="none" w:sz="0" w:space="0" w:color="auto"/>
                <w:bottom w:val="none" w:sz="0" w:space="0" w:color="auto"/>
                <w:right w:val="none" w:sz="0" w:space="0" w:color="auto"/>
              </w:divBdr>
            </w:div>
            <w:div w:id="86123111">
              <w:marLeft w:val="0"/>
              <w:marRight w:val="0"/>
              <w:marTop w:val="0"/>
              <w:marBottom w:val="0"/>
              <w:divBdr>
                <w:top w:val="none" w:sz="0" w:space="0" w:color="auto"/>
                <w:left w:val="none" w:sz="0" w:space="0" w:color="auto"/>
                <w:bottom w:val="none" w:sz="0" w:space="0" w:color="auto"/>
                <w:right w:val="none" w:sz="0" w:space="0" w:color="auto"/>
              </w:divBdr>
            </w:div>
            <w:div w:id="156112046">
              <w:marLeft w:val="0"/>
              <w:marRight w:val="0"/>
              <w:marTop w:val="0"/>
              <w:marBottom w:val="0"/>
              <w:divBdr>
                <w:top w:val="none" w:sz="0" w:space="0" w:color="auto"/>
                <w:left w:val="none" w:sz="0" w:space="0" w:color="auto"/>
                <w:bottom w:val="none" w:sz="0" w:space="0" w:color="auto"/>
                <w:right w:val="none" w:sz="0" w:space="0" w:color="auto"/>
              </w:divBdr>
            </w:div>
            <w:div w:id="370344888">
              <w:marLeft w:val="0"/>
              <w:marRight w:val="0"/>
              <w:marTop w:val="0"/>
              <w:marBottom w:val="0"/>
              <w:divBdr>
                <w:top w:val="none" w:sz="0" w:space="0" w:color="auto"/>
                <w:left w:val="none" w:sz="0" w:space="0" w:color="auto"/>
                <w:bottom w:val="none" w:sz="0" w:space="0" w:color="auto"/>
                <w:right w:val="none" w:sz="0" w:space="0" w:color="auto"/>
              </w:divBdr>
            </w:div>
            <w:div w:id="430245219">
              <w:marLeft w:val="0"/>
              <w:marRight w:val="0"/>
              <w:marTop w:val="0"/>
              <w:marBottom w:val="0"/>
              <w:divBdr>
                <w:top w:val="none" w:sz="0" w:space="0" w:color="auto"/>
                <w:left w:val="none" w:sz="0" w:space="0" w:color="auto"/>
                <w:bottom w:val="none" w:sz="0" w:space="0" w:color="auto"/>
                <w:right w:val="none" w:sz="0" w:space="0" w:color="auto"/>
              </w:divBdr>
            </w:div>
            <w:div w:id="442499574">
              <w:marLeft w:val="0"/>
              <w:marRight w:val="0"/>
              <w:marTop w:val="0"/>
              <w:marBottom w:val="0"/>
              <w:divBdr>
                <w:top w:val="none" w:sz="0" w:space="0" w:color="auto"/>
                <w:left w:val="none" w:sz="0" w:space="0" w:color="auto"/>
                <w:bottom w:val="none" w:sz="0" w:space="0" w:color="auto"/>
                <w:right w:val="none" w:sz="0" w:space="0" w:color="auto"/>
              </w:divBdr>
            </w:div>
            <w:div w:id="597060172">
              <w:marLeft w:val="0"/>
              <w:marRight w:val="0"/>
              <w:marTop w:val="0"/>
              <w:marBottom w:val="0"/>
              <w:divBdr>
                <w:top w:val="none" w:sz="0" w:space="0" w:color="auto"/>
                <w:left w:val="none" w:sz="0" w:space="0" w:color="auto"/>
                <w:bottom w:val="none" w:sz="0" w:space="0" w:color="auto"/>
                <w:right w:val="none" w:sz="0" w:space="0" w:color="auto"/>
              </w:divBdr>
            </w:div>
            <w:div w:id="829717145">
              <w:marLeft w:val="0"/>
              <w:marRight w:val="0"/>
              <w:marTop w:val="0"/>
              <w:marBottom w:val="0"/>
              <w:divBdr>
                <w:top w:val="none" w:sz="0" w:space="0" w:color="auto"/>
                <w:left w:val="none" w:sz="0" w:space="0" w:color="auto"/>
                <w:bottom w:val="none" w:sz="0" w:space="0" w:color="auto"/>
                <w:right w:val="none" w:sz="0" w:space="0" w:color="auto"/>
              </w:divBdr>
            </w:div>
            <w:div w:id="865099323">
              <w:marLeft w:val="0"/>
              <w:marRight w:val="0"/>
              <w:marTop w:val="0"/>
              <w:marBottom w:val="0"/>
              <w:divBdr>
                <w:top w:val="none" w:sz="0" w:space="0" w:color="auto"/>
                <w:left w:val="none" w:sz="0" w:space="0" w:color="auto"/>
                <w:bottom w:val="none" w:sz="0" w:space="0" w:color="auto"/>
                <w:right w:val="none" w:sz="0" w:space="0" w:color="auto"/>
              </w:divBdr>
            </w:div>
            <w:div w:id="916279432">
              <w:marLeft w:val="0"/>
              <w:marRight w:val="0"/>
              <w:marTop w:val="0"/>
              <w:marBottom w:val="0"/>
              <w:divBdr>
                <w:top w:val="none" w:sz="0" w:space="0" w:color="auto"/>
                <w:left w:val="none" w:sz="0" w:space="0" w:color="auto"/>
                <w:bottom w:val="none" w:sz="0" w:space="0" w:color="auto"/>
                <w:right w:val="none" w:sz="0" w:space="0" w:color="auto"/>
              </w:divBdr>
            </w:div>
            <w:div w:id="1053966968">
              <w:marLeft w:val="0"/>
              <w:marRight w:val="0"/>
              <w:marTop w:val="0"/>
              <w:marBottom w:val="0"/>
              <w:divBdr>
                <w:top w:val="none" w:sz="0" w:space="0" w:color="auto"/>
                <w:left w:val="none" w:sz="0" w:space="0" w:color="auto"/>
                <w:bottom w:val="none" w:sz="0" w:space="0" w:color="auto"/>
                <w:right w:val="none" w:sz="0" w:space="0" w:color="auto"/>
              </w:divBdr>
            </w:div>
            <w:div w:id="1315794296">
              <w:marLeft w:val="0"/>
              <w:marRight w:val="0"/>
              <w:marTop w:val="0"/>
              <w:marBottom w:val="0"/>
              <w:divBdr>
                <w:top w:val="none" w:sz="0" w:space="0" w:color="auto"/>
                <w:left w:val="none" w:sz="0" w:space="0" w:color="auto"/>
                <w:bottom w:val="none" w:sz="0" w:space="0" w:color="auto"/>
                <w:right w:val="none" w:sz="0" w:space="0" w:color="auto"/>
              </w:divBdr>
            </w:div>
            <w:div w:id="1367488263">
              <w:marLeft w:val="0"/>
              <w:marRight w:val="0"/>
              <w:marTop w:val="0"/>
              <w:marBottom w:val="0"/>
              <w:divBdr>
                <w:top w:val="none" w:sz="0" w:space="0" w:color="auto"/>
                <w:left w:val="none" w:sz="0" w:space="0" w:color="auto"/>
                <w:bottom w:val="none" w:sz="0" w:space="0" w:color="auto"/>
                <w:right w:val="none" w:sz="0" w:space="0" w:color="auto"/>
              </w:divBdr>
            </w:div>
            <w:div w:id="1756245500">
              <w:marLeft w:val="0"/>
              <w:marRight w:val="0"/>
              <w:marTop w:val="0"/>
              <w:marBottom w:val="0"/>
              <w:divBdr>
                <w:top w:val="none" w:sz="0" w:space="0" w:color="auto"/>
                <w:left w:val="none" w:sz="0" w:space="0" w:color="auto"/>
                <w:bottom w:val="none" w:sz="0" w:space="0" w:color="auto"/>
                <w:right w:val="none" w:sz="0" w:space="0" w:color="auto"/>
              </w:divBdr>
            </w:div>
            <w:div w:id="1756975104">
              <w:marLeft w:val="0"/>
              <w:marRight w:val="0"/>
              <w:marTop w:val="0"/>
              <w:marBottom w:val="0"/>
              <w:divBdr>
                <w:top w:val="none" w:sz="0" w:space="0" w:color="auto"/>
                <w:left w:val="none" w:sz="0" w:space="0" w:color="auto"/>
                <w:bottom w:val="none" w:sz="0" w:space="0" w:color="auto"/>
                <w:right w:val="none" w:sz="0" w:space="0" w:color="auto"/>
              </w:divBdr>
            </w:div>
            <w:div w:id="1798331893">
              <w:marLeft w:val="0"/>
              <w:marRight w:val="0"/>
              <w:marTop w:val="0"/>
              <w:marBottom w:val="0"/>
              <w:divBdr>
                <w:top w:val="none" w:sz="0" w:space="0" w:color="auto"/>
                <w:left w:val="none" w:sz="0" w:space="0" w:color="auto"/>
                <w:bottom w:val="none" w:sz="0" w:space="0" w:color="auto"/>
                <w:right w:val="none" w:sz="0" w:space="0" w:color="auto"/>
              </w:divBdr>
            </w:div>
            <w:div w:id="1978142511">
              <w:marLeft w:val="0"/>
              <w:marRight w:val="0"/>
              <w:marTop w:val="0"/>
              <w:marBottom w:val="0"/>
              <w:divBdr>
                <w:top w:val="none" w:sz="0" w:space="0" w:color="auto"/>
                <w:left w:val="none" w:sz="0" w:space="0" w:color="auto"/>
                <w:bottom w:val="none" w:sz="0" w:space="0" w:color="auto"/>
                <w:right w:val="none" w:sz="0" w:space="0" w:color="auto"/>
              </w:divBdr>
            </w:div>
            <w:div w:id="1979870325">
              <w:marLeft w:val="0"/>
              <w:marRight w:val="0"/>
              <w:marTop w:val="0"/>
              <w:marBottom w:val="0"/>
              <w:divBdr>
                <w:top w:val="none" w:sz="0" w:space="0" w:color="auto"/>
                <w:left w:val="none" w:sz="0" w:space="0" w:color="auto"/>
                <w:bottom w:val="none" w:sz="0" w:space="0" w:color="auto"/>
                <w:right w:val="none" w:sz="0" w:space="0" w:color="auto"/>
              </w:divBdr>
            </w:div>
            <w:div w:id="1984889763">
              <w:marLeft w:val="0"/>
              <w:marRight w:val="0"/>
              <w:marTop w:val="0"/>
              <w:marBottom w:val="0"/>
              <w:divBdr>
                <w:top w:val="none" w:sz="0" w:space="0" w:color="auto"/>
                <w:left w:val="none" w:sz="0" w:space="0" w:color="auto"/>
                <w:bottom w:val="none" w:sz="0" w:space="0" w:color="auto"/>
                <w:right w:val="none" w:sz="0" w:space="0" w:color="auto"/>
              </w:divBdr>
            </w:div>
            <w:div w:id="2087149608">
              <w:marLeft w:val="0"/>
              <w:marRight w:val="0"/>
              <w:marTop w:val="0"/>
              <w:marBottom w:val="0"/>
              <w:divBdr>
                <w:top w:val="none" w:sz="0" w:space="0" w:color="auto"/>
                <w:left w:val="none" w:sz="0" w:space="0" w:color="auto"/>
                <w:bottom w:val="none" w:sz="0" w:space="0" w:color="auto"/>
                <w:right w:val="none" w:sz="0" w:space="0" w:color="auto"/>
              </w:divBdr>
            </w:div>
          </w:divsChild>
        </w:div>
        <w:div w:id="920522283">
          <w:marLeft w:val="0"/>
          <w:marRight w:val="0"/>
          <w:marTop w:val="0"/>
          <w:marBottom w:val="0"/>
          <w:divBdr>
            <w:top w:val="none" w:sz="0" w:space="0" w:color="auto"/>
            <w:left w:val="none" w:sz="0" w:space="0" w:color="auto"/>
            <w:bottom w:val="none" w:sz="0" w:space="0" w:color="auto"/>
            <w:right w:val="none" w:sz="0" w:space="0" w:color="auto"/>
          </w:divBdr>
        </w:div>
        <w:div w:id="990450666">
          <w:marLeft w:val="0"/>
          <w:marRight w:val="0"/>
          <w:marTop w:val="0"/>
          <w:marBottom w:val="0"/>
          <w:divBdr>
            <w:top w:val="none" w:sz="0" w:space="0" w:color="auto"/>
            <w:left w:val="none" w:sz="0" w:space="0" w:color="auto"/>
            <w:bottom w:val="none" w:sz="0" w:space="0" w:color="auto"/>
            <w:right w:val="none" w:sz="0" w:space="0" w:color="auto"/>
          </w:divBdr>
          <w:divsChild>
            <w:div w:id="79329833">
              <w:marLeft w:val="0"/>
              <w:marRight w:val="0"/>
              <w:marTop w:val="0"/>
              <w:marBottom w:val="0"/>
              <w:divBdr>
                <w:top w:val="none" w:sz="0" w:space="0" w:color="auto"/>
                <w:left w:val="none" w:sz="0" w:space="0" w:color="auto"/>
                <w:bottom w:val="none" w:sz="0" w:space="0" w:color="auto"/>
                <w:right w:val="none" w:sz="0" w:space="0" w:color="auto"/>
              </w:divBdr>
            </w:div>
            <w:div w:id="157549438">
              <w:marLeft w:val="0"/>
              <w:marRight w:val="0"/>
              <w:marTop w:val="0"/>
              <w:marBottom w:val="0"/>
              <w:divBdr>
                <w:top w:val="none" w:sz="0" w:space="0" w:color="auto"/>
                <w:left w:val="none" w:sz="0" w:space="0" w:color="auto"/>
                <w:bottom w:val="none" w:sz="0" w:space="0" w:color="auto"/>
                <w:right w:val="none" w:sz="0" w:space="0" w:color="auto"/>
              </w:divBdr>
            </w:div>
            <w:div w:id="157623071">
              <w:marLeft w:val="0"/>
              <w:marRight w:val="0"/>
              <w:marTop w:val="0"/>
              <w:marBottom w:val="0"/>
              <w:divBdr>
                <w:top w:val="none" w:sz="0" w:space="0" w:color="auto"/>
                <w:left w:val="none" w:sz="0" w:space="0" w:color="auto"/>
                <w:bottom w:val="none" w:sz="0" w:space="0" w:color="auto"/>
                <w:right w:val="none" w:sz="0" w:space="0" w:color="auto"/>
              </w:divBdr>
            </w:div>
            <w:div w:id="218784571">
              <w:marLeft w:val="0"/>
              <w:marRight w:val="0"/>
              <w:marTop w:val="0"/>
              <w:marBottom w:val="0"/>
              <w:divBdr>
                <w:top w:val="none" w:sz="0" w:space="0" w:color="auto"/>
                <w:left w:val="none" w:sz="0" w:space="0" w:color="auto"/>
                <w:bottom w:val="none" w:sz="0" w:space="0" w:color="auto"/>
                <w:right w:val="none" w:sz="0" w:space="0" w:color="auto"/>
              </w:divBdr>
            </w:div>
            <w:div w:id="257711510">
              <w:marLeft w:val="0"/>
              <w:marRight w:val="0"/>
              <w:marTop w:val="0"/>
              <w:marBottom w:val="0"/>
              <w:divBdr>
                <w:top w:val="none" w:sz="0" w:space="0" w:color="auto"/>
                <w:left w:val="none" w:sz="0" w:space="0" w:color="auto"/>
                <w:bottom w:val="none" w:sz="0" w:space="0" w:color="auto"/>
                <w:right w:val="none" w:sz="0" w:space="0" w:color="auto"/>
              </w:divBdr>
            </w:div>
            <w:div w:id="370809362">
              <w:marLeft w:val="0"/>
              <w:marRight w:val="0"/>
              <w:marTop w:val="0"/>
              <w:marBottom w:val="0"/>
              <w:divBdr>
                <w:top w:val="none" w:sz="0" w:space="0" w:color="auto"/>
                <w:left w:val="none" w:sz="0" w:space="0" w:color="auto"/>
                <w:bottom w:val="none" w:sz="0" w:space="0" w:color="auto"/>
                <w:right w:val="none" w:sz="0" w:space="0" w:color="auto"/>
              </w:divBdr>
            </w:div>
            <w:div w:id="425616399">
              <w:marLeft w:val="0"/>
              <w:marRight w:val="0"/>
              <w:marTop w:val="0"/>
              <w:marBottom w:val="0"/>
              <w:divBdr>
                <w:top w:val="none" w:sz="0" w:space="0" w:color="auto"/>
                <w:left w:val="none" w:sz="0" w:space="0" w:color="auto"/>
                <w:bottom w:val="none" w:sz="0" w:space="0" w:color="auto"/>
                <w:right w:val="none" w:sz="0" w:space="0" w:color="auto"/>
              </w:divBdr>
            </w:div>
            <w:div w:id="527261427">
              <w:marLeft w:val="0"/>
              <w:marRight w:val="0"/>
              <w:marTop w:val="0"/>
              <w:marBottom w:val="0"/>
              <w:divBdr>
                <w:top w:val="none" w:sz="0" w:space="0" w:color="auto"/>
                <w:left w:val="none" w:sz="0" w:space="0" w:color="auto"/>
                <w:bottom w:val="none" w:sz="0" w:space="0" w:color="auto"/>
                <w:right w:val="none" w:sz="0" w:space="0" w:color="auto"/>
              </w:divBdr>
            </w:div>
            <w:div w:id="570968553">
              <w:marLeft w:val="0"/>
              <w:marRight w:val="0"/>
              <w:marTop w:val="0"/>
              <w:marBottom w:val="0"/>
              <w:divBdr>
                <w:top w:val="none" w:sz="0" w:space="0" w:color="auto"/>
                <w:left w:val="none" w:sz="0" w:space="0" w:color="auto"/>
                <w:bottom w:val="none" w:sz="0" w:space="0" w:color="auto"/>
                <w:right w:val="none" w:sz="0" w:space="0" w:color="auto"/>
              </w:divBdr>
            </w:div>
            <w:div w:id="624317645">
              <w:marLeft w:val="0"/>
              <w:marRight w:val="0"/>
              <w:marTop w:val="0"/>
              <w:marBottom w:val="0"/>
              <w:divBdr>
                <w:top w:val="none" w:sz="0" w:space="0" w:color="auto"/>
                <w:left w:val="none" w:sz="0" w:space="0" w:color="auto"/>
                <w:bottom w:val="none" w:sz="0" w:space="0" w:color="auto"/>
                <w:right w:val="none" w:sz="0" w:space="0" w:color="auto"/>
              </w:divBdr>
            </w:div>
            <w:div w:id="808784564">
              <w:marLeft w:val="0"/>
              <w:marRight w:val="0"/>
              <w:marTop w:val="0"/>
              <w:marBottom w:val="0"/>
              <w:divBdr>
                <w:top w:val="none" w:sz="0" w:space="0" w:color="auto"/>
                <w:left w:val="none" w:sz="0" w:space="0" w:color="auto"/>
                <w:bottom w:val="none" w:sz="0" w:space="0" w:color="auto"/>
                <w:right w:val="none" w:sz="0" w:space="0" w:color="auto"/>
              </w:divBdr>
            </w:div>
            <w:div w:id="1145703372">
              <w:marLeft w:val="0"/>
              <w:marRight w:val="0"/>
              <w:marTop w:val="0"/>
              <w:marBottom w:val="0"/>
              <w:divBdr>
                <w:top w:val="none" w:sz="0" w:space="0" w:color="auto"/>
                <w:left w:val="none" w:sz="0" w:space="0" w:color="auto"/>
                <w:bottom w:val="none" w:sz="0" w:space="0" w:color="auto"/>
                <w:right w:val="none" w:sz="0" w:space="0" w:color="auto"/>
              </w:divBdr>
            </w:div>
            <w:div w:id="1161385556">
              <w:marLeft w:val="0"/>
              <w:marRight w:val="0"/>
              <w:marTop w:val="0"/>
              <w:marBottom w:val="0"/>
              <w:divBdr>
                <w:top w:val="none" w:sz="0" w:space="0" w:color="auto"/>
                <w:left w:val="none" w:sz="0" w:space="0" w:color="auto"/>
                <w:bottom w:val="none" w:sz="0" w:space="0" w:color="auto"/>
                <w:right w:val="none" w:sz="0" w:space="0" w:color="auto"/>
              </w:divBdr>
            </w:div>
            <w:div w:id="1165124640">
              <w:marLeft w:val="0"/>
              <w:marRight w:val="0"/>
              <w:marTop w:val="0"/>
              <w:marBottom w:val="0"/>
              <w:divBdr>
                <w:top w:val="none" w:sz="0" w:space="0" w:color="auto"/>
                <w:left w:val="none" w:sz="0" w:space="0" w:color="auto"/>
                <w:bottom w:val="none" w:sz="0" w:space="0" w:color="auto"/>
                <w:right w:val="none" w:sz="0" w:space="0" w:color="auto"/>
              </w:divBdr>
            </w:div>
            <w:div w:id="1367175780">
              <w:marLeft w:val="0"/>
              <w:marRight w:val="0"/>
              <w:marTop w:val="0"/>
              <w:marBottom w:val="0"/>
              <w:divBdr>
                <w:top w:val="none" w:sz="0" w:space="0" w:color="auto"/>
                <w:left w:val="none" w:sz="0" w:space="0" w:color="auto"/>
                <w:bottom w:val="none" w:sz="0" w:space="0" w:color="auto"/>
                <w:right w:val="none" w:sz="0" w:space="0" w:color="auto"/>
              </w:divBdr>
            </w:div>
            <w:div w:id="1463307414">
              <w:marLeft w:val="0"/>
              <w:marRight w:val="0"/>
              <w:marTop w:val="0"/>
              <w:marBottom w:val="0"/>
              <w:divBdr>
                <w:top w:val="none" w:sz="0" w:space="0" w:color="auto"/>
                <w:left w:val="none" w:sz="0" w:space="0" w:color="auto"/>
                <w:bottom w:val="none" w:sz="0" w:space="0" w:color="auto"/>
                <w:right w:val="none" w:sz="0" w:space="0" w:color="auto"/>
              </w:divBdr>
            </w:div>
            <w:div w:id="1496526882">
              <w:marLeft w:val="0"/>
              <w:marRight w:val="0"/>
              <w:marTop w:val="0"/>
              <w:marBottom w:val="0"/>
              <w:divBdr>
                <w:top w:val="none" w:sz="0" w:space="0" w:color="auto"/>
                <w:left w:val="none" w:sz="0" w:space="0" w:color="auto"/>
                <w:bottom w:val="none" w:sz="0" w:space="0" w:color="auto"/>
                <w:right w:val="none" w:sz="0" w:space="0" w:color="auto"/>
              </w:divBdr>
            </w:div>
            <w:div w:id="1599603458">
              <w:marLeft w:val="0"/>
              <w:marRight w:val="0"/>
              <w:marTop w:val="0"/>
              <w:marBottom w:val="0"/>
              <w:divBdr>
                <w:top w:val="none" w:sz="0" w:space="0" w:color="auto"/>
                <w:left w:val="none" w:sz="0" w:space="0" w:color="auto"/>
                <w:bottom w:val="none" w:sz="0" w:space="0" w:color="auto"/>
                <w:right w:val="none" w:sz="0" w:space="0" w:color="auto"/>
              </w:divBdr>
            </w:div>
            <w:div w:id="2041587050">
              <w:marLeft w:val="0"/>
              <w:marRight w:val="0"/>
              <w:marTop w:val="0"/>
              <w:marBottom w:val="0"/>
              <w:divBdr>
                <w:top w:val="none" w:sz="0" w:space="0" w:color="auto"/>
                <w:left w:val="none" w:sz="0" w:space="0" w:color="auto"/>
                <w:bottom w:val="none" w:sz="0" w:space="0" w:color="auto"/>
                <w:right w:val="none" w:sz="0" w:space="0" w:color="auto"/>
              </w:divBdr>
            </w:div>
            <w:div w:id="2117358953">
              <w:marLeft w:val="0"/>
              <w:marRight w:val="0"/>
              <w:marTop w:val="0"/>
              <w:marBottom w:val="0"/>
              <w:divBdr>
                <w:top w:val="none" w:sz="0" w:space="0" w:color="auto"/>
                <w:left w:val="none" w:sz="0" w:space="0" w:color="auto"/>
                <w:bottom w:val="none" w:sz="0" w:space="0" w:color="auto"/>
                <w:right w:val="none" w:sz="0" w:space="0" w:color="auto"/>
              </w:divBdr>
            </w:div>
          </w:divsChild>
        </w:div>
        <w:div w:id="998314523">
          <w:marLeft w:val="0"/>
          <w:marRight w:val="0"/>
          <w:marTop w:val="0"/>
          <w:marBottom w:val="0"/>
          <w:divBdr>
            <w:top w:val="none" w:sz="0" w:space="0" w:color="auto"/>
            <w:left w:val="none" w:sz="0" w:space="0" w:color="auto"/>
            <w:bottom w:val="none" w:sz="0" w:space="0" w:color="auto"/>
            <w:right w:val="none" w:sz="0" w:space="0" w:color="auto"/>
          </w:divBdr>
          <w:divsChild>
            <w:div w:id="1368489174">
              <w:marLeft w:val="-75"/>
              <w:marRight w:val="0"/>
              <w:marTop w:val="30"/>
              <w:marBottom w:val="30"/>
              <w:divBdr>
                <w:top w:val="none" w:sz="0" w:space="0" w:color="auto"/>
                <w:left w:val="none" w:sz="0" w:space="0" w:color="auto"/>
                <w:bottom w:val="none" w:sz="0" w:space="0" w:color="auto"/>
                <w:right w:val="none" w:sz="0" w:space="0" w:color="auto"/>
              </w:divBdr>
              <w:divsChild>
                <w:div w:id="61298156">
                  <w:marLeft w:val="0"/>
                  <w:marRight w:val="0"/>
                  <w:marTop w:val="0"/>
                  <w:marBottom w:val="0"/>
                  <w:divBdr>
                    <w:top w:val="none" w:sz="0" w:space="0" w:color="auto"/>
                    <w:left w:val="none" w:sz="0" w:space="0" w:color="auto"/>
                    <w:bottom w:val="none" w:sz="0" w:space="0" w:color="auto"/>
                    <w:right w:val="none" w:sz="0" w:space="0" w:color="auto"/>
                  </w:divBdr>
                  <w:divsChild>
                    <w:div w:id="990449451">
                      <w:marLeft w:val="0"/>
                      <w:marRight w:val="0"/>
                      <w:marTop w:val="0"/>
                      <w:marBottom w:val="0"/>
                      <w:divBdr>
                        <w:top w:val="none" w:sz="0" w:space="0" w:color="auto"/>
                        <w:left w:val="none" w:sz="0" w:space="0" w:color="auto"/>
                        <w:bottom w:val="none" w:sz="0" w:space="0" w:color="auto"/>
                        <w:right w:val="none" w:sz="0" w:space="0" w:color="auto"/>
                      </w:divBdr>
                    </w:div>
                  </w:divsChild>
                </w:div>
                <w:div w:id="169223532">
                  <w:marLeft w:val="0"/>
                  <w:marRight w:val="0"/>
                  <w:marTop w:val="0"/>
                  <w:marBottom w:val="0"/>
                  <w:divBdr>
                    <w:top w:val="none" w:sz="0" w:space="0" w:color="auto"/>
                    <w:left w:val="none" w:sz="0" w:space="0" w:color="auto"/>
                    <w:bottom w:val="none" w:sz="0" w:space="0" w:color="auto"/>
                    <w:right w:val="none" w:sz="0" w:space="0" w:color="auto"/>
                  </w:divBdr>
                  <w:divsChild>
                    <w:div w:id="30618307">
                      <w:marLeft w:val="0"/>
                      <w:marRight w:val="0"/>
                      <w:marTop w:val="0"/>
                      <w:marBottom w:val="0"/>
                      <w:divBdr>
                        <w:top w:val="none" w:sz="0" w:space="0" w:color="auto"/>
                        <w:left w:val="none" w:sz="0" w:space="0" w:color="auto"/>
                        <w:bottom w:val="none" w:sz="0" w:space="0" w:color="auto"/>
                        <w:right w:val="none" w:sz="0" w:space="0" w:color="auto"/>
                      </w:divBdr>
                    </w:div>
                  </w:divsChild>
                </w:div>
                <w:div w:id="207883340">
                  <w:marLeft w:val="0"/>
                  <w:marRight w:val="0"/>
                  <w:marTop w:val="0"/>
                  <w:marBottom w:val="0"/>
                  <w:divBdr>
                    <w:top w:val="none" w:sz="0" w:space="0" w:color="auto"/>
                    <w:left w:val="none" w:sz="0" w:space="0" w:color="auto"/>
                    <w:bottom w:val="none" w:sz="0" w:space="0" w:color="auto"/>
                    <w:right w:val="none" w:sz="0" w:space="0" w:color="auto"/>
                  </w:divBdr>
                  <w:divsChild>
                    <w:div w:id="23139199">
                      <w:marLeft w:val="0"/>
                      <w:marRight w:val="0"/>
                      <w:marTop w:val="0"/>
                      <w:marBottom w:val="0"/>
                      <w:divBdr>
                        <w:top w:val="none" w:sz="0" w:space="0" w:color="auto"/>
                        <w:left w:val="none" w:sz="0" w:space="0" w:color="auto"/>
                        <w:bottom w:val="none" w:sz="0" w:space="0" w:color="auto"/>
                        <w:right w:val="none" w:sz="0" w:space="0" w:color="auto"/>
                      </w:divBdr>
                    </w:div>
                  </w:divsChild>
                </w:div>
                <w:div w:id="226189431">
                  <w:marLeft w:val="0"/>
                  <w:marRight w:val="0"/>
                  <w:marTop w:val="0"/>
                  <w:marBottom w:val="0"/>
                  <w:divBdr>
                    <w:top w:val="none" w:sz="0" w:space="0" w:color="auto"/>
                    <w:left w:val="none" w:sz="0" w:space="0" w:color="auto"/>
                    <w:bottom w:val="none" w:sz="0" w:space="0" w:color="auto"/>
                    <w:right w:val="none" w:sz="0" w:space="0" w:color="auto"/>
                  </w:divBdr>
                  <w:divsChild>
                    <w:div w:id="1235240428">
                      <w:marLeft w:val="0"/>
                      <w:marRight w:val="0"/>
                      <w:marTop w:val="0"/>
                      <w:marBottom w:val="0"/>
                      <w:divBdr>
                        <w:top w:val="none" w:sz="0" w:space="0" w:color="auto"/>
                        <w:left w:val="none" w:sz="0" w:space="0" w:color="auto"/>
                        <w:bottom w:val="none" w:sz="0" w:space="0" w:color="auto"/>
                        <w:right w:val="none" w:sz="0" w:space="0" w:color="auto"/>
                      </w:divBdr>
                    </w:div>
                  </w:divsChild>
                </w:div>
                <w:div w:id="295838243">
                  <w:marLeft w:val="0"/>
                  <w:marRight w:val="0"/>
                  <w:marTop w:val="0"/>
                  <w:marBottom w:val="0"/>
                  <w:divBdr>
                    <w:top w:val="none" w:sz="0" w:space="0" w:color="auto"/>
                    <w:left w:val="none" w:sz="0" w:space="0" w:color="auto"/>
                    <w:bottom w:val="none" w:sz="0" w:space="0" w:color="auto"/>
                    <w:right w:val="none" w:sz="0" w:space="0" w:color="auto"/>
                  </w:divBdr>
                  <w:divsChild>
                    <w:div w:id="1243376344">
                      <w:marLeft w:val="0"/>
                      <w:marRight w:val="0"/>
                      <w:marTop w:val="0"/>
                      <w:marBottom w:val="0"/>
                      <w:divBdr>
                        <w:top w:val="none" w:sz="0" w:space="0" w:color="auto"/>
                        <w:left w:val="none" w:sz="0" w:space="0" w:color="auto"/>
                        <w:bottom w:val="none" w:sz="0" w:space="0" w:color="auto"/>
                        <w:right w:val="none" w:sz="0" w:space="0" w:color="auto"/>
                      </w:divBdr>
                    </w:div>
                  </w:divsChild>
                </w:div>
                <w:div w:id="313023416">
                  <w:marLeft w:val="0"/>
                  <w:marRight w:val="0"/>
                  <w:marTop w:val="0"/>
                  <w:marBottom w:val="0"/>
                  <w:divBdr>
                    <w:top w:val="none" w:sz="0" w:space="0" w:color="auto"/>
                    <w:left w:val="none" w:sz="0" w:space="0" w:color="auto"/>
                    <w:bottom w:val="none" w:sz="0" w:space="0" w:color="auto"/>
                    <w:right w:val="none" w:sz="0" w:space="0" w:color="auto"/>
                  </w:divBdr>
                  <w:divsChild>
                    <w:div w:id="430668652">
                      <w:marLeft w:val="0"/>
                      <w:marRight w:val="0"/>
                      <w:marTop w:val="0"/>
                      <w:marBottom w:val="0"/>
                      <w:divBdr>
                        <w:top w:val="none" w:sz="0" w:space="0" w:color="auto"/>
                        <w:left w:val="none" w:sz="0" w:space="0" w:color="auto"/>
                        <w:bottom w:val="none" w:sz="0" w:space="0" w:color="auto"/>
                        <w:right w:val="none" w:sz="0" w:space="0" w:color="auto"/>
                      </w:divBdr>
                    </w:div>
                  </w:divsChild>
                </w:div>
                <w:div w:id="473567588">
                  <w:marLeft w:val="0"/>
                  <w:marRight w:val="0"/>
                  <w:marTop w:val="0"/>
                  <w:marBottom w:val="0"/>
                  <w:divBdr>
                    <w:top w:val="none" w:sz="0" w:space="0" w:color="auto"/>
                    <w:left w:val="none" w:sz="0" w:space="0" w:color="auto"/>
                    <w:bottom w:val="none" w:sz="0" w:space="0" w:color="auto"/>
                    <w:right w:val="none" w:sz="0" w:space="0" w:color="auto"/>
                  </w:divBdr>
                  <w:divsChild>
                    <w:div w:id="1350762880">
                      <w:marLeft w:val="0"/>
                      <w:marRight w:val="0"/>
                      <w:marTop w:val="0"/>
                      <w:marBottom w:val="0"/>
                      <w:divBdr>
                        <w:top w:val="none" w:sz="0" w:space="0" w:color="auto"/>
                        <w:left w:val="none" w:sz="0" w:space="0" w:color="auto"/>
                        <w:bottom w:val="none" w:sz="0" w:space="0" w:color="auto"/>
                        <w:right w:val="none" w:sz="0" w:space="0" w:color="auto"/>
                      </w:divBdr>
                    </w:div>
                  </w:divsChild>
                </w:div>
                <w:div w:id="552618314">
                  <w:marLeft w:val="0"/>
                  <w:marRight w:val="0"/>
                  <w:marTop w:val="0"/>
                  <w:marBottom w:val="0"/>
                  <w:divBdr>
                    <w:top w:val="none" w:sz="0" w:space="0" w:color="auto"/>
                    <w:left w:val="none" w:sz="0" w:space="0" w:color="auto"/>
                    <w:bottom w:val="none" w:sz="0" w:space="0" w:color="auto"/>
                    <w:right w:val="none" w:sz="0" w:space="0" w:color="auto"/>
                  </w:divBdr>
                  <w:divsChild>
                    <w:div w:id="1689327024">
                      <w:marLeft w:val="0"/>
                      <w:marRight w:val="0"/>
                      <w:marTop w:val="0"/>
                      <w:marBottom w:val="0"/>
                      <w:divBdr>
                        <w:top w:val="none" w:sz="0" w:space="0" w:color="auto"/>
                        <w:left w:val="none" w:sz="0" w:space="0" w:color="auto"/>
                        <w:bottom w:val="none" w:sz="0" w:space="0" w:color="auto"/>
                        <w:right w:val="none" w:sz="0" w:space="0" w:color="auto"/>
                      </w:divBdr>
                    </w:div>
                  </w:divsChild>
                </w:div>
                <w:div w:id="621611596">
                  <w:marLeft w:val="0"/>
                  <w:marRight w:val="0"/>
                  <w:marTop w:val="0"/>
                  <w:marBottom w:val="0"/>
                  <w:divBdr>
                    <w:top w:val="none" w:sz="0" w:space="0" w:color="auto"/>
                    <w:left w:val="none" w:sz="0" w:space="0" w:color="auto"/>
                    <w:bottom w:val="none" w:sz="0" w:space="0" w:color="auto"/>
                    <w:right w:val="none" w:sz="0" w:space="0" w:color="auto"/>
                  </w:divBdr>
                  <w:divsChild>
                    <w:div w:id="1052537007">
                      <w:marLeft w:val="0"/>
                      <w:marRight w:val="0"/>
                      <w:marTop w:val="0"/>
                      <w:marBottom w:val="0"/>
                      <w:divBdr>
                        <w:top w:val="none" w:sz="0" w:space="0" w:color="auto"/>
                        <w:left w:val="none" w:sz="0" w:space="0" w:color="auto"/>
                        <w:bottom w:val="none" w:sz="0" w:space="0" w:color="auto"/>
                        <w:right w:val="none" w:sz="0" w:space="0" w:color="auto"/>
                      </w:divBdr>
                    </w:div>
                  </w:divsChild>
                </w:div>
                <w:div w:id="666981813">
                  <w:marLeft w:val="0"/>
                  <w:marRight w:val="0"/>
                  <w:marTop w:val="0"/>
                  <w:marBottom w:val="0"/>
                  <w:divBdr>
                    <w:top w:val="none" w:sz="0" w:space="0" w:color="auto"/>
                    <w:left w:val="none" w:sz="0" w:space="0" w:color="auto"/>
                    <w:bottom w:val="none" w:sz="0" w:space="0" w:color="auto"/>
                    <w:right w:val="none" w:sz="0" w:space="0" w:color="auto"/>
                  </w:divBdr>
                  <w:divsChild>
                    <w:div w:id="13121431">
                      <w:marLeft w:val="0"/>
                      <w:marRight w:val="0"/>
                      <w:marTop w:val="0"/>
                      <w:marBottom w:val="0"/>
                      <w:divBdr>
                        <w:top w:val="none" w:sz="0" w:space="0" w:color="auto"/>
                        <w:left w:val="none" w:sz="0" w:space="0" w:color="auto"/>
                        <w:bottom w:val="none" w:sz="0" w:space="0" w:color="auto"/>
                        <w:right w:val="none" w:sz="0" w:space="0" w:color="auto"/>
                      </w:divBdr>
                    </w:div>
                  </w:divsChild>
                </w:div>
                <w:div w:id="741869821">
                  <w:marLeft w:val="0"/>
                  <w:marRight w:val="0"/>
                  <w:marTop w:val="0"/>
                  <w:marBottom w:val="0"/>
                  <w:divBdr>
                    <w:top w:val="none" w:sz="0" w:space="0" w:color="auto"/>
                    <w:left w:val="none" w:sz="0" w:space="0" w:color="auto"/>
                    <w:bottom w:val="none" w:sz="0" w:space="0" w:color="auto"/>
                    <w:right w:val="none" w:sz="0" w:space="0" w:color="auto"/>
                  </w:divBdr>
                  <w:divsChild>
                    <w:div w:id="1037701162">
                      <w:marLeft w:val="0"/>
                      <w:marRight w:val="0"/>
                      <w:marTop w:val="0"/>
                      <w:marBottom w:val="0"/>
                      <w:divBdr>
                        <w:top w:val="none" w:sz="0" w:space="0" w:color="auto"/>
                        <w:left w:val="none" w:sz="0" w:space="0" w:color="auto"/>
                        <w:bottom w:val="none" w:sz="0" w:space="0" w:color="auto"/>
                        <w:right w:val="none" w:sz="0" w:space="0" w:color="auto"/>
                      </w:divBdr>
                    </w:div>
                  </w:divsChild>
                </w:div>
                <w:div w:id="835799534">
                  <w:marLeft w:val="0"/>
                  <w:marRight w:val="0"/>
                  <w:marTop w:val="0"/>
                  <w:marBottom w:val="0"/>
                  <w:divBdr>
                    <w:top w:val="none" w:sz="0" w:space="0" w:color="auto"/>
                    <w:left w:val="none" w:sz="0" w:space="0" w:color="auto"/>
                    <w:bottom w:val="none" w:sz="0" w:space="0" w:color="auto"/>
                    <w:right w:val="none" w:sz="0" w:space="0" w:color="auto"/>
                  </w:divBdr>
                  <w:divsChild>
                    <w:div w:id="1321039051">
                      <w:marLeft w:val="0"/>
                      <w:marRight w:val="0"/>
                      <w:marTop w:val="0"/>
                      <w:marBottom w:val="0"/>
                      <w:divBdr>
                        <w:top w:val="none" w:sz="0" w:space="0" w:color="auto"/>
                        <w:left w:val="none" w:sz="0" w:space="0" w:color="auto"/>
                        <w:bottom w:val="none" w:sz="0" w:space="0" w:color="auto"/>
                        <w:right w:val="none" w:sz="0" w:space="0" w:color="auto"/>
                      </w:divBdr>
                    </w:div>
                  </w:divsChild>
                </w:div>
                <w:div w:id="862862022">
                  <w:marLeft w:val="0"/>
                  <w:marRight w:val="0"/>
                  <w:marTop w:val="0"/>
                  <w:marBottom w:val="0"/>
                  <w:divBdr>
                    <w:top w:val="none" w:sz="0" w:space="0" w:color="auto"/>
                    <w:left w:val="none" w:sz="0" w:space="0" w:color="auto"/>
                    <w:bottom w:val="none" w:sz="0" w:space="0" w:color="auto"/>
                    <w:right w:val="none" w:sz="0" w:space="0" w:color="auto"/>
                  </w:divBdr>
                  <w:divsChild>
                    <w:div w:id="376048238">
                      <w:marLeft w:val="0"/>
                      <w:marRight w:val="0"/>
                      <w:marTop w:val="0"/>
                      <w:marBottom w:val="0"/>
                      <w:divBdr>
                        <w:top w:val="none" w:sz="0" w:space="0" w:color="auto"/>
                        <w:left w:val="none" w:sz="0" w:space="0" w:color="auto"/>
                        <w:bottom w:val="none" w:sz="0" w:space="0" w:color="auto"/>
                        <w:right w:val="none" w:sz="0" w:space="0" w:color="auto"/>
                      </w:divBdr>
                    </w:div>
                  </w:divsChild>
                </w:div>
                <w:div w:id="863135394">
                  <w:marLeft w:val="0"/>
                  <w:marRight w:val="0"/>
                  <w:marTop w:val="0"/>
                  <w:marBottom w:val="0"/>
                  <w:divBdr>
                    <w:top w:val="none" w:sz="0" w:space="0" w:color="auto"/>
                    <w:left w:val="none" w:sz="0" w:space="0" w:color="auto"/>
                    <w:bottom w:val="none" w:sz="0" w:space="0" w:color="auto"/>
                    <w:right w:val="none" w:sz="0" w:space="0" w:color="auto"/>
                  </w:divBdr>
                  <w:divsChild>
                    <w:div w:id="1011445219">
                      <w:marLeft w:val="0"/>
                      <w:marRight w:val="0"/>
                      <w:marTop w:val="0"/>
                      <w:marBottom w:val="0"/>
                      <w:divBdr>
                        <w:top w:val="none" w:sz="0" w:space="0" w:color="auto"/>
                        <w:left w:val="none" w:sz="0" w:space="0" w:color="auto"/>
                        <w:bottom w:val="none" w:sz="0" w:space="0" w:color="auto"/>
                        <w:right w:val="none" w:sz="0" w:space="0" w:color="auto"/>
                      </w:divBdr>
                    </w:div>
                  </w:divsChild>
                </w:div>
                <w:div w:id="957375690">
                  <w:marLeft w:val="0"/>
                  <w:marRight w:val="0"/>
                  <w:marTop w:val="0"/>
                  <w:marBottom w:val="0"/>
                  <w:divBdr>
                    <w:top w:val="none" w:sz="0" w:space="0" w:color="auto"/>
                    <w:left w:val="none" w:sz="0" w:space="0" w:color="auto"/>
                    <w:bottom w:val="none" w:sz="0" w:space="0" w:color="auto"/>
                    <w:right w:val="none" w:sz="0" w:space="0" w:color="auto"/>
                  </w:divBdr>
                  <w:divsChild>
                    <w:div w:id="1860973189">
                      <w:marLeft w:val="0"/>
                      <w:marRight w:val="0"/>
                      <w:marTop w:val="0"/>
                      <w:marBottom w:val="0"/>
                      <w:divBdr>
                        <w:top w:val="none" w:sz="0" w:space="0" w:color="auto"/>
                        <w:left w:val="none" w:sz="0" w:space="0" w:color="auto"/>
                        <w:bottom w:val="none" w:sz="0" w:space="0" w:color="auto"/>
                        <w:right w:val="none" w:sz="0" w:space="0" w:color="auto"/>
                      </w:divBdr>
                    </w:div>
                  </w:divsChild>
                </w:div>
                <w:div w:id="1073432663">
                  <w:marLeft w:val="0"/>
                  <w:marRight w:val="0"/>
                  <w:marTop w:val="0"/>
                  <w:marBottom w:val="0"/>
                  <w:divBdr>
                    <w:top w:val="none" w:sz="0" w:space="0" w:color="auto"/>
                    <w:left w:val="none" w:sz="0" w:space="0" w:color="auto"/>
                    <w:bottom w:val="none" w:sz="0" w:space="0" w:color="auto"/>
                    <w:right w:val="none" w:sz="0" w:space="0" w:color="auto"/>
                  </w:divBdr>
                  <w:divsChild>
                    <w:div w:id="1644190334">
                      <w:marLeft w:val="0"/>
                      <w:marRight w:val="0"/>
                      <w:marTop w:val="0"/>
                      <w:marBottom w:val="0"/>
                      <w:divBdr>
                        <w:top w:val="none" w:sz="0" w:space="0" w:color="auto"/>
                        <w:left w:val="none" w:sz="0" w:space="0" w:color="auto"/>
                        <w:bottom w:val="none" w:sz="0" w:space="0" w:color="auto"/>
                        <w:right w:val="none" w:sz="0" w:space="0" w:color="auto"/>
                      </w:divBdr>
                    </w:div>
                  </w:divsChild>
                </w:div>
                <w:div w:id="1093208864">
                  <w:marLeft w:val="0"/>
                  <w:marRight w:val="0"/>
                  <w:marTop w:val="0"/>
                  <w:marBottom w:val="0"/>
                  <w:divBdr>
                    <w:top w:val="none" w:sz="0" w:space="0" w:color="auto"/>
                    <w:left w:val="none" w:sz="0" w:space="0" w:color="auto"/>
                    <w:bottom w:val="none" w:sz="0" w:space="0" w:color="auto"/>
                    <w:right w:val="none" w:sz="0" w:space="0" w:color="auto"/>
                  </w:divBdr>
                  <w:divsChild>
                    <w:div w:id="72165694">
                      <w:marLeft w:val="0"/>
                      <w:marRight w:val="0"/>
                      <w:marTop w:val="0"/>
                      <w:marBottom w:val="0"/>
                      <w:divBdr>
                        <w:top w:val="none" w:sz="0" w:space="0" w:color="auto"/>
                        <w:left w:val="none" w:sz="0" w:space="0" w:color="auto"/>
                        <w:bottom w:val="none" w:sz="0" w:space="0" w:color="auto"/>
                        <w:right w:val="none" w:sz="0" w:space="0" w:color="auto"/>
                      </w:divBdr>
                    </w:div>
                  </w:divsChild>
                </w:div>
                <w:div w:id="1143619648">
                  <w:marLeft w:val="0"/>
                  <w:marRight w:val="0"/>
                  <w:marTop w:val="0"/>
                  <w:marBottom w:val="0"/>
                  <w:divBdr>
                    <w:top w:val="none" w:sz="0" w:space="0" w:color="auto"/>
                    <w:left w:val="none" w:sz="0" w:space="0" w:color="auto"/>
                    <w:bottom w:val="none" w:sz="0" w:space="0" w:color="auto"/>
                    <w:right w:val="none" w:sz="0" w:space="0" w:color="auto"/>
                  </w:divBdr>
                  <w:divsChild>
                    <w:div w:id="24798207">
                      <w:marLeft w:val="0"/>
                      <w:marRight w:val="0"/>
                      <w:marTop w:val="0"/>
                      <w:marBottom w:val="0"/>
                      <w:divBdr>
                        <w:top w:val="none" w:sz="0" w:space="0" w:color="auto"/>
                        <w:left w:val="none" w:sz="0" w:space="0" w:color="auto"/>
                        <w:bottom w:val="none" w:sz="0" w:space="0" w:color="auto"/>
                        <w:right w:val="none" w:sz="0" w:space="0" w:color="auto"/>
                      </w:divBdr>
                    </w:div>
                  </w:divsChild>
                </w:div>
                <w:div w:id="1182626360">
                  <w:marLeft w:val="0"/>
                  <w:marRight w:val="0"/>
                  <w:marTop w:val="0"/>
                  <w:marBottom w:val="0"/>
                  <w:divBdr>
                    <w:top w:val="none" w:sz="0" w:space="0" w:color="auto"/>
                    <w:left w:val="none" w:sz="0" w:space="0" w:color="auto"/>
                    <w:bottom w:val="none" w:sz="0" w:space="0" w:color="auto"/>
                    <w:right w:val="none" w:sz="0" w:space="0" w:color="auto"/>
                  </w:divBdr>
                  <w:divsChild>
                    <w:div w:id="926159438">
                      <w:marLeft w:val="0"/>
                      <w:marRight w:val="0"/>
                      <w:marTop w:val="0"/>
                      <w:marBottom w:val="0"/>
                      <w:divBdr>
                        <w:top w:val="none" w:sz="0" w:space="0" w:color="auto"/>
                        <w:left w:val="none" w:sz="0" w:space="0" w:color="auto"/>
                        <w:bottom w:val="none" w:sz="0" w:space="0" w:color="auto"/>
                        <w:right w:val="none" w:sz="0" w:space="0" w:color="auto"/>
                      </w:divBdr>
                    </w:div>
                  </w:divsChild>
                </w:div>
                <w:div w:id="1184980316">
                  <w:marLeft w:val="0"/>
                  <w:marRight w:val="0"/>
                  <w:marTop w:val="0"/>
                  <w:marBottom w:val="0"/>
                  <w:divBdr>
                    <w:top w:val="none" w:sz="0" w:space="0" w:color="auto"/>
                    <w:left w:val="none" w:sz="0" w:space="0" w:color="auto"/>
                    <w:bottom w:val="none" w:sz="0" w:space="0" w:color="auto"/>
                    <w:right w:val="none" w:sz="0" w:space="0" w:color="auto"/>
                  </w:divBdr>
                  <w:divsChild>
                    <w:div w:id="1261066411">
                      <w:marLeft w:val="0"/>
                      <w:marRight w:val="0"/>
                      <w:marTop w:val="0"/>
                      <w:marBottom w:val="0"/>
                      <w:divBdr>
                        <w:top w:val="none" w:sz="0" w:space="0" w:color="auto"/>
                        <w:left w:val="none" w:sz="0" w:space="0" w:color="auto"/>
                        <w:bottom w:val="none" w:sz="0" w:space="0" w:color="auto"/>
                        <w:right w:val="none" w:sz="0" w:space="0" w:color="auto"/>
                      </w:divBdr>
                    </w:div>
                  </w:divsChild>
                </w:div>
                <w:div w:id="1197767585">
                  <w:marLeft w:val="0"/>
                  <w:marRight w:val="0"/>
                  <w:marTop w:val="0"/>
                  <w:marBottom w:val="0"/>
                  <w:divBdr>
                    <w:top w:val="none" w:sz="0" w:space="0" w:color="auto"/>
                    <w:left w:val="none" w:sz="0" w:space="0" w:color="auto"/>
                    <w:bottom w:val="none" w:sz="0" w:space="0" w:color="auto"/>
                    <w:right w:val="none" w:sz="0" w:space="0" w:color="auto"/>
                  </w:divBdr>
                  <w:divsChild>
                    <w:div w:id="1255937000">
                      <w:marLeft w:val="0"/>
                      <w:marRight w:val="0"/>
                      <w:marTop w:val="0"/>
                      <w:marBottom w:val="0"/>
                      <w:divBdr>
                        <w:top w:val="none" w:sz="0" w:space="0" w:color="auto"/>
                        <w:left w:val="none" w:sz="0" w:space="0" w:color="auto"/>
                        <w:bottom w:val="none" w:sz="0" w:space="0" w:color="auto"/>
                        <w:right w:val="none" w:sz="0" w:space="0" w:color="auto"/>
                      </w:divBdr>
                    </w:div>
                  </w:divsChild>
                </w:div>
                <w:div w:id="1258829700">
                  <w:marLeft w:val="0"/>
                  <w:marRight w:val="0"/>
                  <w:marTop w:val="0"/>
                  <w:marBottom w:val="0"/>
                  <w:divBdr>
                    <w:top w:val="none" w:sz="0" w:space="0" w:color="auto"/>
                    <w:left w:val="none" w:sz="0" w:space="0" w:color="auto"/>
                    <w:bottom w:val="none" w:sz="0" w:space="0" w:color="auto"/>
                    <w:right w:val="none" w:sz="0" w:space="0" w:color="auto"/>
                  </w:divBdr>
                  <w:divsChild>
                    <w:div w:id="1328169547">
                      <w:marLeft w:val="0"/>
                      <w:marRight w:val="0"/>
                      <w:marTop w:val="0"/>
                      <w:marBottom w:val="0"/>
                      <w:divBdr>
                        <w:top w:val="none" w:sz="0" w:space="0" w:color="auto"/>
                        <w:left w:val="none" w:sz="0" w:space="0" w:color="auto"/>
                        <w:bottom w:val="none" w:sz="0" w:space="0" w:color="auto"/>
                        <w:right w:val="none" w:sz="0" w:space="0" w:color="auto"/>
                      </w:divBdr>
                    </w:div>
                  </w:divsChild>
                </w:div>
                <w:div w:id="1329793602">
                  <w:marLeft w:val="0"/>
                  <w:marRight w:val="0"/>
                  <w:marTop w:val="0"/>
                  <w:marBottom w:val="0"/>
                  <w:divBdr>
                    <w:top w:val="none" w:sz="0" w:space="0" w:color="auto"/>
                    <w:left w:val="none" w:sz="0" w:space="0" w:color="auto"/>
                    <w:bottom w:val="none" w:sz="0" w:space="0" w:color="auto"/>
                    <w:right w:val="none" w:sz="0" w:space="0" w:color="auto"/>
                  </w:divBdr>
                  <w:divsChild>
                    <w:div w:id="1583641029">
                      <w:marLeft w:val="0"/>
                      <w:marRight w:val="0"/>
                      <w:marTop w:val="0"/>
                      <w:marBottom w:val="0"/>
                      <w:divBdr>
                        <w:top w:val="none" w:sz="0" w:space="0" w:color="auto"/>
                        <w:left w:val="none" w:sz="0" w:space="0" w:color="auto"/>
                        <w:bottom w:val="none" w:sz="0" w:space="0" w:color="auto"/>
                        <w:right w:val="none" w:sz="0" w:space="0" w:color="auto"/>
                      </w:divBdr>
                    </w:div>
                  </w:divsChild>
                </w:div>
                <w:div w:id="1338270488">
                  <w:marLeft w:val="0"/>
                  <w:marRight w:val="0"/>
                  <w:marTop w:val="0"/>
                  <w:marBottom w:val="0"/>
                  <w:divBdr>
                    <w:top w:val="none" w:sz="0" w:space="0" w:color="auto"/>
                    <w:left w:val="none" w:sz="0" w:space="0" w:color="auto"/>
                    <w:bottom w:val="none" w:sz="0" w:space="0" w:color="auto"/>
                    <w:right w:val="none" w:sz="0" w:space="0" w:color="auto"/>
                  </w:divBdr>
                  <w:divsChild>
                    <w:div w:id="69280232">
                      <w:marLeft w:val="0"/>
                      <w:marRight w:val="0"/>
                      <w:marTop w:val="0"/>
                      <w:marBottom w:val="0"/>
                      <w:divBdr>
                        <w:top w:val="none" w:sz="0" w:space="0" w:color="auto"/>
                        <w:left w:val="none" w:sz="0" w:space="0" w:color="auto"/>
                        <w:bottom w:val="none" w:sz="0" w:space="0" w:color="auto"/>
                        <w:right w:val="none" w:sz="0" w:space="0" w:color="auto"/>
                      </w:divBdr>
                    </w:div>
                  </w:divsChild>
                </w:div>
                <w:div w:id="1358769731">
                  <w:marLeft w:val="0"/>
                  <w:marRight w:val="0"/>
                  <w:marTop w:val="0"/>
                  <w:marBottom w:val="0"/>
                  <w:divBdr>
                    <w:top w:val="none" w:sz="0" w:space="0" w:color="auto"/>
                    <w:left w:val="none" w:sz="0" w:space="0" w:color="auto"/>
                    <w:bottom w:val="none" w:sz="0" w:space="0" w:color="auto"/>
                    <w:right w:val="none" w:sz="0" w:space="0" w:color="auto"/>
                  </w:divBdr>
                  <w:divsChild>
                    <w:div w:id="181474854">
                      <w:marLeft w:val="0"/>
                      <w:marRight w:val="0"/>
                      <w:marTop w:val="0"/>
                      <w:marBottom w:val="0"/>
                      <w:divBdr>
                        <w:top w:val="none" w:sz="0" w:space="0" w:color="auto"/>
                        <w:left w:val="none" w:sz="0" w:space="0" w:color="auto"/>
                        <w:bottom w:val="none" w:sz="0" w:space="0" w:color="auto"/>
                        <w:right w:val="none" w:sz="0" w:space="0" w:color="auto"/>
                      </w:divBdr>
                    </w:div>
                  </w:divsChild>
                </w:div>
                <w:div w:id="1454859568">
                  <w:marLeft w:val="0"/>
                  <w:marRight w:val="0"/>
                  <w:marTop w:val="0"/>
                  <w:marBottom w:val="0"/>
                  <w:divBdr>
                    <w:top w:val="none" w:sz="0" w:space="0" w:color="auto"/>
                    <w:left w:val="none" w:sz="0" w:space="0" w:color="auto"/>
                    <w:bottom w:val="none" w:sz="0" w:space="0" w:color="auto"/>
                    <w:right w:val="none" w:sz="0" w:space="0" w:color="auto"/>
                  </w:divBdr>
                  <w:divsChild>
                    <w:div w:id="1089932144">
                      <w:marLeft w:val="0"/>
                      <w:marRight w:val="0"/>
                      <w:marTop w:val="0"/>
                      <w:marBottom w:val="0"/>
                      <w:divBdr>
                        <w:top w:val="none" w:sz="0" w:space="0" w:color="auto"/>
                        <w:left w:val="none" w:sz="0" w:space="0" w:color="auto"/>
                        <w:bottom w:val="none" w:sz="0" w:space="0" w:color="auto"/>
                        <w:right w:val="none" w:sz="0" w:space="0" w:color="auto"/>
                      </w:divBdr>
                    </w:div>
                  </w:divsChild>
                </w:div>
                <w:div w:id="1498568123">
                  <w:marLeft w:val="0"/>
                  <w:marRight w:val="0"/>
                  <w:marTop w:val="0"/>
                  <w:marBottom w:val="0"/>
                  <w:divBdr>
                    <w:top w:val="none" w:sz="0" w:space="0" w:color="auto"/>
                    <w:left w:val="none" w:sz="0" w:space="0" w:color="auto"/>
                    <w:bottom w:val="none" w:sz="0" w:space="0" w:color="auto"/>
                    <w:right w:val="none" w:sz="0" w:space="0" w:color="auto"/>
                  </w:divBdr>
                  <w:divsChild>
                    <w:div w:id="1673484223">
                      <w:marLeft w:val="0"/>
                      <w:marRight w:val="0"/>
                      <w:marTop w:val="0"/>
                      <w:marBottom w:val="0"/>
                      <w:divBdr>
                        <w:top w:val="none" w:sz="0" w:space="0" w:color="auto"/>
                        <w:left w:val="none" w:sz="0" w:space="0" w:color="auto"/>
                        <w:bottom w:val="none" w:sz="0" w:space="0" w:color="auto"/>
                        <w:right w:val="none" w:sz="0" w:space="0" w:color="auto"/>
                      </w:divBdr>
                    </w:div>
                  </w:divsChild>
                </w:div>
                <w:div w:id="1499997824">
                  <w:marLeft w:val="0"/>
                  <w:marRight w:val="0"/>
                  <w:marTop w:val="0"/>
                  <w:marBottom w:val="0"/>
                  <w:divBdr>
                    <w:top w:val="none" w:sz="0" w:space="0" w:color="auto"/>
                    <w:left w:val="none" w:sz="0" w:space="0" w:color="auto"/>
                    <w:bottom w:val="none" w:sz="0" w:space="0" w:color="auto"/>
                    <w:right w:val="none" w:sz="0" w:space="0" w:color="auto"/>
                  </w:divBdr>
                  <w:divsChild>
                    <w:div w:id="1263143529">
                      <w:marLeft w:val="0"/>
                      <w:marRight w:val="0"/>
                      <w:marTop w:val="0"/>
                      <w:marBottom w:val="0"/>
                      <w:divBdr>
                        <w:top w:val="none" w:sz="0" w:space="0" w:color="auto"/>
                        <w:left w:val="none" w:sz="0" w:space="0" w:color="auto"/>
                        <w:bottom w:val="none" w:sz="0" w:space="0" w:color="auto"/>
                        <w:right w:val="none" w:sz="0" w:space="0" w:color="auto"/>
                      </w:divBdr>
                    </w:div>
                  </w:divsChild>
                </w:div>
                <w:div w:id="1612545346">
                  <w:marLeft w:val="0"/>
                  <w:marRight w:val="0"/>
                  <w:marTop w:val="0"/>
                  <w:marBottom w:val="0"/>
                  <w:divBdr>
                    <w:top w:val="none" w:sz="0" w:space="0" w:color="auto"/>
                    <w:left w:val="none" w:sz="0" w:space="0" w:color="auto"/>
                    <w:bottom w:val="none" w:sz="0" w:space="0" w:color="auto"/>
                    <w:right w:val="none" w:sz="0" w:space="0" w:color="auto"/>
                  </w:divBdr>
                  <w:divsChild>
                    <w:div w:id="777062900">
                      <w:marLeft w:val="0"/>
                      <w:marRight w:val="0"/>
                      <w:marTop w:val="0"/>
                      <w:marBottom w:val="0"/>
                      <w:divBdr>
                        <w:top w:val="none" w:sz="0" w:space="0" w:color="auto"/>
                        <w:left w:val="none" w:sz="0" w:space="0" w:color="auto"/>
                        <w:bottom w:val="none" w:sz="0" w:space="0" w:color="auto"/>
                        <w:right w:val="none" w:sz="0" w:space="0" w:color="auto"/>
                      </w:divBdr>
                    </w:div>
                  </w:divsChild>
                </w:div>
                <w:div w:id="1640569272">
                  <w:marLeft w:val="0"/>
                  <w:marRight w:val="0"/>
                  <w:marTop w:val="0"/>
                  <w:marBottom w:val="0"/>
                  <w:divBdr>
                    <w:top w:val="none" w:sz="0" w:space="0" w:color="auto"/>
                    <w:left w:val="none" w:sz="0" w:space="0" w:color="auto"/>
                    <w:bottom w:val="none" w:sz="0" w:space="0" w:color="auto"/>
                    <w:right w:val="none" w:sz="0" w:space="0" w:color="auto"/>
                  </w:divBdr>
                  <w:divsChild>
                    <w:div w:id="1156334886">
                      <w:marLeft w:val="0"/>
                      <w:marRight w:val="0"/>
                      <w:marTop w:val="0"/>
                      <w:marBottom w:val="0"/>
                      <w:divBdr>
                        <w:top w:val="none" w:sz="0" w:space="0" w:color="auto"/>
                        <w:left w:val="none" w:sz="0" w:space="0" w:color="auto"/>
                        <w:bottom w:val="none" w:sz="0" w:space="0" w:color="auto"/>
                        <w:right w:val="none" w:sz="0" w:space="0" w:color="auto"/>
                      </w:divBdr>
                    </w:div>
                  </w:divsChild>
                </w:div>
                <w:div w:id="1977905378">
                  <w:marLeft w:val="0"/>
                  <w:marRight w:val="0"/>
                  <w:marTop w:val="0"/>
                  <w:marBottom w:val="0"/>
                  <w:divBdr>
                    <w:top w:val="none" w:sz="0" w:space="0" w:color="auto"/>
                    <w:left w:val="none" w:sz="0" w:space="0" w:color="auto"/>
                    <w:bottom w:val="none" w:sz="0" w:space="0" w:color="auto"/>
                    <w:right w:val="none" w:sz="0" w:space="0" w:color="auto"/>
                  </w:divBdr>
                  <w:divsChild>
                    <w:div w:id="1228611622">
                      <w:marLeft w:val="0"/>
                      <w:marRight w:val="0"/>
                      <w:marTop w:val="0"/>
                      <w:marBottom w:val="0"/>
                      <w:divBdr>
                        <w:top w:val="none" w:sz="0" w:space="0" w:color="auto"/>
                        <w:left w:val="none" w:sz="0" w:space="0" w:color="auto"/>
                        <w:bottom w:val="none" w:sz="0" w:space="0" w:color="auto"/>
                        <w:right w:val="none" w:sz="0" w:space="0" w:color="auto"/>
                      </w:divBdr>
                    </w:div>
                  </w:divsChild>
                </w:div>
                <w:div w:id="2047637515">
                  <w:marLeft w:val="0"/>
                  <w:marRight w:val="0"/>
                  <w:marTop w:val="0"/>
                  <w:marBottom w:val="0"/>
                  <w:divBdr>
                    <w:top w:val="none" w:sz="0" w:space="0" w:color="auto"/>
                    <w:left w:val="none" w:sz="0" w:space="0" w:color="auto"/>
                    <w:bottom w:val="none" w:sz="0" w:space="0" w:color="auto"/>
                    <w:right w:val="none" w:sz="0" w:space="0" w:color="auto"/>
                  </w:divBdr>
                  <w:divsChild>
                    <w:div w:id="1613979945">
                      <w:marLeft w:val="0"/>
                      <w:marRight w:val="0"/>
                      <w:marTop w:val="0"/>
                      <w:marBottom w:val="0"/>
                      <w:divBdr>
                        <w:top w:val="none" w:sz="0" w:space="0" w:color="auto"/>
                        <w:left w:val="none" w:sz="0" w:space="0" w:color="auto"/>
                        <w:bottom w:val="none" w:sz="0" w:space="0" w:color="auto"/>
                        <w:right w:val="none" w:sz="0" w:space="0" w:color="auto"/>
                      </w:divBdr>
                    </w:div>
                  </w:divsChild>
                </w:div>
                <w:div w:id="2075353141">
                  <w:marLeft w:val="0"/>
                  <w:marRight w:val="0"/>
                  <w:marTop w:val="0"/>
                  <w:marBottom w:val="0"/>
                  <w:divBdr>
                    <w:top w:val="none" w:sz="0" w:space="0" w:color="auto"/>
                    <w:left w:val="none" w:sz="0" w:space="0" w:color="auto"/>
                    <w:bottom w:val="none" w:sz="0" w:space="0" w:color="auto"/>
                    <w:right w:val="none" w:sz="0" w:space="0" w:color="auto"/>
                  </w:divBdr>
                  <w:divsChild>
                    <w:div w:id="3936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33136">
          <w:marLeft w:val="0"/>
          <w:marRight w:val="0"/>
          <w:marTop w:val="0"/>
          <w:marBottom w:val="0"/>
          <w:divBdr>
            <w:top w:val="none" w:sz="0" w:space="0" w:color="auto"/>
            <w:left w:val="none" w:sz="0" w:space="0" w:color="auto"/>
            <w:bottom w:val="none" w:sz="0" w:space="0" w:color="auto"/>
            <w:right w:val="none" w:sz="0" w:space="0" w:color="auto"/>
          </w:divBdr>
          <w:divsChild>
            <w:div w:id="89784592">
              <w:marLeft w:val="0"/>
              <w:marRight w:val="0"/>
              <w:marTop w:val="0"/>
              <w:marBottom w:val="0"/>
              <w:divBdr>
                <w:top w:val="none" w:sz="0" w:space="0" w:color="auto"/>
                <w:left w:val="none" w:sz="0" w:space="0" w:color="auto"/>
                <w:bottom w:val="none" w:sz="0" w:space="0" w:color="auto"/>
                <w:right w:val="none" w:sz="0" w:space="0" w:color="auto"/>
              </w:divBdr>
            </w:div>
            <w:div w:id="287203129">
              <w:marLeft w:val="0"/>
              <w:marRight w:val="0"/>
              <w:marTop w:val="0"/>
              <w:marBottom w:val="0"/>
              <w:divBdr>
                <w:top w:val="none" w:sz="0" w:space="0" w:color="auto"/>
                <w:left w:val="none" w:sz="0" w:space="0" w:color="auto"/>
                <w:bottom w:val="none" w:sz="0" w:space="0" w:color="auto"/>
                <w:right w:val="none" w:sz="0" w:space="0" w:color="auto"/>
              </w:divBdr>
            </w:div>
            <w:div w:id="706835203">
              <w:marLeft w:val="0"/>
              <w:marRight w:val="0"/>
              <w:marTop w:val="0"/>
              <w:marBottom w:val="0"/>
              <w:divBdr>
                <w:top w:val="none" w:sz="0" w:space="0" w:color="auto"/>
                <w:left w:val="none" w:sz="0" w:space="0" w:color="auto"/>
                <w:bottom w:val="none" w:sz="0" w:space="0" w:color="auto"/>
                <w:right w:val="none" w:sz="0" w:space="0" w:color="auto"/>
              </w:divBdr>
            </w:div>
            <w:div w:id="740180223">
              <w:marLeft w:val="0"/>
              <w:marRight w:val="0"/>
              <w:marTop w:val="0"/>
              <w:marBottom w:val="0"/>
              <w:divBdr>
                <w:top w:val="none" w:sz="0" w:space="0" w:color="auto"/>
                <w:left w:val="none" w:sz="0" w:space="0" w:color="auto"/>
                <w:bottom w:val="none" w:sz="0" w:space="0" w:color="auto"/>
                <w:right w:val="none" w:sz="0" w:space="0" w:color="auto"/>
              </w:divBdr>
            </w:div>
            <w:div w:id="819811312">
              <w:marLeft w:val="0"/>
              <w:marRight w:val="0"/>
              <w:marTop w:val="0"/>
              <w:marBottom w:val="0"/>
              <w:divBdr>
                <w:top w:val="none" w:sz="0" w:space="0" w:color="auto"/>
                <w:left w:val="none" w:sz="0" w:space="0" w:color="auto"/>
                <w:bottom w:val="none" w:sz="0" w:space="0" w:color="auto"/>
                <w:right w:val="none" w:sz="0" w:space="0" w:color="auto"/>
              </w:divBdr>
            </w:div>
            <w:div w:id="925653565">
              <w:marLeft w:val="0"/>
              <w:marRight w:val="0"/>
              <w:marTop w:val="0"/>
              <w:marBottom w:val="0"/>
              <w:divBdr>
                <w:top w:val="none" w:sz="0" w:space="0" w:color="auto"/>
                <w:left w:val="none" w:sz="0" w:space="0" w:color="auto"/>
                <w:bottom w:val="none" w:sz="0" w:space="0" w:color="auto"/>
                <w:right w:val="none" w:sz="0" w:space="0" w:color="auto"/>
              </w:divBdr>
            </w:div>
            <w:div w:id="949044734">
              <w:marLeft w:val="0"/>
              <w:marRight w:val="0"/>
              <w:marTop w:val="0"/>
              <w:marBottom w:val="0"/>
              <w:divBdr>
                <w:top w:val="none" w:sz="0" w:space="0" w:color="auto"/>
                <w:left w:val="none" w:sz="0" w:space="0" w:color="auto"/>
                <w:bottom w:val="none" w:sz="0" w:space="0" w:color="auto"/>
                <w:right w:val="none" w:sz="0" w:space="0" w:color="auto"/>
              </w:divBdr>
            </w:div>
            <w:div w:id="1101217833">
              <w:marLeft w:val="0"/>
              <w:marRight w:val="0"/>
              <w:marTop w:val="0"/>
              <w:marBottom w:val="0"/>
              <w:divBdr>
                <w:top w:val="none" w:sz="0" w:space="0" w:color="auto"/>
                <w:left w:val="none" w:sz="0" w:space="0" w:color="auto"/>
                <w:bottom w:val="none" w:sz="0" w:space="0" w:color="auto"/>
                <w:right w:val="none" w:sz="0" w:space="0" w:color="auto"/>
              </w:divBdr>
            </w:div>
            <w:div w:id="1149444443">
              <w:marLeft w:val="0"/>
              <w:marRight w:val="0"/>
              <w:marTop w:val="0"/>
              <w:marBottom w:val="0"/>
              <w:divBdr>
                <w:top w:val="none" w:sz="0" w:space="0" w:color="auto"/>
                <w:left w:val="none" w:sz="0" w:space="0" w:color="auto"/>
                <w:bottom w:val="none" w:sz="0" w:space="0" w:color="auto"/>
                <w:right w:val="none" w:sz="0" w:space="0" w:color="auto"/>
              </w:divBdr>
            </w:div>
            <w:div w:id="1160541389">
              <w:marLeft w:val="0"/>
              <w:marRight w:val="0"/>
              <w:marTop w:val="0"/>
              <w:marBottom w:val="0"/>
              <w:divBdr>
                <w:top w:val="none" w:sz="0" w:space="0" w:color="auto"/>
                <w:left w:val="none" w:sz="0" w:space="0" w:color="auto"/>
                <w:bottom w:val="none" w:sz="0" w:space="0" w:color="auto"/>
                <w:right w:val="none" w:sz="0" w:space="0" w:color="auto"/>
              </w:divBdr>
            </w:div>
            <w:div w:id="1277836128">
              <w:marLeft w:val="0"/>
              <w:marRight w:val="0"/>
              <w:marTop w:val="0"/>
              <w:marBottom w:val="0"/>
              <w:divBdr>
                <w:top w:val="none" w:sz="0" w:space="0" w:color="auto"/>
                <w:left w:val="none" w:sz="0" w:space="0" w:color="auto"/>
                <w:bottom w:val="none" w:sz="0" w:space="0" w:color="auto"/>
                <w:right w:val="none" w:sz="0" w:space="0" w:color="auto"/>
              </w:divBdr>
            </w:div>
            <w:div w:id="1299607561">
              <w:marLeft w:val="0"/>
              <w:marRight w:val="0"/>
              <w:marTop w:val="0"/>
              <w:marBottom w:val="0"/>
              <w:divBdr>
                <w:top w:val="none" w:sz="0" w:space="0" w:color="auto"/>
                <w:left w:val="none" w:sz="0" w:space="0" w:color="auto"/>
                <w:bottom w:val="none" w:sz="0" w:space="0" w:color="auto"/>
                <w:right w:val="none" w:sz="0" w:space="0" w:color="auto"/>
              </w:divBdr>
            </w:div>
            <w:div w:id="1537813897">
              <w:marLeft w:val="0"/>
              <w:marRight w:val="0"/>
              <w:marTop w:val="0"/>
              <w:marBottom w:val="0"/>
              <w:divBdr>
                <w:top w:val="none" w:sz="0" w:space="0" w:color="auto"/>
                <w:left w:val="none" w:sz="0" w:space="0" w:color="auto"/>
                <w:bottom w:val="none" w:sz="0" w:space="0" w:color="auto"/>
                <w:right w:val="none" w:sz="0" w:space="0" w:color="auto"/>
              </w:divBdr>
            </w:div>
            <w:div w:id="1562787713">
              <w:marLeft w:val="0"/>
              <w:marRight w:val="0"/>
              <w:marTop w:val="0"/>
              <w:marBottom w:val="0"/>
              <w:divBdr>
                <w:top w:val="none" w:sz="0" w:space="0" w:color="auto"/>
                <w:left w:val="none" w:sz="0" w:space="0" w:color="auto"/>
                <w:bottom w:val="none" w:sz="0" w:space="0" w:color="auto"/>
                <w:right w:val="none" w:sz="0" w:space="0" w:color="auto"/>
              </w:divBdr>
            </w:div>
            <w:div w:id="1615943558">
              <w:marLeft w:val="0"/>
              <w:marRight w:val="0"/>
              <w:marTop w:val="0"/>
              <w:marBottom w:val="0"/>
              <w:divBdr>
                <w:top w:val="none" w:sz="0" w:space="0" w:color="auto"/>
                <w:left w:val="none" w:sz="0" w:space="0" w:color="auto"/>
                <w:bottom w:val="none" w:sz="0" w:space="0" w:color="auto"/>
                <w:right w:val="none" w:sz="0" w:space="0" w:color="auto"/>
              </w:divBdr>
            </w:div>
            <w:div w:id="1782262849">
              <w:marLeft w:val="0"/>
              <w:marRight w:val="0"/>
              <w:marTop w:val="0"/>
              <w:marBottom w:val="0"/>
              <w:divBdr>
                <w:top w:val="none" w:sz="0" w:space="0" w:color="auto"/>
                <w:left w:val="none" w:sz="0" w:space="0" w:color="auto"/>
                <w:bottom w:val="none" w:sz="0" w:space="0" w:color="auto"/>
                <w:right w:val="none" w:sz="0" w:space="0" w:color="auto"/>
              </w:divBdr>
            </w:div>
            <w:div w:id="1958365784">
              <w:marLeft w:val="0"/>
              <w:marRight w:val="0"/>
              <w:marTop w:val="0"/>
              <w:marBottom w:val="0"/>
              <w:divBdr>
                <w:top w:val="none" w:sz="0" w:space="0" w:color="auto"/>
                <w:left w:val="none" w:sz="0" w:space="0" w:color="auto"/>
                <w:bottom w:val="none" w:sz="0" w:space="0" w:color="auto"/>
                <w:right w:val="none" w:sz="0" w:space="0" w:color="auto"/>
              </w:divBdr>
            </w:div>
            <w:div w:id="2013990992">
              <w:marLeft w:val="0"/>
              <w:marRight w:val="0"/>
              <w:marTop w:val="0"/>
              <w:marBottom w:val="0"/>
              <w:divBdr>
                <w:top w:val="none" w:sz="0" w:space="0" w:color="auto"/>
                <w:left w:val="none" w:sz="0" w:space="0" w:color="auto"/>
                <w:bottom w:val="none" w:sz="0" w:space="0" w:color="auto"/>
                <w:right w:val="none" w:sz="0" w:space="0" w:color="auto"/>
              </w:divBdr>
            </w:div>
            <w:div w:id="2056468219">
              <w:marLeft w:val="0"/>
              <w:marRight w:val="0"/>
              <w:marTop w:val="0"/>
              <w:marBottom w:val="0"/>
              <w:divBdr>
                <w:top w:val="none" w:sz="0" w:space="0" w:color="auto"/>
                <w:left w:val="none" w:sz="0" w:space="0" w:color="auto"/>
                <w:bottom w:val="none" w:sz="0" w:space="0" w:color="auto"/>
                <w:right w:val="none" w:sz="0" w:space="0" w:color="auto"/>
              </w:divBdr>
            </w:div>
            <w:div w:id="2093893677">
              <w:marLeft w:val="0"/>
              <w:marRight w:val="0"/>
              <w:marTop w:val="0"/>
              <w:marBottom w:val="0"/>
              <w:divBdr>
                <w:top w:val="none" w:sz="0" w:space="0" w:color="auto"/>
                <w:left w:val="none" w:sz="0" w:space="0" w:color="auto"/>
                <w:bottom w:val="none" w:sz="0" w:space="0" w:color="auto"/>
                <w:right w:val="none" w:sz="0" w:space="0" w:color="auto"/>
              </w:divBdr>
            </w:div>
          </w:divsChild>
        </w:div>
        <w:div w:id="1060396587">
          <w:marLeft w:val="0"/>
          <w:marRight w:val="0"/>
          <w:marTop w:val="0"/>
          <w:marBottom w:val="0"/>
          <w:divBdr>
            <w:top w:val="none" w:sz="0" w:space="0" w:color="auto"/>
            <w:left w:val="none" w:sz="0" w:space="0" w:color="auto"/>
            <w:bottom w:val="none" w:sz="0" w:space="0" w:color="auto"/>
            <w:right w:val="none" w:sz="0" w:space="0" w:color="auto"/>
          </w:divBdr>
          <w:divsChild>
            <w:div w:id="67004571">
              <w:marLeft w:val="0"/>
              <w:marRight w:val="0"/>
              <w:marTop w:val="0"/>
              <w:marBottom w:val="0"/>
              <w:divBdr>
                <w:top w:val="none" w:sz="0" w:space="0" w:color="auto"/>
                <w:left w:val="none" w:sz="0" w:space="0" w:color="auto"/>
                <w:bottom w:val="none" w:sz="0" w:space="0" w:color="auto"/>
                <w:right w:val="none" w:sz="0" w:space="0" w:color="auto"/>
              </w:divBdr>
            </w:div>
            <w:div w:id="281306029">
              <w:marLeft w:val="0"/>
              <w:marRight w:val="0"/>
              <w:marTop w:val="0"/>
              <w:marBottom w:val="0"/>
              <w:divBdr>
                <w:top w:val="none" w:sz="0" w:space="0" w:color="auto"/>
                <w:left w:val="none" w:sz="0" w:space="0" w:color="auto"/>
                <w:bottom w:val="none" w:sz="0" w:space="0" w:color="auto"/>
                <w:right w:val="none" w:sz="0" w:space="0" w:color="auto"/>
              </w:divBdr>
            </w:div>
            <w:div w:id="487017484">
              <w:marLeft w:val="0"/>
              <w:marRight w:val="0"/>
              <w:marTop w:val="0"/>
              <w:marBottom w:val="0"/>
              <w:divBdr>
                <w:top w:val="none" w:sz="0" w:space="0" w:color="auto"/>
                <w:left w:val="none" w:sz="0" w:space="0" w:color="auto"/>
                <w:bottom w:val="none" w:sz="0" w:space="0" w:color="auto"/>
                <w:right w:val="none" w:sz="0" w:space="0" w:color="auto"/>
              </w:divBdr>
            </w:div>
            <w:div w:id="665785903">
              <w:marLeft w:val="0"/>
              <w:marRight w:val="0"/>
              <w:marTop w:val="0"/>
              <w:marBottom w:val="0"/>
              <w:divBdr>
                <w:top w:val="none" w:sz="0" w:space="0" w:color="auto"/>
                <w:left w:val="none" w:sz="0" w:space="0" w:color="auto"/>
                <w:bottom w:val="none" w:sz="0" w:space="0" w:color="auto"/>
                <w:right w:val="none" w:sz="0" w:space="0" w:color="auto"/>
              </w:divBdr>
            </w:div>
            <w:div w:id="669216047">
              <w:marLeft w:val="0"/>
              <w:marRight w:val="0"/>
              <w:marTop w:val="0"/>
              <w:marBottom w:val="0"/>
              <w:divBdr>
                <w:top w:val="none" w:sz="0" w:space="0" w:color="auto"/>
                <w:left w:val="none" w:sz="0" w:space="0" w:color="auto"/>
                <w:bottom w:val="none" w:sz="0" w:space="0" w:color="auto"/>
                <w:right w:val="none" w:sz="0" w:space="0" w:color="auto"/>
              </w:divBdr>
            </w:div>
            <w:div w:id="741147446">
              <w:marLeft w:val="0"/>
              <w:marRight w:val="0"/>
              <w:marTop w:val="0"/>
              <w:marBottom w:val="0"/>
              <w:divBdr>
                <w:top w:val="none" w:sz="0" w:space="0" w:color="auto"/>
                <w:left w:val="none" w:sz="0" w:space="0" w:color="auto"/>
                <w:bottom w:val="none" w:sz="0" w:space="0" w:color="auto"/>
                <w:right w:val="none" w:sz="0" w:space="0" w:color="auto"/>
              </w:divBdr>
            </w:div>
            <w:div w:id="812260477">
              <w:marLeft w:val="0"/>
              <w:marRight w:val="0"/>
              <w:marTop w:val="0"/>
              <w:marBottom w:val="0"/>
              <w:divBdr>
                <w:top w:val="none" w:sz="0" w:space="0" w:color="auto"/>
                <w:left w:val="none" w:sz="0" w:space="0" w:color="auto"/>
                <w:bottom w:val="none" w:sz="0" w:space="0" w:color="auto"/>
                <w:right w:val="none" w:sz="0" w:space="0" w:color="auto"/>
              </w:divBdr>
            </w:div>
            <w:div w:id="837621011">
              <w:marLeft w:val="0"/>
              <w:marRight w:val="0"/>
              <w:marTop w:val="0"/>
              <w:marBottom w:val="0"/>
              <w:divBdr>
                <w:top w:val="none" w:sz="0" w:space="0" w:color="auto"/>
                <w:left w:val="none" w:sz="0" w:space="0" w:color="auto"/>
                <w:bottom w:val="none" w:sz="0" w:space="0" w:color="auto"/>
                <w:right w:val="none" w:sz="0" w:space="0" w:color="auto"/>
              </w:divBdr>
            </w:div>
            <w:div w:id="926616290">
              <w:marLeft w:val="0"/>
              <w:marRight w:val="0"/>
              <w:marTop w:val="0"/>
              <w:marBottom w:val="0"/>
              <w:divBdr>
                <w:top w:val="none" w:sz="0" w:space="0" w:color="auto"/>
                <w:left w:val="none" w:sz="0" w:space="0" w:color="auto"/>
                <w:bottom w:val="none" w:sz="0" w:space="0" w:color="auto"/>
                <w:right w:val="none" w:sz="0" w:space="0" w:color="auto"/>
              </w:divBdr>
            </w:div>
            <w:div w:id="941643847">
              <w:marLeft w:val="0"/>
              <w:marRight w:val="0"/>
              <w:marTop w:val="0"/>
              <w:marBottom w:val="0"/>
              <w:divBdr>
                <w:top w:val="none" w:sz="0" w:space="0" w:color="auto"/>
                <w:left w:val="none" w:sz="0" w:space="0" w:color="auto"/>
                <w:bottom w:val="none" w:sz="0" w:space="0" w:color="auto"/>
                <w:right w:val="none" w:sz="0" w:space="0" w:color="auto"/>
              </w:divBdr>
            </w:div>
            <w:div w:id="1006636081">
              <w:marLeft w:val="0"/>
              <w:marRight w:val="0"/>
              <w:marTop w:val="0"/>
              <w:marBottom w:val="0"/>
              <w:divBdr>
                <w:top w:val="none" w:sz="0" w:space="0" w:color="auto"/>
                <w:left w:val="none" w:sz="0" w:space="0" w:color="auto"/>
                <w:bottom w:val="none" w:sz="0" w:space="0" w:color="auto"/>
                <w:right w:val="none" w:sz="0" w:space="0" w:color="auto"/>
              </w:divBdr>
            </w:div>
            <w:div w:id="1049567934">
              <w:marLeft w:val="0"/>
              <w:marRight w:val="0"/>
              <w:marTop w:val="0"/>
              <w:marBottom w:val="0"/>
              <w:divBdr>
                <w:top w:val="none" w:sz="0" w:space="0" w:color="auto"/>
                <w:left w:val="none" w:sz="0" w:space="0" w:color="auto"/>
                <w:bottom w:val="none" w:sz="0" w:space="0" w:color="auto"/>
                <w:right w:val="none" w:sz="0" w:space="0" w:color="auto"/>
              </w:divBdr>
            </w:div>
            <w:div w:id="1053886194">
              <w:marLeft w:val="0"/>
              <w:marRight w:val="0"/>
              <w:marTop w:val="0"/>
              <w:marBottom w:val="0"/>
              <w:divBdr>
                <w:top w:val="none" w:sz="0" w:space="0" w:color="auto"/>
                <w:left w:val="none" w:sz="0" w:space="0" w:color="auto"/>
                <w:bottom w:val="none" w:sz="0" w:space="0" w:color="auto"/>
                <w:right w:val="none" w:sz="0" w:space="0" w:color="auto"/>
              </w:divBdr>
            </w:div>
            <w:div w:id="1178347597">
              <w:marLeft w:val="0"/>
              <w:marRight w:val="0"/>
              <w:marTop w:val="0"/>
              <w:marBottom w:val="0"/>
              <w:divBdr>
                <w:top w:val="none" w:sz="0" w:space="0" w:color="auto"/>
                <w:left w:val="none" w:sz="0" w:space="0" w:color="auto"/>
                <w:bottom w:val="none" w:sz="0" w:space="0" w:color="auto"/>
                <w:right w:val="none" w:sz="0" w:space="0" w:color="auto"/>
              </w:divBdr>
            </w:div>
            <w:div w:id="1250113845">
              <w:marLeft w:val="0"/>
              <w:marRight w:val="0"/>
              <w:marTop w:val="0"/>
              <w:marBottom w:val="0"/>
              <w:divBdr>
                <w:top w:val="none" w:sz="0" w:space="0" w:color="auto"/>
                <w:left w:val="none" w:sz="0" w:space="0" w:color="auto"/>
                <w:bottom w:val="none" w:sz="0" w:space="0" w:color="auto"/>
                <w:right w:val="none" w:sz="0" w:space="0" w:color="auto"/>
              </w:divBdr>
            </w:div>
            <w:div w:id="1276673693">
              <w:marLeft w:val="0"/>
              <w:marRight w:val="0"/>
              <w:marTop w:val="0"/>
              <w:marBottom w:val="0"/>
              <w:divBdr>
                <w:top w:val="none" w:sz="0" w:space="0" w:color="auto"/>
                <w:left w:val="none" w:sz="0" w:space="0" w:color="auto"/>
                <w:bottom w:val="none" w:sz="0" w:space="0" w:color="auto"/>
                <w:right w:val="none" w:sz="0" w:space="0" w:color="auto"/>
              </w:divBdr>
            </w:div>
            <w:div w:id="1539078518">
              <w:marLeft w:val="0"/>
              <w:marRight w:val="0"/>
              <w:marTop w:val="0"/>
              <w:marBottom w:val="0"/>
              <w:divBdr>
                <w:top w:val="none" w:sz="0" w:space="0" w:color="auto"/>
                <w:left w:val="none" w:sz="0" w:space="0" w:color="auto"/>
                <w:bottom w:val="none" w:sz="0" w:space="0" w:color="auto"/>
                <w:right w:val="none" w:sz="0" w:space="0" w:color="auto"/>
              </w:divBdr>
            </w:div>
            <w:div w:id="1639921276">
              <w:marLeft w:val="0"/>
              <w:marRight w:val="0"/>
              <w:marTop w:val="0"/>
              <w:marBottom w:val="0"/>
              <w:divBdr>
                <w:top w:val="none" w:sz="0" w:space="0" w:color="auto"/>
                <w:left w:val="none" w:sz="0" w:space="0" w:color="auto"/>
                <w:bottom w:val="none" w:sz="0" w:space="0" w:color="auto"/>
                <w:right w:val="none" w:sz="0" w:space="0" w:color="auto"/>
              </w:divBdr>
            </w:div>
            <w:div w:id="1674917576">
              <w:marLeft w:val="0"/>
              <w:marRight w:val="0"/>
              <w:marTop w:val="0"/>
              <w:marBottom w:val="0"/>
              <w:divBdr>
                <w:top w:val="none" w:sz="0" w:space="0" w:color="auto"/>
                <w:left w:val="none" w:sz="0" w:space="0" w:color="auto"/>
                <w:bottom w:val="none" w:sz="0" w:space="0" w:color="auto"/>
                <w:right w:val="none" w:sz="0" w:space="0" w:color="auto"/>
              </w:divBdr>
            </w:div>
            <w:div w:id="1796020700">
              <w:marLeft w:val="0"/>
              <w:marRight w:val="0"/>
              <w:marTop w:val="0"/>
              <w:marBottom w:val="0"/>
              <w:divBdr>
                <w:top w:val="none" w:sz="0" w:space="0" w:color="auto"/>
                <w:left w:val="none" w:sz="0" w:space="0" w:color="auto"/>
                <w:bottom w:val="none" w:sz="0" w:space="0" w:color="auto"/>
                <w:right w:val="none" w:sz="0" w:space="0" w:color="auto"/>
              </w:divBdr>
            </w:div>
          </w:divsChild>
        </w:div>
        <w:div w:id="1073939729">
          <w:marLeft w:val="0"/>
          <w:marRight w:val="0"/>
          <w:marTop w:val="0"/>
          <w:marBottom w:val="0"/>
          <w:divBdr>
            <w:top w:val="none" w:sz="0" w:space="0" w:color="auto"/>
            <w:left w:val="none" w:sz="0" w:space="0" w:color="auto"/>
            <w:bottom w:val="none" w:sz="0" w:space="0" w:color="auto"/>
            <w:right w:val="none" w:sz="0" w:space="0" w:color="auto"/>
          </w:divBdr>
          <w:divsChild>
            <w:div w:id="546376357">
              <w:marLeft w:val="0"/>
              <w:marRight w:val="0"/>
              <w:marTop w:val="0"/>
              <w:marBottom w:val="0"/>
              <w:divBdr>
                <w:top w:val="none" w:sz="0" w:space="0" w:color="auto"/>
                <w:left w:val="none" w:sz="0" w:space="0" w:color="auto"/>
                <w:bottom w:val="none" w:sz="0" w:space="0" w:color="auto"/>
                <w:right w:val="none" w:sz="0" w:space="0" w:color="auto"/>
              </w:divBdr>
            </w:div>
            <w:div w:id="599605117">
              <w:marLeft w:val="0"/>
              <w:marRight w:val="0"/>
              <w:marTop w:val="0"/>
              <w:marBottom w:val="0"/>
              <w:divBdr>
                <w:top w:val="none" w:sz="0" w:space="0" w:color="auto"/>
                <w:left w:val="none" w:sz="0" w:space="0" w:color="auto"/>
                <w:bottom w:val="none" w:sz="0" w:space="0" w:color="auto"/>
                <w:right w:val="none" w:sz="0" w:space="0" w:color="auto"/>
              </w:divBdr>
            </w:div>
            <w:div w:id="725104453">
              <w:marLeft w:val="0"/>
              <w:marRight w:val="0"/>
              <w:marTop w:val="0"/>
              <w:marBottom w:val="0"/>
              <w:divBdr>
                <w:top w:val="none" w:sz="0" w:space="0" w:color="auto"/>
                <w:left w:val="none" w:sz="0" w:space="0" w:color="auto"/>
                <w:bottom w:val="none" w:sz="0" w:space="0" w:color="auto"/>
                <w:right w:val="none" w:sz="0" w:space="0" w:color="auto"/>
              </w:divBdr>
            </w:div>
            <w:div w:id="762460312">
              <w:marLeft w:val="0"/>
              <w:marRight w:val="0"/>
              <w:marTop w:val="0"/>
              <w:marBottom w:val="0"/>
              <w:divBdr>
                <w:top w:val="none" w:sz="0" w:space="0" w:color="auto"/>
                <w:left w:val="none" w:sz="0" w:space="0" w:color="auto"/>
                <w:bottom w:val="none" w:sz="0" w:space="0" w:color="auto"/>
                <w:right w:val="none" w:sz="0" w:space="0" w:color="auto"/>
              </w:divBdr>
            </w:div>
            <w:div w:id="939876958">
              <w:marLeft w:val="0"/>
              <w:marRight w:val="0"/>
              <w:marTop w:val="0"/>
              <w:marBottom w:val="0"/>
              <w:divBdr>
                <w:top w:val="none" w:sz="0" w:space="0" w:color="auto"/>
                <w:left w:val="none" w:sz="0" w:space="0" w:color="auto"/>
                <w:bottom w:val="none" w:sz="0" w:space="0" w:color="auto"/>
                <w:right w:val="none" w:sz="0" w:space="0" w:color="auto"/>
              </w:divBdr>
            </w:div>
            <w:div w:id="952437394">
              <w:marLeft w:val="0"/>
              <w:marRight w:val="0"/>
              <w:marTop w:val="0"/>
              <w:marBottom w:val="0"/>
              <w:divBdr>
                <w:top w:val="none" w:sz="0" w:space="0" w:color="auto"/>
                <w:left w:val="none" w:sz="0" w:space="0" w:color="auto"/>
                <w:bottom w:val="none" w:sz="0" w:space="0" w:color="auto"/>
                <w:right w:val="none" w:sz="0" w:space="0" w:color="auto"/>
              </w:divBdr>
            </w:div>
            <w:div w:id="1100560834">
              <w:marLeft w:val="0"/>
              <w:marRight w:val="0"/>
              <w:marTop w:val="0"/>
              <w:marBottom w:val="0"/>
              <w:divBdr>
                <w:top w:val="none" w:sz="0" w:space="0" w:color="auto"/>
                <w:left w:val="none" w:sz="0" w:space="0" w:color="auto"/>
                <w:bottom w:val="none" w:sz="0" w:space="0" w:color="auto"/>
                <w:right w:val="none" w:sz="0" w:space="0" w:color="auto"/>
              </w:divBdr>
            </w:div>
            <w:div w:id="1135175057">
              <w:marLeft w:val="0"/>
              <w:marRight w:val="0"/>
              <w:marTop w:val="0"/>
              <w:marBottom w:val="0"/>
              <w:divBdr>
                <w:top w:val="none" w:sz="0" w:space="0" w:color="auto"/>
                <w:left w:val="none" w:sz="0" w:space="0" w:color="auto"/>
                <w:bottom w:val="none" w:sz="0" w:space="0" w:color="auto"/>
                <w:right w:val="none" w:sz="0" w:space="0" w:color="auto"/>
              </w:divBdr>
            </w:div>
            <w:div w:id="1167288320">
              <w:marLeft w:val="0"/>
              <w:marRight w:val="0"/>
              <w:marTop w:val="0"/>
              <w:marBottom w:val="0"/>
              <w:divBdr>
                <w:top w:val="none" w:sz="0" w:space="0" w:color="auto"/>
                <w:left w:val="none" w:sz="0" w:space="0" w:color="auto"/>
                <w:bottom w:val="none" w:sz="0" w:space="0" w:color="auto"/>
                <w:right w:val="none" w:sz="0" w:space="0" w:color="auto"/>
              </w:divBdr>
            </w:div>
            <w:div w:id="1298530635">
              <w:marLeft w:val="0"/>
              <w:marRight w:val="0"/>
              <w:marTop w:val="0"/>
              <w:marBottom w:val="0"/>
              <w:divBdr>
                <w:top w:val="none" w:sz="0" w:space="0" w:color="auto"/>
                <w:left w:val="none" w:sz="0" w:space="0" w:color="auto"/>
                <w:bottom w:val="none" w:sz="0" w:space="0" w:color="auto"/>
                <w:right w:val="none" w:sz="0" w:space="0" w:color="auto"/>
              </w:divBdr>
            </w:div>
            <w:div w:id="1347904453">
              <w:marLeft w:val="0"/>
              <w:marRight w:val="0"/>
              <w:marTop w:val="0"/>
              <w:marBottom w:val="0"/>
              <w:divBdr>
                <w:top w:val="none" w:sz="0" w:space="0" w:color="auto"/>
                <w:left w:val="none" w:sz="0" w:space="0" w:color="auto"/>
                <w:bottom w:val="none" w:sz="0" w:space="0" w:color="auto"/>
                <w:right w:val="none" w:sz="0" w:space="0" w:color="auto"/>
              </w:divBdr>
            </w:div>
            <w:div w:id="1350451164">
              <w:marLeft w:val="0"/>
              <w:marRight w:val="0"/>
              <w:marTop w:val="0"/>
              <w:marBottom w:val="0"/>
              <w:divBdr>
                <w:top w:val="none" w:sz="0" w:space="0" w:color="auto"/>
                <w:left w:val="none" w:sz="0" w:space="0" w:color="auto"/>
                <w:bottom w:val="none" w:sz="0" w:space="0" w:color="auto"/>
                <w:right w:val="none" w:sz="0" w:space="0" w:color="auto"/>
              </w:divBdr>
            </w:div>
            <w:div w:id="1376926388">
              <w:marLeft w:val="0"/>
              <w:marRight w:val="0"/>
              <w:marTop w:val="0"/>
              <w:marBottom w:val="0"/>
              <w:divBdr>
                <w:top w:val="none" w:sz="0" w:space="0" w:color="auto"/>
                <w:left w:val="none" w:sz="0" w:space="0" w:color="auto"/>
                <w:bottom w:val="none" w:sz="0" w:space="0" w:color="auto"/>
                <w:right w:val="none" w:sz="0" w:space="0" w:color="auto"/>
              </w:divBdr>
            </w:div>
            <w:div w:id="1473014580">
              <w:marLeft w:val="0"/>
              <w:marRight w:val="0"/>
              <w:marTop w:val="0"/>
              <w:marBottom w:val="0"/>
              <w:divBdr>
                <w:top w:val="none" w:sz="0" w:space="0" w:color="auto"/>
                <w:left w:val="none" w:sz="0" w:space="0" w:color="auto"/>
                <w:bottom w:val="none" w:sz="0" w:space="0" w:color="auto"/>
                <w:right w:val="none" w:sz="0" w:space="0" w:color="auto"/>
              </w:divBdr>
            </w:div>
            <w:div w:id="1475293830">
              <w:marLeft w:val="0"/>
              <w:marRight w:val="0"/>
              <w:marTop w:val="0"/>
              <w:marBottom w:val="0"/>
              <w:divBdr>
                <w:top w:val="none" w:sz="0" w:space="0" w:color="auto"/>
                <w:left w:val="none" w:sz="0" w:space="0" w:color="auto"/>
                <w:bottom w:val="none" w:sz="0" w:space="0" w:color="auto"/>
                <w:right w:val="none" w:sz="0" w:space="0" w:color="auto"/>
              </w:divBdr>
            </w:div>
            <w:div w:id="1688285083">
              <w:marLeft w:val="0"/>
              <w:marRight w:val="0"/>
              <w:marTop w:val="0"/>
              <w:marBottom w:val="0"/>
              <w:divBdr>
                <w:top w:val="none" w:sz="0" w:space="0" w:color="auto"/>
                <w:left w:val="none" w:sz="0" w:space="0" w:color="auto"/>
                <w:bottom w:val="none" w:sz="0" w:space="0" w:color="auto"/>
                <w:right w:val="none" w:sz="0" w:space="0" w:color="auto"/>
              </w:divBdr>
            </w:div>
            <w:div w:id="1691830297">
              <w:marLeft w:val="0"/>
              <w:marRight w:val="0"/>
              <w:marTop w:val="0"/>
              <w:marBottom w:val="0"/>
              <w:divBdr>
                <w:top w:val="none" w:sz="0" w:space="0" w:color="auto"/>
                <w:left w:val="none" w:sz="0" w:space="0" w:color="auto"/>
                <w:bottom w:val="none" w:sz="0" w:space="0" w:color="auto"/>
                <w:right w:val="none" w:sz="0" w:space="0" w:color="auto"/>
              </w:divBdr>
            </w:div>
            <w:div w:id="1817063142">
              <w:marLeft w:val="0"/>
              <w:marRight w:val="0"/>
              <w:marTop w:val="0"/>
              <w:marBottom w:val="0"/>
              <w:divBdr>
                <w:top w:val="none" w:sz="0" w:space="0" w:color="auto"/>
                <w:left w:val="none" w:sz="0" w:space="0" w:color="auto"/>
                <w:bottom w:val="none" w:sz="0" w:space="0" w:color="auto"/>
                <w:right w:val="none" w:sz="0" w:space="0" w:color="auto"/>
              </w:divBdr>
            </w:div>
            <w:div w:id="1857501945">
              <w:marLeft w:val="0"/>
              <w:marRight w:val="0"/>
              <w:marTop w:val="0"/>
              <w:marBottom w:val="0"/>
              <w:divBdr>
                <w:top w:val="none" w:sz="0" w:space="0" w:color="auto"/>
                <w:left w:val="none" w:sz="0" w:space="0" w:color="auto"/>
                <w:bottom w:val="none" w:sz="0" w:space="0" w:color="auto"/>
                <w:right w:val="none" w:sz="0" w:space="0" w:color="auto"/>
              </w:divBdr>
            </w:div>
            <w:div w:id="1862085677">
              <w:marLeft w:val="0"/>
              <w:marRight w:val="0"/>
              <w:marTop w:val="0"/>
              <w:marBottom w:val="0"/>
              <w:divBdr>
                <w:top w:val="none" w:sz="0" w:space="0" w:color="auto"/>
                <w:left w:val="none" w:sz="0" w:space="0" w:color="auto"/>
                <w:bottom w:val="none" w:sz="0" w:space="0" w:color="auto"/>
                <w:right w:val="none" w:sz="0" w:space="0" w:color="auto"/>
              </w:divBdr>
            </w:div>
          </w:divsChild>
        </w:div>
        <w:div w:id="1256669362">
          <w:marLeft w:val="0"/>
          <w:marRight w:val="0"/>
          <w:marTop w:val="0"/>
          <w:marBottom w:val="0"/>
          <w:divBdr>
            <w:top w:val="none" w:sz="0" w:space="0" w:color="auto"/>
            <w:left w:val="none" w:sz="0" w:space="0" w:color="auto"/>
            <w:bottom w:val="none" w:sz="0" w:space="0" w:color="auto"/>
            <w:right w:val="none" w:sz="0" w:space="0" w:color="auto"/>
          </w:divBdr>
          <w:divsChild>
            <w:div w:id="81493051">
              <w:marLeft w:val="0"/>
              <w:marRight w:val="0"/>
              <w:marTop w:val="0"/>
              <w:marBottom w:val="0"/>
              <w:divBdr>
                <w:top w:val="none" w:sz="0" w:space="0" w:color="auto"/>
                <w:left w:val="none" w:sz="0" w:space="0" w:color="auto"/>
                <w:bottom w:val="none" w:sz="0" w:space="0" w:color="auto"/>
                <w:right w:val="none" w:sz="0" w:space="0" w:color="auto"/>
              </w:divBdr>
            </w:div>
            <w:div w:id="222372271">
              <w:marLeft w:val="0"/>
              <w:marRight w:val="0"/>
              <w:marTop w:val="0"/>
              <w:marBottom w:val="0"/>
              <w:divBdr>
                <w:top w:val="none" w:sz="0" w:space="0" w:color="auto"/>
                <w:left w:val="none" w:sz="0" w:space="0" w:color="auto"/>
                <w:bottom w:val="none" w:sz="0" w:space="0" w:color="auto"/>
                <w:right w:val="none" w:sz="0" w:space="0" w:color="auto"/>
              </w:divBdr>
            </w:div>
            <w:div w:id="701712894">
              <w:marLeft w:val="0"/>
              <w:marRight w:val="0"/>
              <w:marTop w:val="0"/>
              <w:marBottom w:val="0"/>
              <w:divBdr>
                <w:top w:val="none" w:sz="0" w:space="0" w:color="auto"/>
                <w:left w:val="none" w:sz="0" w:space="0" w:color="auto"/>
                <w:bottom w:val="none" w:sz="0" w:space="0" w:color="auto"/>
                <w:right w:val="none" w:sz="0" w:space="0" w:color="auto"/>
              </w:divBdr>
            </w:div>
            <w:div w:id="747389775">
              <w:marLeft w:val="0"/>
              <w:marRight w:val="0"/>
              <w:marTop w:val="0"/>
              <w:marBottom w:val="0"/>
              <w:divBdr>
                <w:top w:val="none" w:sz="0" w:space="0" w:color="auto"/>
                <w:left w:val="none" w:sz="0" w:space="0" w:color="auto"/>
                <w:bottom w:val="none" w:sz="0" w:space="0" w:color="auto"/>
                <w:right w:val="none" w:sz="0" w:space="0" w:color="auto"/>
              </w:divBdr>
            </w:div>
            <w:div w:id="803893997">
              <w:marLeft w:val="0"/>
              <w:marRight w:val="0"/>
              <w:marTop w:val="0"/>
              <w:marBottom w:val="0"/>
              <w:divBdr>
                <w:top w:val="none" w:sz="0" w:space="0" w:color="auto"/>
                <w:left w:val="none" w:sz="0" w:space="0" w:color="auto"/>
                <w:bottom w:val="none" w:sz="0" w:space="0" w:color="auto"/>
                <w:right w:val="none" w:sz="0" w:space="0" w:color="auto"/>
              </w:divBdr>
            </w:div>
            <w:div w:id="939753250">
              <w:marLeft w:val="0"/>
              <w:marRight w:val="0"/>
              <w:marTop w:val="0"/>
              <w:marBottom w:val="0"/>
              <w:divBdr>
                <w:top w:val="none" w:sz="0" w:space="0" w:color="auto"/>
                <w:left w:val="none" w:sz="0" w:space="0" w:color="auto"/>
                <w:bottom w:val="none" w:sz="0" w:space="0" w:color="auto"/>
                <w:right w:val="none" w:sz="0" w:space="0" w:color="auto"/>
              </w:divBdr>
            </w:div>
            <w:div w:id="947811693">
              <w:marLeft w:val="0"/>
              <w:marRight w:val="0"/>
              <w:marTop w:val="0"/>
              <w:marBottom w:val="0"/>
              <w:divBdr>
                <w:top w:val="none" w:sz="0" w:space="0" w:color="auto"/>
                <w:left w:val="none" w:sz="0" w:space="0" w:color="auto"/>
                <w:bottom w:val="none" w:sz="0" w:space="0" w:color="auto"/>
                <w:right w:val="none" w:sz="0" w:space="0" w:color="auto"/>
              </w:divBdr>
            </w:div>
            <w:div w:id="1025250622">
              <w:marLeft w:val="0"/>
              <w:marRight w:val="0"/>
              <w:marTop w:val="0"/>
              <w:marBottom w:val="0"/>
              <w:divBdr>
                <w:top w:val="none" w:sz="0" w:space="0" w:color="auto"/>
                <w:left w:val="none" w:sz="0" w:space="0" w:color="auto"/>
                <w:bottom w:val="none" w:sz="0" w:space="0" w:color="auto"/>
                <w:right w:val="none" w:sz="0" w:space="0" w:color="auto"/>
              </w:divBdr>
            </w:div>
            <w:div w:id="1063988296">
              <w:marLeft w:val="0"/>
              <w:marRight w:val="0"/>
              <w:marTop w:val="0"/>
              <w:marBottom w:val="0"/>
              <w:divBdr>
                <w:top w:val="none" w:sz="0" w:space="0" w:color="auto"/>
                <w:left w:val="none" w:sz="0" w:space="0" w:color="auto"/>
                <w:bottom w:val="none" w:sz="0" w:space="0" w:color="auto"/>
                <w:right w:val="none" w:sz="0" w:space="0" w:color="auto"/>
              </w:divBdr>
            </w:div>
            <w:div w:id="1096756324">
              <w:marLeft w:val="0"/>
              <w:marRight w:val="0"/>
              <w:marTop w:val="0"/>
              <w:marBottom w:val="0"/>
              <w:divBdr>
                <w:top w:val="none" w:sz="0" w:space="0" w:color="auto"/>
                <w:left w:val="none" w:sz="0" w:space="0" w:color="auto"/>
                <w:bottom w:val="none" w:sz="0" w:space="0" w:color="auto"/>
                <w:right w:val="none" w:sz="0" w:space="0" w:color="auto"/>
              </w:divBdr>
            </w:div>
            <w:div w:id="1179931869">
              <w:marLeft w:val="0"/>
              <w:marRight w:val="0"/>
              <w:marTop w:val="0"/>
              <w:marBottom w:val="0"/>
              <w:divBdr>
                <w:top w:val="none" w:sz="0" w:space="0" w:color="auto"/>
                <w:left w:val="none" w:sz="0" w:space="0" w:color="auto"/>
                <w:bottom w:val="none" w:sz="0" w:space="0" w:color="auto"/>
                <w:right w:val="none" w:sz="0" w:space="0" w:color="auto"/>
              </w:divBdr>
            </w:div>
            <w:div w:id="1191454211">
              <w:marLeft w:val="0"/>
              <w:marRight w:val="0"/>
              <w:marTop w:val="0"/>
              <w:marBottom w:val="0"/>
              <w:divBdr>
                <w:top w:val="none" w:sz="0" w:space="0" w:color="auto"/>
                <w:left w:val="none" w:sz="0" w:space="0" w:color="auto"/>
                <w:bottom w:val="none" w:sz="0" w:space="0" w:color="auto"/>
                <w:right w:val="none" w:sz="0" w:space="0" w:color="auto"/>
              </w:divBdr>
            </w:div>
            <w:div w:id="1284195715">
              <w:marLeft w:val="0"/>
              <w:marRight w:val="0"/>
              <w:marTop w:val="0"/>
              <w:marBottom w:val="0"/>
              <w:divBdr>
                <w:top w:val="none" w:sz="0" w:space="0" w:color="auto"/>
                <w:left w:val="none" w:sz="0" w:space="0" w:color="auto"/>
                <w:bottom w:val="none" w:sz="0" w:space="0" w:color="auto"/>
                <w:right w:val="none" w:sz="0" w:space="0" w:color="auto"/>
              </w:divBdr>
            </w:div>
            <w:div w:id="1372880515">
              <w:marLeft w:val="0"/>
              <w:marRight w:val="0"/>
              <w:marTop w:val="0"/>
              <w:marBottom w:val="0"/>
              <w:divBdr>
                <w:top w:val="none" w:sz="0" w:space="0" w:color="auto"/>
                <w:left w:val="none" w:sz="0" w:space="0" w:color="auto"/>
                <w:bottom w:val="none" w:sz="0" w:space="0" w:color="auto"/>
                <w:right w:val="none" w:sz="0" w:space="0" w:color="auto"/>
              </w:divBdr>
            </w:div>
            <w:div w:id="1518806168">
              <w:marLeft w:val="0"/>
              <w:marRight w:val="0"/>
              <w:marTop w:val="0"/>
              <w:marBottom w:val="0"/>
              <w:divBdr>
                <w:top w:val="none" w:sz="0" w:space="0" w:color="auto"/>
                <w:left w:val="none" w:sz="0" w:space="0" w:color="auto"/>
                <w:bottom w:val="none" w:sz="0" w:space="0" w:color="auto"/>
                <w:right w:val="none" w:sz="0" w:space="0" w:color="auto"/>
              </w:divBdr>
            </w:div>
            <w:div w:id="1549105948">
              <w:marLeft w:val="0"/>
              <w:marRight w:val="0"/>
              <w:marTop w:val="0"/>
              <w:marBottom w:val="0"/>
              <w:divBdr>
                <w:top w:val="none" w:sz="0" w:space="0" w:color="auto"/>
                <w:left w:val="none" w:sz="0" w:space="0" w:color="auto"/>
                <w:bottom w:val="none" w:sz="0" w:space="0" w:color="auto"/>
                <w:right w:val="none" w:sz="0" w:space="0" w:color="auto"/>
              </w:divBdr>
            </w:div>
            <w:div w:id="1606382365">
              <w:marLeft w:val="0"/>
              <w:marRight w:val="0"/>
              <w:marTop w:val="0"/>
              <w:marBottom w:val="0"/>
              <w:divBdr>
                <w:top w:val="none" w:sz="0" w:space="0" w:color="auto"/>
                <w:left w:val="none" w:sz="0" w:space="0" w:color="auto"/>
                <w:bottom w:val="none" w:sz="0" w:space="0" w:color="auto"/>
                <w:right w:val="none" w:sz="0" w:space="0" w:color="auto"/>
              </w:divBdr>
            </w:div>
            <w:div w:id="1689332810">
              <w:marLeft w:val="0"/>
              <w:marRight w:val="0"/>
              <w:marTop w:val="0"/>
              <w:marBottom w:val="0"/>
              <w:divBdr>
                <w:top w:val="none" w:sz="0" w:space="0" w:color="auto"/>
                <w:left w:val="none" w:sz="0" w:space="0" w:color="auto"/>
                <w:bottom w:val="none" w:sz="0" w:space="0" w:color="auto"/>
                <w:right w:val="none" w:sz="0" w:space="0" w:color="auto"/>
              </w:divBdr>
            </w:div>
            <w:div w:id="1893733889">
              <w:marLeft w:val="0"/>
              <w:marRight w:val="0"/>
              <w:marTop w:val="0"/>
              <w:marBottom w:val="0"/>
              <w:divBdr>
                <w:top w:val="none" w:sz="0" w:space="0" w:color="auto"/>
                <w:left w:val="none" w:sz="0" w:space="0" w:color="auto"/>
                <w:bottom w:val="none" w:sz="0" w:space="0" w:color="auto"/>
                <w:right w:val="none" w:sz="0" w:space="0" w:color="auto"/>
              </w:divBdr>
            </w:div>
            <w:div w:id="1936786907">
              <w:marLeft w:val="0"/>
              <w:marRight w:val="0"/>
              <w:marTop w:val="0"/>
              <w:marBottom w:val="0"/>
              <w:divBdr>
                <w:top w:val="none" w:sz="0" w:space="0" w:color="auto"/>
                <w:left w:val="none" w:sz="0" w:space="0" w:color="auto"/>
                <w:bottom w:val="none" w:sz="0" w:space="0" w:color="auto"/>
                <w:right w:val="none" w:sz="0" w:space="0" w:color="auto"/>
              </w:divBdr>
            </w:div>
          </w:divsChild>
        </w:div>
        <w:div w:id="1293243916">
          <w:marLeft w:val="0"/>
          <w:marRight w:val="0"/>
          <w:marTop w:val="0"/>
          <w:marBottom w:val="0"/>
          <w:divBdr>
            <w:top w:val="none" w:sz="0" w:space="0" w:color="auto"/>
            <w:left w:val="none" w:sz="0" w:space="0" w:color="auto"/>
            <w:bottom w:val="none" w:sz="0" w:space="0" w:color="auto"/>
            <w:right w:val="none" w:sz="0" w:space="0" w:color="auto"/>
          </w:divBdr>
          <w:divsChild>
            <w:div w:id="29305915">
              <w:marLeft w:val="0"/>
              <w:marRight w:val="0"/>
              <w:marTop w:val="0"/>
              <w:marBottom w:val="0"/>
              <w:divBdr>
                <w:top w:val="none" w:sz="0" w:space="0" w:color="auto"/>
                <w:left w:val="none" w:sz="0" w:space="0" w:color="auto"/>
                <w:bottom w:val="none" w:sz="0" w:space="0" w:color="auto"/>
                <w:right w:val="none" w:sz="0" w:space="0" w:color="auto"/>
              </w:divBdr>
            </w:div>
            <w:div w:id="89549250">
              <w:marLeft w:val="0"/>
              <w:marRight w:val="0"/>
              <w:marTop w:val="0"/>
              <w:marBottom w:val="0"/>
              <w:divBdr>
                <w:top w:val="none" w:sz="0" w:space="0" w:color="auto"/>
                <w:left w:val="none" w:sz="0" w:space="0" w:color="auto"/>
                <w:bottom w:val="none" w:sz="0" w:space="0" w:color="auto"/>
                <w:right w:val="none" w:sz="0" w:space="0" w:color="auto"/>
              </w:divBdr>
            </w:div>
            <w:div w:id="305358790">
              <w:marLeft w:val="0"/>
              <w:marRight w:val="0"/>
              <w:marTop w:val="0"/>
              <w:marBottom w:val="0"/>
              <w:divBdr>
                <w:top w:val="none" w:sz="0" w:space="0" w:color="auto"/>
                <w:left w:val="none" w:sz="0" w:space="0" w:color="auto"/>
                <w:bottom w:val="none" w:sz="0" w:space="0" w:color="auto"/>
                <w:right w:val="none" w:sz="0" w:space="0" w:color="auto"/>
              </w:divBdr>
            </w:div>
            <w:div w:id="479611639">
              <w:marLeft w:val="0"/>
              <w:marRight w:val="0"/>
              <w:marTop w:val="0"/>
              <w:marBottom w:val="0"/>
              <w:divBdr>
                <w:top w:val="none" w:sz="0" w:space="0" w:color="auto"/>
                <w:left w:val="none" w:sz="0" w:space="0" w:color="auto"/>
                <w:bottom w:val="none" w:sz="0" w:space="0" w:color="auto"/>
                <w:right w:val="none" w:sz="0" w:space="0" w:color="auto"/>
              </w:divBdr>
            </w:div>
            <w:div w:id="505440013">
              <w:marLeft w:val="0"/>
              <w:marRight w:val="0"/>
              <w:marTop w:val="0"/>
              <w:marBottom w:val="0"/>
              <w:divBdr>
                <w:top w:val="none" w:sz="0" w:space="0" w:color="auto"/>
                <w:left w:val="none" w:sz="0" w:space="0" w:color="auto"/>
                <w:bottom w:val="none" w:sz="0" w:space="0" w:color="auto"/>
                <w:right w:val="none" w:sz="0" w:space="0" w:color="auto"/>
              </w:divBdr>
            </w:div>
            <w:div w:id="525363178">
              <w:marLeft w:val="0"/>
              <w:marRight w:val="0"/>
              <w:marTop w:val="0"/>
              <w:marBottom w:val="0"/>
              <w:divBdr>
                <w:top w:val="none" w:sz="0" w:space="0" w:color="auto"/>
                <w:left w:val="none" w:sz="0" w:space="0" w:color="auto"/>
                <w:bottom w:val="none" w:sz="0" w:space="0" w:color="auto"/>
                <w:right w:val="none" w:sz="0" w:space="0" w:color="auto"/>
              </w:divBdr>
            </w:div>
            <w:div w:id="558059299">
              <w:marLeft w:val="0"/>
              <w:marRight w:val="0"/>
              <w:marTop w:val="0"/>
              <w:marBottom w:val="0"/>
              <w:divBdr>
                <w:top w:val="none" w:sz="0" w:space="0" w:color="auto"/>
                <w:left w:val="none" w:sz="0" w:space="0" w:color="auto"/>
                <w:bottom w:val="none" w:sz="0" w:space="0" w:color="auto"/>
                <w:right w:val="none" w:sz="0" w:space="0" w:color="auto"/>
              </w:divBdr>
            </w:div>
            <w:div w:id="646739338">
              <w:marLeft w:val="0"/>
              <w:marRight w:val="0"/>
              <w:marTop w:val="0"/>
              <w:marBottom w:val="0"/>
              <w:divBdr>
                <w:top w:val="none" w:sz="0" w:space="0" w:color="auto"/>
                <w:left w:val="none" w:sz="0" w:space="0" w:color="auto"/>
                <w:bottom w:val="none" w:sz="0" w:space="0" w:color="auto"/>
                <w:right w:val="none" w:sz="0" w:space="0" w:color="auto"/>
              </w:divBdr>
            </w:div>
            <w:div w:id="796029440">
              <w:marLeft w:val="0"/>
              <w:marRight w:val="0"/>
              <w:marTop w:val="0"/>
              <w:marBottom w:val="0"/>
              <w:divBdr>
                <w:top w:val="none" w:sz="0" w:space="0" w:color="auto"/>
                <w:left w:val="none" w:sz="0" w:space="0" w:color="auto"/>
                <w:bottom w:val="none" w:sz="0" w:space="0" w:color="auto"/>
                <w:right w:val="none" w:sz="0" w:space="0" w:color="auto"/>
              </w:divBdr>
            </w:div>
            <w:div w:id="922182945">
              <w:marLeft w:val="0"/>
              <w:marRight w:val="0"/>
              <w:marTop w:val="0"/>
              <w:marBottom w:val="0"/>
              <w:divBdr>
                <w:top w:val="none" w:sz="0" w:space="0" w:color="auto"/>
                <w:left w:val="none" w:sz="0" w:space="0" w:color="auto"/>
                <w:bottom w:val="none" w:sz="0" w:space="0" w:color="auto"/>
                <w:right w:val="none" w:sz="0" w:space="0" w:color="auto"/>
              </w:divBdr>
            </w:div>
            <w:div w:id="968586528">
              <w:marLeft w:val="0"/>
              <w:marRight w:val="0"/>
              <w:marTop w:val="0"/>
              <w:marBottom w:val="0"/>
              <w:divBdr>
                <w:top w:val="none" w:sz="0" w:space="0" w:color="auto"/>
                <w:left w:val="none" w:sz="0" w:space="0" w:color="auto"/>
                <w:bottom w:val="none" w:sz="0" w:space="0" w:color="auto"/>
                <w:right w:val="none" w:sz="0" w:space="0" w:color="auto"/>
              </w:divBdr>
            </w:div>
            <w:div w:id="1177578027">
              <w:marLeft w:val="0"/>
              <w:marRight w:val="0"/>
              <w:marTop w:val="0"/>
              <w:marBottom w:val="0"/>
              <w:divBdr>
                <w:top w:val="none" w:sz="0" w:space="0" w:color="auto"/>
                <w:left w:val="none" w:sz="0" w:space="0" w:color="auto"/>
                <w:bottom w:val="none" w:sz="0" w:space="0" w:color="auto"/>
                <w:right w:val="none" w:sz="0" w:space="0" w:color="auto"/>
              </w:divBdr>
            </w:div>
            <w:div w:id="1258640095">
              <w:marLeft w:val="0"/>
              <w:marRight w:val="0"/>
              <w:marTop w:val="0"/>
              <w:marBottom w:val="0"/>
              <w:divBdr>
                <w:top w:val="none" w:sz="0" w:space="0" w:color="auto"/>
                <w:left w:val="none" w:sz="0" w:space="0" w:color="auto"/>
                <w:bottom w:val="none" w:sz="0" w:space="0" w:color="auto"/>
                <w:right w:val="none" w:sz="0" w:space="0" w:color="auto"/>
              </w:divBdr>
            </w:div>
            <w:div w:id="1264071895">
              <w:marLeft w:val="0"/>
              <w:marRight w:val="0"/>
              <w:marTop w:val="0"/>
              <w:marBottom w:val="0"/>
              <w:divBdr>
                <w:top w:val="none" w:sz="0" w:space="0" w:color="auto"/>
                <w:left w:val="none" w:sz="0" w:space="0" w:color="auto"/>
                <w:bottom w:val="none" w:sz="0" w:space="0" w:color="auto"/>
                <w:right w:val="none" w:sz="0" w:space="0" w:color="auto"/>
              </w:divBdr>
            </w:div>
            <w:div w:id="1510869178">
              <w:marLeft w:val="0"/>
              <w:marRight w:val="0"/>
              <w:marTop w:val="0"/>
              <w:marBottom w:val="0"/>
              <w:divBdr>
                <w:top w:val="none" w:sz="0" w:space="0" w:color="auto"/>
                <w:left w:val="none" w:sz="0" w:space="0" w:color="auto"/>
                <w:bottom w:val="none" w:sz="0" w:space="0" w:color="auto"/>
                <w:right w:val="none" w:sz="0" w:space="0" w:color="auto"/>
              </w:divBdr>
            </w:div>
            <w:div w:id="1512454239">
              <w:marLeft w:val="0"/>
              <w:marRight w:val="0"/>
              <w:marTop w:val="0"/>
              <w:marBottom w:val="0"/>
              <w:divBdr>
                <w:top w:val="none" w:sz="0" w:space="0" w:color="auto"/>
                <w:left w:val="none" w:sz="0" w:space="0" w:color="auto"/>
                <w:bottom w:val="none" w:sz="0" w:space="0" w:color="auto"/>
                <w:right w:val="none" w:sz="0" w:space="0" w:color="auto"/>
              </w:divBdr>
            </w:div>
            <w:div w:id="1670596867">
              <w:marLeft w:val="0"/>
              <w:marRight w:val="0"/>
              <w:marTop w:val="0"/>
              <w:marBottom w:val="0"/>
              <w:divBdr>
                <w:top w:val="none" w:sz="0" w:space="0" w:color="auto"/>
                <w:left w:val="none" w:sz="0" w:space="0" w:color="auto"/>
                <w:bottom w:val="none" w:sz="0" w:space="0" w:color="auto"/>
                <w:right w:val="none" w:sz="0" w:space="0" w:color="auto"/>
              </w:divBdr>
            </w:div>
            <w:div w:id="1740397737">
              <w:marLeft w:val="0"/>
              <w:marRight w:val="0"/>
              <w:marTop w:val="0"/>
              <w:marBottom w:val="0"/>
              <w:divBdr>
                <w:top w:val="none" w:sz="0" w:space="0" w:color="auto"/>
                <w:left w:val="none" w:sz="0" w:space="0" w:color="auto"/>
                <w:bottom w:val="none" w:sz="0" w:space="0" w:color="auto"/>
                <w:right w:val="none" w:sz="0" w:space="0" w:color="auto"/>
              </w:divBdr>
            </w:div>
            <w:div w:id="1745880188">
              <w:marLeft w:val="0"/>
              <w:marRight w:val="0"/>
              <w:marTop w:val="0"/>
              <w:marBottom w:val="0"/>
              <w:divBdr>
                <w:top w:val="none" w:sz="0" w:space="0" w:color="auto"/>
                <w:left w:val="none" w:sz="0" w:space="0" w:color="auto"/>
                <w:bottom w:val="none" w:sz="0" w:space="0" w:color="auto"/>
                <w:right w:val="none" w:sz="0" w:space="0" w:color="auto"/>
              </w:divBdr>
            </w:div>
            <w:div w:id="2057661442">
              <w:marLeft w:val="0"/>
              <w:marRight w:val="0"/>
              <w:marTop w:val="0"/>
              <w:marBottom w:val="0"/>
              <w:divBdr>
                <w:top w:val="none" w:sz="0" w:space="0" w:color="auto"/>
                <w:left w:val="none" w:sz="0" w:space="0" w:color="auto"/>
                <w:bottom w:val="none" w:sz="0" w:space="0" w:color="auto"/>
                <w:right w:val="none" w:sz="0" w:space="0" w:color="auto"/>
              </w:divBdr>
            </w:div>
          </w:divsChild>
        </w:div>
        <w:div w:id="1315451028">
          <w:marLeft w:val="0"/>
          <w:marRight w:val="0"/>
          <w:marTop w:val="0"/>
          <w:marBottom w:val="0"/>
          <w:divBdr>
            <w:top w:val="none" w:sz="0" w:space="0" w:color="auto"/>
            <w:left w:val="none" w:sz="0" w:space="0" w:color="auto"/>
            <w:bottom w:val="none" w:sz="0" w:space="0" w:color="auto"/>
            <w:right w:val="none" w:sz="0" w:space="0" w:color="auto"/>
          </w:divBdr>
          <w:divsChild>
            <w:div w:id="62610881">
              <w:marLeft w:val="0"/>
              <w:marRight w:val="0"/>
              <w:marTop w:val="0"/>
              <w:marBottom w:val="0"/>
              <w:divBdr>
                <w:top w:val="none" w:sz="0" w:space="0" w:color="auto"/>
                <w:left w:val="none" w:sz="0" w:space="0" w:color="auto"/>
                <w:bottom w:val="none" w:sz="0" w:space="0" w:color="auto"/>
                <w:right w:val="none" w:sz="0" w:space="0" w:color="auto"/>
              </w:divBdr>
            </w:div>
            <w:div w:id="225650756">
              <w:marLeft w:val="0"/>
              <w:marRight w:val="0"/>
              <w:marTop w:val="0"/>
              <w:marBottom w:val="0"/>
              <w:divBdr>
                <w:top w:val="none" w:sz="0" w:space="0" w:color="auto"/>
                <w:left w:val="none" w:sz="0" w:space="0" w:color="auto"/>
                <w:bottom w:val="none" w:sz="0" w:space="0" w:color="auto"/>
                <w:right w:val="none" w:sz="0" w:space="0" w:color="auto"/>
              </w:divBdr>
            </w:div>
            <w:div w:id="327947444">
              <w:marLeft w:val="0"/>
              <w:marRight w:val="0"/>
              <w:marTop w:val="0"/>
              <w:marBottom w:val="0"/>
              <w:divBdr>
                <w:top w:val="none" w:sz="0" w:space="0" w:color="auto"/>
                <w:left w:val="none" w:sz="0" w:space="0" w:color="auto"/>
                <w:bottom w:val="none" w:sz="0" w:space="0" w:color="auto"/>
                <w:right w:val="none" w:sz="0" w:space="0" w:color="auto"/>
              </w:divBdr>
            </w:div>
            <w:div w:id="459148364">
              <w:marLeft w:val="0"/>
              <w:marRight w:val="0"/>
              <w:marTop w:val="0"/>
              <w:marBottom w:val="0"/>
              <w:divBdr>
                <w:top w:val="none" w:sz="0" w:space="0" w:color="auto"/>
                <w:left w:val="none" w:sz="0" w:space="0" w:color="auto"/>
                <w:bottom w:val="none" w:sz="0" w:space="0" w:color="auto"/>
                <w:right w:val="none" w:sz="0" w:space="0" w:color="auto"/>
              </w:divBdr>
            </w:div>
            <w:div w:id="498158120">
              <w:marLeft w:val="0"/>
              <w:marRight w:val="0"/>
              <w:marTop w:val="0"/>
              <w:marBottom w:val="0"/>
              <w:divBdr>
                <w:top w:val="none" w:sz="0" w:space="0" w:color="auto"/>
                <w:left w:val="none" w:sz="0" w:space="0" w:color="auto"/>
                <w:bottom w:val="none" w:sz="0" w:space="0" w:color="auto"/>
                <w:right w:val="none" w:sz="0" w:space="0" w:color="auto"/>
              </w:divBdr>
            </w:div>
            <w:div w:id="714505564">
              <w:marLeft w:val="0"/>
              <w:marRight w:val="0"/>
              <w:marTop w:val="0"/>
              <w:marBottom w:val="0"/>
              <w:divBdr>
                <w:top w:val="none" w:sz="0" w:space="0" w:color="auto"/>
                <w:left w:val="none" w:sz="0" w:space="0" w:color="auto"/>
                <w:bottom w:val="none" w:sz="0" w:space="0" w:color="auto"/>
                <w:right w:val="none" w:sz="0" w:space="0" w:color="auto"/>
              </w:divBdr>
            </w:div>
            <w:div w:id="938030794">
              <w:marLeft w:val="0"/>
              <w:marRight w:val="0"/>
              <w:marTop w:val="0"/>
              <w:marBottom w:val="0"/>
              <w:divBdr>
                <w:top w:val="none" w:sz="0" w:space="0" w:color="auto"/>
                <w:left w:val="none" w:sz="0" w:space="0" w:color="auto"/>
                <w:bottom w:val="none" w:sz="0" w:space="0" w:color="auto"/>
                <w:right w:val="none" w:sz="0" w:space="0" w:color="auto"/>
              </w:divBdr>
            </w:div>
            <w:div w:id="956721551">
              <w:marLeft w:val="0"/>
              <w:marRight w:val="0"/>
              <w:marTop w:val="0"/>
              <w:marBottom w:val="0"/>
              <w:divBdr>
                <w:top w:val="none" w:sz="0" w:space="0" w:color="auto"/>
                <w:left w:val="none" w:sz="0" w:space="0" w:color="auto"/>
                <w:bottom w:val="none" w:sz="0" w:space="0" w:color="auto"/>
                <w:right w:val="none" w:sz="0" w:space="0" w:color="auto"/>
              </w:divBdr>
            </w:div>
            <w:div w:id="1031151422">
              <w:marLeft w:val="0"/>
              <w:marRight w:val="0"/>
              <w:marTop w:val="0"/>
              <w:marBottom w:val="0"/>
              <w:divBdr>
                <w:top w:val="none" w:sz="0" w:space="0" w:color="auto"/>
                <w:left w:val="none" w:sz="0" w:space="0" w:color="auto"/>
                <w:bottom w:val="none" w:sz="0" w:space="0" w:color="auto"/>
                <w:right w:val="none" w:sz="0" w:space="0" w:color="auto"/>
              </w:divBdr>
            </w:div>
            <w:div w:id="1113206746">
              <w:marLeft w:val="0"/>
              <w:marRight w:val="0"/>
              <w:marTop w:val="0"/>
              <w:marBottom w:val="0"/>
              <w:divBdr>
                <w:top w:val="none" w:sz="0" w:space="0" w:color="auto"/>
                <w:left w:val="none" w:sz="0" w:space="0" w:color="auto"/>
                <w:bottom w:val="none" w:sz="0" w:space="0" w:color="auto"/>
                <w:right w:val="none" w:sz="0" w:space="0" w:color="auto"/>
              </w:divBdr>
            </w:div>
            <w:div w:id="1175656537">
              <w:marLeft w:val="0"/>
              <w:marRight w:val="0"/>
              <w:marTop w:val="0"/>
              <w:marBottom w:val="0"/>
              <w:divBdr>
                <w:top w:val="none" w:sz="0" w:space="0" w:color="auto"/>
                <w:left w:val="none" w:sz="0" w:space="0" w:color="auto"/>
                <w:bottom w:val="none" w:sz="0" w:space="0" w:color="auto"/>
                <w:right w:val="none" w:sz="0" w:space="0" w:color="auto"/>
              </w:divBdr>
            </w:div>
            <w:div w:id="1409880944">
              <w:marLeft w:val="0"/>
              <w:marRight w:val="0"/>
              <w:marTop w:val="0"/>
              <w:marBottom w:val="0"/>
              <w:divBdr>
                <w:top w:val="none" w:sz="0" w:space="0" w:color="auto"/>
                <w:left w:val="none" w:sz="0" w:space="0" w:color="auto"/>
                <w:bottom w:val="none" w:sz="0" w:space="0" w:color="auto"/>
                <w:right w:val="none" w:sz="0" w:space="0" w:color="auto"/>
              </w:divBdr>
            </w:div>
            <w:div w:id="1685474130">
              <w:marLeft w:val="0"/>
              <w:marRight w:val="0"/>
              <w:marTop w:val="0"/>
              <w:marBottom w:val="0"/>
              <w:divBdr>
                <w:top w:val="none" w:sz="0" w:space="0" w:color="auto"/>
                <w:left w:val="none" w:sz="0" w:space="0" w:color="auto"/>
                <w:bottom w:val="none" w:sz="0" w:space="0" w:color="auto"/>
                <w:right w:val="none" w:sz="0" w:space="0" w:color="auto"/>
              </w:divBdr>
            </w:div>
            <w:div w:id="1819690988">
              <w:marLeft w:val="0"/>
              <w:marRight w:val="0"/>
              <w:marTop w:val="0"/>
              <w:marBottom w:val="0"/>
              <w:divBdr>
                <w:top w:val="none" w:sz="0" w:space="0" w:color="auto"/>
                <w:left w:val="none" w:sz="0" w:space="0" w:color="auto"/>
                <w:bottom w:val="none" w:sz="0" w:space="0" w:color="auto"/>
                <w:right w:val="none" w:sz="0" w:space="0" w:color="auto"/>
              </w:divBdr>
            </w:div>
            <w:div w:id="1841844992">
              <w:marLeft w:val="0"/>
              <w:marRight w:val="0"/>
              <w:marTop w:val="0"/>
              <w:marBottom w:val="0"/>
              <w:divBdr>
                <w:top w:val="none" w:sz="0" w:space="0" w:color="auto"/>
                <w:left w:val="none" w:sz="0" w:space="0" w:color="auto"/>
                <w:bottom w:val="none" w:sz="0" w:space="0" w:color="auto"/>
                <w:right w:val="none" w:sz="0" w:space="0" w:color="auto"/>
              </w:divBdr>
            </w:div>
            <w:div w:id="1856841959">
              <w:marLeft w:val="0"/>
              <w:marRight w:val="0"/>
              <w:marTop w:val="0"/>
              <w:marBottom w:val="0"/>
              <w:divBdr>
                <w:top w:val="none" w:sz="0" w:space="0" w:color="auto"/>
                <w:left w:val="none" w:sz="0" w:space="0" w:color="auto"/>
                <w:bottom w:val="none" w:sz="0" w:space="0" w:color="auto"/>
                <w:right w:val="none" w:sz="0" w:space="0" w:color="auto"/>
              </w:divBdr>
            </w:div>
            <w:div w:id="1919363832">
              <w:marLeft w:val="0"/>
              <w:marRight w:val="0"/>
              <w:marTop w:val="0"/>
              <w:marBottom w:val="0"/>
              <w:divBdr>
                <w:top w:val="none" w:sz="0" w:space="0" w:color="auto"/>
                <w:left w:val="none" w:sz="0" w:space="0" w:color="auto"/>
                <w:bottom w:val="none" w:sz="0" w:space="0" w:color="auto"/>
                <w:right w:val="none" w:sz="0" w:space="0" w:color="auto"/>
              </w:divBdr>
            </w:div>
            <w:div w:id="1942033650">
              <w:marLeft w:val="0"/>
              <w:marRight w:val="0"/>
              <w:marTop w:val="0"/>
              <w:marBottom w:val="0"/>
              <w:divBdr>
                <w:top w:val="none" w:sz="0" w:space="0" w:color="auto"/>
                <w:left w:val="none" w:sz="0" w:space="0" w:color="auto"/>
                <w:bottom w:val="none" w:sz="0" w:space="0" w:color="auto"/>
                <w:right w:val="none" w:sz="0" w:space="0" w:color="auto"/>
              </w:divBdr>
            </w:div>
            <w:div w:id="2021160791">
              <w:marLeft w:val="0"/>
              <w:marRight w:val="0"/>
              <w:marTop w:val="0"/>
              <w:marBottom w:val="0"/>
              <w:divBdr>
                <w:top w:val="none" w:sz="0" w:space="0" w:color="auto"/>
                <w:left w:val="none" w:sz="0" w:space="0" w:color="auto"/>
                <w:bottom w:val="none" w:sz="0" w:space="0" w:color="auto"/>
                <w:right w:val="none" w:sz="0" w:space="0" w:color="auto"/>
              </w:divBdr>
            </w:div>
            <w:div w:id="2074236064">
              <w:marLeft w:val="0"/>
              <w:marRight w:val="0"/>
              <w:marTop w:val="0"/>
              <w:marBottom w:val="0"/>
              <w:divBdr>
                <w:top w:val="none" w:sz="0" w:space="0" w:color="auto"/>
                <w:left w:val="none" w:sz="0" w:space="0" w:color="auto"/>
                <w:bottom w:val="none" w:sz="0" w:space="0" w:color="auto"/>
                <w:right w:val="none" w:sz="0" w:space="0" w:color="auto"/>
              </w:divBdr>
            </w:div>
          </w:divsChild>
        </w:div>
        <w:div w:id="1405838606">
          <w:marLeft w:val="0"/>
          <w:marRight w:val="0"/>
          <w:marTop w:val="0"/>
          <w:marBottom w:val="0"/>
          <w:divBdr>
            <w:top w:val="none" w:sz="0" w:space="0" w:color="auto"/>
            <w:left w:val="none" w:sz="0" w:space="0" w:color="auto"/>
            <w:bottom w:val="none" w:sz="0" w:space="0" w:color="auto"/>
            <w:right w:val="none" w:sz="0" w:space="0" w:color="auto"/>
          </w:divBdr>
          <w:divsChild>
            <w:div w:id="752048043">
              <w:marLeft w:val="-75"/>
              <w:marRight w:val="0"/>
              <w:marTop w:val="30"/>
              <w:marBottom w:val="30"/>
              <w:divBdr>
                <w:top w:val="none" w:sz="0" w:space="0" w:color="auto"/>
                <w:left w:val="none" w:sz="0" w:space="0" w:color="auto"/>
                <w:bottom w:val="none" w:sz="0" w:space="0" w:color="auto"/>
                <w:right w:val="none" w:sz="0" w:space="0" w:color="auto"/>
              </w:divBdr>
              <w:divsChild>
                <w:div w:id="5445578">
                  <w:marLeft w:val="0"/>
                  <w:marRight w:val="0"/>
                  <w:marTop w:val="0"/>
                  <w:marBottom w:val="0"/>
                  <w:divBdr>
                    <w:top w:val="none" w:sz="0" w:space="0" w:color="auto"/>
                    <w:left w:val="none" w:sz="0" w:space="0" w:color="auto"/>
                    <w:bottom w:val="none" w:sz="0" w:space="0" w:color="auto"/>
                    <w:right w:val="none" w:sz="0" w:space="0" w:color="auto"/>
                  </w:divBdr>
                  <w:divsChild>
                    <w:div w:id="861818772">
                      <w:marLeft w:val="0"/>
                      <w:marRight w:val="0"/>
                      <w:marTop w:val="0"/>
                      <w:marBottom w:val="0"/>
                      <w:divBdr>
                        <w:top w:val="none" w:sz="0" w:space="0" w:color="auto"/>
                        <w:left w:val="none" w:sz="0" w:space="0" w:color="auto"/>
                        <w:bottom w:val="none" w:sz="0" w:space="0" w:color="auto"/>
                        <w:right w:val="none" w:sz="0" w:space="0" w:color="auto"/>
                      </w:divBdr>
                    </w:div>
                  </w:divsChild>
                </w:div>
                <w:div w:id="6687162">
                  <w:marLeft w:val="0"/>
                  <w:marRight w:val="0"/>
                  <w:marTop w:val="0"/>
                  <w:marBottom w:val="0"/>
                  <w:divBdr>
                    <w:top w:val="none" w:sz="0" w:space="0" w:color="auto"/>
                    <w:left w:val="none" w:sz="0" w:space="0" w:color="auto"/>
                    <w:bottom w:val="none" w:sz="0" w:space="0" w:color="auto"/>
                    <w:right w:val="none" w:sz="0" w:space="0" w:color="auto"/>
                  </w:divBdr>
                  <w:divsChild>
                    <w:div w:id="1176845653">
                      <w:marLeft w:val="0"/>
                      <w:marRight w:val="0"/>
                      <w:marTop w:val="0"/>
                      <w:marBottom w:val="0"/>
                      <w:divBdr>
                        <w:top w:val="none" w:sz="0" w:space="0" w:color="auto"/>
                        <w:left w:val="none" w:sz="0" w:space="0" w:color="auto"/>
                        <w:bottom w:val="none" w:sz="0" w:space="0" w:color="auto"/>
                        <w:right w:val="none" w:sz="0" w:space="0" w:color="auto"/>
                      </w:divBdr>
                    </w:div>
                  </w:divsChild>
                </w:div>
                <w:div w:id="42798141">
                  <w:marLeft w:val="0"/>
                  <w:marRight w:val="0"/>
                  <w:marTop w:val="0"/>
                  <w:marBottom w:val="0"/>
                  <w:divBdr>
                    <w:top w:val="none" w:sz="0" w:space="0" w:color="auto"/>
                    <w:left w:val="none" w:sz="0" w:space="0" w:color="auto"/>
                    <w:bottom w:val="none" w:sz="0" w:space="0" w:color="auto"/>
                    <w:right w:val="none" w:sz="0" w:space="0" w:color="auto"/>
                  </w:divBdr>
                  <w:divsChild>
                    <w:div w:id="1634748448">
                      <w:marLeft w:val="0"/>
                      <w:marRight w:val="0"/>
                      <w:marTop w:val="0"/>
                      <w:marBottom w:val="0"/>
                      <w:divBdr>
                        <w:top w:val="none" w:sz="0" w:space="0" w:color="auto"/>
                        <w:left w:val="none" w:sz="0" w:space="0" w:color="auto"/>
                        <w:bottom w:val="none" w:sz="0" w:space="0" w:color="auto"/>
                        <w:right w:val="none" w:sz="0" w:space="0" w:color="auto"/>
                      </w:divBdr>
                    </w:div>
                  </w:divsChild>
                </w:div>
                <w:div w:id="115829569">
                  <w:marLeft w:val="0"/>
                  <w:marRight w:val="0"/>
                  <w:marTop w:val="0"/>
                  <w:marBottom w:val="0"/>
                  <w:divBdr>
                    <w:top w:val="none" w:sz="0" w:space="0" w:color="auto"/>
                    <w:left w:val="none" w:sz="0" w:space="0" w:color="auto"/>
                    <w:bottom w:val="none" w:sz="0" w:space="0" w:color="auto"/>
                    <w:right w:val="none" w:sz="0" w:space="0" w:color="auto"/>
                  </w:divBdr>
                  <w:divsChild>
                    <w:div w:id="1002465601">
                      <w:marLeft w:val="0"/>
                      <w:marRight w:val="0"/>
                      <w:marTop w:val="0"/>
                      <w:marBottom w:val="0"/>
                      <w:divBdr>
                        <w:top w:val="none" w:sz="0" w:space="0" w:color="auto"/>
                        <w:left w:val="none" w:sz="0" w:space="0" w:color="auto"/>
                        <w:bottom w:val="none" w:sz="0" w:space="0" w:color="auto"/>
                        <w:right w:val="none" w:sz="0" w:space="0" w:color="auto"/>
                      </w:divBdr>
                    </w:div>
                  </w:divsChild>
                </w:div>
                <w:div w:id="144784910">
                  <w:marLeft w:val="0"/>
                  <w:marRight w:val="0"/>
                  <w:marTop w:val="0"/>
                  <w:marBottom w:val="0"/>
                  <w:divBdr>
                    <w:top w:val="none" w:sz="0" w:space="0" w:color="auto"/>
                    <w:left w:val="none" w:sz="0" w:space="0" w:color="auto"/>
                    <w:bottom w:val="none" w:sz="0" w:space="0" w:color="auto"/>
                    <w:right w:val="none" w:sz="0" w:space="0" w:color="auto"/>
                  </w:divBdr>
                  <w:divsChild>
                    <w:div w:id="684867555">
                      <w:marLeft w:val="0"/>
                      <w:marRight w:val="0"/>
                      <w:marTop w:val="0"/>
                      <w:marBottom w:val="0"/>
                      <w:divBdr>
                        <w:top w:val="none" w:sz="0" w:space="0" w:color="auto"/>
                        <w:left w:val="none" w:sz="0" w:space="0" w:color="auto"/>
                        <w:bottom w:val="none" w:sz="0" w:space="0" w:color="auto"/>
                        <w:right w:val="none" w:sz="0" w:space="0" w:color="auto"/>
                      </w:divBdr>
                    </w:div>
                  </w:divsChild>
                </w:div>
                <w:div w:id="185489267">
                  <w:marLeft w:val="0"/>
                  <w:marRight w:val="0"/>
                  <w:marTop w:val="0"/>
                  <w:marBottom w:val="0"/>
                  <w:divBdr>
                    <w:top w:val="none" w:sz="0" w:space="0" w:color="auto"/>
                    <w:left w:val="none" w:sz="0" w:space="0" w:color="auto"/>
                    <w:bottom w:val="none" w:sz="0" w:space="0" w:color="auto"/>
                    <w:right w:val="none" w:sz="0" w:space="0" w:color="auto"/>
                  </w:divBdr>
                  <w:divsChild>
                    <w:div w:id="120926652">
                      <w:marLeft w:val="0"/>
                      <w:marRight w:val="0"/>
                      <w:marTop w:val="0"/>
                      <w:marBottom w:val="0"/>
                      <w:divBdr>
                        <w:top w:val="none" w:sz="0" w:space="0" w:color="auto"/>
                        <w:left w:val="none" w:sz="0" w:space="0" w:color="auto"/>
                        <w:bottom w:val="none" w:sz="0" w:space="0" w:color="auto"/>
                        <w:right w:val="none" w:sz="0" w:space="0" w:color="auto"/>
                      </w:divBdr>
                    </w:div>
                  </w:divsChild>
                </w:div>
                <w:div w:id="258832801">
                  <w:marLeft w:val="0"/>
                  <w:marRight w:val="0"/>
                  <w:marTop w:val="0"/>
                  <w:marBottom w:val="0"/>
                  <w:divBdr>
                    <w:top w:val="none" w:sz="0" w:space="0" w:color="auto"/>
                    <w:left w:val="none" w:sz="0" w:space="0" w:color="auto"/>
                    <w:bottom w:val="none" w:sz="0" w:space="0" w:color="auto"/>
                    <w:right w:val="none" w:sz="0" w:space="0" w:color="auto"/>
                  </w:divBdr>
                  <w:divsChild>
                    <w:div w:id="1321353047">
                      <w:marLeft w:val="0"/>
                      <w:marRight w:val="0"/>
                      <w:marTop w:val="0"/>
                      <w:marBottom w:val="0"/>
                      <w:divBdr>
                        <w:top w:val="none" w:sz="0" w:space="0" w:color="auto"/>
                        <w:left w:val="none" w:sz="0" w:space="0" w:color="auto"/>
                        <w:bottom w:val="none" w:sz="0" w:space="0" w:color="auto"/>
                        <w:right w:val="none" w:sz="0" w:space="0" w:color="auto"/>
                      </w:divBdr>
                    </w:div>
                  </w:divsChild>
                </w:div>
                <w:div w:id="301158561">
                  <w:marLeft w:val="0"/>
                  <w:marRight w:val="0"/>
                  <w:marTop w:val="0"/>
                  <w:marBottom w:val="0"/>
                  <w:divBdr>
                    <w:top w:val="none" w:sz="0" w:space="0" w:color="auto"/>
                    <w:left w:val="none" w:sz="0" w:space="0" w:color="auto"/>
                    <w:bottom w:val="none" w:sz="0" w:space="0" w:color="auto"/>
                    <w:right w:val="none" w:sz="0" w:space="0" w:color="auto"/>
                  </w:divBdr>
                  <w:divsChild>
                    <w:div w:id="369039145">
                      <w:marLeft w:val="0"/>
                      <w:marRight w:val="0"/>
                      <w:marTop w:val="0"/>
                      <w:marBottom w:val="0"/>
                      <w:divBdr>
                        <w:top w:val="none" w:sz="0" w:space="0" w:color="auto"/>
                        <w:left w:val="none" w:sz="0" w:space="0" w:color="auto"/>
                        <w:bottom w:val="none" w:sz="0" w:space="0" w:color="auto"/>
                        <w:right w:val="none" w:sz="0" w:space="0" w:color="auto"/>
                      </w:divBdr>
                    </w:div>
                  </w:divsChild>
                </w:div>
                <w:div w:id="333731789">
                  <w:marLeft w:val="0"/>
                  <w:marRight w:val="0"/>
                  <w:marTop w:val="0"/>
                  <w:marBottom w:val="0"/>
                  <w:divBdr>
                    <w:top w:val="none" w:sz="0" w:space="0" w:color="auto"/>
                    <w:left w:val="none" w:sz="0" w:space="0" w:color="auto"/>
                    <w:bottom w:val="none" w:sz="0" w:space="0" w:color="auto"/>
                    <w:right w:val="none" w:sz="0" w:space="0" w:color="auto"/>
                  </w:divBdr>
                  <w:divsChild>
                    <w:div w:id="1830513055">
                      <w:marLeft w:val="0"/>
                      <w:marRight w:val="0"/>
                      <w:marTop w:val="0"/>
                      <w:marBottom w:val="0"/>
                      <w:divBdr>
                        <w:top w:val="none" w:sz="0" w:space="0" w:color="auto"/>
                        <w:left w:val="none" w:sz="0" w:space="0" w:color="auto"/>
                        <w:bottom w:val="none" w:sz="0" w:space="0" w:color="auto"/>
                        <w:right w:val="none" w:sz="0" w:space="0" w:color="auto"/>
                      </w:divBdr>
                    </w:div>
                  </w:divsChild>
                </w:div>
                <w:div w:id="336427056">
                  <w:marLeft w:val="0"/>
                  <w:marRight w:val="0"/>
                  <w:marTop w:val="0"/>
                  <w:marBottom w:val="0"/>
                  <w:divBdr>
                    <w:top w:val="none" w:sz="0" w:space="0" w:color="auto"/>
                    <w:left w:val="none" w:sz="0" w:space="0" w:color="auto"/>
                    <w:bottom w:val="none" w:sz="0" w:space="0" w:color="auto"/>
                    <w:right w:val="none" w:sz="0" w:space="0" w:color="auto"/>
                  </w:divBdr>
                  <w:divsChild>
                    <w:div w:id="219555389">
                      <w:marLeft w:val="0"/>
                      <w:marRight w:val="0"/>
                      <w:marTop w:val="0"/>
                      <w:marBottom w:val="0"/>
                      <w:divBdr>
                        <w:top w:val="none" w:sz="0" w:space="0" w:color="auto"/>
                        <w:left w:val="none" w:sz="0" w:space="0" w:color="auto"/>
                        <w:bottom w:val="none" w:sz="0" w:space="0" w:color="auto"/>
                        <w:right w:val="none" w:sz="0" w:space="0" w:color="auto"/>
                      </w:divBdr>
                    </w:div>
                  </w:divsChild>
                </w:div>
                <w:div w:id="347947832">
                  <w:marLeft w:val="0"/>
                  <w:marRight w:val="0"/>
                  <w:marTop w:val="0"/>
                  <w:marBottom w:val="0"/>
                  <w:divBdr>
                    <w:top w:val="none" w:sz="0" w:space="0" w:color="auto"/>
                    <w:left w:val="none" w:sz="0" w:space="0" w:color="auto"/>
                    <w:bottom w:val="none" w:sz="0" w:space="0" w:color="auto"/>
                    <w:right w:val="none" w:sz="0" w:space="0" w:color="auto"/>
                  </w:divBdr>
                  <w:divsChild>
                    <w:div w:id="2014405800">
                      <w:marLeft w:val="0"/>
                      <w:marRight w:val="0"/>
                      <w:marTop w:val="0"/>
                      <w:marBottom w:val="0"/>
                      <w:divBdr>
                        <w:top w:val="none" w:sz="0" w:space="0" w:color="auto"/>
                        <w:left w:val="none" w:sz="0" w:space="0" w:color="auto"/>
                        <w:bottom w:val="none" w:sz="0" w:space="0" w:color="auto"/>
                        <w:right w:val="none" w:sz="0" w:space="0" w:color="auto"/>
                      </w:divBdr>
                    </w:div>
                  </w:divsChild>
                </w:div>
                <w:div w:id="377359844">
                  <w:marLeft w:val="0"/>
                  <w:marRight w:val="0"/>
                  <w:marTop w:val="0"/>
                  <w:marBottom w:val="0"/>
                  <w:divBdr>
                    <w:top w:val="none" w:sz="0" w:space="0" w:color="auto"/>
                    <w:left w:val="none" w:sz="0" w:space="0" w:color="auto"/>
                    <w:bottom w:val="none" w:sz="0" w:space="0" w:color="auto"/>
                    <w:right w:val="none" w:sz="0" w:space="0" w:color="auto"/>
                  </w:divBdr>
                  <w:divsChild>
                    <w:div w:id="552543789">
                      <w:marLeft w:val="0"/>
                      <w:marRight w:val="0"/>
                      <w:marTop w:val="0"/>
                      <w:marBottom w:val="0"/>
                      <w:divBdr>
                        <w:top w:val="none" w:sz="0" w:space="0" w:color="auto"/>
                        <w:left w:val="none" w:sz="0" w:space="0" w:color="auto"/>
                        <w:bottom w:val="none" w:sz="0" w:space="0" w:color="auto"/>
                        <w:right w:val="none" w:sz="0" w:space="0" w:color="auto"/>
                      </w:divBdr>
                    </w:div>
                  </w:divsChild>
                </w:div>
                <w:div w:id="421993794">
                  <w:marLeft w:val="0"/>
                  <w:marRight w:val="0"/>
                  <w:marTop w:val="0"/>
                  <w:marBottom w:val="0"/>
                  <w:divBdr>
                    <w:top w:val="none" w:sz="0" w:space="0" w:color="auto"/>
                    <w:left w:val="none" w:sz="0" w:space="0" w:color="auto"/>
                    <w:bottom w:val="none" w:sz="0" w:space="0" w:color="auto"/>
                    <w:right w:val="none" w:sz="0" w:space="0" w:color="auto"/>
                  </w:divBdr>
                  <w:divsChild>
                    <w:div w:id="824052157">
                      <w:marLeft w:val="0"/>
                      <w:marRight w:val="0"/>
                      <w:marTop w:val="0"/>
                      <w:marBottom w:val="0"/>
                      <w:divBdr>
                        <w:top w:val="none" w:sz="0" w:space="0" w:color="auto"/>
                        <w:left w:val="none" w:sz="0" w:space="0" w:color="auto"/>
                        <w:bottom w:val="none" w:sz="0" w:space="0" w:color="auto"/>
                        <w:right w:val="none" w:sz="0" w:space="0" w:color="auto"/>
                      </w:divBdr>
                    </w:div>
                  </w:divsChild>
                </w:div>
                <w:div w:id="422411105">
                  <w:marLeft w:val="0"/>
                  <w:marRight w:val="0"/>
                  <w:marTop w:val="0"/>
                  <w:marBottom w:val="0"/>
                  <w:divBdr>
                    <w:top w:val="none" w:sz="0" w:space="0" w:color="auto"/>
                    <w:left w:val="none" w:sz="0" w:space="0" w:color="auto"/>
                    <w:bottom w:val="none" w:sz="0" w:space="0" w:color="auto"/>
                    <w:right w:val="none" w:sz="0" w:space="0" w:color="auto"/>
                  </w:divBdr>
                  <w:divsChild>
                    <w:div w:id="1425568657">
                      <w:marLeft w:val="0"/>
                      <w:marRight w:val="0"/>
                      <w:marTop w:val="0"/>
                      <w:marBottom w:val="0"/>
                      <w:divBdr>
                        <w:top w:val="none" w:sz="0" w:space="0" w:color="auto"/>
                        <w:left w:val="none" w:sz="0" w:space="0" w:color="auto"/>
                        <w:bottom w:val="none" w:sz="0" w:space="0" w:color="auto"/>
                        <w:right w:val="none" w:sz="0" w:space="0" w:color="auto"/>
                      </w:divBdr>
                    </w:div>
                  </w:divsChild>
                </w:div>
                <w:div w:id="426581794">
                  <w:marLeft w:val="0"/>
                  <w:marRight w:val="0"/>
                  <w:marTop w:val="0"/>
                  <w:marBottom w:val="0"/>
                  <w:divBdr>
                    <w:top w:val="none" w:sz="0" w:space="0" w:color="auto"/>
                    <w:left w:val="none" w:sz="0" w:space="0" w:color="auto"/>
                    <w:bottom w:val="none" w:sz="0" w:space="0" w:color="auto"/>
                    <w:right w:val="none" w:sz="0" w:space="0" w:color="auto"/>
                  </w:divBdr>
                  <w:divsChild>
                    <w:div w:id="92017422">
                      <w:marLeft w:val="0"/>
                      <w:marRight w:val="0"/>
                      <w:marTop w:val="0"/>
                      <w:marBottom w:val="0"/>
                      <w:divBdr>
                        <w:top w:val="none" w:sz="0" w:space="0" w:color="auto"/>
                        <w:left w:val="none" w:sz="0" w:space="0" w:color="auto"/>
                        <w:bottom w:val="none" w:sz="0" w:space="0" w:color="auto"/>
                        <w:right w:val="none" w:sz="0" w:space="0" w:color="auto"/>
                      </w:divBdr>
                    </w:div>
                  </w:divsChild>
                </w:div>
                <w:div w:id="473184417">
                  <w:marLeft w:val="0"/>
                  <w:marRight w:val="0"/>
                  <w:marTop w:val="0"/>
                  <w:marBottom w:val="0"/>
                  <w:divBdr>
                    <w:top w:val="none" w:sz="0" w:space="0" w:color="auto"/>
                    <w:left w:val="none" w:sz="0" w:space="0" w:color="auto"/>
                    <w:bottom w:val="none" w:sz="0" w:space="0" w:color="auto"/>
                    <w:right w:val="none" w:sz="0" w:space="0" w:color="auto"/>
                  </w:divBdr>
                  <w:divsChild>
                    <w:div w:id="915365291">
                      <w:marLeft w:val="0"/>
                      <w:marRight w:val="0"/>
                      <w:marTop w:val="0"/>
                      <w:marBottom w:val="0"/>
                      <w:divBdr>
                        <w:top w:val="none" w:sz="0" w:space="0" w:color="auto"/>
                        <w:left w:val="none" w:sz="0" w:space="0" w:color="auto"/>
                        <w:bottom w:val="none" w:sz="0" w:space="0" w:color="auto"/>
                        <w:right w:val="none" w:sz="0" w:space="0" w:color="auto"/>
                      </w:divBdr>
                    </w:div>
                  </w:divsChild>
                </w:div>
                <w:div w:id="567616036">
                  <w:marLeft w:val="0"/>
                  <w:marRight w:val="0"/>
                  <w:marTop w:val="0"/>
                  <w:marBottom w:val="0"/>
                  <w:divBdr>
                    <w:top w:val="none" w:sz="0" w:space="0" w:color="auto"/>
                    <w:left w:val="none" w:sz="0" w:space="0" w:color="auto"/>
                    <w:bottom w:val="none" w:sz="0" w:space="0" w:color="auto"/>
                    <w:right w:val="none" w:sz="0" w:space="0" w:color="auto"/>
                  </w:divBdr>
                  <w:divsChild>
                    <w:div w:id="1958371502">
                      <w:marLeft w:val="0"/>
                      <w:marRight w:val="0"/>
                      <w:marTop w:val="0"/>
                      <w:marBottom w:val="0"/>
                      <w:divBdr>
                        <w:top w:val="none" w:sz="0" w:space="0" w:color="auto"/>
                        <w:left w:val="none" w:sz="0" w:space="0" w:color="auto"/>
                        <w:bottom w:val="none" w:sz="0" w:space="0" w:color="auto"/>
                        <w:right w:val="none" w:sz="0" w:space="0" w:color="auto"/>
                      </w:divBdr>
                    </w:div>
                  </w:divsChild>
                </w:div>
                <w:div w:id="704528034">
                  <w:marLeft w:val="0"/>
                  <w:marRight w:val="0"/>
                  <w:marTop w:val="0"/>
                  <w:marBottom w:val="0"/>
                  <w:divBdr>
                    <w:top w:val="none" w:sz="0" w:space="0" w:color="auto"/>
                    <w:left w:val="none" w:sz="0" w:space="0" w:color="auto"/>
                    <w:bottom w:val="none" w:sz="0" w:space="0" w:color="auto"/>
                    <w:right w:val="none" w:sz="0" w:space="0" w:color="auto"/>
                  </w:divBdr>
                  <w:divsChild>
                    <w:div w:id="128401066">
                      <w:marLeft w:val="0"/>
                      <w:marRight w:val="0"/>
                      <w:marTop w:val="0"/>
                      <w:marBottom w:val="0"/>
                      <w:divBdr>
                        <w:top w:val="none" w:sz="0" w:space="0" w:color="auto"/>
                        <w:left w:val="none" w:sz="0" w:space="0" w:color="auto"/>
                        <w:bottom w:val="none" w:sz="0" w:space="0" w:color="auto"/>
                        <w:right w:val="none" w:sz="0" w:space="0" w:color="auto"/>
                      </w:divBdr>
                    </w:div>
                  </w:divsChild>
                </w:div>
                <w:div w:id="816268019">
                  <w:marLeft w:val="0"/>
                  <w:marRight w:val="0"/>
                  <w:marTop w:val="0"/>
                  <w:marBottom w:val="0"/>
                  <w:divBdr>
                    <w:top w:val="none" w:sz="0" w:space="0" w:color="auto"/>
                    <w:left w:val="none" w:sz="0" w:space="0" w:color="auto"/>
                    <w:bottom w:val="none" w:sz="0" w:space="0" w:color="auto"/>
                    <w:right w:val="none" w:sz="0" w:space="0" w:color="auto"/>
                  </w:divBdr>
                  <w:divsChild>
                    <w:div w:id="1214461420">
                      <w:marLeft w:val="0"/>
                      <w:marRight w:val="0"/>
                      <w:marTop w:val="0"/>
                      <w:marBottom w:val="0"/>
                      <w:divBdr>
                        <w:top w:val="none" w:sz="0" w:space="0" w:color="auto"/>
                        <w:left w:val="none" w:sz="0" w:space="0" w:color="auto"/>
                        <w:bottom w:val="none" w:sz="0" w:space="0" w:color="auto"/>
                        <w:right w:val="none" w:sz="0" w:space="0" w:color="auto"/>
                      </w:divBdr>
                    </w:div>
                  </w:divsChild>
                </w:div>
                <w:div w:id="845751272">
                  <w:marLeft w:val="0"/>
                  <w:marRight w:val="0"/>
                  <w:marTop w:val="0"/>
                  <w:marBottom w:val="0"/>
                  <w:divBdr>
                    <w:top w:val="none" w:sz="0" w:space="0" w:color="auto"/>
                    <w:left w:val="none" w:sz="0" w:space="0" w:color="auto"/>
                    <w:bottom w:val="none" w:sz="0" w:space="0" w:color="auto"/>
                    <w:right w:val="none" w:sz="0" w:space="0" w:color="auto"/>
                  </w:divBdr>
                  <w:divsChild>
                    <w:div w:id="1998148058">
                      <w:marLeft w:val="0"/>
                      <w:marRight w:val="0"/>
                      <w:marTop w:val="0"/>
                      <w:marBottom w:val="0"/>
                      <w:divBdr>
                        <w:top w:val="none" w:sz="0" w:space="0" w:color="auto"/>
                        <w:left w:val="none" w:sz="0" w:space="0" w:color="auto"/>
                        <w:bottom w:val="none" w:sz="0" w:space="0" w:color="auto"/>
                        <w:right w:val="none" w:sz="0" w:space="0" w:color="auto"/>
                      </w:divBdr>
                    </w:div>
                  </w:divsChild>
                </w:div>
                <w:div w:id="849371518">
                  <w:marLeft w:val="0"/>
                  <w:marRight w:val="0"/>
                  <w:marTop w:val="0"/>
                  <w:marBottom w:val="0"/>
                  <w:divBdr>
                    <w:top w:val="none" w:sz="0" w:space="0" w:color="auto"/>
                    <w:left w:val="none" w:sz="0" w:space="0" w:color="auto"/>
                    <w:bottom w:val="none" w:sz="0" w:space="0" w:color="auto"/>
                    <w:right w:val="none" w:sz="0" w:space="0" w:color="auto"/>
                  </w:divBdr>
                  <w:divsChild>
                    <w:div w:id="536041559">
                      <w:marLeft w:val="0"/>
                      <w:marRight w:val="0"/>
                      <w:marTop w:val="0"/>
                      <w:marBottom w:val="0"/>
                      <w:divBdr>
                        <w:top w:val="none" w:sz="0" w:space="0" w:color="auto"/>
                        <w:left w:val="none" w:sz="0" w:space="0" w:color="auto"/>
                        <w:bottom w:val="none" w:sz="0" w:space="0" w:color="auto"/>
                        <w:right w:val="none" w:sz="0" w:space="0" w:color="auto"/>
                      </w:divBdr>
                    </w:div>
                  </w:divsChild>
                </w:div>
                <w:div w:id="949818624">
                  <w:marLeft w:val="0"/>
                  <w:marRight w:val="0"/>
                  <w:marTop w:val="0"/>
                  <w:marBottom w:val="0"/>
                  <w:divBdr>
                    <w:top w:val="none" w:sz="0" w:space="0" w:color="auto"/>
                    <w:left w:val="none" w:sz="0" w:space="0" w:color="auto"/>
                    <w:bottom w:val="none" w:sz="0" w:space="0" w:color="auto"/>
                    <w:right w:val="none" w:sz="0" w:space="0" w:color="auto"/>
                  </w:divBdr>
                  <w:divsChild>
                    <w:div w:id="120076236">
                      <w:marLeft w:val="0"/>
                      <w:marRight w:val="0"/>
                      <w:marTop w:val="0"/>
                      <w:marBottom w:val="0"/>
                      <w:divBdr>
                        <w:top w:val="none" w:sz="0" w:space="0" w:color="auto"/>
                        <w:left w:val="none" w:sz="0" w:space="0" w:color="auto"/>
                        <w:bottom w:val="none" w:sz="0" w:space="0" w:color="auto"/>
                        <w:right w:val="none" w:sz="0" w:space="0" w:color="auto"/>
                      </w:divBdr>
                    </w:div>
                  </w:divsChild>
                </w:div>
                <w:div w:id="979920063">
                  <w:marLeft w:val="0"/>
                  <w:marRight w:val="0"/>
                  <w:marTop w:val="0"/>
                  <w:marBottom w:val="0"/>
                  <w:divBdr>
                    <w:top w:val="none" w:sz="0" w:space="0" w:color="auto"/>
                    <w:left w:val="none" w:sz="0" w:space="0" w:color="auto"/>
                    <w:bottom w:val="none" w:sz="0" w:space="0" w:color="auto"/>
                    <w:right w:val="none" w:sz="0" w:space="0" w:color="auto"/>
                  </w:divBdr>
                  <w:divsChild>
                    <w:div w:id="1571378497">
                      <w:marLeft w:val="0"/>
                      <w:marRight w:val="0"/>
                      <w:marTop w:val="0"/>
                      <w:marBottom w:val="0"/>
                      <w:divBdr>
                        <w:top w:val="none" w:sz="0" w:space="0" w:color="auto"/>
                        <w:left w:val="none" w:sz="0" w:space="0" w:color="auto"/>
                        <w:bottom w:val="none" w:sz="0" w:space="0" w:color="auto"/>
                        <w:right w:val="none" w:sz="0" w:space="0" w:color="auto"/>
                      </w:divBdr>
                    </w:div>
                  </w:divsChild>
                </w:div>
                <w:div w:id="999233794">
                  <w:marLeft w:val="0"/>
                  <w:marRight w:val="0"/>
                  <w:marTop w:val="0"/>
                  <w:marBottom w:val="0"/>
                  <w:divBdr>
                    <w:top w:val="none" w:sz="0" w:space="0" w:color="auto"/>
                    <w:left w:val="none" w:sz="0" w:space="0" w:color="auto"/>
                    <w:bottom w:val="none" w:sz="0" w:space="0" w:color="auto"/>
                    <w:right w:val="none" w:sz="0" w:space="0" w:color="auto"/>
                  </w:divBdr>
                  <w:divsChild>
                    <w:div w:id="935598347">
                      <w:marLeft w:val="0"/>
                      <w:marRight w:val="0"/>
                      <w:marTop w:val="0"/>
                      <w:marBottom w:val="0"/>
                      <w:divBdr>
                        <w:top w:val="none" w:sz="0" w:space="0" w:color="auto"/>
                        <w:left w:val="none" w:sz="0" w:space="0" w:color="auto"/>
                        <w:bottom w:val="none" w:sz="0" w:space="0" w:color="auto"/>
                        <w:right w:val="none" w:sz="0" w:space="0" w:color="auto"/>
                      </w:divBdr>
                    </w:div>
                  </w:divsChild>
                </w:div>
                <w:div w:id="1005934382">
                  <w:marLeft w:val="0"/>
                  <w:marRight w:val="0"/>
                  <w:marTop w:val="0"/>
                  <w:marBottom w:val="0"/>
                  <w:divBdr>
                    <w:top w:val="none" w:sz="0" w:space="0" w:color="auto"/>
                    <w:left w:val="none" w:sz="0" w:space="0" w:color="auto"/>
                    <w:bottom w:val="none" w:sz="0" w:space="0" w:color="auto"/>
                    <w:right w:val="none" w:sz="0" w:space="0" w:color="auto"/>
                  </w:divBdr>
                  <w:divsChild>
                    <w:div w:id="1746873509">
                      <w:marLeft w:val="0"/>
                      <w:marRight w:val="0"/>
                      <w:marTop w:val="0"/>
                      <w:marBottom w:val="0"/>
                      <w:divBdr>
                        <w:top w:val="none" w:sz="0" w:space="0" w:color="auto"/>
                        <w:left w:val="none" w:sz="0" w:space="0" w:color="auto"/>
                        <w:bottom w:val="none" w:sz="0" w:space="0" w:color="auto"/>
                        <w:right w:val="none" w:sz="0" w:space="0" w:color="auto"/>
                      </w:divBdr>
                    </w:div>
                  </w:divsChild>
                </w:div>
                <w:div w:id="1005940736">
                  <w:marLeft w:val="0"/>
                  <w:marRight w:val="0"/>
                  <w:marTop w:val="0"/>
                  <w:marBottom w:val="0"/>
                  <w:divBdr>
                    <w:top w:val="none" w:sz="0" w:space="0" w:color="auto"/>
                    <w:left w:val="none" w:sz="0" w:space="0" w:color="auto"/>
                    <w:bottom w:val="none" w:sz="0" w:space="0" w:color="auto"/>
                    <w:right w:val="none" w:sz="0" w:space="0" w:color="auto"/>
                  </w:divBdr>
                  <w:divsChild>
                    <w:div w:id="1248542082">
                      <w:marLeft w:val="0"/>
                      <w:marRight w:val="0"/>
                      <w:marTop w:val="0"/>
                      <w:marBottom w:val="0"/>
                      <w:divBdr>
                        <w:top w:val="none" w:sz="0" w:space="0" w:color="auto"/>
                        <w:left w:val="none" w:sz="0" w:space="0" w:color="auto"/>
                        <w:bottom w:val="none" w:sz="0" w:space="0" w:color="auto"/>
                        <w:right w:val="none" w:sz="0" w:space="0" w:color="auto"/>
                      </w:divBdr>
                    </w:div>
                  </w:divsChild>
                </w:div>
                <w:div w:id="1027948899">
                  <w:marLeft w:val="0"/>
                  <w:marRight w:val="0"/>
                  <w:marTop w:val="0"/>
                  <w:marBottom w:val="0"/>
                  <w:divBdr>
                    <w:top w:val="none" w:sz="0" w:space="0" w:color="auto"/>
                    <w:left w:val="none" w:sz="0" w:space="0" w:color="auto"/>
                    <w:bottom w:val="none" w:sz="0" w:space="0" w:color="auto"/>
                    <w:right w:val="none" w:sz="0" w:space="0" w:color="auto"/>
                  </w:divBdr>
                  <w:divsChild>
                    <w:div w:id="1575779038">
                      <w:marLeft w:val="0"/>
                      <w:marRight w:val="0"/>
                      <w:marTop w:val="0"/>
                      <w:marBottom w:val="0"/>
                      <w:divBdr>
                        <w:top w:val="none" w:sz="0" w:space="0" w:color="auto"/>
                        <w:left w:val="none" w:sz="0" w:space="0" w:color="auto"/>
                        <w:bottom w:val="none" w:sz="0" w:space="0" w:color="auto"/>
                        <w:right w:val="none" w:sz="0" w:space="0" w:color="auto"/>
                      </w:divBdr>
                    </w:div>
                  </w:divsChild>
                </w:div>
                <w:div w:id="1072390569">
                  <w:marLeft w:val="0"/>
                  <w:marRight w:val="0"/>
                  <w:marTop w:val="0"/>
                  <w:marBottom w:val="0"/>
                  <w:divBdr>
                    <w:top w:val="none" w:sz="0" w:space="0" w:color="auto"/>
                    <w:left w:val="none" w:sz="0" w:space="0" w:color="auto"/>
                    <w:bottom w:val="none" w:sz="0" w:space="0" w:color="auto"/>
                    <w:right w:val="none" w:sz="0" w:space="0" w:color="auto"/>
                  </w:divBdr>
                  <w:divsChild>
                    <w:div w:id="1094131012">
                      <w:marLeft w:val="0"/>
                      <w:marRight w:val="0"/>
                      <w:marTop w:val="0"/>
                      <w:marBottom w:val="0"/>
                      <w:divBdr>
                        <w:top w:val="none" w:sz="0" w:space="0" w:color="auto"/>
                        <w:left w:val="none" w:sz="0" w:space="0" w:color="auto"/>
                        <w:bottom w:val="none" w:sz="0" w:space="0" w:color="auto"/>
                        <w:right w:val="none" w:sz="0" w:space="0" w:color="auto"/>
                      </w:divBdr>
                    </w:div>
                  </w:divsChild>
                </w:div>
                <w:div w:id="1085371612">
                  <w:marLeft w:val="0"/>
                  <w:marRight w:val="0"/>
                  <w:marTop w:val="0"/>
                  <w:marBottom w:val="0"/>
                  <w:divBdr>
                    <w:top w:val="none" w:sz="0" w:space="0" w:color="auto"/>
                    <w:left w:val="none" w:sz="0" w:space="0" w:color="auto"/>
                    <w:bottom w:val="none" w:sz="0" w:space="0" w:color="auto"/>
                    <w:right w:val="none" w:sz="0" w:space="0" w:color="auto"/>
                  </w:divBdr>
                  <w:divsChild>
                    <w:div w:id="1944611502">
                      <w:marLeft w:val="0"/>
                      <w:marRight w:val="0"/>
                      <w:marTop w:val="0"/>
                      <w:marBottom w:val="0"/>
                      <w:divBdr>
                        <w:top w:val="none" w:sz="0" w:space="0" w:color="auto"/>
                        <w:left w:val="none" w:sz="0" w:space="0" w:color="auto"/>
                        <w:bottom w:val="none" w:sz="0" w:space="0" w:color="auto"/>
                        <w:right w:val="none" w:sz="0" w:space="0" w:color="auto"/>
                      </w:divBdr>
                    </w:div>
                  </w:divsChild>
                </w:div>
                <w:div w:id="1089621193">
                  <w:marLeft w:val="0"/>
                  <w:marRight w:val="0"/>
                  <w:marTop w:val="0"/>
                  <w:marBottom w:val="0"/>
                  <w:divBdr>
                    <w:top w:val="none" w:sz="0" w:space="0" w:color="auto"/>
                    <w:left w:val="none" w:sz="0" w:space="0" w:color="auto"/>
                    <w:bottom w:val="none" w:sz="0" w:space="0" w:color="auto"/>
                    <w:right w:val="none" w:sz="0" w:space="0" w:color="auto"/>
                  </w:divBdr>
                  <w:divsChild>
                    <w:div w:id="362483855">
                      <w:marLeft w:val="0"/>
                      <w:marRight w:val="0"/>
                      <w:marTop w:val="0"/>
                      <w:marBottom w:val="0"/>
                      <w:divBdr>
                        <w:top w:val="none" w:sz="0" w:space="0" w:color="auto"/>
                        <w:left w:val="none" w:sz="0" w:space="0" w:color="auto"/>
                        <w:bottom w:val="none" w:sz="0" w:space="0" w:color="auto"/>
                        <w:right w:val="none" w:sz="0" w:space="0" w:color="auto"/>
                      </w:divBdr>
                    </w:div>
                  </w:divsChild>
                </w:div>
                <w:div w:id="1104809164">
                  <w:marLeft w:val="0"/>
                  <w:marRight w:val="0"/>
                  <w:marTop w:val="0"/>
                  <w:marBottom w:val="0"/>
                  <w:divBdr>
                    <w:top w:val="none" w:sz="0" w:space="0" w:color="auto"/>
                    <w:left w:val="none" w:sz="0" w:space="0" w:color="auto"/>
                    <w:bottom w:val="none" w:sz="0" w:space="0" w:color="auto"/>
                    <w:right w:val="none" w:sz="0" w:space="0" w:color="auto"/>
                  </w:divBdr>
                  <w:divsChild>
                    <w:div w:id="230892288">
                      <w:marLeft w:val="0"/>
                      <w:marRight w:val="0"/>
                      <w:marTop w:val="0"/>
                      <w:marBottom w:val="0"/>
                      <w:divBdr>
                        <w:top w:val="none" w:sz="0" w:space="0" w:color="auto"/>
                        <w:left w:val="none" w:sz="0" w:space="0" w:color="auto"/>
                        <w:bottom w:val="none" w:sz="0" w:space="0" w:color="auto"/>
                        <w:right w:val="none" w:sz="0" w:space="0" w:color="auto"/>
                      </w:divBdr>
                    </w:div>
                  </w:divsChild>
                </w:div>
                <w:div w:id="1220091120">
                  <w:marLeft w:val="0"/>
                  <w:marRight w:val="0"/>
                  <w:marTop w:val="0"/>
                  <w:marBottom w:val="0"/>
                  <w:divBdr>
                    <w:top w:val="none" w:sz="0" w:space="0" w:color="auto"/>
                    <w:left w:val="none" w:sz="0" w:space="0" w:color="auto"/>
                    <w:bottom w:val="none" w:sz="0" w:space="0" w:color="auto"/>
                    <w:right w:val="none" w:sz="0" w:space="0" w:color="auto"/>
                  </w:divBdr>
                  <w:divsChild>
                    <w:div w:id="1186865690">
                      <w:marLeft w:val="0"/>
                      <w:marRight w:val="0"/>
                      <w:marTop w:val="0"/>
                      <w:marBottom w:val="0"/>
                      <w:divBdr>
                        <w:top w:val="none" w:sz="0" w:space="0" w:color="auto"/>
                        <w:left w:val="none" w:sz="0" w:space="0" w:color="auto"/>
                        <w:bottom w:val="none" w:sz="0" w:space="0" w:color="auto"/>
                        <w:right w:val="none" w:sz="0" w:space="0" w:color="auto"/>
                      </w:divBdr>
                    </w:div>
                  </w:divsChild>
                </w:div>
                <w:div w:id="1250892437">
                  <w:marLeft w:val="0"/>
                  <w:marRight w:val="0"/>
                  <w:marTop w:val="0"/>
                  <w:marBottom w:val="0"/>
                  <w:divBdr>
                    <w:top w:val="none" w:sz="0" w:space="0" w:color="auto"/>
                    <w:left w:val="none" w:sz="0" w:space="0" w:color="auto"/>
                    <w:bottom w:val="none" w:sz="0" w:space="0" w:color="auto"/>
                    <w:right w:val="none" w:sz="0" w:space="0" w:color="auto"/>
                  </w:divBdr>
                  <w:divsChild>
                    <w:div w:id="1556896232">
                      <w:marLeft w:val="0"/>
                      <w:marRight w:val="0"/>
                      <w:marTop w:val="0"/>
                      <w:marBottom w:val="0"/>
                      <w:divBdr>
                        <w:top w:val="none" w:sz="0" w:space="0" w:color="auto"/>
                        <w:left w:val="none" w:sz="0" w:space="0" w:color="auto"/>
                        <w:bottom w:val="none" w:sz="0" w:space="0" w:color="auto"/>
                        <w:right w:val="none" w:sz="0" w:space="0" w:color="auto"/>
                      </w:divBdr>
                    </w:div>
                  </w:divsChild>
                </w:div>
                <w:div w:id="1368532840">
                  <w:marLeft w:val="0"/>
                  <w:marRight w:val="0"/>
                  <w:marTop w:val="0"/>
                  <w:marBottom w:val="0"/>
                  <w:divBdr>
                    <w:top w:val="none" w:sz="0" w:space="0" w:color="auto"/>
                    <w:left w:val="none" w:sz="0" w:space="0" w:color="auto"/>
                    <w:bottom w:val="none" w:sz="0" w:space="0" w:color="auto"/>
                    <w:right w:val="none" w:sz="0" w:space="0" w:color="auto"/>
                  </w:divBdr>
                  <w:divsChild>
                    <w:div w:id="256986646">
                      <w:marLeft w:val="0"/>
                      <w:marRight w:val="0"/>
                      <w:marTop w:val="0"/>
                      <w:marBottom w:val="0"/>
                      <w:divBdr>
                        <w:top w:val="none" w:sz="0" w:space="0" w:color="auto"/>
                        <w:left w:val="none" w:sz="0" w:space="0" w:color="auto"/>
                        <w:bottom w:val="none" w:sz="0" w:space="0" w:color="auto"/>
                        <w:right w:val="none" w:sz="0" w:space="0" w:color="auto"/>
                      </w:divBdr>
                    </w:div>
                  </w:divsChild>
                </w:div>
                <w:div w:id="1369448422">
                  <w:marLeft w:val="0"/>
                  <w:marRight w:val="0"/>
                  <w:marTop w:val="0"/>
                  <w:marBottom w:val="0"/>
                  <w:divBdr>
                    <w:top w:val="none" w:sz="0" w:space="0" w:color="auto"/>
                    <w:left w:val="none" w:sz="0" w:space="0" w:color="auto"/>
                    <w:bottom w:val="none" w:sz="0" w:space="0" w:color="auto"/>
                    <w:right w:val="none" w:sz="0" w:space="0" w:color="auto"/>
                  </w:divBdr>
                  <w:divsChild>
                    <w:div w:id="1955672183">
                      <w:marLeft w:val="0"/>
                      <w:marRight w:val="0"/>
                      <w:marTop w:val="0"/>
                      <w:marBottom w:val="0"/>
                      <w:divBdr>
                        <w:top w:val="none" w:sz="0" w:space="0" w:color="auto"/>
                        <w:left w:val="none" w:sz="0" w:space="0" w:color="auto"/>
                        <w:bottom w:val="none" w:sz="0" w:space="0" w:color="auto"/>
                        <w:right w:val="none" w:sz="0" w:space="0" w:color="auto"/>
                      </w:divBdr>
                    </w:div>
                  </w:divsChild>
                </w:div>
                <w:div w:id="1378240889">
                  <w:marLeft w:val="0"/>
                  <w:marRight w:val="0"/>
                  <w:marTop w:val="0"/>
                  <w:marBottom w:val="0"/>
                  <w:divBdr>
                    <w:top w:val="none" w:sz="0" w:space="0" w:color="auto"/>
                    <w:left w:val="none" w:sz="0" w:space="0" w:color="auto"/>
                    <w:bottom w:val="none" w:sz="0" w:space="0" w:color="auto"/>
                    <w:right w:val="none" w:sz="0" w:space="0" w:color="auto"/>
                  </w:divBdr>
                  <w:divsChild>
                    <w:div w:id="1959872983">
                      <w:marLeft w:val="0"/>
                      <w:marRight w:val="0"/>
                      <w:marTop w:val="0"/>
                      <w:marBottom w:val="0"/>
                      <w:divBdr>
                        <w:top w:val="none" w:sz="0" w:space="0" w:color="auto"/>
                        <w:left w:val="none" w:sz="0" w:space="0" w:color="auto"/>
                        <w:bottom w:val="none" w:sz="0" w:space="0" w:color="auto"/>
                        <w:right w:val="none" w:sz="0" w:space="0" w:color="auto"/>
                      </w:divBdr>
                    </w:div>
                  </w:divsChild>
                </w:div>
                <w:div w:id="1455560597">
                  <w:marLeft w:val="0"/>
                  <w:marRight w:val="0"/>
                  <w:marTop w:val="0"/>
                  <w:marBottom w:val="0"/>
                  <w:divBdr>
                    <w:top w:val="none" w:sz="0" w:space="0" w:color="auto"/>
                    <w:left w:val="none" w:sz="0" w:space="0" w:color="auto"/>
                    <w:bottom w:val="none" w:sz="0" w:space="0" w:color="auto"/>
                    <w:right w:val="none" w:sz="0" w:space="0" w:color="auto"/>
                  </w:divBdr>
                  <w:divsChild>
                    <w:div w:id="235554386">
                      <w:marLeft w:val="0"/>
                      <w:marRight w:val="0"/>
                      <w:marTop w:val="0"/>
                      <w:marBottom w:val="0"/>
                      <w:divBdr>
                        <w:top w:val="none" w:sz="0" w:space="0" w:color="auto"/>
                        <w:left w:val="none" w:sz="0" w:space="0" w:color="auto"/>
                        <w:bottom w:val="none" w:sz="0" w:space="0" w:color="auto"/>
                        <w:right w:val="none" w:sz="0" w:space="0" w:color="auto"/>
                      </w:divBdr>
                    </w:div>
                  </w:divsChild>
                </w:div>
                <w:div w:id="1740665914">
                  <w:marLeft w:val="0"/>
                  <w:marRight w:val="0"/>
                  <w:marTop w:val="0"/>
                  <w:marBottom w:val="0"/>
                  <w:divBdr>
                    <w:top w:val="none" w:sz="0" w:space="0" w:color="auto"/>
                    <w:left w:val="none" w:sz="0" w:space="0" w:color="auto"/>
                    <w:bottom w:val="none" w:sz="0" w:space="0" w:color="auto"/>
                    <w:right w:val="none" w:sz="0" w:space="0" w:color="auto"/>
                  </w:divBdr>
                  <w:divsChild>
                    <w:div w:id="1297569050">
                      <w:marLeft w:val="0"/>
                      <w:marRight w:val="0"/>
                      <w:marTop w:val="0"/>
                      <w:marBottom w:val="0"/>
                      <w:divBdr>
                        <w:top w:val="none" w:sz="0" w:space="0" w:color="auto"/>
                        <w:left w:val="none" w:sz="0" w:space="0" w:color="auto"/>
                        <w:bottom w:val="none" w:sz="0" w:space="0" w:color="auto"/>
                        <w:right w:val="none" w:sz="0" w:space="0" w:color="auto"/>
                      </w:divBdr>
                    </w:div>
                  </w:divsChild>
                </w:div>
                <w:div w:id="1786654777">
                  <w:marLeft w:val="0"/>
                  <w:marRight w:val="0"/>
                  <w:marTop w:val="0"/>
                  <w:marBottom w:val="0"/>
                  <w:divBdr>
                    <w:top w:val="none" w:sz="0" w:space="0" w:color="auto"/>
                    <w:left w:val="none" w:sz="0" w:space="0" w:color="auto"/>
                    <w:bottom w:val="none" w:sz="0" w:space="0" w:color="auto"/>
                    <w:right w:val="none" w:sz="0" w:space="0" w:color="auto"/>
                  </w:divBdr>
                  <w:divsChild>
                    <w:div w:id="1607956077">
                      <w:marLeft w:val="0"/>
                      <w:marRight w:val="0"/>
                      <w:marTop w:val="0"/>
                      <w:marBottom w:val="0"/>
                      <w:divBdr>
                        <w:top w:val="none" w:sz="0" w:space="0" w:color="auto"/>
                        <w:left w:val="none" w:sz="0" w:space="0" w:color="auto"/>
                        <w:bottom w:val="none" w:sz="0" w:space="0" w:color="auto"/>
                        <w:right w:val="none" w:sz="0" w:space="0" w:color="auto"/>
                      </w:divBdr>
                    </w:div>
                  </w:divsChild>
                </w:div>
                <w:div w:id="1800806781">
                  <w:marLeft w:val="0"/>
                  <w:marRight w:val="0"/>
                  <w:marTop w:val="0"/>
                  <w:marBottom w:val="0"/>
                  <w:divBdr>
                    <w:top w:val="none" w:sz="0" w:space="0" w:color="auto"/>
                    <w:left w:val="none" w:sz="0" w:space="0" w:color="auto"/>
                    <w:bottom w:val="none" w:sz="0" w:space="0" w:color="auto"/>
                    <w:right w:val="none" w:sz="0" w:space="0" w:color="auto"/>
                  </w:divBdr>
                  <w:divsChild>
                    <w:div w:id="1674795521">
                      <w:marLeft w:val="0"/>
                      <w:marRight w:val="0"/>
                      <w:marTop w:val="0"/>
                      <w:marBottom w:val="0"/>
                      <w:divBdr>
                        <w:top w:val="none" w:sz="0" w:space="0" w:color="auto"/>
                        <w:left w:val="none" w:sz="0" w:space="0" w:color="auto"/>
                        <w:bottom w:val="none" w:sz="0" w:space="0" w:color="auto"/>
                        <w:right w:val="none" w:sz="0" w:space="0" w:color="auto"/>
                      </w:divBdr>
                    </w:div>
                  </w:divsChild>
                </w:div>
                <w:div w:id="1829974270">
                  <w:marLeft w:val="0"/>
                  <w:marRight w:val="0"/>
                  <w:marTop w:val="0"/>
                  <w:marBottom w:val="0"/>
                  <w:divBdr>
                    <w:top w:val="none" w:sz="0" w:space="0" w:color="auto"/>
                    <w:left w:val="none" w:sz="0" w:space="0" w:color="auto"/>
                    <w:bottom w:val="none" w:sz="0" w:space="0" w:color="auto"/>
                    <w:right w:val="none" w:sz="0" w:space="0" w:color="auto"/>
                  </w:divBdr>
                  <w:divsChild>
                    <w:div w:id="858664038">
                      <w:marLeft w:val="0"/>
                      <w:marRight w:val="0"/>
                      <w:marTop w:val="0"/>
                      <w:marBottom w:val="0"/>
                      <w:divBdr>
                        <w:top w:val="none" w:sz="0" w:space="0" w:color="auto"/>
                        <w:left w:val="none" w:sz="0" w:space="0" w:color="auto"/>
                        <w:bottom w:val="none" w:sz="0" w:space="0" w:color="auto"/>
                        <w:right w:val="none" w:sz="0" w:space="0" w:color="auto"/>
                      </w:divBdr>
                    </w:div>
                  </w:divsChild>
                </w:div>
                <w:div w:id="1862742348">
                  <w:marLeft w:val="0"/>
                  <w:marRight w:val="0"/>
                  <w:marTop w:val="0"/>
                  <w:marBottom w:val="0"/>
                  <w:divBdr>
                    <w:top w:val="none" w:sz="0" w:space="0" w:color="auto"/>
                    <w:left w:val="none" w:sz="0" w:space="0" w:color="auto"/>
                    <w:bottom w:val="none" w:sz="0" w:space="0" w:color="auto"/>
                    <w:right w:val="none" w:sz="0" w:space="0" w:color="auto"/>
                  </w:divBdr>
                  <w:divsChild>
                    <w:div w:id="595208958">
                      <w:marLeft w:val="0"/>
                      <w:marRight w:val="0"/>
                      <w:marTop w:val="0"/>
                      <w:marBottom w:val="0"/>
                      <w:divBdr>
                        <w:top w:val="none" w:sz="0" w:space="0" w:color="auto"/>
                        <w:left w:val="none" w:sz="0" w:space="0" w:color="auto"/>
                        <w:bottom w:val="none" w:sz="0" w:space="0" w:color="auto"/>
                        <w:right w:val="none" w:sz="0" w:space="0" w:color="auto"/>
                      </w:divBdr>
                    </w:div>
                  </w:divsChild>
                </w:div>
                <w:div w:id="1933312628">
                  <w:marLeft w:val="0"/>
                  <w:marRight w:val="0"/>
                  <w:marTop w:val="0"/>
                  <w:marBottom w:val="0"/>
                  <w:divBdr>
                    <w:top w:val="none" w:sz="0" w:space="0" w:color="auto"/>
                    <w:left w:val="none" w:sz="0" w:space="0" w:color="auto"/>
                    <w:bottom w:val="none" w:sz="0" w:space="0" w:color="auto"/>
                    <w:right w:val="none" w:sz="0" w:space="0" w:color="auto"/>
                  </w:divBdr>
                  <w:divsChild>
                    <w:div w:id="1298149192">
                      <w:marLeft w:val="0"/>
                      <w:marRight w:val="0"/>
                      <w:marTop w:val="0"/>
                      <w:marBottom w:val="0"/>
                      <w:divBdr>
                        <w:top w:val="none" w:sz="0" w:space="0" w:color="auto"/>
                        <w:left w:val="none" w:sz="0" w:space="0" w:color="auto"/>
                        <w:bottom w:val="none" w:sz="0" w:space="0" w:color="auto"/>
                        <w:right w:val="none" w:sz="0" w:space="0" w:color="auto"/>
                      </w:divBdr>
                    </w:div>
                  </w:divsChild>
                </w:div>
                <w:div w:id="1951737350">
                  <w:marLeft w:val="0"/>
                  <w:marRight w:val="0"/>
                  <w:marTop w:val="0"/>
                  <w:marBottom w:val="0"/>
                  <w:divBdr>
                    <w:top w:val="none" w:sz="0" w:space="0" w:color="auto"/>
                    <w:left w:val="none" w:sz="0" w:space="0" w:color="auto"/>
                    <w:bottom w:val="none" w:sz="0" w:space="0" w:color="auto"/>
                    <w:right w:val="none" w:sz="0" w:space="0" w:color="auto"/>
                  </w:divBdr>
                  <w:divsChild>
                    <w:div w:id="1510943186">
                      <w:marLeft w:val="0"/>
                      <w:marRight w:val="0"/>
                      <w:marTop w:val="0"/>
                      <w:marBottom w:val="0"/>
                      <w:divBdr>
                        <w:top w:val="none" w:sz="0" w:space="0" w:color="auto"/>
                        <w:left w:val="none" w:sz="0" w:space="0" w:color="auto"/>
                        <w:bottom w:val="none" w:sz="0" w:space="0" w:color="auto"/>
                        <w:right w:val="none" w:sz="0" w:space="0" w:color="auto"/>
                      </w:divBdr>
                    </w:div>
                  </w:divsChild>
                </w:div>
                <w:div w:id="1952281944">
                  <w:marLeft w:val="0"/>
                  <w:marRight w:val="0"/>
                  <w:marTop w:val="0"/>
                  <w:marBottom w:val="0"/>
                  <w:divBdr>
                    <w:top w:val="none" w:sz="0" w:space="0" w:color="auto"/>
                    <w:left w:val="none" w:sz="0" w:space="0" w:color="auto"/>
                    <w:bottom w:val="none" w:sz="0" w:space="0" w:color="auto"/>
                    <w:right w:val="none" w:sz="0" w:space="0" w:color="auto"/>
                  </w:divBdr>
                  <w:divsChild>
                    <w:div w:id="844172916">
                      <w:marLeft w:val="0"/>
                      <w:marRight w:val="0"/>
                      <w:marTop w:val="0"/>
                      <w:marBottom w:val="0"/>
                      <w:divBdr>
                        <w:top w:val="none" w:sz="0" w:space="0" w:color="auto"/>
                        <w:left w:val="none" w:sz="0" w:space="0" w:color="auto"/>
                        <w:bottom w:val="none" w:sz="0" w:space="0" w:color="auto"/>
                        <w:right w:val="none" w:sz="0" w:space="0" w:color="auto"/>
                      </w:divBdr>
                    </w:div>
                  </w:divsChild>
                </w:div>
                <w:div w:id="2008701667">
                  <w:marLeft w:val="0"/>
                  <w:marRight w:val="0"/>
                  <w:marTop w:val="0"/>
                  <w:marBottom w:val="0"/>
                  <w:divBdr>
                    <w:top w:val="none" w:sz="0" w:space="0" w:color="auto"/>
                    <w:left w:val="none" w:sz="0" w:space="0" w:color="auto"/>
                    <w:bottom w:val="none" w:sz="0" w:space="0" w:color="auto"/>
                    <w:right w:val="none" w:sz="0" w:space="0" w:color="auto"/>
                  </w:divBdr>
                  <w:divsChild>
                    <w:div w:id="2145148524">
                      <w:marLeft w:val="0"/>
                      <w:marRight w:val="0"/>
                      <w:marTop w:val="0"/>
                      <w:marBottom w:val="0"/>
                      <w:divBdr>
                        <w:top w:val="none" w:sz="0" w:space="0" w:color="auto"/>
                        <w:left w:val="none" w:sz="0" w:space="0" w:color="auto"/>
                        <w:bottom w:val="none" w:sz="0" w:space="0" w:color="auto"/>
                        <w:right w:val="none" w:sz="0" w:space="0" w:color="auto"/>
                      </w:divBdr>
                    </w:div>
                  </w:divsChild>
                </w:div>
                <w:div w:id="2029721405">
                  <w:marLeft w:val="0"/>
                  <w:marRight w:val="0"/>
                  <w:marTop w:val="0"/>
                  <w:marBottom w:val="0"/>
                  <w:divBdr>
                    <w:top w:val="none" w:sz="0" w:space="0" w:color="auto"/>
                    <w:left w:val="none" w:sz="0" w:space="0" w:color="auto"/>
                    <w:bottom w:val="none" w:sz="0" w:space="0" w:color="auto"/>
                    <w:right w:val="none" w:sz="0" w:space="0" w:color="auto"/>
                  </w:divBdr>
                  <w:divsChild>
                    <w:div w:id="1581065752">
                      <w:marLeft w:val="0"/>
                      <w:marRight w:val="0"/>
                      <w:marTop w:val="0"/>
                      <w:marBottom w:val="0"/>
                      <w:divBdr>
                        <w:top w:val="none" w:sz="0" w:space="0" w:color="auto"/>
                        <w:left w:val="none" w:sz="0" w:space="0" w:color="auto"/>
                        <w:bottom w:val="none" w:sz="0" w:space="0" w:color="auto"/>
                        <w:right w:val="none" w:sz="0" w:space="0" w:color="auto"/>
                      </w:divBdr>
                    </w:div>
                  </w:divsChild>
                </w:div>
                <w:div w:id="2036953811">
                  <w:marLeft w:val="0"/>
                  <w:marRight w:val="0"/>
                  <w:marTop w:val="0"/>
                  <w:marBottom w:val="0"/>
                  <w:divBdr>
                    <w:top w:val="none" w:sz="0" w:space="0" w:color="auto"/>
                    <w:left w:val="none" w:sz="0" w:space="0" w:color="auto"/>
                    <w:bottom w:val="none" w:sz="0" w:space="0" w:color="auto"/>
                    <w:right w:val="none" w:sz="0" w:space="0" w:color="auto"/>
                  </w:divBdr>
                  <w:divsChild>
                    <w:div w:id="659190068">
                      <w:marLeft w:val="0"/>
                      <w:marRight w:val="0"/>
                      <w:marTop w:val="0"/>
                      <w:marBottom w:val="0"/>
                      <w:divBdr>
                        <w:top w:val="none" w:sz="0" w:space="0" w:color="auto"/>
                        <w:left w:val="none" w:sz="0" w:space="0" w:color="auto"/>
                        <w:bottom w:val="none" w:sz="0" w:space="0" w:color="auto"/>
                        <w:right w:val="none" w:sz="0" w:space="0" w:color="auto"/>
                      </w:divBdr>
                    </w:div>
                  </w:divsChild>
                </w:div>
                <w:div w:id="2052343945">
                  <w:marLeft w:val="0"/>
                  <w:marRight w:val="0"/>
                  <w:marTop w:val="0"/>
                  <w:marBottom w:val="0"/>
                  <w:divBdr>
                    <w:top w:val="none" w:sz="0" w:space="0" w:color="auto"/>
                    <w:left w:val="none" w:sz="0" w:space="0" w:color="auto"/>
                    <w:bottom w:val="none" w:sz="0" w:space="0" w:color="auto"/>
                    <w:right w:val="none" w:sz="0" w:space="0" w:color="auto"/>
                  </w:divBdr>
                  <w:divsChild>
                    <w:div w:id="671758376">
                      <w:marLeft w:val="0"/>
                      <w:marRight w:val="0"/>
                      <w:marTop w:val="0"/>
                      <w:marBottom w:val="0"/>
                      <w:divBdr>
                        <w:top w:val="none" w:sz="0" w:space="0" w:color="auto"/>
                        <w:left w:val="none" w:sz="0" w:space="0" w:color="auto"/>
                        <w:bottom w:val="none" w:sz="0" w:space="0" w:color="auto"/>
                        <w:right w:val="none" w:sz="0" w:space="0" w:color="auto"/>
                      </w:divBdr>
                    </w:div>
                  </w:divsChild>
                </w:div>
                <w:div w:id="2067753949">
                  <w:marLeft w:val="0"/>
                  <w:marRight w:val="0"/>
                  <w:marTop w:val="0"/>
                  <w:marBottom w:val="0"/>
                  <w:divBdr>
                    <w:top w:val="none" w:sz="0" w:space="0" w:color="auto"/>
                    <w:left w:val="none" w:sz="0" w:space="0" w:color="auto"/>
                    <w:bottom w:val="none" w:sz="0" w:space="0" w:color="auto"/>
                    <w:right w:val="none" w:sz="0" w:space="0" w:color="auto"/>
                  </w:divBdr>
                  <w:divsChild>
                    <w:div w:id="1372028236">
                      <w:marLeft w:val="0"/>
                      <w:marRight w:val="0"/>
                      <w:marTop w:val="0"/>
                      <w:marBottom w:val="0"/>
                      <w:divBdr>
                        <w:top w:val="none" w:sz="0" w:space="0" w:color="auto"/>
                        <w:left w:val="none" w:sz="0" w:space="0" w:color="auto"/>
                        <w:bottom w:val="none" w:sz="0" w:space="0" w:color="auto"/>
                        <w:right w:val="none" w:sz="0" w:space="0" w:color="auto"/>
                      </w:divBdr>
                    </w:div>
                  </w:divsChild>
                </w:div>
                <w:div w:id="2083719056">
                  <w:marLeft w:val="0"/>
                  <w:marRight w:val="0"/>
                  <w:marTop w:val="0"/>
                  <w:marBottom w:val="0"/>
                  <w:divBdr>
                    <w:top w:val="none" w:sz="0" w:space="0" w:color="auto"/>
                    <w:left w:val="none" w:sz="0" w:space="0" w:color="auto"/>
                    <w:bottom w:val="none" w:sz="0" w:space="0" w:color="auto"/>
                    <w:right w:val="none" w:sz="0" w:space="0" w:color="auto"/>
                  </w:divBdr>
                  <w:divsChild>
                    <w:div w:id="1190142351">
                      <w:marLeft w:val="0"/>
                      <w:marRight w:val="0"/>
                      <w:marTop w:val="0"/>
                      <w:marBottom w:val="0"/>
                      <w:divBdr>
                        <w:top w:val="none" w:sz="0" w:space="0" w:color="auto"/>
                        <w:left w:val="none" w:sz="0" w:space="0" w:color="auto"/>
                        <w:bottom w:val="none" w:sz="0" w:space="0" w:color="auto"/>
                        <w:right w:val="none" w:sz="0" w:space="0" w:color="auto"/>
                      </w:divBdr>
                    </w:div>
                  </w:divsChild>
                </w:div>
                <w:div w:id="2095006629">
                  <w:marLeft w:val="0"/>
                  <w:marRight w:val="0"/>
                  <w:marTop w:val="0"/>
                  <w:marBottom w:val="0"/>
                  <w:divBdr>
                    <w:top w:val="none" w:sz="0" w:space="0" w:color="auto"/>
                    <w:left w:val="none" w:sz="0" w:space="0" w:color="auto"/>
                    <w:bottom w:val="none" w:sz="0" w:space="0" w:color="auto"/>
                    <w:right w:val="none" w:sz="0" w:space="0" w:color="auto"/>
                  </w:divBdr>
                  <w:divsChild>
                    <w:div w:id="810635983">
                      <w:marLeft w:val="0"/>
                      <w:marRight w:val="0"/>
                      <w:marTop w:val="0"/>
                      <w:marBottom w:val="0"/>
                      <w:divBdr>
                        <w:top w:val="none" w:sz="0" w:space="0" w:color="auto"/>
                        <w:left w:val="none" w:sz="0" w:space="0" w:color="auto"/>
                        <w:bottom w:val="none" w:sz="0" w:space="0" w:color="auto"/>
                        <w:right w:val="none" w:sz="0" w:space="0" w:color="auto"/>
                      </w:divBdr>
                    </w:div>
                  </w:divsChild>
                </w:div>
                <w:div w:id="2114083663">
                  <w:marLeft w:val="0"/>
                  <w:marRight w:val="0"/>
                  <w:marTop w:val="0"/>
                  <w:marBottom w:val="0"/>
                  <w:divBdr>
                    <w:top w:val="none" w:sz="0" w:space="0" w:color="auto"/>
                    <w:left w:val="none" w:sz="0" w:space="0" w:color="auto"/>
                    <w:bottom w:val="none" w:sz="0" w:space="0" w:color="auto"/>
                    <w:right w:val="none" w:sz="0" w:space="0" w:color="auto"/>
                  </w:divBdr>
                  <w:divsChild>
                    <w:div w:id="37633195">
                      <w:marLeft w:val="0"/>
                      <w:marRight w:val="0"/>
                      <w:marTop w:val="0"/>
                      <w:marBottom w:val="0"/>
                      <w:divBdr>
                        <w:top w:val="none" w:sz="0" w:space="0" w:color="auto"/>
                        <w:left w:val="none" w:sz="0" w:space="0" w:color="auto"/>
                        <w:bottom w:val="none" w:sz="0" w:space="0" w:color="auto"/>
                        <w:right w:val="none" w:sz="0" w:space="0" w:color="auto"/>
                      </w:divBdr>
                    </w:div>
                  </w:divsChild>
                </w:div>
                <w:div w:id="2142117099">
                  <w:marLeft w:val="0"/>
                  <w:marRight w:val="0"/>
                  <w:marTop w:val="0"/>
                  <w:marBottom w:val="0"/>
                  <w:divBdr>
                    <w:top w:val="none" w:sz="0" w:space="0" w:color="auto"/>
                    <w:left w:val="none" w:sz="0" w:space="0" w:color="auto"/>
                    <w:bottom w:val="none" w:sz="0" w:space="0" w:color="auto"/>
                    <w:right w:val="none" w:sz="0" w:space="0" w:color="auto"/>
                  </w:divBdr>
                  <w:divsChild>
                    <w:div w:id="17485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69852">
          <w:marLeft w:val="0"/>
          <w:marRight w:val="0"/>
          <w:marTop w:val="0"/>
          <w:marBottom w:val="0"/>
          <w:divBdr>
            <w:top w:val="none" w:sz="0" w:space="0" w:color="auto"/>
            <w:left w:val="none" w:sz="0" w:space="0" w:color="auto"/>
            <w:bottom w:val="none" w:sz="0" w:space="0" w:color="auto"/>
            <w:right w:val="none" w:sz="0" w:space="0" w:color="auto"/>
          </w:divBdr>
          <w:divsChild>
            <w:div w:id="143131016">
              <w:marLeft w:val="-75"/>
              <w:marRight w:val="0"/>
              <w:marTop w:val="30"/>
              <w:marBottom w:val="30"/>
              <w:divBdr>
                <w:top w:val="none" w:sz="0" w:space="0" w:color="auto"/>
                <w:left w:val="none" w:sz="0" w:space="0" w:color="auto"/>
                <w:bottom w:val="none" w:sz="0" w:space="0" w:color="auto"/>
                <w:right w:val="none" w:sz="0" w:space="0" w:color="auto"/>
              </w:divBdr>
              <w:divsChild>
                <w:div w:id="15233982">
                  <w:marLeft w:val="0"/>
                  <w:marRight w:val="0"/>
                  <w:marTop w:val="0"/>
                  <w:marBottom w:val="0"/>
                  <w:divBdr>
                    <w:top w:val="none" w:sz="0" w:space="0" w:color="auto"/>
                    <w:left w:val="none" w:sz="0" w:space="0" w:color="auto"/>
                    <w:bottom w:val="none" w:sz="0" w:space="0" w:color="auto"/>
                    <w:right w:val="none" w:sz="0" w:space="0" w:color="auto"/>
                  </w:divBdr>
                  <w:divsChild>
                    <w:div w:id="168373551">
                      <w:marLeft w:val="0"/>
                      <w:marRight w:val="0"/>
                      <w:marTop w:val="0"/>
                      <w:marBottom w:val="0"/>
                      <w:divBdr>
                        <w:top w:val="none" w:sz="0" w:space="0" w:color="auto"/>
                        <w:left w:val="none" w:sz="0" w:space="0" w:color="auto"/>
                        <w:bottom w:val="none" w:sz="0" w:space="0" w:color="auto"/>
                        <w:right w:val="none" w:sz="0" w:space="0" w:color="auto"/>
                      </w:divBdr>
                    </w:div>
                  </w:divsChild>
                </w:div>
                <w:div w:id="96873023">
                  <w:marLeft w:val="0"/>
                  <w:marRight w:val="0"/>
                  <w:marTop w:val="0"/>
                  <w:marBottom w:val="0"/>
                  <w:divBdr>
                    <w:top w:val="none" w:sz="0" w:space="0" w:color="auto"/>
                    <w:left w:val="none" w:sz="0" w:space="0" w:color="auto"/>
                    <w:bottom w:val="none" w:sz="0" w:space="0" w:color="auto"/>
                    <w:right w:val="none" w:sz="0" w:space="0" w:color="auto"/>
                  </w:divBdr>
                  <w:divsChild>
                    <w:div w:id="671839530">
                      <w:marLeft w:val="0"/>
                      <w:marRight w:val="0"/>
                      <w:marTop w:val="0"/>
                      <w:marBottom w:val="0"/>
                      <w:divBdr>
                        <w:top w:val="none" w:sz="0" w:space="0" w:color="auto"/>
                        <w:left w:val="none" w:sz="0" w:space="0" w:color="auto"/>
                        <w:bottom w:val="none" w:sz="0" w:space="0" w:color="auto"/>
                        <w:right w:val="none" w:sz="0" w:space="0" w:color="auto"/>
                      </w:divBdr>
                    </w:div>
                  </w:divsChild>
                </w:div>
                <w:div w:id="276497074">
                  <w:marLeft w:val="0"/>
                  <w:marRight w:val="0"/>
                  <w:marTop w:val="0"/>
                  <w:marBottom w:val="0"/>
                  <w:divBdr>
                    <w:top w:val="none" w:sz="0" w:space="0" w:color="auto"/>
                    <w:left w:val="none" w:sz="0" w:space="0" w:color="auto"/>
                    <w:bottom w:val="none" w:sz="0" w:space="0" w:color="auto"/>
                    <w:right w:val="none" w:sz="0" w:space="0" w:color="auto"/>
                  </w:divBdr>
                  <w:divsChild>
                    <w:div w:id="1306079983">
                      <w:marLeft w:val="0"/>
                      <w:marRight w:val="0"/>
                      <w:marTop w:val="0"/>
                      <w:marBottom w:val="0"/>
                      <w:divBdr>
                        <w:top w:val="none" w:sz="0" w:space="0" w:color="auto"/>
                        <w:left w:val="none" w:sz="0" w:space="0" w:color="auto"/>
                        <w:bottom w:val="none" w:sz="0" w:space="0" w:color="auto"/>
                        <w:right w:val="none" w:sz="0" w:space="0" w:color="auto"/>
                      </w:divBdr>
                    </w:div>
                  </w:divsChild>
                </w:div>
                <w:div w:id="447430206">
                  <w:marLeft w:val="0"/>
                  <w:marRight w:val="0"/>
                  <w:marTop w:val="0"/>
                  <w:marBottom w:val="0"/>
                  <w:divBdr>
                    <w:top w:val="none" w:sz="0" w:space="0" w:color="auto"/>
                    <w:left w:val="none" w:sz="0" w:space="0" w:color="auto"/>
                    <w:bottom w:val="none" w:sz="0" w:space="0" w:color="auto"/>
                    <w:right w:val="none" w:sz="0" w:space="0" w:color="auto"/>
                  </w:divBdr>
                  <w:divsChild>
                    <w:div w:id="694619334">
                      <w:marLeft w:val="0"/>
                      <w:marRight w:val="0"/>
                      <w:marTop w:val="0"/>
                      <w:marBottom w:val="0"/>
                      <w:divBdr>
                        <w:top w:val="none" w:sz="0" w:space="0" w:color="auto"/>
                        <w:left w:val="none" w:sz="0" w:space="0" w:color="auto"/>
                        <w:bottom w:val="none" w:sz="0" w:space="0" w:color="auto"/>
                        <w:right w:val="none" w:sz="0" w:space="0" w:color="auto"/>
                      </w:divBdr>
                    </w:div>
                  </w:divsChild>
                </w:div>
                <w:div w:id="479999201">
                  <w:marLeft w:val="0"/>
                  <w:marRight w:val="0"/>
                  <w:marTop w:val="0"/>
                  <w:marBottom w:val="0"/>
                  <w:divBdr>
                    <w:top w:val="none" w:sz="0" w:space="0" w:color="auto"/>
                    <w:left w:val="none" w:sz="0" w:space="0" w:color="auto"/>
                    <w:bottom w:val="none" w:sz="0" w:space="0" w:color="auto"/>
                    <w:right w:val="none" w:sz="0" w:space="0" w:color="auto"/>
                  </w:divBdr>
                  <w:divsChild>
                    <w:div w:id="549265324">
                      <w:marLeft w:val="0"/>
                      <w:marRight w:val="0"/>
                      <w:marTop w:val="0"/>
                      <w:marBottom w:val="0"/>
                      <w:divBdr>
                        <w:top w:val="none" w:sz="0" w:space="0" w:color="auto"/>
                        <w:left w:val="none" w:sz="0" w:space="0" w:color="auto"/>
                        <w:bottom w:val="none" w:sz="0" w:space="0" w:color="auto"/>
                        <w:right w:val="none" w:sz="0" w:space="0" w:color="auto"/>
                      </w:divBdr>
                    </w:div>
                  </w:divsChild>
                </w:div>
                <w:div w:id="484324624">
                  <w:marLeft w:val="0"/>
                  <w:marRight w:val="0"/>
                  <w:marTop w:val="0"/>
                  <w:marBottom w:val="0"/>
                  <w:divBdr>
                    <w:top w:val="none" w:sz="0" w:space="0" w:color="auto"/>
                    <w:left w:val="none" w:sz="0" w:space="0" w:color="auto"/>
                    <w:bottom w:val="none" w:sz="0" w:space="0" w:color="auto"/>
                    <w:right w:val="none" w:sz="0" w:space="0" w:color="auto"/>
                  </w:divBdr>
                  <w:divsChild>
                    <w:div w:id="1468816942">
                      <w:marLeft w:val="0"/>
                      <w:marRight w:val="0"/>
                      <w:marTop w:val="0"/>
                      <w:marBottom w:val="0"/>
                      <w:divBdr>
                        <w:top w:val="none" w:sz="0" w:space="0" w:color="auto"/>
                        <w:left w:val="none" w:sz="0" w:space="0" w:color="auto"/>
                        <w:bottom w:val="none" w:sz="0" w:space="0" w:color="auto"/>
                        <w:right w:val="none" w:sz="0" w:space="0" w:color="auto"/>
                      </w:divBdr>
                    </w:div>
                  </w:divsChild>
                </w:div>
                <w:div w:id="511604667">
                  <w:marLeft w:val="0"/>
                  <w:marRight w:val="0"/>
                  <w:marTop w:val="0"/>
                  <w:marBottom w:val="0"/>
                  <w:divBdr>
                    <w:top w:val="none" w:sz="0" w:space="0" w:color="auto"/>
                    <w:left w:val="none" w:sz="0" w:space="0" w:color="auto"/>
                    <w:bottom w:val="none" w:sz="0" w:space="0" w:color="auto"/>
                    <w:right w:val="none" w:sz="0" w:space="0" w:color="auto"/>
                  </w:divBdr>
                  <w:divsChild>
                    <w:div w:id="1237782056">
                      <w:marLeft w:val="0"/>
                      <w:marRight w:val="0"/>
                      <w:marTop w:val="0"/>
                      <w:marBottom w:val="0"/>
                      <w:divBdr>
                        <w:top w:val="none" w:sz="0" w:space="0" w:color="auto"/>
                        <w:left w:val="none" w:sz="0" w:space="0" w:color="auto"/>
                        <w:bottom w:val="none" w:sz="0" w:space="0" w:color="auto"/>
                        <w:right w:val="none" w:sz="0" w:space="0" w:color="auto"/>
                      </w:divBdr>
                    </w:div>
                  </w:divsChild>
                </w:div>
                <w:div w:id="575242073">
                  <w:marLeft w:val="0"/>
                  <w:marRight w:val="0"/>
                  <w:marTop w:val="0"/>
                  <w:marBottom w:val="0"/>
                  <w:divBdr>
                    <w:top w:val="none" w:sz="0" w:space="0" w:color="auto"/>
                    <w:left w:val="none" w:sz="0" w:space="0" w:color="auto"/>
                    <w:bottom w:val="none" w:sz="0" w:space="0" w:color="auto"/>
                    <w:right w:val="none" w:sz="0" w:space="0" w:color="auto"/>
                  </w:divBdr>
                  <w:divsChild>
                    <w:div w:id="80300051">
                      <w:marLeft w:val="0"/>
                      <w:marRight w:val="0"/>
                      <w:marTop w:val="0"/>
                      <w:marBottom w:val="0"/>
                      <w:divBdr>
                        <w:top w:val="none" w:sz="0" w:space="0" w:color="auto"/>
                        <w:left w:val="none" w:sz="0" w:space="0" w:color="auto"/>
                        <w:bottom w:val="none" w:sz="0" w:space="0" w:color="auto"/>
                        <w:right w:val="none" w:sz="0" w:space="0" w:color="auto"/>
                      </w:divBdr>
                    </w:div>
                  </w:divsChild>
                </w:div>
                <w:div w:id="724722816">
                  <w:marLeft w:val="0"/>
                  <w:marRight w:val="0"/>
                  <w:marTop w:val="0"/>
                  <w:marBottom w:val="0"/>
                  <w:divBdr>
                    <w:top w:val="none" w:sz="0" w:space="0" w:color="auto"/>
                    <w:left w:val="none" w:sz="0" w:space="0" w:color="auto"/>
                    <w:bottom w:val="none" w:sz="0" w:space="0" w:color="auto"/>
                    <w:right w:val="none" w:sz="0" w:space="0" w:color="auto"/>
                  </w:divBdr>
                  <w:divsChild>
                    <w:div w:id="1649020153">
                      <w:marLeft w:val="0"/>
                      <w:marRight w:val="0"/>
                      <w:marTop w:val="0"/>
                      <w:marBottom w:val="0"/>
                      <w:divBdr>
                        <w:top w:val="none" w:sz="0" w:space="0" w:color="auto"/>
                        <w:left w:val="none" w:sz="0" w:space="0" w:color="auto"/>
                        <w:bottom w:val="none" w:sz="0" w:space="0" w:color="auto"/>
                        <w:right w:val="none" w:sz="0" w:space="0" w:color="auto"/>
                      </w:divBdr>
                    </w:div>
                  </w:divsChild>
                </w:div>
                <w:div w:id="757209732">
                  <w:marLeft w:val="0"/>
                  <w:marRight w:val="0"/>
                  <w:marTop w:val="0"/>
                  <w:marBottom w:val="0"/>
                  <w:divBdr>
                    <w:top w:val="none" w:sz="0" w:space="0" w:color="auto"/>
                    <w:left w:val="none" w:sz="0" w:space="0" w:color="auto"/>
                    <w:bottom w:val="none" w:sz="0" w:space="0" w:color="auto"/>
                    <w:right w:val="none" w:sz="0" w:space="0" w:color="auto"/>
                  </w:divBdr>
                  <w:divsChild>
                    <w:div w:id="421419089">
                      <w:marLeft w:val="0"/>
                      <w:marRight w:val="0"/>
                      <w:marTop w:val="0"/>
                      <w:marBottom w:val="0"/>
                      <w:divBdr>
                        <w:top w:val="none" w:sz="0" w:space="0" w:color="auto"/>
                        <w:left w:val="none" w:sz="0" w:space="0" w:color="auto"/>
                        <w:bottom w:val="none" w:sz="0" w:space="0" w:color="auto"/>
                        <w:right w:val="none" w:sz="0" w:space="0" w:color="auto"/>
                      </w:divBdr>
                    </w:div>
                  </w:divsChild>
                </w:div>
                <w:div w:id="768622504">
                  <w:marLeft w:val="0"/>
                  <w:marRight w:val="0"/>
                  <w:marTop w:val="0"/>
                  <w:marBottom w:val="0"/>
                  <w:divBdr>
                    <w:top w:val="none" w:sz="0" w:space="0" w:color="auto"/>
                    <w:left w:val="none" w:sz="0" w:space="0" w:color="auto"/>
                    <w:bottom w:val="none" w:sz="0" w:space="0" w:color="auto"/>
                    <w:right w:val="none" w:sz="0" w:space="0" w:color="auto"/>
                  </w:divBdr>
                  <w:divsChild>
                    <w:div w:id="981233303">
                      <w:marLeft w:val="0"/>
                      <w:marRight w:val="0"/>
                      <w:marTop w:val="0"/>
                      <w:marBottom w:val="0"/>
                      <w:divBdr>
                        <w:top w:val="none" w:sz="0" w:space="0" w:color="auto"/>
                        <w:left w:val="none" w:sz="0" w:space="0" w:color="auto"/>
                        <w:bottom w:val="none" w:sz="0" w:space="0" w:color="auto"/>
                        <w:right w:val="none" w:sz="0" w:space="0" w:color="auto"/>
                      </w:divBdr>
                    </w:div>
                  </w:divsChild>
                </w:div>
                <w:div w:id="803274890">
                  <w:marLeft w:val="0"/>
                  <w:marRight w:val="0"/>
                  <w:marTop w:val="0"/>
                  <w:marBottom w:val="0"/>
                  <w:divBdr>
                    <w:top w:val="none" w:sz="0" w:space="0" w:color="auto"/>
                    <w:left w:val="none" w:sz="0" w:space="0" w:color="auto"/>
                    <w:bottom w:val="none" w:sz="0" w:space="0" w:color="auto"/>
                    <w:right w:val="none" w:sz="0" w:space="0" w:color="auto"/>
                  </w:divBdr>
                  <w:divsChild>
                    <w:div w:id="1575050304">
                      <w:marLeft w:val="0"/>
                      <w:marRight w:val="0"/>
                      <w:marTop w:val="0"/>
                      <w:marBottom w:val="0"/>
                      <w:divBdr>
                        <w:top w:val="none" w:sz="0" w:space="0" w:color="auto"/>
                        <w:left w:val="none" w:sz="0" w:space="0" w:color="auto"/>
                        <w:bottom w:val="none" w:sz="0" w:space="0" w:color="auto"/>
                        <w:right w:val="none" w:sz="0" w:space="0" w:color="auto"/>
                      </w:divBdr>
                    </w:div>
                  </w:divsChild>
                </w:div>
                <w:div w:id="832914560">
                  <w:marLeft w:val="0"/>
                  <w:marRight w:val="0"/>
                  <w:marTop w:val="0"/>
                  <w:marBottom w:val="0"/>
                  <w:divBdr>
                    <w:top w:val="none" w:sz="0" w:space="0" w:color="auto"/>
                    <w:left w:val="none" w:sz="0" w:space="0" w:color="auto"/>
                    <w:bottom w:val="none" w:sz="0" w:space="0" w:color="auto"/>
                    <w:right w:val="none" w:sz="0" w:space="0" w:color="auto"/>
                  </w:divBdr>
                  <w:divsChild>
                    <w:div w:id="1462186909">
                      <w:marLeft w:val="0"/>
                      <w:marRight w:val="0"/>
                      <w:marTop w:val="0"/>
                      <w:marBottom w:val="0"/>
                      <w:divBdr>
                        <w:top w:val="none" w:sz="0" w:space="0" w:color="auto"/>
                        <w:left w:val="none" w:sz="0" w:space="0" w:color="auto"/>
                        <w:bottom w:val="none" w:sz="0" w:space="0" w:color="auto"/>
                        <w:right w:val="none" w:sz="0" w:space="0" w:color="auto"/>
                      </w:divBdr>
                    </w:div>
                  </w:divsChild>
                </w:div>
                <w:div w:id="846868262">
                  <w:marLeft w:val="0"/>
                  <w:marRight w:val="0"/>
                  <w:marTop w:val="0"/>
                  <w:marBottom w:val="0"/>
                  <w:divBdr>
                    <w:top w:val="none" w:sz="0" w:space="0" w:color="auto"/>
                    <w:left w:val="none" w:sz="0" w:space="0" w:color="auto"/>
                    <w:bottom w:val="none" w:sz="0" w:space="0" w:color="auto"/>
                    <w:right w:val="none" w:sz="0" w:space="0" w:color="auto"/>
                  </w:divBdr>
                  <w:divsChild>
                    <w:div w:id="58403691">
                      <w:marLeft w:val="0"/>
                      <w:marRight w:val="0"/>
                      <w:marTop w:val="0"/>
                      <w:marBottom w:val="0"/>
                      <w:divBdr>
                        <w:top w:val="none" w:sz="0" w:space="0" w:color="auto"/>
                        <w:left w:val="none" w:sz="0" w:space="0" w:color="auto"/>
                        <w:bottom w:val="none" w:sz="0" w:space="0" w:color="auto"/>
                        <w:right w:val="none" w:sz="0" w:space="0" w:color="auto"/>
                      </w:divBdr>
                    </w:div>
                  </w:divsChild>
                </w:div>
                <w:div w:id="941032825">
                  <w:marLeft w:val="0"/>
                  <w:marRight w:val="0"/>
                  <w:marTop w:val="0"/>
                  <w:marBottom w:val="0"/>
                  <w:divBdr>
                    <w:top w:val="none" w:sz="0" w:space="0" w:color="auto"/>
                    <w:left w:val="none" w:sz="0" w:space="0" w:color="auto"/>
                    <w:bottom w:val="none" w:sz="0" w:space="0" w:color="auto"/>
                    <w:right w:val="none" w:sz="0" w:space="0" w:color="auto"/>
                  </w:divBdr>
                  <w:divsChild>
                    <w:div w:id="1295335723">
                      <w:marLeft w:val="0"/>
                      <w:marRight w:val="0"/>
                      <w:marTop w:val="0"/>
                      <w:marBottom w:val="0"/>
                      <w:divBdr>
                        <w:top w:val="none" w:sz="0" w:space="0" w:color="auto"/>
                        <w:left w:val="none" w:sz="0" w:space="0" w:color="auto"/>
                        <w:bottom w:val="none" w:sz="0" w:space="0" w:color="auto"/>
                        <w:right w:val="none" w:sz="0" w:space="0" w:color="auto"/>
                      </w:divBdr>
                    </w:div>
                  </w:divsChild>
                </w:div>
                <w:div w:id="960694082">
                  <w:marLeft w:val="0"/>
                  <w:marRight w:val="0"/>
                  <w:marTop w:val="0"/>
                  <w:marBottom w:val="0"/>
                  <w:divBdr>
                    <w:top w:val="none" w:sz="0" w:space="0" w:color="auto"/>
                    <w:left w:val="none" w:sz="0" w:space="0" w:color="auto"/>
                    <w:bottom w:val="none" w:sz="0" w:space="0" w:color="auto"/>
                    <w:right w:val="none" w:sz="0" w:space="0" w:color="auto"/>
                  </w:divBdr>
                  <w:divsChild>
                    <w:div w:id="470171857">
                      <w:marLeft w:val="0"/>
                      <w:marRight w:val="0"/>
                      <w:marTop w:val="0"/>
                      <w:marBottom w:val="0"/>
                      <w:divBdr>
                        <w:top w:val="none" w:sz="0" w:space="0" w:color="auto"/>
                        <w:left w:val="none" w:sz="0" w:space="0" w:color="auto"/>
                        <w:bottom w:val="none" w:sz="0" w:space="0" w:color="auto"/>
                        <w:right w:val="none" w:sz="0" w:space="0" w:color="auto"/>
                      </w:divBdr>
                    </w:div>
                  </w:divsChild>
                </w:div>
                <w:div w:id="1201864758">
                  <w:marLeft w:val="0"/>
                  <w:marRight w:val="0"/>
                  <w:marTop w:val="0"/>
                  <w:marBottom w:val="0"/>
                  <w:divBdr>
                    <w:top w:val="none" w:sz="0" w:space="0" w:color="auto"/>
                    <w:left w:val="none" w:sz="0" w:space="0" w:color="auto"/>
                    <w:bottom w:val="none" w:sz="0" w:space="0" w:color="auto"/>
                    <w:right w:val="none" w:sz="0" w:space="0" w:color="auto"/>
                  </w:divBdr>
                  <w:divsChild>
                    <w:div w:id="780807436">
                      <w:marLeft w:val="0"/>
                      <w:marRight w:val="0"/>
                      <w:marTop w:val="0"/>
                      <w:marBottom w:val="0"/>
                      <w:divBdr>
                        <w:top w:val="none" w:sz="0" w:space="0" w:color="auto"/>
                        <w:left w:val="none" w:sz="0" w:space="0" w:color="auto"/>
                        <w:bottom w:val="none" w:sz="0" w:space="0" w:color="auto"/>
                        <w:right w:val="none" w:sz="0" w:space="0" w:color="auto"/>
                      </w:divBdr>
                    </w:div>
                  </w:divsChild>
                </w:div>
                <w:div w:id="1396002704">
                  <w:marLeft w:val="0"/>
                  <w:marRight w:val="0"/>
                  <w:marTop w:val="0"/>
                  <w:marBottom w:val="0"/>
                  <w:divBdr>
                    <w:top w:val="none" w:sz="0" w:space="0" w:color="auto"/>
                    <w:left w:val="none" w:sz="0" w:space="0" w:color="auto"/>
                    <w:bottom w:val="none" w:sz="0" w:space="0" w:color="auto"/>
                    <w:right w:val="none" w:sz="0" w:space="0" w:color="auto"/>
                  </w:divBdr>
                  <w:divsChild>
                    <w:div w:id="742606248">
                      <w:marLeft w:val="0"/>
                      <w:marRight w:val="0"/>
                      <w:marTop w:val="0"/>
                      <w:marBottom w:val="0"/>
                      <w:divBdr>
                        <w:top w:val="none" w:sz="0" w:space="0" w:color="auto"/>
                        <w:left w:val="none" w:sz="0" w:space="0" w:color="auto"/>
                        <w:bottom w:val="none" w:sz="0" w:space="0" w:color="auto"/>
                        <w:right w:val="none" w:sz="0" w:space="0" w:color="auto"/>
                      </w:divBdr>
                    </w:div>
                  </w:divsChild>
                </w:div>
                <w:div w:id="1410466328">
                  <w:marLeft w:val="0"/>
                  <w:marRight w:val="0"/>
                  <w:marTop w:val="0"/>
                  <w:marBottom w:val="0"/>
                  <w:divBdr>
                    <w:top w:val="none" w:sz="0" w:space="0" w:color="auto"/>
                    <w:left w:val="none" w:sz="0" w:space="0" w:color="auto"/>
                    <w:bottom w:val="none" w:sz="0" w:space="0" w:color="auto"/>
                    <w:right w:val="none" w:sz="0" w:space="0" w:color="auto"/>
                  </w:divBdr>
                  <w:divsChild>
                    <w:div w:id="1770468898">
                      <w:marLeft w:val="0"/>
                      <w:marRight w:val="0"/>
                      <w:marTop w:val="0"/>
                      <w:marBottom w:val="0"/>
                      <w:divBdr>
                        <w:top w:val="none" w:sz="0" w:space="0" w:color="auto"/>
                        <w:left w:val="none" w:sz="0" w:space="0" w:color="auto"/>
                        <w:bottom w:val="none" w:sz="0" w:space="0" w:color="auto"/>
                        <w:right w:val="none" w:sz="0" w:space="0" w:color="auto"/>
                      </w:divBdr>
                    </w:div>
                  </w:divsChild>
                </w:div>
                <w:div w:id="1469514376">
                  <w:marLeft w:val="0"/>
                  <w:marRight w:val="0"/>
                  <w:marTop w:val="0"/>
                  <w:marBottom w:val="0"/>
                  <w:divBdr>
                    <w:top w:val="none" w:sz="0" w:space="0" w:color="auto"/>
                    <w:left w:val="none" w:sz="0" w:space="0" w:color="auto"/>
                    <w:bottom w:val="none" w:sz="0" w:space="0" w:color="auto"/>
                    <w:right w:val="none" w:sz="0" w:space="0" w:color="auto"/>
                  </w:divBdr>
                  <w:divsChild>
                    <w:div w:id="843207731">
                      <w:marLeft w:val="0"/>
                      <w:marRight w:val="0"/>
                      <w:marTop w:val="0"/>
                      <w:marBottom w:val="0"/>
                      <w:divBdr>
                        <w:top w:val="none" w:sz="0" w:space="0" w:color="auto"/>
                        <w:left w:val="none" w:sz="0" w:space="0" w:color="auto"/>
                        <w:bottom w:val="none" w:sz="0" w:space="0" w:color="auto"/>
                        <w:right w:val="none" w:sz="0" w:space="0" w:color="auto"/>
                      </w:divBdr>
                    </w:div>
                  </w:divsChild>
                </w:div>
                <w:div w:id="1497571606">
                  <w:marLeft w:val="0"/>
                  <w:marRight w:val="0"/>
                  <w:marTop w:val="0"/>
                  <w:marBottom w:val="0"/>
                  <w:divBdr>
                    <w:top w:val="none" w:sz="0" w:space="0" w:color="auto"/>
                    <w:left w:val="none" w:sz="0" w:space="0" w:color="auto"/>
                    <w:bottom w:val="none" w:sz="0" w:space="0" w:color="auto"/>
                    <w:right w:val="none" w:sz="0" w:space="0" w:color="auto"/>
                  </w:divBdr>
                  <w:divsChild>
                    <w:div w:id="1859809754">
                      <w:marLeft w:val="0"/>
                      <w:marRight w:val="0"/>
                      <w:marTop w:val="0"/>
                      <w:marBottom w:val="0"/>
                      <w:divBdr>
                        <w:top w:val="none" w:sz="0" w:space="0" w:color="auto"/>
                        <w:left w:val="none" w:sz="0" w:space="0" w:color="auto"/>
                        <w:bottom w:val="none" w:sz="0" w:space="0" w:color="auto"/>
                        <w:right w:val="none" w:sz="0" w:space="0" w:color="auto"/>
                      </w:divBdr>
                    </w:div>
                  </w:divsChild>
                </w:div>
                <w:div w:id="1497652105">
                  <w:marLeft w:val="0"/>
                  <w:marRight w:val="0"/>
                  <w:marTop w:val="0"/>
                  <w:marBottom w:val="0"/>
                  <w:divBdr>
                    <w:top w:val="none" w:sz="0" w:space="0" w:color="auto"/>
                    <w:left w:val="none" w:sz="0" w:space="0" w:color="auto"/>
                    <w:bottom w:val="none" w:sz="0" w:space="0" w:color="auto"/>
                    <w:right w:val="none" w:sz="0" w:space="0" w:color="auto"/>
                  </w:divBdr>
                  <w:divsChild>
                    <w:div w:id="1135219315">
                      <w:marLeft w:val="0"/>
                      <w:marRight w:val="0"/>
                      <w:marTop w:val="0"/>
                      <w:marBottom w:val="0"/>
                      <w:divBdr>
                        <w:top w:val="none" w:sz="0" w:space="0" w:color="auto"/>
                        <w:left w:val="none" w:sz="0" w:space="0" w:color="auto"/>
                        <w:bottom w:val="none" w:sz="0" w:space="0" w:color="auto"/>
                        <w:right w:val="none" w:sz="0" w:space="0" w:color="auto"/>
                      </w:divBdr>
                    </w:div>
                  </w:divsChild>
                </w:div>
                <w:div w:id="1537278222">
                  <w:marLeft w:val="0"/>
                  <w:marRight w:val="0"/>
                  <w:marTop w:val="0"/>
                  <w:marBottom w:val="0"/>
                  <w:divBdr>
                    <w:top w:val="none" w:sz="0" w:space="0" w:color="auto"/>
                    <w:left w:val="none" w:sz="0" w:space="0" w:color="auto"/>
                    <w:bottom w:val="none" w:sz="0" w:space="0" w:color="auto"/>
                    <w:right w:val="none" w:sz="0" w:space="0" w:color="auto"/>
                  </w:divBdr>
                  <w:divsChild>
                    <w:div w:id="673000010">
                      <w:marLeft w:val="0"/>
                      <w:marRight w:val="0"/>
                      <w:marTop w:val="0"/>
                      <w:marBottom w:val="0"/>
                      <w:divBdr>
                        <w:top w:val="none" w:sz="0" w:space="0" w:color="auto"/>
                        <w:left w:val="none" w:sz="0" w:space="0" w:color="auto"/>
                        <w:bottom w:val="none" w:sz="0" w:space="0" w:color="auto"/>
                        <w:right w:val="none" w:sz="0" w:space="0" w:color="auto"/>
                      </w:divBdr>
                    </w:div>
                  </w:divsChild>
                </w:div>
                <w:div w:id="1659336918">
                  <w:marLeft w:val="0"/>
                  <w:marRight w:val="0"/>
                  <w:marTop w:val="0"/>
                  <w:marBottom w:val="0"/>
                  <w:divBdr>
                    <w:top w:val="none" w:sz="0" w:space="0" w:color="auto"/>
                    <w:left w:val="none" w:sz="0" w:space="0" w:color="auto"/>
                    <w:bottom w:val="none" w:sz="0" w:space="0" w:color="auto"/>
                    <w:right w:val="none" w:sz="0" w:space="0" w:color="auto"/>
                  </w:divBdr>
                  <w:divsChild>
                    <w:div w:id="1652172175">
                      <w:marLeft w:val="0"/>
                      <w:marRight w:val="0"/>
                      <w:marTop w:val="0"/>
                      <w:marBottom w:val="0"/>
                      <w:divBdr>
                        <w:top w:val="none" w:sz="0" w:space="0" w:color="auto"/>
                        <w:left w:val="none" w:sz="0" w:space="0" w:color="auto"/>
                        <w:bottom w:val="none" w:sz="0" w:space="0" w:color="auto"/>
                        <w:right w:val="none" w:sz="0" w:space="0" w:color="auto"/>
                      </w:divBdr>
                    </w:div>
                  </w:divsChild>
                </w:div>
                <w:div w:id="1745906564">
                  <w:marLeft w:val="0"/>
                  <w:marRight w:val="0"/>
                  <w:marTop w:val="0"/>
                  <w:marBottom w:val="0"/>
                  <w:divBdr>
                    <w:top w:val="none" w:sz="0" w:space="0" w:color="auto"/>
                    <w:left w:val="none" w:sz="0" w:space="0" w:color="auto"/>
                    <w:bottom w:val="none" w:sz="0" w:space="0" w:color="auto"/>
                    <w:right w:val="none" w:sz="0" w:space="0" w:color="auto"/>
                  </w:divBdr>
                  <w:divsChild>
                    <w:div w:id="52125739">
                      <w:marLeft w:val="0"/>
                      <w:marRight w:val="0"/>
                      <w:marTop w:val="0"/>
                      <w:marBottom w:val="0"/>
                      <w:divBdr>
                        <w:top w:val="none" w:sz="0" w:space="0" w:color="auto"/>
                        <w:left w:val="none" w:sz="0" w:space="0" w:color="auto"/>
                        <w:bottom w:val="none" w:sz="0" w:space="0" w:color="auto"/>
                        <w:right w:val="none" w:sz="0" w:space="0" w:color="auto"/>
                      </w:divBdr>
                    </w:div>
                  </w:divsChild>
                </w:div>
                <w:div w:id="1785735879">
                  <w:marLeft w:val="0"/>
                  <w:marRight w:val="0"/>
                  <w:marTop w:val="0"/>
                  <w:marBottom w:val="0"/>
                  <w:divBdr>
                    <w:top w:val="none" w:sz="0" w:space="0" w:color="auto"/>
                    <w:left w:val="none" w:sz="0" w:space="0" w:color="auto"/>
                    <w:bottom w:val="none" w:sz="0" w:space="0" w:color="auto"/>
                    <w:right w:val="none" w:sz="0" w:space="0" w:color="auto"/>
                  </w:divBdr>
                  <w:divsChild>
                    <w:div w:id="844976230">
                      <w:marLeft w:val="0"/>
                      <w:marRight w:val="0"/>
                      <w:marTop w:val="0"/>
                      <w:marBottom w:val="0"/>
                      <w:divBdr>
                        <w:top w:val="none" w:sz="0" w:space="0" w:color="auto"/>
                        <w:left w:val="none" w:sz="0" w:space="0" w:color="auto"/>
                        <w:bottom w:val="none" w:sz="0" w:space="0" w:color="auto"/>
                        <w:right w:val="none" w:sz="0" w:space="0" w:color="auto"/>
                      </w:divBdr>
                    </w:div>
                  </w:divsChild>
                </w:div>
                <w:div w:id="1786075015">
                  <w:marLeft w:val="0"/>
                  <w:marRight w:val="0"/>
                  <w:marTop w:val="0"/>
                  <w:marBottom w:val="0"/>
                  <w:divBdr>
                    <w:top w:val="none" w:sz="0" w:space="0" w:color="auto"/>
                    <w:left w:val="none" w:sz="0" w:space="0" w:color="auto"/>
                    <w:bottom w:val="none" w:sz="0" w:space="0" w:color="auto"/>
                    <w:right w:val="none" w:sz="0" w:space="0" w:color="auto"/>
                  </w:divBdr>
                  <w:divsChild>
                    <w:div w:id="988288601">
                      <w:marLeft w:val="0"/>
                      <w:marRight w:val="0"/>
                      <w:marTop w:val="0"/>
                      <w:marBottom w:val="0"/>
                      <w:divBdr>
                        <w:top w:val="none" w:sz="0" w:space="0" w:color="auto"/>
                        <w:left w:val="none" w:sz="0" w:space="0" w:color="auto"/>
                        <w:bottom w:val="none" w:sz="0" w:space="0" w:color="auto"/>
                        <w:right w:val="none" w:sz="0" w:space="0" w:color="auto"/>
                      </w:divBdr>
                    </w:div>
                  </w:divsChild>
                </w:div>
                <w:div w:id="1886943673">
                  <w:marLeft w:val="0"/>
                  <w:marRight w:val="0"/>
                  <w:marTop w:val="0"/>
                  <w:marBottom w:val="0"/>
                  <w:divBdr>
                    <w:top w:val="none" w:sz="0" w:space="0" w:color="auto"/>
                    <w:left w:val="none" w:sz="0" w:space="0" w:color="auto"/>
                    <w:bottom w:val="none" w:sz="0" w:space="0" w:color="auto"/>
                    <w:right w:val="none" w:sz="0" w:space="0" w:color="auto"/>
                  </w:divBdr>
                  <w:divsChild>
                    <w:div w:id="1562397794">
                      <w:marLeft w:val="0"/>
                      <w:marRight w:val="0"/>
                      <w:marTop w:val="0"/>
                      <w:marBottom w:val="0"/>
                      <w:divBdr>
                        <w:top w:val="none" w:sz="0" w:space="0" w:color="auto"/>
                        <w:left w:val="none" w:sz="0" w:space="0" w:color="auto"/>
                        <w:bottom w:val="none" w:sz="0" w:space="0" w:color="auto"/>
                        <w:right w:val="none" w:sz="0" w:space="0" w:color="auto"/>
                      </w:divBdr>
                    </w:div>
                  </w:divsChild>
                </w:div>
                <w:div w:id="1955136684">
                  <w:marLeft w:val="0"/>
                  <w:marRight w:val="0"/>
                  <w:marTop w:val="0"/>
                  <w:marBottom w:val="0"/>
                  <w:divBdr>
                    <w:top w:val="none" w:sz="0" w:space="0" w:color="auto"/>
                    <w:left w:val="none" w:sz="0" w:space="0" w:color="auto"/>
                    <w:bottom w:val="none" w:sz="0" w:space="0" w:color="auto"/>
                    <w:right w:val="none" w:sz="0" w:space="0" w:color="auto"/>
                  </w:divBdr>
                  <w:divsChild>
                    <w:div w:id="326859607">
                      <w:marLeft w:val="0"/>
                      <w:marRight w:val="0"/>
                      <w:marTop w:val="0"/>
                      <w:marBottom w:val="0"/>
                      <w:divBdr>
                        <w:top w:val="none" w:sz="0" w:space="0" w:color="auto"/>
                        <w:left w:val="none" w:sz="0" w:space="0" w:color="auto"/>
                        <w:bottom w:val="none" w:sz="0" w:space="0" w:color="auto"/>
                        <w:right w:val="none" w:sz="0" w:space="0" w:color="auto"/>
                      </w:divBdr>
                    </w:div>
                  </w:divsChild>
                </w:div>
                <w:div w:id="1985965571">
                  <w:marLeft w:val="0"/>
                  <w:marRight w:val="0"/>
                  <w:marTop w:val="0"/>
                  <w:marBottom w:val="0"/>
                  <w:divBdr>
                    <w:top w:val="none" w:sz="0" w:space="0" w:color="auto"/>
                    <w:left w:val="none" w:sz="0" w:space="0" w:color="auto"/>
                    <w:bottom w:val="none" w:sz="0" w:space="0" w:color="auto"/>
                    <w:right w:val="none" w:sz="0" w:space="0" w:color="auto"/>
                  </w:divBdr>
                  <w:divsChild>
                    <w:div w:id="2043051760">
                      <w:marLeft w:val="0"/>
                      <w:marRight w:val="0"/>
                      <w:marTop w:val="0"/>
                      <w:marBottom w:val="0"/>
                      <w:divBdr>
                        <w:top w:val="none" w:sz="0" w:space="0" w:color="auto"/>
                        <w:left w:val="none" w:sz="0" w:space="0" w:color="auto"/>
                        <w:bottom w:val="none" w:sz="0" w:space="0" w:color="auto"/>
                        <w:right w:val="none" w:sz="0" w:space="0" w:color="auto"/>
                      </w:divBdr>
                    </w:div>
                  </w:divsChild>
                </w:div>
                <w:div w:id="2057267276">
                  <w:marLeft w:val="0"/>
                  <w:marRight w:val="0"/>
                  <w:marTop w:val="0"/>
                  <w:marBottom w:val="0"/>
                  <w:divBdr>
                    <w:top w:val="none" w:sz="0" w:space="0" w:color="auto"/>
                    <w:left w:val="none" w:sz="0" w:space="0" w:color="auto"/>
                    <w:bottom w:val="none" w:sz="0" w:space="0" w:color="auto"/>
                    <w:right w:val="none" w:sz="0" w:space="0" w:color="auto"/>
                  </w:divBdr>
                  <w:divsChild>
                    <w:div w:id="1041713260">
                      <w:marLeft w:val="0"/>
                      <w:marRight w:val="0"/>
                      <w:marTop w:val="0"/>
                      <w:marBottom w:val="0"/>
                      <w:divBdr>
                        <w:top w:val="none" w:sz="0" w:space="0" w:color="auto"/>
                        <w:left w:val="none" w:sz="0" w:space="0" w:color="auto"/>
                        <w:bottom w:val="none" w:sz="0" w:space="0" w:color="auto"/>
                        <w:right w:val="none" w:sz="0" w:space="0" w:color="auto"/>
                      </w:divBdr>
                    </w:div>
                  </w:divsChild>
                </w:div>
                <w:div w:id="2087262992">
                  <w:marLeft w:val="0"/>
                  <w:marRight w:val="0"/>
                  <w:marTop w:val="0"/>
                  <w:marBottom w:val="0"/>
                  <w:divBdr>
                    <w:top w:val="none" w:sz="0" w:space="0" w:color="auto"/>
                    <w:left w:val="none" w:sz="0" w:space="0" w:color="auto"/>
                    <w:bottom w:val="none" w:sz="0" w:space="0" w:color="auto"/>
                    <w:right w:val="none" w:sz="0" w:space="0" w:color="auto"/>
                  </w:divBdr>
                  <w:divsChild>
                    <w:div w:id="1809856759">
                      <w:marLeft w:val="0"/>
                      <w:marRight w:val="0"/>
                      <w:marTop w:val="0"/>
                      <w:marBottom w:val="0"/>
                      <w:divBdr>
                        <w:top w:val="none" w:sz="0" w:space="0" w:color="auto"/>
                        <w:left w:val="none" w:sz="0" w:space="0" w:color="auto"/>
                        <w:bottom w:val="none" w:sz="0" w:space="0" w:color="auto"/>
                        <w:right w:val="none" w:sz="0" w:space="0" w:color="auto"/>
                      </w:divBdr>
                    </w:div>
                  </w:divsChild>
                </w:div>
                <w:div w:id="2105177354">
                  <w:marLeft w:val="0"/>
                  <w:marRight w:val="0"/>
                  <w:marTop w:val="0"/>
                  <w:marBottom w:val="0"/>
                  <w:divBdr>
                    <w:top w:val="none" w:sz="0" w:space="0" w:color="auto"/>
                    <w:left w:val="none" w:sz="0" w:space="0" w:color="auto"/>
                    <w:bottom w:val="none" w:sz="0" w:space="0" w:color="auto"/>
                    <w:right w:val="none" w:sz="0" w:space="0" w:color="auto"/>
                  </w:divBdr>
                  <w:divsChild>
                    <w:div w:id="10707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92940">
          <w:marLeft w:val="0"/>
          <w:marRight w:val="0"/>
          <w:marTop w:val="0"/>
          <w:marBottom w:val="0"/>
          <w:divBdr>
            <w:top w:val="none" w:sz="0" w:space="0" w:color="auto"/>
            <w:left w:val="none" w:sz="0" w:space="0" w:color="auto"/>
            <w:bottom w:val="none" w:sz="0" w:space="0" w:color="auto"/>
            <w:right w:val="none" w:sz="0" w:space="0" w:color="auto"/>
          </w:divBdr>
          <w:divsChild>
            <w:div w:id="17515601">
              <w:marLeft w:val="0"/>
              <w:marRight w:val="0"/>
              <w:marTop w:val="0"/>
              <w:marBottom w:val="0"/>
              <w:divBdr>
                <w:top w:val="none" w:sz="0" w:space="0" w:color="auto"/>
                <w:left w:val="none" w:sz="0" w:space="0" w:color="auto"/>
                <w:bottom w:val="none" w:sz="0" w:space="0" w:color="auto"/>
                <w:right w:val="none" w:sz="0" w:space="0" w:color="auto"/>
              </w:divBdr>
            </w:div>
            <w:div w:id="77212464">
              <w:marLeft w:val="0"/>
              <w:marRight w:val="0"/>
              <w:marTop w:val="0"/>
              <w:marBottom w:val="0"/>
              <w:divBdr>
                <w:top w:val="none" w:sz="0" w:space="0" w:color="auto"/>
                <w:left w:val="none" w:sz="0" w:space="0" w:color="auto"/>
                <w:bottom w:val="none" w:sz="0" w:space="0" w:color="auto"/>
                <w:right w:val="none" w:sz="0" w:space="0" w:color="auto"/>
              </w:divBdr>
            </w:div>
            <w:div w:id="116340200">
              <w:marLeft w:val="0"/>
              <w:marRight w:val="0"/>
              <w:marTop w:val="0"/>
              <w:marBottom w:val="0"/>
              <w:divBdr>
                <w:top w:val="none" w:sz="0" w:space="0" w:color="auto"/>
                <w:left w:val="none" w:sz="0" w:space="0" w:color="auto"/>
                <w:bottom w:val="none" w:sz="0" w:space="0" w:color="auto"/>
                <w:right w:val="none" w:sz="0" w:space="0" w:color="auto"/>
              </w:divBdr>
            </w:div>
            <w:div w:id="260719855">
              <w:marLeft w:val="0"/>
              <w:marRight w:val="0"/>
              <w:marTop w:val="0"/>
              <w:marBottom w:val="0"/>
              <w:divBdr>
                <w:top w:val="none" w:sz="0" w:space="0" w:color="auto"/>
                <w:left w:val="none" w:sz="0" w:space="0" w:color="auto"/>
                <w:bottom w:val="none" w:sz="0" w:space="0" w:color="auto"/>
                <w:right w:val="none" w:sz="0" w:space="0" w:color="auto"/>
              </w:divBdr>
            </w:div>
            <w:div w:id="384837361">
              <w:marLeft w:val="0"/>
              <w:marRight w:val="0"/>
              <w:marTop w:val="0"/>
              <w:marBottom w:val="0"/>
              <w:divBdr>
                <w:top w:val="none" w:sz="0" w:space="0" w:color="auto"/>
                <w:left w:val="none" w:sz="0" w:space="0" w:color="auto"/>
                <w:bottom w:val="none" w:sz="0" w:space="0" w:color="auto"/>
                <w:right w:val="none" w:sz="0" w:space="0" w:color="auto"/>
              </w:divBdr>
            </w:div>
            <w:div w:id="652417698">
              <w:marLeft w:val="0"/>
              <w:marRight w:val="0"/>
              <w:marTop w:val="0"/>
              <w:marBottom w:val="0"/>
              <w:divBdr>
                <w:top w:val="none" w:sz="0" w:space="0" w:color="auto"/>
                <w:left w:val="none" w:sz="0" w:space="0" w:color="auto"/>
                <w:bottom w:val="none" w:sz="0" w:space="0" w:color="auto"/>
                <w:right w:val="none" w:sz="0" w:space="0" w:color="auto"/>
              </w:divBdr>
            </w:div>
            <w:div w:id="798110825">
              <w:marLeft w:val="0"/>
              <w:marRight w:val="0"/>
              <w:marTop w:val="0"/>
              <w:marBottom w:val="0"/>
              <w:divBdr>
                <w:top w:val="none" w:sz="0" w:space="0" w:color="auto"/>
                <w:left w:val="none" w:sz="0" w:space="0" w:color="auto"/>
                <w:bottom w:val="none" w:sz="0" w:space="0" w:color="auto"/>
                <w:right w:val="none" w:sz="0" w:space="0" w:color="auto"/>
              </w:divBdr>
            </w:div>
            <w:div w:id="828324999">
              <w:marLeft w:val="0"/>
              <w:marRight w:val="0"/>
              <w:marTop w:val="0"/>
              <w:marBottom w:val="0"/>
              <w:divBdr>
                <w:top w:val="none" w:sz="0" w:space="0" w:color="auto"/>
                <w:left w:val="none" w:sz="0" w:space="0" w:color="auto"/>
                <w:bottom w:val="none" w:sz="0" w:space="0" w:color="auto"/>
                <w:right w:val="none" w:sz="0" w:space="0" w:color="auto"/>
              </w:divBdr>
            </w:div>
            <w:div w:id="921841875">
              <w:marLeft w:val="0"/>
              <w:marRight w:val="0"/>
              <w:marTop w:val="0"/>
              <w:marBottom w:val="0"/>
              <w:divBdr>
                <w:top w:val="none" w:sz="0" w:space="0" w:color="auto"/>
                <w:left w:val="none" w:sz="0" w:space="0" w:color="auto"/>
                <w:bottom w:val="none" w:sz="0" w:space="0" w:color="auto"/>
                <w:right w:val="none" w:sz="0" w:space="0" w:color="auto"/>
              </w:divBdr>
            </w:div>
            <w:div w:id="948853253">
              <w:marLeft w:val="0"/>
              <w:marRight w:val="0"/>
              <w:marTop w:val="0"/>
              <w:marBottom w:val="0"/>
              <w:divBdr>
                <w:top w:val="none" w:sz="0" w:space="0" w:color="auto"/>
                <w:left w:val="none" w:sz="0" w:space="0" w:color="auto"/>
                <w:bottom w:val="none" w:sz="0" w:space="0" w:color="auto"/>
                <w:right w:val="none" w:sz="0" w:space="0" w:color="auto"/>
              </w:divBdr>
            </w:div>
            <w:div w:id="1069379249">
              <w:marLeft w:val="0"/>
              <w:marRight w:val="0"/>
              <w:marTop w:val="0"/>
              <w:marBottom w:val="0"/>
              <w:divBdr>
                <w:top w:val="none" w:sz="0" w:space="0" w:color="auto"/>
                <w:left w:val="none" w:sz="0" w:space="0" w:color="auto"/>
                <w:bottom w:val="none" w:sz="0" w:space="0" w:color="auto"/>
                <w:right w:val="none" w:sz="0" w:space="0" w:color="auto"/>
              </w:divBdr>
            </w:div>
            <w:div w:id="1096751437">
              <w:marLeft w:val="0"/>
              <w:marRight w:val="0"/>
              <w:marTop w:val="0"/>
              <w:marBottom w:val="0"/>
              <w:divBdr>
                <w:top w:val="none" w:sz="0" w:space="0" w:color="auto"/>
                <w:left w:val="none" w:sz="0" w:space="0" w:color="auto"/>
                <w:bottom w:val="none" w:sz="0" w:space="0" w:color="auto"/>
                <w:right w:val="none" w:sz="0" w:space="0" w:color="auto"/>
              </w:divBdr>
            </w:div>
            <w:div w:id="1183011410">
              <w:marLeft w:val="0"/>
              <w:marRight w:val="0"/>
              <w:marTop w:val="0"/>
              <w:marBottom w:val="0"/>
              <w:divBdr>
                <w:top w:val="none" w:sz="0" w:space="0" w:color="auto"/>
                <w:left w:val="none" w:sz="0" w:space="0" w:color="auto"/>
                <w:bottom w:val="none" w:sz="0" w:space="0" w:color="auto"/>
                <w:right w:val="none" w:sz="0" w:space="0" w:color="auto"/>
              </w:divBdr>
            </w:div>
            <w:div w:id="1341470180">
              <w:marLeft w:val="0"/>
              <w:marRight w:val="0"/>
              <w:marTop w:val="0"/>
              <w:marBottom w:val="0"/>
              <w:divBdr>
                <w:top w:val="none" w:sz="0" w:space="0" w:color="auto"/>
                <w:left w:val="none" w:sz="0" w:space="0" w:color="auto"/>
                <w:bottom w:val="none" w:sz="0" w:space="0" w:color="auto"/>
                <w:right w:val="none" w:sz="0" w:space="0" w:color="auto"/>
              </w:divBdr>
            </w:div>
            <w:div w:id="1411346199">
              <w:marLeft w:val="0"/>
              <w:marRight w:val="0"/>
              <w:marTop w:val="0"/>
              <w:marBottom w:val="0"/>
              <w:divBdr>
                <w:top w:val="none" w:sz="0" w:space="0" w:color="auto"/>
                <w:left w:val="none" w:sz="0" w:space="0" w:color="auto"/>
                <w:bottom w:val="none" w:sz="0" w:space="0" w:color="auto"/>
                <w:right w:val="none" w:sz="0" w:space="0" w:color="auto"/>
              </w:divBdr>
            </w:div>
            <w:div w:id="1466502502">
              <w:marLeft w:val="0"/>
              <w:marRight w:val="0"/>
              <w:marTop w:val="0"/>
              <w:marBottom w:val="0"/>
              <w:divBdr>
                <w:top w:val="none" w:sz="0" w:space="0" w:color="auto"/>
                <w:left w:val="none" w:sz="0" w:space="0" w:color="auto"/>
                <w:bottom w:val="none" w:sz="0" w:space="0" w:color="auto"/>
                <w:right w:val="none" w:sz="0" w:space="0" w:color="auto"/>
              </w:divBdr>
            </w:div>
            <w:div w:id="1573931098">
              <w:marLeft w:val="0"/>
              <w:marRight w:val="0"/>
              <w:marTop w:val="0"/>
              <w:marBottom w:val="0"/>
              <w:divBdr>
                <w:top w:val="none" w:sz="0" w:space="0" w:color="auto"/>
                <w:left w:val="none" w:sz="0" w:space="0" w:color="auto"/>
                <w:bottom w:val="none" w:sz="0" w:space="0" w:color="auto"/>
                <w:right w:val="none" w:sz="0" w:space="0" w:color="auto"/>
              </w:divBdr>
            </w:div>
            <w:div w:id="1834253243">
              <w:marLeft w:val="0"/>
              <w:marRight w:val="0"/>
              <w:marTop w:val="0"/>
              <w:marBottom w:val="0"/>
              <w:divBdr>
                <w:top w:val="none" w:sz="0" w:space="0" w:color="auto"/>
                <w:left w:val="none" w:sz="0" w:space="0" w:color="auto"/>
                <w:bottom w:val="none" w:sz="0" w:space="0" w:color="auto"/>
                <w:right w:val="none" w:sz="0" w:space="0" w:color="auto"/>
              </w:divBdr>
            </w:div>
            <w:div w:id="1898734674">
              <w:marLeft w:val="0"/>
              <w:marRight w:val="0"/>
              <w:marTop w:val="0"/>
              <w:marBottom w:val="0"/>
              <w:divBdr>
                <w:top w:val="none" w:sz="0" w:space="0" w:color="auto"/>
                <w:left w:val="none" w:sz="0" w:space="0" w:color="auto"/>
                <w:bottom w:val="none" w:sz="0" w:space="0" w:color="auto"/>
                <w:right w:val="none" w:sz="0" w:space="0" w:color="auto"/>
              </w:divBdr>
            </w:div>
            <w:div w:id="1964456571">
              <w:marLeft w:val="0"/>
              <w:marRight w:val="0"/>
              <w:marTop w:val="0"/>
              <w:marBottom w:val="0"/>
              <w:divBdr>
                <w:top w:val="none" w:sz="0" w:space="0" w:color="auto"/>
                <w:left w:val="none" w:sz="0" w:space="0" w:color="auto"/>
                <w:bottom w:val="none" w:sz="0" w:space="0" w:color="auto"/>
                <w:right w:val="none" w:sz="0" w:space="0" w:color="auto"/>
              </w:divBdr>
            </w:div>
          </w:divsChild>
        </w:div>
        <w:div w:id="1457722885">
          <w:marLeft w:val="0"/>
          <w:marRight w:val="0"/>
          <w:marTop w:val="0"/>
          <w:marBottom w:val="0"/>
          <w:divBdr>
            <w:top w:val="none" w:sz="0" w:space="0" w:color="auto"/>
            <w:left w:val="none" w:sz="0" w:space="0" w:color="auto"/>
            <w:bottom w:val="none" w:sz="0" w:space="0" w:color="auto"/>
            <w:right w:val="none" w:sz="0" w:space="0" w:color="auto"/>
          </w:divBdr>
          <w:divsChild>
            <w:div w:id="131365956">
              <w:marLeft w:val="0"/>
              <w:marRight w:val="0"/>
              <w:marTop w:val="0"/>
              <w:marBottom w:val="0"/>
              <w:divBdr>
                <w:top w:val="none" w:sz="0" w:space="0" w:color="auto"/>
                <w:left w:val="none" w:sz="0" w:space="0" w:color="auto"/>
                <w:bottom w:val="none" w:sz="0" w:space="0" w:color="auto"/>
                <w:right w:val="none" w:sz="0" w:space="0" w:color="auto"/>
              </w:divBdr>
            </w:div>
            <w:div w:id="200292715">
              <w:marLeft w:val="0"/>
              <w:marRight w:val="0"/>
              <w:marTop w:val="0"/>
              <w:marBottom w:val="0"/>
              <w:divBdr>
                <w:top w:val="none" w:sz="0" w:space="0" w:color="auto"/>
                <w:left w:val="none" w:sz="0" w:space="0" w:color="auto"/>
                <w:bottom w:val="none" w:sz="0" w:space="0" w:color="auto"/>
                <w:right w:val="none" w:sz="0" w:space="0" w:color="auto"/>
              </w:divBdr>
            </w:div>
            <w:div w:id="628782395">
              <w:marLeft w:val="0"/>
              <w:marRight w:val="0"/>
              <w:marTop w:val="0"/>
              <w:marBottom w:val="0"/>
              <w:divBdr>
                <w:top w:val="none" w:sz="0" w:space="0" w:color="auto"/>
                <w:left w:val="none" w:sz="0" w:space="0" w:color="auto"/>
                <w:bottom w:val="none" w:sz="0" w:space="0" w:color="auto"/>
                <w:right w:val="none" w:sz="0" w:space="0" w:color="auto"/>
              </w:divBdr>
            </w:div>
            <w:div w:id="741293819">
              <w:marLeft w:val="0"/>
              <w:marRight w:val="0"/>
              <w:marTop w:val="0"/>
              <w:marBottom w:val="0"/>
              <w:divBdr>
                <w:top w:val="none" w:sz="0" w:space="0" w:color="auto"/>
                <w:left w:val="none" w:sz="0" w:space="0" w:color="auto"/>
                <w:bottom w:val="none" w:sz="0" w:space="0" w:color="auto"/>
                <w:right w:val="none" w:sz="0" w:space="0" w:color="auto"/>
              </w:divBdr>
            </w:div>
            <w:div w:id="943536710">
              <w:marLeft w:val="0"/>
              <w:marRight w:val="0"/>
              <w:marTop w:val="0"/>
              <w:marBottom w:val="0"/>
              <w:divBdr>
                <w:top w:val="none" w:sz="0" w:space="0" w:color="auto"/>
                <w:left w:val="none" w:sz="0" w:space="0" w:color="auto"/>
                <w:bottom w:val="none" w:sz="0" w:space="0" w:color="auto"/>
                <w:right w:val="none" w:sz="0" w:space="0" w:color="auto"/>
              </w:divBdr>
            </w:div>
            <w:div w:id="958995348">
              <w:marLeft w:val="0"/>
              <w:marRight w:val="0"/>
              <w:marTop w:val="0"/>
              <w:marBottom w:val="0"/>
              <w:divBdr>
                <w:top w:val="none" w:sz="0" w:space="0" w:color="auto"/>
                <w:left w:val="none" w:sz="0" w:space="0" w:color="auto"/>
                <w:bottom w:val="none" w:sz="0" w:space="0" w:color="auto"/>
                <w:right w:val="none" w:sz="0" w:space="0" w:color="auto"/>
              </w:divBdr>
            </w:div>
            <w:div w:id="1630894451">
              <w:marLeft w:val="0"/>
              <w:marRight w:val="0"/>
              <w:marTop w:val="0"/>
              <w:marBottom w:val="0"/>
              <w:divBdr>
                <w:top w:val="none" w:sz="0" w:space="0" w:color="auto"/>
                <w:left w:val="none" w:sz="0" w:space="0" w:color="auto"/>
                <w:bottom w:val="none" w:sz="0" w:space="0" w:color="auto"/>
                <w:right w:val="none" w:sz="0" w:space="0" w:color="auto"/>
              </w:divBdr>
            </w:div>
            <w:div w:id="2042854874">
              <w:marLeft w:val="0"/>
              <w:marRight w:val="0"/>
              <w:marTop w:val="0"/>
              <w:marBottom w:val="0"/>
              <w:divBdr>
                <w:top w:val="none" w:sz="0" w:space="0" w:color="auto"/>
                <w:left w:val="none" w:sz="0" w:space="0" w:color="auto"/>
                <w:bottom w:val="none" w:sz="0" w:space="0" w:color="auto"/>
                <w:right w:val="none" w:sz="0" w:space="0" w:color="auto"/>
              </w:divBdr>
            </w:div>
          </w:divsChild>
        </w:div>
        <w:div w:id="1459178881">
          <w:marLeft w:val="0"/>
          <w:marRight w:val="0"/>
          <w:marTop w:val="0"/>
          <w:marBottom w:val="0"/>
          <w:divBdr>
            <w:top w:val="none" w:sz="0" w:space="0" w:color="auto"/>
            <w:left w:val="none" w:sz="0" w:space="0" w:color="auto"/>
            <w:bottom w:val="none" w:sz="0" w:space="0" w:color="auto"/>
            <w:right w:val="none" w:sz="0" w:space="0" w:color="auto"/>
          </w:divBdr>
          <w:divsChild>
            <w:div w:id="105928000">
              <w:marLeft w:val="0"/>
              <w:marRight w:val="0"/>
              <w:marTop w:val="0"/>
              <w:marBottom w:val="0"/>
              <w:divBdr>
                <w:top w:val="none" w:sz="0" w:space="0" w:color="auto"/>
                <w:left w:val="none" w:sz="0" w:space="0" w:color="auto"/>
                <w:bottom w:val="none" w:sz="0" w:space="0" w:color="auto"/>
                <w:right w:val="none" w:sz="0" w:space="0" w:color="auto"/>
              </w:divBdr>
            </w:div>
            <w:div w:id="154952031">
              <w:marLeft w:val="0"/>
              <w:marRight w:val="0"/>
              <w:marTop w:val="0"/>
              <w:marBottom w:val="0"/>
              <w:divBdr>
                <w:top w:val="none" w:sz="0" w:space="0" w:color="auto"/>
                <w:left w:val="none" w:sz="0" w:space="0" w:color="auto"/>
                <w:bottom w:val="none" w:sz="0" w:space="0" w:color="auto"/>
                <w:right w:val="none" w:sz="0" w:space="0" w:color="auto"/>
              </w:divBdr>
            </w:div>
            <w:div w:id="198859405">
              <w:marLeft w:val="0"/>
              <w:marRight w:val="0"/>
              <w:marTop w:val="0"/>
              <w:marBottom w:val="0"/>
              <w:divBdr>
                <w:top w:val="none" w:sz="0" w:space="0" w:color="auto"/>
                <w:left w:val="none" w:sz="0" w:space="0" w:color="auto"/>
                <w:bottom w:val="none" w:sz="0" w:space="0" w:color="auto"/>
                <w:right w:val="none" w:sz="0" w:space="0" w:color="auto"/>
              </w:divBdr>
            </w:div>
            <w:div w:id="259024355">
              <w:marLeft w:val="0"/>
              <w:marRight w:val="0"/>
              <w:marTop w:val="0"/>
              <w:marBottom w:val="0"/>
              <w:divBdr>
                <w:top w:val="none" w:sz="0" w:space="0" w:color="auto"/>
                <w:left w:val="none" w:sz="0" w:space="0" w:color="auto"/>
                <w:bottom w:val="none" w:sz="0" w:space="0" w:color="auto"/>
                <w:right w:val="none" w:sz="0" w:space="0" w:color="auto"/>
              </w:divBdr>
            </w:div>
            <w:div w:id="338702255">
              <w:marLeft w:val="0"/>
              <w:marRight w:val="0"/>
              <w:marTop w:val="0"/>
              <w:marBottom w:val="0"/>
              <w:divBdr>
                <w:top w:val="none" w:sz="0" w:space="0" w:color="auto"/>
                <w:left w:val="none" w:sz="0" w:space="0" w:color="auto"/>
                <w:bottom w:val="none" w:sz="0" w:space="0" w:color="auto"/>
                <w:right w:val="none" w:sz="0" w:space="0" w:color="auto"/>
              </w:divBdr>
            </w:div>
            <w:div w:id="441919309">
              <w:marLeft w:val="0"/>
              <w:marRight w:val="0"/>
              <w:marTop w:val="0"/>
              <w:marBottom w:val="0"/>
              <w:divBdr>
                <w:top w:val="none" w:sz="0" w:space="0" w:color="auto"/>
                <w:left w:val="none" w:sz="0" w:space="0" w:color="auto"/>
                <w:bottom w:val="none" w:sz="0" w:space="0" w:color="auto"/>
                <w:right w:val="none" w:sz="0" w:space="0" w:color="auto"/>
              </w:divBdr>
            </w:div>
            <w:div w:id="528497347">
              <w:marLeft w:val="0"/>
              <w:marRight w:val="0"/>
              <w:marTop w:val="0"/>
              <w:marBottom w:val="0"/>
              <w:divBdr>
                <w:top w:val="none" w:sz="0" w:space="0" w:color="auto"/>
                <w:left w:val="none" w:sz="0" w:space="0" w:color="auto"/>
                <w:bottom w:val="none" w:sz="0" w:space="0" w:color="auto"/>
                <w:right w:val="none" w:sz="0" w:space="0" w:color="auto"/>
              </w:divBdr>
            </w:div>
            <w:div w:id="533926471">
              <w:marLeft w:val="0"/>
              <w:marRight w:val="0"/>
              <w:marTop w:val="0"/>
              <w:marBottom w:val="0"/>
              <w:divBdr>
                <w:top w:val="none" w:sz="0" w:space="0" w:color="auto"/>
                <w:left w:val="none" w:sz="0" w:space="0" w:color="auto"/>
                <w:bottom w:val="none" w:sz="0" w:space="0" w:color="auto"/>
                <w:right w:val="none" w:sz="0" w:space="0" w:color="auto"/>
              </w:divBdr>
            </w:div>
            <w:div w:id="568460010">
              <w:marLeft w:val="0"/>
              <w:marRight w:val="0"/>
              <w:marTop w:val="0"/>
              <w:marBottom w:val="0"/>
              <w:divBdr>
                <w:top w:val="none" w:sz="0" w:space="0" w:color="auto"/>
                <w:left w:val="none" w:sz="0" w:space="0" w:color="auto"/>
                <w:bottom w:val="none" w:sz="0" w:space="0" w:color="auto"/>
                <w:right w:val="none" w:sz="0" w:space="0" w:color="auto"/>
              </w:divBdr>
            </w:div>
            <w:div w:id="782000243">
              <w:marLeft w:val="0"/>
              <w:marRight w:val="0"/>
              <w:marTop w:val="0"/>
              <w:marBottom w:val="0"/>
              <w:divBdr>
                <w:top w:val="none" w:sz="0" w:space="0" w:color="auto"/>
                <w:left w:val="none" w:sz="0" w:space="0" w:color="auto"/>
                <w:bottom w:val="none" w:sz="0" w:space="0" w:color="auto"/>
                <w:right w:val="none" w:sz="0" w:space="0" w:color="auto"/>
              </w:divBdr>
            </w:div>
            <w:div w:id="832911816">
              <w:marLeft w:val="0"/>
              <w:marRight w:val="0"/>
              <w:marTop w:val="0"/>
              <w:marBottom w:val="0"/>
              <w:divBdr>
                <w:top w:val="none" w:sz="0" w:space="0" w:color="auto"/>
                <w:left w:val="none" w:sz="0" w:space="0" w:color="auto"/>
                <w:bottom w:val="none" w:sz="0" w:space="0" w:color="auto"/>
                <w:right w:val="none" w:sz="0" w:space="0" w:color="auto"/>
              </w:divBdr>
            </w:div>
            <w:div w:id="878275397">
              <w:marLeft w:val="0"/>
              <w:marRight w:val="0"/>
              <w:marTop w:val="0"/>
              <w:marBottom w:val="0"/>
              <w:divBdr>
                <w:top w:val="none" w:sz="0" w:space="0" w:color="auto"/>
                <w:left w:val="none" w:sz="0" w:space="0" w:color="auto"/>
                <w:bottom w:val="none" w:sz="0" w:space="0" w:color="auto"/>
                <w:right w:val="none" w:sz="0" w:space="0" w:color="auto"/>
              </w:divBdr>
            </w:div>
            <w:div w:id="986475889">
              <w:marLeft w:val="0"/>
              <w:marRight w:val="0"/>
              <w:marTop w:val="0"/>
              <w:marBottom w:val="0"/>
              <w:divBdr>
                <w:top w:val="none" w:sz="0" w:space="0" w:color="auto"/>
                <w:left w:val="none" w:sz="0" w:space="0" w:color="auto"/>
                <w:bottom w:val="none" w:sz="0" w:space="0" w:color="auto"/>
                <w:right w:val="none" w:sz="0" w:space="0" w:color="auto"/>
              </w:divBdr>
            </w:div>
            <w:div w:id="1082676970">
              <w:marLeft w:val="0"/>
              <w:marRight w:val="0"/>
              <w:marTop w:val="0"/>
              <w:marBottom w:val="0"/>
              <w:divBdr>
                <w:top w:val="none" w:sz="0" w:space="0" w:color="auto"/>
                <w:left w:val="none" w:sz="0" w:space="0" w:color="auto"/>
                <w:bottom w:val="none" w:sz="0" w:space="0" w:color="auto"/>
                <w:right w:val="none" w:sz="0" w:space="0" w:color="auto"/>
              </w:divBdr>
            </w:div>
            <w:div w:id="1164509965">
              <w:marLeft w:val="0"/>
              <w:marRight w:val="0"/>
              <w:marTop w:val="0"/>
              <w:marBottom w:val="0"/>
              <w:divBdr>
                <w:top w:val="none" w:sz="0" w:space="0" w:color="auto"/>
                <w:left w:val="none" w:sz="0" w:space="0" w:color="auto"/>
                <w:bottom w:val="none" w:sz="0" w:space="0" w:color="auto"/>
                <w:right w:val="none" w:sz="0" w:space="0" w:color="auto"/>
              </w:divBdr>
            </w:div>
            <w:div w:id="1264073951">
              <w:marLeft w:val="0"/>
              <w:marRight w:val="0"/>
              <w:marTop w:val="0"/>
              <w:marBottom w:val="0"/>
              <w:divBdr>
                <w:top w:val="none" w:sz="0" w:space="0" w:color="auto"/>
                <w:left w:val="none" w:sz="0" w:space="0" w:color="auto"/>
                <w:bottom w:val="none" w:sz="0" w:space="0" w:color="auto"/>
                <w:right w:val="none" w:sz="0" w:space="0" w:color="auto"/>
              </w:divBdr>
            </w:div>
            <w:div w:id="1374312411">
              <w:marLeft w:val="0"/>
              <w:marRight w:val="0"/>
              <w:marTop w:val="0"/>
              <w:marBottom w:val="0"/>
              <w:divBdr>
                <w:top w:val="none" w:sz="0" w:space="0" w:color="auto"/>
                <w:left w:val="none" w:sz="0" w:space="0" w:color="auto"/>
                <w:bottom w:val="none" w:sz="0" w:space="0" w:color="auto"/>
                <w:right w:val="none" w:sz="0" w:space="0" w:color="auto"/>
              </w:divBdr>
            </w:div>
            <w:div w:id="1460609251">
              <w:marLeft w:val="0"/>
              <w:marRight w:val="0"/>
              <w:marTop w:val="0"/>
              <w:marBottom w:val="0"/>
              <w:divBdr>
                <w:top w:val="none" w:sz="0" w:space="0" w:color="auto"/>
                <w:left w:val="none" w:sz="0" w:space="0" w:color="auto"/>
                <w:bottom w:val="none" w:sz="0" w:space="0" w:color="auto"/>
                <w:right w:val="none" w:sz="0" w:space="0" w:color="auto"/>
              </w:divBdr>
            </w:div>
            <w:div w:id="1549342745">
              <w:marLeft w:val="0"/>
              <w:marRight w:val="0"/>
              <w:marTop w:val="0"/>
              <w:marBottom w:val="0"/>
              <w:divBdr>
                <w:top w:val="none" w:sz="0" w:space="0" w:color="auto"/>
                <w:left w:val="none" w:sz="0" w:space="0" w:color="auto"/>
                <w:bottom w:val="none" w:sz="0" w:space="0" w:color="auto"/>
                <w:right w:val="none" w:sz="0" w:space="0" w:color="auto"/>
              </w:divBdr>
            </w:div>
            <w:div w:id="2137408392">
              <w:marLeft w:val="0"/>
              <w:marRight w:val="0"/>
              <w:marTop w:val="0"/>
              <w:marBottom w:val="0"/>
              <w:divBdr>
                <w:top w:val="none" w:sz="0" w:space="0" w:color="auto"/>
                <w:left w:val="none" w:sz="0" w:space="0" w:color="auto"/>
                <w:bottom w:val="none" w:sz="0" w:space="0" w:color="auto"/>
                <w:right w:val="none" w:sz="0" w:space="0" w:color="auto"/>
              </w:divBdr>
            </w:div>
          </w:divsChild>
        </w:div>
        <w:div w:id="1464227646">
          <w:marLeft w:val="0"/>
          <w:marRight w:val="0"/>
          <w:marTop w:val="0"/>
          <w:marBottom w:val="0"/>
          <w:divBdr>
            <w:top w:val="none" w:sz="0" w:space="0" w:color="auto"/>
            <w:left w:val="none" w:sz="0" w:space="0" w:color="auto"/>
            <w:bottom w:val="none" w:sz="0" w:space="0" w:color="auto"/>
            <w:right w:val="none" w:sz="0" w:space="0" w:color="auto"/>
          </w:divBdr>
          <w:divsChild>
            <w:div w:id="32579723">
              <w:marLeft w:val="0"/>
              <w:marRight w:val="0"/>
              <w:marTop w:val="0"/>
              <w:marBottom w:val="0"/>
              <w:divBdr>
                <w:top w:val="none" w:sz="0" w:space="0" w:color="auto"/>
                <w:left w:val="none" w:sz="0" w:space="0" w:color="auto"/>
                <w:bottom w:val="none" w:sz="0" w:space="0" w:color="auto"/>
                <w:right w:val="none" w:sz="0" w:space="0" w:color="auto"/>
              </w:divBdr>
            </w:div>
            <w:div w:id="287400055">
              <w:marLeft w:val="0"/>
              <w:marRight w:val="0"/>
              <w:marTop w:val="0"/>
              <w:marBottom w:val="0"/>
              <w:divBdr>
                <w:top w:val="none" w:sz="0" w:space="0" w:color="auto"/>
                <w:left w:val="none" w:sz="0" w:space="0" w:color="auto"/>
                <w:bottom w:val="none" w:sz="0" w:space="0" w:color="auto"/>
                <w:right w:val="none" w:sz="0" w:space="0" w:color="auto"/>
              </w:divBdr>
            </w:div>
            <w:div w:id="307903060">
              <w:marLeft w:val="0"/>
              <w:marRight w:val="0"/>
              <w:marTop w:val="0"/>
              <w:marBottom w:val="0"/>
              <w:divBdr>
                <w:top w:val="none" w:sz="0" w:space="0" w:color="auto"/>
                <w:left w:val="none" w:sz="0" w:space="0" w:color="auto"/>
                <w:bottom w:val="none" w:sz="0" w:space="0" w:color="auto"/>
                <w:right w:val="none" w:sz="0" w:space="0" w:color="auto"/>
              </w:divBdr>
            </w:div>
            <w:div w:id="321197591">
              <w:marLeft w:val="0"/>
              <w:marRight w:val="0"/>
              <w:marTop w:val="0"/>
              <w:marBottom w:val="0"/>
              <w:divBdr>
                <w:top w:val="none" w:sz="0" w:space="0" w:color="auto"/>
                <w:left w:val="none" w:sz="0" w:space="0" w:color="auto"/>
                <w:bottom w:val="none" w:sz="0" w:space="0" w:color="auto"/>
                <w:right w:val="none" w:sz="0" w:space="0" w:color="auto"/>
              </w:divBdr>
            </w:div>
            <w:div w:id="322049530">
              <w:marLeft w:val="0"/>
              <w:marRight w:val="0"/>
              <w:marTop w:val="0"/>
              <w:marBottom w:val="0"/>
              <w:divBdr>
                <w:top w:val="none" w:sz="0" w:space="0" w:color="auto"/>
                <w:left w:val="none" w:sz="0" w:space="0" w:color="auto"/>
                <w:bottom w:val="none" w:sz="0" w:space="0" w:color="auto"/>
                <w:right w:val="none" w:sz="0" w:space="0" w:color="auto"/>
              </w:divBdr>
            </w:div>
            <w:div w:id="333342668">
              <w:marLeft w:val="0"/>
              <w:marRight w:val="0"/>
              <w:marTop w:val="0"/>
              <w:marBottom w:val="0"/>
              <w:divBdr>
                <w:top w:val="none" w:sz="0" w:space="0" w:color="auto"/>
                <w:left w:val="none" w:sz="0" w:space="0" w:color="auto"/>
                <w:bottom w:val="none" w:sz="0" w:space="0" w:color="auto"/>
                <w:right w:val="none" w:sz="0" w:space="0" w:color="auto"/>
              </w:divBdr>
            </w:div>
            <w:div w:id="388919427">
              <w:marLeft w:val="0"/>
              <w:marRight w:val="0"/>
              <w:marTop w:val="0"/>
              <w:marBottom w:val="0"/>
              <w:divBdr>
                <w:top w:val="none" w:sz="0" w:space="0" w:color="auto"/>
                <w:left w:val="none" w:sz="0" w:space="0" w:color="auto"/>
                <w:bottom w:val="none" w:sz="0" w:space="0" w:color="auto"/>
                <w:right w:val="none" w:sz="0" w:space="0" w:color="auto"/>
              </w:divBdr>
            </w:div>
            <w:div w:id="413475250">
              <w:marLeft w:val="0"/>
              <w:marRight w:val="0"/>
              <w:marTop w:val="0"/>
              <w:marBottom w:val="0"/>
              <w:divBdr>
                <w:top w:val="none" w:sz="0" w:space="0" w:color="auto"/>
                <w:left w:val="none" w:sz="0" w:space="0" w:color="auto"/>
                <w:bottom w:val="none" w:sz="0" w:space="0" w:color="auto"/>
                <w:right w:val="none" w:sz="0" w:space="0" w:color="auto"/>
              </w:divBdr>
            </w:div>
            <w:div w:id="417335325">
              <w:marLeft w:val="0"/>
              <w:marRight w:val="0"/>
              <w:marTop w:val="0"/>
              <w:marBottom w:val="0"/>
              <w:divBdr>
                <w:top w:val="none" w:sz="0" w:space="0" w:color="auto"/>
                <w:left w:val="none" w:sz="0" w:space="0" w:color="auto"/>
                <w:bottom w:val="none" w:sz="0" w:space="0" w:color="auto"/>
                <w:right w:val="none" w:sz="0" w:space="0" w:color="auto"/>
              </w:divBdr>
            </w:div>
            <w:div w:id="929585073">
              <w:marLeft w:val="0"/>
              <w:marRight w:val="0"/>
              <w:marTop w:val="0"/>
              <w:marBottom w:val="0"/>
              <w:divBdr>
                <w:top w:val="none" w:sz="0" w:space="0" w:color="auto"/>
                <w:left w:val="none" w:sz="0" w:space="0" w:color="auto"/>
                <w:bottom w:val="none" w:sz="0" w:space="0" w:color="auto"/>
                <w:right w:val="none" w:sz="0" w:space="0" w:color="auto"/>
              </w:divBdr>
            </w:div>
            <w:div w:id="1091512200">
              <w:marLeft w:val="0"/>
              <w:marRight w:val="0"/>
              <w:marTop w:val="0"/>
              <w:marBottom w:val="0"/>
              <w:divBdr>
                <w:top w:val="none" w:sz="0" w:space="0" w:color="auto"/>
                <w:left w:val="none" w:sz="0" w:space="0" w:color="auto"/>
                <w:bottom w:val="none" w:sz="0" w:space="0" w:color="auto"/>
                <w:right w:val="none" w:sz="0" w:space="0" w:color="auto"/>
              </w:divBdr>
            </w:div>
            <w:div w:id="1143737285">
              <w:marLeft w:val="0"/>
              <w:marRight w:val="0"/>
              <w:marTop w:val="0"/>
              <w:marBottom w:val="0"/>
              <w:divBdr>
                <w:top w:val="none" w:sz="0" w:space="0" w:color="auto"/>
                <w:left w:val="none" w:sz="0" w:space="0" w:color="auto"/>
                <w:bottom w:val="none" w:sz="0" w:space="0" w:color="auto"/>
                <w:right w:val="none" w:sz="0" w:space="0" w:color="auto"/>
              </w:divBdr>
            </w:div>
            <w:div w:id="1334262136">
              <w:marLeft w:val="0"/>
              <w:marRight w:val="0"/>
              <w:marTop w:val="0"/>
              <w:marBottom w:val="0"/>
              <w:divBdr>
                <w:top w:val="none" w:sz="0" w:space="0" w:color="auto"/>
                <w:left w:val="none" w:sz="0" w:space="0" w:color="auto"/>
                <w:bottom w:val="none" w:sz="0" w:space="0" w:color="auto"/>
                <w:right w:val="none" w:sz="0" w:space="0" w:color="auto"/>
              </w:divBdr>
            </w:div>
            <w:div w:id="1551451637">
              <w:marLeft w:val="0"/>
              <w:marRight w:val="0"/>
              <w:marTop w:val="0"/>
              <w:marBottom w:val="0"/>
              <w:divBdr>
                <w:top w:val="none" w:sz="0" w:space="0" w:color="auto"/>
                <w:left w:val="none" w:sz="0" w:space="0" w:color="auto"/>
                <w:bottom w:val="none" w:sz="0" w:space="0" w:color="auto"/>
                <w:right w:val="none" w:sz="0" w:space="0" w:color="auto"/>
              </w:divBdr>
            </w:div>
            <w:div w:id="1612934193">
              <w:marLeft w:val="0"/>
              <w:marRight w:val="0"/>
              <w:marTop w:val="0"/>
              <w:marBottom w:val="0"/>
              <w:divBdr>
                <w:top w:val="none" w:sz="0" w:space="0" w:color="auto"/>
                <w:left w:val="none" w:sz="0" w:space="0" w:color="auto"/>
                <w:bottom w:val="none" w:sz="0" w:space="0" w:color="auto"/>
                <w:right w:val="none" w:sz="0" w:space="0" w:color="auto"/>
              </w:divBdr>
            </w:div>
            <w:div w:id="1798643415">
              <w:marLeft w:val="0"/>
              <w:marRight w:val="0"/>
              <w:marTop w:val="0"/>
              <w:marBottom w:val="0"/>
              <w:divBdr>
                <w:top w:val="none" w:sz="0" w:space="0" w:color="auto"/>
                <w:left w:val="none" w:sz="0" w:space="0" w:color="auto"/>
                <w:bottom w:val="none" w:sz="0" w:space="0" w:color="auto"/>
                <w:right w:val="none" w:sz="0" w:space="0" w:color="auto"/>
              </w:divBdr>
            </w:div>
            <w:div w:id="1828201680">
              <w:marLeft w:val="0"/>
              <w:marRight w:val="0"/>
              <w:marTop w:val="0"/>
              <w:marBottom w:val="0"/>
              <w:divBdr>
                <w:top w:val="none" w:sz="0" w:space="0" w:color="auto"/>
                <w:left w:val="none" w:sz="0" w:space="0" w:color="auto"/>
                <w:bottom w:val="none" w:sz="0" w:space="0" w:color="auto"/>
                <w:right w:val="none" w:sz="0" w:space="0" w:color="auto"/>
              </w:divBdr>
            </w:div>
            <w:div w:id="1871796442">
              <w:marLeft w:val="0"/>
              <w:marRight w:val="0"/>
              <w:marTop w:val="0"/>
              <w:marBottom w:val="0"/>
              <w:divBdr>
                <w:top w:val="none" w:sz="0" w:space="0" w:color="auto"/>
                <w:left w:val="none" w:sz="0" w:space="0" w:color="auto"/>
                <w:bottom w:val="none" w:sz="0" w:space="0" w:color="auto"/>
                <w:right w:val="none" w:sz="0" w:space="0" w:color="auto"/>
              </w:divBdr>
            </w:div>
            <w:div w:id="1908568869">
              <w:marLeft w:val="0"/>
              <w:marRight w:val="0"/>
              <w:marTop w:val="0"/>
              <w:marBottom w:val="0"/>
              <w:divBdr>
                <w:top w:val="none" w:sz="0" w:space="0" w:color="auto"/>
                <w:left w:val="none" w:sz="0" w:space="0" w:color="auto"/>
                <w:bottom w:val="none" w:sz="0" w:space="0" w:color="auto"/>
                <w:right w:val="none" w:sz="0" w:space="0" w:color="auto"/>
              </w:divBdr>
            </w:div>
            <w:div w:id="2052876430">
              <w:marLeft w:val="0"/>
              <w:marRight w:val="0"/>
              <w:marTop w:val="0"/>
              <w:marBottom w:val="0"/>
              <w:divBdr>
                <w:top w:val="none" w:sz="0" w:space="0" w:color="auto"/>
                <w:left w:val="none" w:sz="0" w:space="0" w:color="auto"/>
                <w:bottom w:val="none" w:sz="0" w:space="0" w:color="auto"/>
                <w:right w:val="none" w:sz="0" w:space="0" w:color="auto"/>
              </w:divBdr>
            </w:div>
          </w:divsChild>
        </w:div>
        <w:div w:id="1509296396">
          <w:marLeft w:val="0"/>
          <w:marRight w:val="0"/>
          <w:marTop w:val="0"/>
          <w:marBottom w:val="0"/>
          <w:divBdr>
            <w:top w:val="none" w:sz="0" w:space="0" w:color="auto"/>
            <w:left w:val="none" w:sz="0" w:space="0" w:color="auto"/>
            <w:bottom w:val="none" w:sz="0" w:space="0" w:color="auto"/>
            <w:right w:val="none" w:sz="0" w:space="0" w:color="auto"/>
          </w:divBdr>
          <w:divsChild>
            <w:div w:id="29957628">
              <w:marLeft w:val="-75"/>
              <w:marRight w:val="0"/>
              <w:marTop w:val="30"/>
              <w:marBottom w:val="30"/>
              <w:divBdr>
                <w:top w:val="none" w:sz="0" w:space="0" w:color="auto"/>
                <w:left w:val="none" w:sz="0" w:space="0" w:color="auto"/>
                <w:bottom w:val="none" w:sz="0" w:space="0" w:color="auto"/>
                <w:right w:val="none" w:sz="0" w:space="0" w:color="auto"/>
              </w:divBdr>
              <w:divsChild>
                <w:div w:id="20936322">
                  <w:marLeft w:val="0"/>
                  <w:marRight w:val="0"/>
                  <w:marTop w:val="0"/>
                  <w:marBottom w:val="0"/>
                  <w:divBdr>
                    <w:top w:val="none" w:sz="0" w:space="0" w:color="auto"/>
                    <w:left w:val="none" w:sz="0" w:space="0" w:color="auto"/>
                    <w:bottom w:val="none" w:sz="0" w:space="0" w:color="auto"/>
                    <w:right w:val="none" w:sz="0" w:space="0" w:color="auto"/>
                  </w:divBdr>
                  <w:divsChild>
                    <w:div w:id="1022558341">
                      <w:marLeft w:val="0"/>
                      <w:marRight w:val="0"/>
                      <w:marTop w:val="0"/>
                      <w:marBottom w:val="0"/>
                      <w:divBdr>
                        <w:top w:val="none" w:sz="0" w:space="0" w:color="auto"/>
                        <w:left w:val="none" w:sz="0" w:space="0" w:color="auto"/>
                        <w:bottom w:val="none" w:sz="0" w:space="0" w:color="auto"/>
                        <w:right w:val="none" w:sz="0" w:space="0" w:color="auto"/>
                      </w:divBdr>
                    </w:div>
                  </w:divsChild>
                </w:div>
                <w:div w:id="32192115">
                  <w:marLeft w:val="0"/>
                  <w:marRight w:val="0"/>
                  <w:marTop w:val="0"/>
                  <w:marBottom w:val="0"/>
                  <w:divBdr>
                    <w:top w:val="none" w:sz="0" w:space="0" w:color="auto"/>
                    <w:left w:val="none" w:sz="0" w:space="0" w:color="auto"/>
                    <w:bottom w:val="none" w:sz="0" w:space="0" w:color="auto"/>
                    <w:right w:val="none" w:sz="0" w:space="0" w:color="auto"/>
                  </w:divBdr>
                  <w:divsChild>
                    <w:div w:id="1423257493">
                      <w:marLeft w:val="0"/>
                      <w:marRight w:val="0"/>
                      <w:marTop w:val="0"/>
                      <w:marBottom w:val="0"/>
                      <w:divBdr>
                        <w:top w:val="none" w:sz="0" w:space="0" w:color="auto"/>
                        <w:left w:val="none" w:sz="0" w:space="0" w:color="auto"/>
                        <w:bottom w:val="none" w:sz="0" w:space="0" w:color="auto"/>
                        <w:right w:val="none" w:sz="0" w:space="0" w:color="auto"/>
                      </w:divBdr>
                    </w:div>
                  </w:divsChild>
                </w:div>
                <w:div w:id="42797847">
                  <w:marLeft w:val="0"/>
                  <w:marRight w:val="0"/>
                  <w:marTop w:val="0"/>
                  <w:marBottom w:val="0"/>
                  <w:divBdr>
                    <w:top w:val="none" w:sz="0" w:space="0" w:color="auto"/>
                    <w:left w:val="none" w:sz="0" w:space="0" w:color="auto"/>
                    <w:bottom w:val="none" w:sz="0" w:space="0" w:color="auto"/>
                    <w:right w:val="none" w:sz="0" w:space="0" w:color="auto"/>
                  </w:divBdr>
                  <w:divsChild>
                    <w:div w:id="1616331641">
                      <w:marLeft w:val="0"/>
                      <w:marRight w:val="0"/>
                      <w:marTop w:val="0"/>
                      <w:marBottom w:val="0"/>
                      <w:divBdr>
                        <w:top w:val="none" w:sz="0" w:space="0" w:color="auto"/>
                        <w:left w:val="none" w:sz="0" w:space="0" w:color="auto"/>
                        <w:bottom w:val="none" w:sz="0" w:space="0" w:color="auto"/>
                        <w:right w:val="none" w:sz="0" w:space="0" w:color="auto"/>
                      </w:divBdr>
                    </w:div>
                  </w:divsChild>
                </w:div>
                <w:div w:id="77599253">
                  <w:marLeft w:val="0"/>
                  <w:marRight w:val="0"/>
                  <w:marTop w:val="0"/>
                  <w:marBottom w:val="0"/>
                  <w:divBdr>
                    <w:top w:val="none" w:sz="0" w:space="0" w:color="auto"/>
                    <w:left w:val="none" w:sz="0" w:space="0" w:color="auto"/>
                    <w:bottom w:val="none" w:sz="0" w:space="0" w:color="auto"/>
                    <w:right w:val="none" w:sz="0" w:space="0" w:color="auto"/>
                  </w:divBdr>
                  <w:divsChild>
                    <w:div w:id="250160060">
                      <w:marLeft w:val="0"/>
                      <w:marRight w:val="0"/>
                      <w:marTop w:val="0"/>
                      <w:marBottom w:val="0"/>
                      <w:divBdr>
                        <w:top w:val="none" w:sz="0" w:space="0" w:color="auto"/>
                        <w:left w:val="none" w:sz="0" w:space="0" w:color="auto"/>
                        <w:bottom w:val="none" w:sz="0" w:space="0" w:color="auto"/>
                        <w:right w:val="none" w:sz="0" w:space="0" w:color="auto"/>
                      </w:divBdr>
                    </w:div>
                  </w:divsChild>
                </w:div>
                <w:div w:id="78991911">
                  <w:marLeft w:val="0"/>
                  <w:marRight w:val="0"/>
                  <w:marTop w:val="0"/>
                  <w:marBottom w:val="0"/>
                  <w:divBdr>
                    <w:top w:val="none" w:sz="0" w:space="0" w:color="auto"/>
                    <w:left w:val="none" w:sz="0" w:space="0" w:color="auto"/>
                    <w:bottom w:val="none" w:sz="0" w:space="0" w:color="auto"/>
                    <w:right w:val="none" w:sz="0" w:space="0" w:color="auto"/>
                  </w:divBdr>
                  <w:divsChild>
                    <w:div w:id="292058741">
                      <w:marLeft w:val="0"/>
                      <w:marRight w:val="0"/>
                      <w:marTop w:val="0"/>
                      <w:marBottom w:val="0"/>
                      <w:divBdr>
                        <w:top w:val="none" w:sz="0" w:space="0" w:color="auto"/>
                        <w:left w:val="none" w:sz="0" w:space="0" w:color="auto"/>
                        <w:bottom w:val="none" w:sz="0" w:space="0" w:color="auto"/>
                        <w:right w:val="none" w:sz="0" w:space="0" w:color="auto"/>
                      </w:divBdr>
                    </w:div>
                  </w:divsChild>
                </w:div>
                <w:div w:id="87237265">
                  <w:marLeft w:val="0"/>
                  <w:marRight w:val="0"/>
                  <w:marTop w:val="0"/>
                  <w:marBottom w:val="0"/>
                  <w:divBdr>
                    <w:top w:val="none" w:sz="0" w:space="0" w:color="auto"/>
                    <w:left w:val="none" w:sz="0" w:space="0" w:color="auto"/>
                    <w:bottom w:val="none" w:sz="0" w:space="0" w:color="auto"/>
                    <w:right w:val="none" w:sz="0" w:space="0" w:color="auto"/>
                  </w:divBdr>
                  <w:divsChild>
                    <w:div w:id="1595557186">
                      <w:marLeft w:val="0"/>
                      <w:marRight w:val="0"/>
                      <w:marTop w:val="0"/>
                      <w:marBottom w:val="0"/>
                      <w:divBdr>
                        <w:top w:val="none" w:sz="0" w:space="0" w:color="auto"/>
                        <w:left w:val="none" w:sz="0" w:space="0" w:color="auto"/>
                        <w:bottom w:val="none" w:sz="0" w:space="0" w:color="auto"/>
                        <w:right w:val="none" w:sz="0" w:space="0" w:color="auto"/>
                      </w:divBdr>
                    </w:div>
                  </w:divsChild>
                </w:div>
                <w:div w:id="90126961">
                  <w:marLeft w:val="0"/>
                  <w:marRight w:val="0"/>
                  <w:marTop w:val="0"/>
                  <w:marBottom w:val="0"/>
                  <w:divBdr>
                    <w:top w:val="none" w:sz="0" w:space="0" w:color="auto"/>
                    <w:left w:val="none" w:sz="0" w:space="0" w:color="auto"/>
                    <w:bottom w:val="none" w:sz="0" w:space="0" w:color="auto"/>
                    <w:right w:val="none" w:sz="0" w:space="0" w:color="auto"/>
                  </w:divBdr>
                  <w:divsChild>
                    <w:div w:id="670059602">
                      <w:marLeft w:val="0"/>
                      <w:marRight w:val="0"/>
                      <w:marTop w:val="0"/>
                      <w:marBottom w:val="0"/>
                      <w:divBdr>
                        <w:top w:val="none" w:sz="0" w:space="0" w:color="auto"/>
                        <w:left w:val="none" w:sz="0" w:space="0" w:color="auto"/>
                        <w:bottom w:val="none" w:sz="0" w:space="0" w:color="auto"/>
                        <w:right w:val="none" w:sz="0" w:space="0" w:color="auto"/>
                      </w:divBdr>
                    </w:div>
                  </w:divsChild>
                </w:div>
                <w:div w:id="100607955">
                  <w:marLeft w:val="0"/>
                  <w:marRight w:val="0"/>
                  <w:marTop w:val="0"/>
                  <w:marBottom w:val="0"/>
                  <w:divBdr>
                    <w:top w:val="none" w:sz="0" w:space="0" w:color="auto"/>
                    <w:left w:val="none" w:sz="0" w:space="0" w:color="auto"/>
                    <w:bottom w:val="none" w:sz="0" w:space="0" w:color="auto"/>
                    <w:right w:val="none" w:sz="0" w:space="0" w:color="auto"/>
                  </w:divBdr>
                  <w:divsChild>
                    <w:div w:id="1643541219">
                      <w:marLeft w:val="0"/>
                      <w:marRight w:val="0"/>
                      <w:marTop w:val="0"/>
                      <w:marBottom w:val="0"/>
                      <w:divBdr>
                        <w:top w:val="none" w:sz="0" w:space="0" w:color="auto"/>
                        <w:left w:val="none" w:sz="0" w:space="0" w:color="auto"/>
                        <w:bottom w:val="none" w:sz="0" w:space="0" w:color="auto"/>
                        <w:right w:val="none" w:sz="0" w:space="0" w:color="auto"/>
                      </w:divBdr>
                    </w:div>
                  </w:divsChild>
                </w:div>
                <w:div w:id="101998220">
                  <w:marLeft w:val="0"/>
                  <w:marRight w:val="0"/>
                  <w:marTop w:val="0"/>
                  <w:marBottom w:val="0"/>
                  <w:divBdr>
                    <w:top w:val="none" w:sz="0" w:space="0" w:color="auto"/>
                    <w:left w:val="none" w:sz="0" w:space="0" w:color="auto"/>
                    <w:bottom w:val="none" w:sz="0" w:space="0" w:color="auto"/>
                    <w:right w:val="none" w:sz="0" w:space="0" w:color="auto"/>
                  </w:divBdr>
                  <w:divsChild>
                    <w:div w:id="1630745570">
                      <w:marLeft w:val="0"/>
                      <w:marRight w:val="0"/>
                      <w:marTop w:val="0"/>
                      <w:marBottom w:val="0"/>
                      <w:divBdr>
                        <w:top w:val="none" w:sz="0" w:space="0" w:color="auto"/>
                        <w:left w:val="none" w:sz="0" w:space="0" w:color="auto"/>
                        <w:bottom w:val="none" w:sz="0" w:space="0" w:color="auto"/>
                        <w:right w:val="none" w:sz="0" w:space="0" w:color="auto"/>
                      </w:divBdr>
                    </w:div>
                  </w:divsChild>
                </w:div>
                <w:div w:id="123350608">
                  <w:marLeft w:val="0"/>
                  <w:marRight w:val="0"/>
                  <w:marTop w:val="0"/>
                  <w:marBottom w:val="0"/>
                  <w:divBdr>
                    <w:top w:val="none" w:sz="0" w:space="0" w:color="auto"/>
                    <w:left w:val="none" w:sz="0" w:space="0" w:color="auto"/>
                    <w:bottom w:val="none" w:sz="0" w:space="0" w:color="auto"/>
                    <w:right w:val="none" w:sz="0" w:space="0" w:color="auto"/>
                  </w:divBdr>
                  <w:divsChild>
                    <w:div w:id="190340773">
                      <w:marLeft w:val="0"/>
                      <w:marRight w:val="0"/>
                      <w:marTop w:val="0"/>
                      <w:marBottom w:val="0"/>
                      <w:divBdr>
                        <w:top w:val="none" w:sz="0" w:space="0" w:color="auto"/>
                        <w:left w:val="none" w:sz="0" w:space="0" w:color="auto"/>
                        <w:bottom w:val="none" w:sz="0" w:space="0" w:color="auto"/>
                        <w:right w:val="none" w:sz="0" w:space="0" w:color="auto"/>
                      </w:divBdr>
                    </w:div>
                  </w:divsChild>
                </w:div>
                <w:div w:id="153031235">
                  <w:marLeft w:val="0"/>
                  <w:marRight w:val="0"/>
                  <w:marTop w:val="0"/>
                  <w:marBottom w:val="0"/>
                  <w:divBdr>
                    <w:top w:val="none" w:sz="0" w:space="0" w:color="auto"/>
                    <w:left w:val="none" w:sz="0" w:space="0" w:color="auto"/>
                    <w:bottom w:val="none" w:sz="0" w:space="0" w:color="auto"/>
                    <w:right w:val="none" w:sz="0" w:space="0" w:color="auto"/>
                  </w:divBdr>
                  <w:divsChild>
                    <w:div w:id="1083256952">
                      <w:marLeft w:val="0"/>
                      <w:marRight w:val="0"/>
                      <w:marTop w:val="0"/>
                      <w:marBottom w:val="0"/>
                      <w:divBdr>
                        <w:top w:val="none" w:sz="0" w:space="0" w:color="auto"/>
                        <w:left w:val="none" w:sz="0" w:space="0" w:color="auto"/>
                        <w:bottom w:val="none" w:sz="0" w:space="0" w:color="auto"/>
                        <w:right w:val="none" w:sz="0" w:space="0" w:color="auto"/>
                      </w:divBdr>
                    </w:div>
                  </w:divsChild>
                </w:div>
                <w:div w:id="181021413">
                  <w:marLeft w:val="0"/>
                  <w:marRight w:val="0"/>
                  <w:marTop w:val="0"/>
                  <w:marBottom w:val="0"/>
                  <w:divBdr>
                    <w:top w:val="none" w:sz="0" w:space="0" w:color="auto"/>
                    <w:left w:val="none" w:sz="0" w:space="0" w:color="auto"/>
                    <w:bottom w:val="none" w:sz="0" w:space="0" w:color="auto"/>
                    <w:right w:val="none" w:sz="0" w:space="0" w:color="auto"/>
                  </w:divBdr>
                  <w:divsChild>
                    <w:div w:id="1019086872">
                      <w:marLeft w:val="0"/>
                      <w:marRight w:val="0"/>
                      <w:marTop w:val="0"/>
                      <w:marBottom w:val="0"/>
                      <w:divBdr>
                        <w:top w:val="none" w:sz="0" w:space="0" w:color="auto"/>
                        <w:left w:val="none" w:sz="0" w:space="0" w:color="auto"/>
                        <w:bottom w:val="none" w:sz="0" w:space="0" w:color="auto"/>
                        <w:right w:val="none" w:sz="0" w:space="0" w:color="auto"/>
                      </w:divBdr>
                    </w:div>
                  </w:divsChild>
                </w:div>
                <w:div w:id="184945755">
                  <w:marLeft w:val="0"/>
                  <w:marRight w:val="0"/>
                  <w:marTop w:val="0"/>
                  <w:marBottom w:val="0"/>
                  <w:divBdr>
                    <w:top w:val="none" w:sz="0" w:space="0" w:color="auto"/>
                    <w:left w:val="none" w:sz="0" w:space="0" w:color="auto"/>
                    <w:bottom w:val="none" w:sz="0" w:space="0" w:color="auto"/>
                    <w:right w:val="none" w:sz="0" w:space="0" w:color="auto"/>
                  </w:divBdr>
                  <w:divsChild>
                    <w:div w:id="1140730102">
                      <w:marLeft w:val="0"/>
                      <w:marRight w:val="0"/>
                      <w:marTop w:val="0"/>
                      <w:marBottom w:val="0"/>
                      <w:divBdr>
                        <w:top w:val="none" w:sz="0" w:space="0" w:color="auto"/>
                        <w:left w:val="none" w:sz="0" w:space="0" w:color="auto"/>
                        <w:bottom w:val="none" w:sz="0" w:space="0" w:color="auto"/>
                        <w:right w:val="none" w:sz="0" w:space="0" w:color="auto"/>
                      </w:divBdr>
                    </w:div>
                  </w:divsChild>
                </w:div>
                <w:div w:id="194778668">
                  <w:marLeft w:val="0"/>
                  <w:marRight w:val="0"/>
                  <w:marTop w:val="0"/>
                  <w:marBottom w:val="0"/>
                  <w:divBdr>
                    <w:top w:val="none" w:sz="0" w:space="0" w:color="auto"/>
                    <w:left w:val="none" w:sz="0" w:space="0" w:color="auto"/>
                    <w:bottom w:val="none" w:sz="0" w:space="0" w:color="auto"/>
                    <w:right w:val="none" w:sz="0" w:space="0" w:color="auto"/>
                  </w:divBdr>
                  <w:divsChild>
                    <w:div w:id="485629591">
                      <w:marLeft w:val="0"/>
                      <w:marRight w:val="0"/>
                      <w:marTop w:val="0"/>
                      <w:marBottom w:val="0"/>
                      <w:divBdr>
                        <w:top w:val="none" w:sz="0" w:space="0" w:color="auto"/>
                        <w:left w:val="none" w:sz="0" w:space="0" w:color="auto"/>
                        <w:bottom w:val="none" w:sz="0" w:space="0" w:color="auto"/>
                        <w:right w:val="none" w:sz="0" w:space="0" w:color="auto"/>
                      </w:divBdr>
                    </w:div>
                  </w:divsChild>
                </w:div>
                <w:div w:id="212431110">
                  <w:marLeft w:val="0"/>
                  <w:marRight w:val="0"/>
                  <w:marTop w:val="0"/>
                  <w:marBottom w:val="0"/>
                  <w:divBdr>
                    <w:top w:val="none" w:sz="0" w:space="0" w:color="auto"/>
                    <w:left w:val="none" w:sz="0" w:space="0" w:color="auto"/>
                    <w:bottom w:val="none" w:sz="0" w:space="0" w:color="auto"/>
                    <w:right w:val="none" w:sz="0" w:space="0" w:color="auto"/>
                  </w:divBdr>
                  <w:divsChild>
                    <w:div w:id="436412312">
                      <w:marLeft w:val="0"/>
                      <w:marRight w:val="0"/>
                      <w:marTop w:val="0"/>
                      <w:marBottom w:val="0"/>
                      <w:divBdr>
                        <w:top w:val="none" w:sz="0" w:space="0" w:color="auto"/>
                        <w:left w:val="none" w:sz="0" w:space="0" w:color="auto"/>
                        <w:bottom w:val="none" w:sz="0" w:space="0" w:color="auto"/>
                        <w:right w:val="none" w:sz="0" w:space="0" w:color="auto"/>
                      </w:divBdr>
                    </w:div>
                  </w:divsChild>
                </w:div>
                <w:div w:id="227113744">
                  <w:marLeft w:val="0"/>
                  <w:marRight w:val="0"/>
                  <w:marTop w:val="0"/>
                  <w:marBottom w:val="0"/>
                  <w:divBdr>
                    <w:top w:val="none" w:sz="0" w:space="0" w:color="auto"/>
                    <w:left w:val="none" w:sz="0" w:space="0" w:color="auto"/>
                    <w:bottom w:val="none" w:sz="0" w:space="0" w:color="auto"/>
                    <w:right w:val="none" w:sz="0" w:space="0" w:color="auto"/>
                  </w:divBdr>
                  <w:divsChild>
                    <w:div w:id="608662206">
                      <w:marLeft w:val="0"/>
                      <w:marRight w:val="0"/>
                      <w:marTop w:val="0"/>
                      <w:marBottom w:val="0"/>
                      <w:divBdr>
                        <w:top w:val="none" w:sz="0" w:space="0" w:color="auto"/>
                        <w:left w:val="none" w:sz="0" w:space="0" w:color="auto"/>
                        <w:bottom w:val="none" w:sz="0" w:space="0" w:color="auto"/>
                        <w:right w:val="none" w:sz="0" w:space="0" w:color="auto"/>
                      </w:divBdr>
                    </w:div>
                  </w:divsChild>
                </w:div>
                <w:div w:id="227154716">
                  <w:marLeft w:val="0"/>
                  <w:marRight w:val="0"/>
                  <w:marTop w:val="0"/>
                  <w:marBottom w:val="0"/>
                  <w:divBdr>
                    <w:top w:val="none" w:sz="0" w:space="0" w:color="auto"/>
                    <w:left w:val="none" w:sz="0" w:space="0" w:color="auto"/>
                    <w:bottom w:val="none" w:sz="0" w:space="0" w:color="auto"/>
                    <w:right w:val="none" w:sz="0" w:space="0" w:color="auto"/>
                  </w:divBdr>
                  <w:divsChild>
                    <w:div w:id="1497115962">
                      <w:marLeft w:val="0"/>
                      <w:marRight w:val="0"/>
                      <w:marTop w:val="0"/>
                      <w:marBottom w:val="0"/>
                      <w:divBdr>
                        <w:top w:val="none" w:sz="0" w:space="0" w:color="auto"/>
                        <w:left w:val="none" w:sz="0" w:space="0" w:color="auto"/>
                        <w:bottom w:val="none" w:sz="0" w:space="0" w:color="auto"/>
                        <w:right w:val="none" w:sz="0" w:space="0" w:color="auto"/>
                      </w:divBdr>
                    </w:div>
                  </w:divsChild>
                </w:div>
                <w:div w:id="237599291">
                  <w:marLeft w:val="0"/>
                  <w:marRight w:val="0"/>
                  <w:marTop w:val="0"/>
                  <w:marBottom w:val="0"/>
                  <w:divBdr>
                    <w:top w:val="none" w:sz="0" w:space="0" w:color="auto"/>
                    <w:left w:val="none" w:sz="0" w:space="0" w:color="auto"/>
                    <w:bottom w:val="none" w:sz="0" w:space="0" w:color="auto"/>
                    <w:right w:val="none" w:sz="0" w:space="0" w:color="auto"/>
                  </w:divBdr>
                  <w:divsChild>
                    <w:div w:id="1991982832">
                      <w:marLeft w:val="0"/>
                      <w:marRight w:val="0"/>
                      <w:marTop w:val="0"/>
                      <w:marBottom w:val="0"/>
                      <w:divBdr>
                        <w:top w:val="none" w:sz="0" w:space="0" w:color="auto"/>
                        <w:left w:val="none" w:sz="0" w:space="0" w:color="auto"/>
                        <w:bottom w:val="none" w:sz="0" w:space="0" w:color="auto"/>
                        <w:right w:val="none" w:sz="0" w:space="0" w:color="auto"/>
                      </w:divBdr>
                    </w:div>
                  </w:divsChild>
                </w:div>
                <w:div w:id="272326154">
                  <w:marLeft w:val="0"/>
                  <w:marRight w:val="0"/>
                  <w:marTop w:val="0"/>
                  <w:marBottom w:val="0"/>
                  <w:divBdr>
                    <w:top w:val="none" w:sz="0" w:space="0" w:color="auto"/>
                    <w:left w:val="none" w:sz="0" w:space="0" w:color="auto"/>
                    <w:bottom w:val="none" w:sz="0" w:space="0" w:color="auto"/>
                    <w:right w:val="none" w:sz="0" w:space="0" w:color="auto"/>
                  </w:divBdr>
                  <w:divsChild>
                    <w:div w:id="714081798">
                      <w:marLeft w:val="0"/>
                      <w:marRight w:val="0"/>
                      <w:marTop w:val="0"/>
                      <w:marBottom w:val="0"/>
                      <w:divBdr>
                        <w:top w:val="none" w:sz="0" w:space="0" w:color="auto"/>
                        <w:left w:val="none" w:sz="0" w:space="0" w:color="auto"/>
                        <w:bottom w:val="none" w:sz="0" w:space="0" w:color="auto"/>
                        <w:right w:val="none" w:sz="0" w:space="0" w:color="auto"/>
                      </w:divBdr>
                    </w:div>
                  </w:divsChild>
                </w:div>
                <w:div w:id="304049959">
                  <w:marLeft w:val="0"/>
                  <w:marRight w:val="0"/>
                  <w:marTop w:val="0"/>
                  <w:marBottom w:val="0"/>
                  <w:divBdr>
                    <w:top w:val="none" w:sz="0" w:space="0" w:color="auto"/>
                    <w:left w:val="none" w:sz="0" w:space="0" w:color="auto"/>
                    <w:bottom w:val="none" w:sz="0" w:space="0" w:color="auto"/>
                    <w:right w:val="none" w:sz="0" w:space="0" w:color="auto"/>
                  </w:divBdr>
                  <w:divsChild>
                    <w:div w:id="1655840814">
                      <w:marLeft w:val="0"/>
                      <w:marRight w:val="0"/>
                      <w:marTop w:val="0"/>
                      <w:marBottom w:val="0"/>
                      <w:divBdr>
                        <w:top w:val="none" w:sz="0" w:space="0" w:color="auto"/>
                        <w:left w:val="none" w:sz="0" w:space="0" w:color="auto"/>
                        <w:bottom w:val="none" w:sz="0" w:space="0" w:color="auto"/>
                        <w:right w:val="none" w:sz="0" w:space="0" w:color="auto"/>
                      </w:divBdr>
                    </w:div>
                  </w:divsChild>
                </w:div>
                <w:div w:id="315185779">
                  <w:marLeft w:val="0"/>
                  <w:marRight w:val="0"/>
                  <w:marTop w:val="0"/>
                  <w:marBottom w:val="0"/>
                  <w:divBdr>
                    <w:top w:val="none" w:sz="0" w:space="0" w:color="auto"/>
                    <w:left w:val="none" w:sz="0" w:space="0" w:color="auto"/>
                    <w:bottom w:val="none" w:sz="0" w:space="0" w:color="auto"/>
                    <w:right w:val="none" w:sz="0" w:space="0" w:color="auto"/>
                  </w:divBdr>
                  <w:divsChild>
                    <w:div w:id="271405466">
                      <w:marLeft w:val="0"/>
                      <w:marRight w:val="0"/>
                      <w:marTop w:val="0"/>
                      <w:marBottom w:val="0"/>
                      <w:divBdr>
                        <w:top w:val="none" w:sz="0" w:space="0" w:color="auto"/>
                        <w:left w:val="none" w:sz="0" w:space="0" w:color="auto"/>
                        <w:bottom w:val="none" w:sz="0" w:space="0" w:color="auto"/>
                        <w:right w:val="none" w:sz="0" w:space="0" w:color="auto"/>
                      </w:divBdr>
                    </w:div>
                  </w:divsChild>
                </w:div>
                <w:div w:id="324551694">
                  <w:marLeft w:val="0"/>
                  <w:marRight w:val="0"/>
                  <w:marTop w:val="0"/>
                  <w:marBottom w:val="0"/>
                  <w:divBdr>
                    <w:top w:val="none" w:sz="0" w:space="0" w:color="auto"/>
                    <w:left w:val="none" w:sz="0" w:space="0" w:color="auto"/>
                    <w:bottom w:val="none" w:sz="0" w:space="0" w:color="auto"/>
                    <w:right w:val="none" w:sz="0" w:space="0" w:color="auto"/>
                  </w:divBdr>
                  <w:divsChild>
                    <w:div w:id="1655643298">
                      <w:marLeft w:val="0"/>
                      <w:marRight w:val="0"/>
                      <w:marTop w:val="0"/>
                      <w:marBottom w:val="0"/>
                      <w:divBdr>
                        <w:top w:val="none" w:sz="0" w:space="0" w:color="auto"/>
                        <w:left w:val="none" w:sz="0" w:space="0" w:color="auto"/>
                        <w:bottom w:val="none" w:sz="0" w:space="0" w:color="auto"/>
                        <w:right w:val="none" w:sz="0" w:space="0" w:color="auto"/>
                      </w:divBdr>
                    </w:div>
                  </w:divsChild>
                </w:div>
                <w:div w:id="342516645">
                  <w:marLeft w:val="0"/>
                  <w:marRight w:val="0"/>
                  <w:marTop w:val="0"/>
                  <w:marBottom w:val="0"/>
                  <w:divBdr>
                    <w:top w:val="none" w:sz="0" w:space="0" w:color="auto"/>
                    <w:left w:val="none" w:sz="0" w:space="0" w:color="auto"/>
                    <w:bottom w:val="none" w:sz="0" w:space="0" w:color="auto"/>
                    <w:right w:val="none" w:sz="0" w:space="0" w:color="auto"/>
                  </w:divBdr>
                  <w:divsChild>
                    <w:div w:id="1872038079">
                      <w:marLeft w:val="0"/>
                      <w:marRight w:val="0"/>
                      <w:marTop w:val="0"/>
                      <w:marBottom w:val="0"/>
                      <w:divBdr>
                        <w:top w:val="none" w:sz="0" w:space="0" w:color="auto"/>
                        <w:left w:val="none" w:sz="0" w:space="0" w:color="auto"/>
                        <w:bottom w:val="none" w:sz="0" w:space="0" w:color="auto"/>
                        <w:right w:val="none" w:sz="0" w:space="0" w:color="auto"/>
                      </w:divBdr>
                    </w:div>
                  </w:divsChild>
                </w:div>
                <w:div w:id="349374295">
                  <w:marLeft w:val="0"/>
                  <w:marRight w:val="0"/>
                  <w:marTop w:val="0"/>
                  <w:marBottom w:val="0"/>
                  <w:divBdr>
                    <w:top w:val="none" w:sz="0" w:space="0" w:color="auto"/>
                    <w:left w:val="none" w:sz="0" w:space="0" w:color="auto"/>
                    <w:bottom w:val="none" w:sz="0" w:space="0" w:color="auto"/>
                    <w:right w:val="none" w:sz="0" w:space="0" w:color="auto"/>
                  </w:divBdr>
                  <w:divsChild>
                    <w:div w:id="1082532059">
                      <w:marLeft w:val="0"/>
                      <w:marRight w:val="0"/>
                      <w:marTop w:val="0"/>
                      <w:marBottom w:val="0"/>
                      <w:divBdr>
                        <w:top w:val="none" w:sz="0" w:space="0" w:color="auto"/>
                        <w:left w:val="none" w:sz="0" w:space="0" w:color="auto"/>
                        <w:bottom w:val="none" w:sz="0" w:space="0" w:color="auto"/>
                        <w:right w:val="none" w:sz="0" w:space="0" w:color="auto"/>
                      </w:divBdr>
                    </w:div>
                  </w:divsChild>
                </w:div>
                <w:div w:id="353773009">
                  <w:marLeft w:val="0"/>
                  <w:marRight w:val="0"/>
                  <w:marTop w:val="0"/>
                  <w:marBottom w:val="0"/>
                  <w:divBdr>
                    <w:top w:val="none" w:sz="0" w:space="0" w:color="auto"/>
                    <w:left w:val="none" w:sz="0" w:space="0" w:color="auto"/>
                    <w:bottom w:val="none" w:sz="0" w:space="0" w:color="auto"/>
                    <w:right w:val="none" w:sz="0" w:space="0" w:color="auto"/>
                  </w:divBdr>
                  <w:divsChild>
                    <w:div w:id="2143964556">
                      <w:marLeft w:val="0"/>
                      <w:marRight w:val="0"/>
                      <w:marTop w:val="0"/>
                      <w:marBottom w:val="0"/>
                      <w:divBdr>
                        <w:top w:val="none" w:sz="0" w:space="0" w:color="auto"/>
                        <w:left w:val="none" w:sz="0" w:space="0" w:color="auto"/>
                        <w:bottom w:val="none" w:sz="0" w:space="0" w:color="auto"/>
                        <w:right w:val="none" w:sz="0" w:space="0" w:color="auto"/>
                      </w:divBdr>
                    </w:div>
                  </w:divsChild>
                </w:div>
                <w:div w:id="363752584">
                  <w:marLeft w:val="0"/>
                  <w:marRight w:val="0"/>
                  <w:marTop w:val="0"/>
                  <w:marBottom w:val="0"/>
                  <w:divBdr>
                    <w:top w:val="none" w:sz="0" w:space="0" w:color="auto"/>
                    <w:left w:val="none" w:sz="0" w:space="0" w:color="auto"/>
                    <w:bottom w:val="none" w:sz="0" w:space="0" w:color="auto"/>
                    <w:right w:val="none" w:sz="0" w:space="0" w:color="auto"/>
                  </w:divBdr>
                  <w:divsChild>
                    <w:div w:id="1035616865">
                      <w:marLeft w:val="0"/>
                      <w:marRight w:val="0"/>
                      <w:marTop w:val="0"/>
                      <w:marBottom w:val="0"/>
                      <w:divBdr>
                        <w:top w:val="none" w:sz="0" w:space="0" w:color="auto"/>
                        <w:left w:val="none" w:sz="0" w:space="0" w:color="auto"/>
                        <w:bottom w:val="none" w:sz="0" w:space="0" w:color="auto"/>
                        <w:right w:val="none" w:sz="0" w:space="0" w:color="auto"/>
                      </w:divBdr>
                    </w:div>
                  </w:divsChild>
                </w:div>
                <w:div w:id="364721672">
                  <w:marLeft w:val="0"/>
                  <w:marRight w:val="0"/>
                  <w:marTop w:val="0"/>
                  <w:marBottom w:val="0"/>
                  <w:divBdr>
                    <w:top w:val="none" w:sz="0" w:space="0" w:color="auto"/>
                    <w:left w:val="none" w:sz="0" w:space="0" w:color="auto"/>
                    <w:bottom w:val="none" w:sz="0" w:space="0" w:color="auto"/>
                    <w:right w:val="none" w:sz="0" w:space="0" w:color="auto"/>
                  </w:divBdr>
                  <w:divsChild>
                    <w:div w:id="1641181766">
                      <w:marLeft w:val="0"/>
                      <w:marRight w:val="0"/>
                      <w:marTop w:val="0"/>
                      <w:marBottom w:val="0"/>
                      <w:divBdr>
                        <w:top w:val="none" w:sz="0" w:space="0" w:color="auto"/>
                        <w:left w:val="none" w:sz="0" w:space="0" w:color="auto"/>
                        <w:bottom w:val="none" w:sz="0" w:space="0" w:color="auto"/>
                        <w:right w:val="none" w:sz="0" w:space="0" w:color="auto"/>
                      </w:divBdr>
                    </w:div>
                  </w:divsChild>
                </w:div>
                <w:div w:id="378868143">
                  <w:marLeft w:val="0"/>
                  <w:marRight w:val="0"/>
                  <w:marTop w:val="0"/>
                  <w:marBottom w:val="0"/>
                  <w:divBdr>
                    <w:top w:val="none" w:sz="0" w:space="0" w:color="auto"/>
                    <w:left w:val="none" w:sz="0" w:space="0" w:color="auto"/>
                    <w:bottom w:val="none" w:sz="0" w:space="0" w:color="auto"/>
                    <w:right w:val="none" w:sz="0" w:space="0" w:color="auto"/>
                  </w:divBdr>
                  <w:divsChild>
                    <w:div w:id="2112780917">
                      <w:marLeft w:val="0"/>
                      <w:marRight w:val="0"/>
                      <w:marTop w:val="0"/>
                      <w:marBottom w:val="0"/>
                      <w:divBdr>
                        <w:top w:val="none" w:sz="0" w:space="0" w:color="auto"/>
                        <w:left w:val="none" w:sz="0" w:space="0" w:color="auto"/>
                        <w:bottom w:val="none" w:sz="0" w:space="0" w:color="auto"/>
                        <w:right w:val="none" w:sz="0" w:space="0" w:color="auto"/>
                      </w:divBdr>
                    </w:div>
                  </w:divsChild>
                </w:div>
                <w:div w:id="385186998">
                  <w:marLeft w:val="0"/>
                  <w:marRight w:val="0"/>
                  <w:marTop w:val="0"/>
                  <w:marBottom w:val="0"/>
                  <w:divBdr>
                    <w:top w:val="none" w:sz="0" w:space="0" w:color="auto"/>
                    <w:left w:val="none" w:sz="0" w:space="0" w:color="auto"/>
                    <w:bottom w:val="none" w:sz="0" w:space="0" w:color="auto"/>
                    <w:right w:val="none" w:sz="0" w:space="0" w:color="auto"/>
                  </w:divBdr>
                  <w:divsChild>
                    <w:div w:id="1431312319">
                      <w:marLeft w:val="0"/>
                      <w:marRight w:val="0"/>
                      <w:marTop w:val="0"/>
                      <w:marBottom w:val="0"/>
                      <w:divBdr>
                        <w:top w:val="none" w:sz="0" w:space="0" w:color="auto"/>
                        <w:left w:val="none" w:sz="0" w:space="0" w:color="auto"/>
                        <w:bottom w:val="none" w:sz="0" w:space="0" w:color="auto"/>
                        <w:right w:val="none" w:sz="0" w:space="0" w:color="auto"/>
                      </w:divBdr>
                    </w:div>
                  </w:divsChild>
                </w:div>
                <w:div w:id="398360314">
                  <w:marLeft w:val="0"/>
                  <w:marRight w:val="0"/>
                  <w:marTop w:val="0"/>
                  <w:marBottom w:val="0"/>
                  <w:divBdr>
                    <w:top w:val="none" w:sz="0" w:space="0" w:color="auto"/>
                    <w:left w:val="none" w:sz="0" w:space="0" w:color="auto"/>
                    <w:bottom w:val="none" w:sz="0" w:space="0" w:color="auto"/>
                    <w:right w:val="none" w:sz="0" w:space="0" w:color="auto"/>
                  </w:divBdr>
                  <w:divsChild>
                    <w:div w:id="409621303">
                      <w:marLeft w:val="0"/>
                      <w:marRight w:val="0"/>
                      <w:marTop w:val="0"/>
                      <w:marBottom w:val="0"/>
                      <w:divBdr>
                        <w:top w:val="none" w:sz="0" w:space="0" w:color="auto"/>
                        <w:left w:val="none" w:sz="0" w:space="0" w:color="auto"/>
                        <w:bottom w:val="none" w:sz="0" w:space="0" w:color="auto"/>
                        <w:right w:val="none" w:sz="0" w:space="0" w:color="auto"/>
                      </w:divBdr>
                    </w:div>
                  </w:divsChild>
                </w:div>
                <w:div w:id="411242588">
                  <w:marLeft w:val="0"/>
                  <w:marRight w:val="0"/>
                  <w:marTop w:val="0"/>
                  <w:marBottom w:val="0"/>
                  <w:divBdr>
                    <w:top w:val="none" w:sz="0" w:space="0" w:color="auto"/>
                    <w:left w:val="none" w:sz="0" w:space="0" w:color="auto"/>
                    <w:bottom w:val="none" w:sz="0" w:space="0" w:color="auto"/>
                    <w:right w:val="none" w:sz="0" w:space="0" w:color="auto"/>
                  </w:divBdr>
                  <w:divsChild>
                    <w:div w:id="2019849428">
                      <w:marLeft w:val="0"/>
                      <w:marRight w:val="0"/>
                      <w:marTop w:val="0"/>
                      <w:marBottom w:val="0"/>
                      <w:divBdr>
                        <w:top w:val="none" w:sz="0" w:space="0" w:color="auto"/>
                        <w:left w:val="none" w:sz="0" w:space="0" w:color="auto"/>
                        <w:bottom w:val="none" w:sz="0" w:space="0" w:color="auto"/>
                        <w:right w:val="none" w:sz="0" w:space="0" w:color="auto"/>
                      </w:divBdr>
                    </w:div>
                  </w:divsChild>
                </w:div>
                <w:div w:id="416634201">
                  <w:marLeft w:val="0"/>
                  <w:marRight w:val="0"/>
                  <w:marTop w:val="0"/>
                  <w:marBottom w:val="0"/>
                  <w:divBdr>
                    <w:top w:val="none" w:sz="0" w:space="0" w:color="auto"/>
                    <w:left w:val="none" w:sz="0" w:space="0" w:color="auto"/>
                    <w:bottom w:val="none" w:sz="0" w:space="0" w:color="auto"/>
                    <w:right w:val="none" w:sz="0" w:space="0" w:color="auto"/>
                  </w:divBdr>
                  <w:divsChild>
                    <w:div w:id="546183560">
                      <w:marLeft w:val="0"/>
                      <w:marRight w:val="0"/>
                      <w:marTop w:val="0"/>
                      <w:marBottom w:val="0"/>
                      <w:divBdr>
                        <w:top w:val="none" w:sz="0" w:space="0" w:color="auto"/>
                        <w:left w:val="none" w:sz="0" w:space="0" w:color="auto"/>
                        <w:bottom w:val="none" w:sz="0" w:space="0" w:color="auto"/>
                        <w:right w:val="none" w:sz="0" w:space="0" w:color="auto"/>
                      </w:divBdr>
                    </w:div>
                  </w:divsChild>
                </w:div>
                <w:div w:id="418186456">
                  <w:marLeft w:val="0"/>
                  <w:marRight w:val="0"/>
                  <w:marTop w:val="0"/>
                  <w:marBottom w:val="0"/>
                  <w:divBdr>
                    <w:top w:val="none" w:sz="0" w:space="0" w:color="auto"/>
                    <w:left w:val="none" w:sz="0" w:space="0" w:color="auto"/>
                    <w:bottom w:val="none" w:sz="0" w:space="0" w:color="auto"/>
                    <w:right w:val="none" w:sz="0" w:space="0" w:color="auto"/>
                  </w:divBdr>
                  <w:divsChild>
                    <w:div w:id="1183860812">
                      <w:marLeft w:val="0"/>
                      <w:marRight w:val="0"/>
                      <w:marTop w:val="0"/>
                      <w:marBottom w:val="0"/>
                      <w:divBdr>
                        <w:top w:val="none" w:sz="0" w:space="0" w:color="auto"/>
                        <w:left w:val="none" w:sz="0" w:space="0" w:color="auto"/>
                        <w:bottom w:val="none" w:sz="0" w:space="0" w:color="auto"/>
                        <w:right w:val="none" w:sz="0" w:space="0" w:color="auto"/>
                      </w:divBdr>
                    </w:div>
                  </w:divsChild>
                </w:div>
                <w:div w:id="438109961">
                  <w:marLeft w:val="0"/>
                  <w:marRight w:val="0"/>
                  <w:marTop w:val="0"/>
                  <w:marBottom w:val="0"/>
                  <w:divBdr>
                    <w:top w:val="none" w:sz="0" w:space="0" w:color="auto"/>
                    <w:left w:val="none" w:sz="0" w:space="0" w:color="auto"/>
                    <w:bottom w:val="none" w:sz="0" w:space="0" w:color="auto"/>
                    <w:right w:val="none" w:sz="0" w:space="0" w:color="auto"/>
                  </w:divBdr>
                  <w:divsChild>
                    <w:div w:id="100995624">
                      <w:marLeft w:val="0"/>
                      <w:marRight w:val="0"/>
                      <w:marTop w:val="0"/>
                      <w:marBottom w:val="0"/>
                      <w:divBdr>
                        <w:top w:val="none" w:sz="0" w:space="0" w:color="auto"/>
                        <w:left w:val="none" w:sz="0" w:space="0" w:color="auto"/>
                        <w:bottom w:val="none" w:sz="0" w:space="0" w:color="auto"/>
                        <w:right w:val="none" w:sz="0" w:space="0" w:color="auto"/>
                      </w:divBdr>
                    </w:div>
                  </w:divsChild>
                </w:div>
                <w:div w:id="440540986">
                  <w:marLeft w:val="0"/>
                  <w:marRight w:val="0"/>
                  <w:marTop w:val="0"/>
                  <w:marBottom w:val="0"/>
                  <w:divBdr>
                    <w:top w:val="none" w:sz="0" w:space="0" w:color="auto"/>
                    <w:left w:val="none" w:sz="0" w:space="0" w:color="auto"/>
                    <w:bottom w:val="none" w:sz="0" w:space="0" w:color="auto"/>
                    <w:right w:val="none" w:sz="0" w:space="0" w:color="auto"/>
                  </w:divBdr>
                  <w:divsChild>
                    <w:div w:id="865482516">
                      <w:marLeft w:val="0"/>
                      <w:marRight w:val="0"/>
                      <w:marTop w:val="0"/>
                      <w:marBottom w:val="0"/>
                      <w:divBdr>
                        <w:top w:val="none" w:sz="0" w:space="0" w:color="auto"/>
                        <w:left w:val="none" w:sz="0" w:space="0" w:color="auto"/>
                        <w:bottom w:val="none" w:sz="0" w:space="0" w:color="auto"/>
                        <w:right w:val="none" w:sz="0" w:space="0" w:color="auto"/>
                      </w:divBdr>
                    </w:div>
                  </w:divsChild>
                </w:div>
                <w:div w:id="447774627">
                  <w:marLeft w:val="0"/>
                  <w:marRight w:val="0"/>
                  <w:marTop w:val="0"/>
                  <w:marBottom w:val="0"/>
                  <w:divBdr>
                    <w:top w:val="none" w:sz="0" w:space="0" w:color="auto"/>
                    <w:left w:val="none" w:sz="0" w:space="0" w:color="auto"/>
                    <w:bottom w:val="none" w:sz="0" w:space="0" w:color="auto"/>
                    <w:right w:val="none" w:sz="0" w:space="0" w:color="auto"/>
                  </w:divBdr>
                  <w:divsChild>
                    <w:div w:id="390661151">
                      <w:marLeft w:val="0"/>
                      <w:marRight w:val="0"/>
                      <w:marTop w:val="0"/>
                      <w:marBottom w:val="0"/>
                      <w:divBdr>
                        <w:top w:val="none" w:sz="0" w:space="0" w:color="auto"/>
                        <w:left w:val="none" w:sz="0" w:space="0" w:color="auto"/>
                        <w:bottom w:val="none" w:sz="0" w:space="0" w:color="auto"/>
                        <w:right w:val="none" w:sz="0" w:space="0" w:color="auto"/>
                      </w:divBdr>
                    </w:div>
                  </w:divsChild>
                </w:div>
                <w:div w:id="454952646">
                  <w:marLeft w:val="0"/>
                  <w:marRight w:val="0"/>
                  <w:marTop w:val="0"/>
                  <w:marBottom w:val="0"/>
                  <w:divBdr>
                    <w:top w:val="none" w:sz="0" w:space="0" w:color="auto"/>
                    <w:left w:val="none" w:sz="0" w:space="0" w:color="auto"/>
                    <w:bottom w:val="none" w:sz="0" w:space="0" w:color="auto"/>
                    <w:right w:val="none" w:sz="0" w:space="0" w:color="auto"/>
                  </w:divBdr>
                  <w:divsChild>
                    <w:div w:id="478351095">
                      <w:marLeft w:val="0"/>
                      <w:marRight w:val="0"/>
                      <w:marTop w:val="0"/>
                      <w:marBottom w:val="0"/>
                      <w:divBdr>
                        <w:top w:val="none" w:sz="0" w:space="0" w:color="auto"/>
                        <w:left w:val="none" w:sz="0" w:space="0" w:color="auto"/>
                        <w:bottom w:val="none" w:sz="0" w:space="0" w:color="auto"/>
                        <w:right w:val="none" w:sz="0" w:space="0" w:color="auto"/>
                      </w:divBdr>
                    </w:div>
                  </w:divsChild>
                </w:div>
                <w:div w:id="471750085">
                  <w:marLeft w:val="0"/>
                  <w:marRight w:val="0"/>
                  <w:marTop w:val="0"/>
                  <w:marBottom w:val="0"/>
                  <w:divBdr>
                    <w:top w:val="none" w:sz="0" w:space="0" w:color="auto"/>
                    <w:left w:val="none" w:sz="0" w:space="0" w:color="auto"/>
                    <w:bottom w:val="none" w:sz="0" w:space="0" w:color="auto"/>
                    <w:right w:val="none" w:sz="0" w:space="0" w:color="auto"/>
                  </w:divBdr>
                  <w:divsChild>
                    <w:div w:id="1280991199">
                      <w:marLeft w:val="0"/>
                      <w:marRight w:val="0"/>
                      <w:marTop w:val="0"/>
                      <w:marBottom w:val="0"/>
                      <w:divBdr>
                        <w:top w:val="none" w:sz="0" w:space="0" w:color="auto"/>
                        <w:left w:val="none" w:sz="0" w:space="0" w:color="auto"/>
                        <w:bottom w:val="none" w:sz="0" w:space="0" w:color="auto"/>
                        <w:right w:val="none" w:sz="0" w:space="0" w:color="auto"/>
                      </w:divBdr>
                    </w:div>
                  </w:divsChild>
                </w:div>
                <w:div w:id="472723635">
                  <w:marLeft w:val="0"/>
                  <w:marRight w:val="0"/>
                  <w:marTop w:val="0"/>
                  <w:marBottom w:val="0"/>
                  <w:divBdr>
                    <w:top w:val="none" w:sz="0" w:space="0" w:color="auto"/>
                    <w:left w:val="none" w:sz="0" w:space="0" w:color="auto"/>
                    <w:bottom w:val="none" w:sz="0" w:space="0" w:color="auto"/>
                    <w:right w:val="none" w:sz="0" w:space="0" w:color="auto"/>
                  </w:divBdr>
                  <w:divsChild>
                    <w:div w:id="1812743751">
                      <w:marLeft w:val="0"/>
                      <w:marRight w:val="0"/>
                      <w:marTop w:val="0"/>
                      <w:marBottom w:val="0"/>
                      <w:divBdr>
                        <w:top w:val="none" w:sz="0" w:space="0" w:color="auto"/>
                        <w:left w:val="none" w:sz="0" w:space="0" w:color="auto"/>
                        <w:bottom w:val="none" w:sz="0" w:space="0" w:color="auto"/>
                        <w:right w:val="none" w:sz="0" w:space="0" w:color="auto"/>
                      </w:divBdr>
                    </w:div>
                  </w:divsChild>
                </w:div>
                <w:div w:id="476342153">
                  <w:marLeft w:val="0"/>
                  <w:marRight w:val="0"/>
                  <w:marTop w:val="0"/>
                  <w:marBottom w:val="0"/>
                  <w:divBdr>
                    <w:top w:val="none" w:sz="0" w:space="0" w:color="auto"/>
                    <w:left w:val="none" w:sz="0" w:space="0" w:color="auto"/>
                    <w:bottom w:val="none" w:sz="0" w:space="0" w:color="auto"/>
                    <w:right w:val="none" w:sz="0" w:space="0" w:color="auto"/>
                  </w:divBdr>
                  <w:divsChild>
                    <w:div w:id="659423870">
                      <w:marLeft w:val="0"/>
                      <w:marRight w:val="0"/>
                      <w:marTop w:val="0"/>
                      <w:marBottom w:val="0"/>
                      <w:divBdr>
                        <w:top w:val="none" w:sz="0" w:space="0" w:color="auto"/>
                        <w:left w:val="none" w:sz="0" w:space="0" w:color="auto"/>
                        <w:bottom w:val="none" w:sz="0" w:space="0" w:color="auto"/>
                        <w:right w:val="none" w:sz="0" w:space="0" w:color="auto"/>
                      </w:divBdr>
                    </w:div>
                  </w:divsChild>
                </w:div>
                <w:div w:id="520362372">
                  <w:marLeft w:val="0"/>
                  <w:marRight w:val="0"/>
                  <w:marTop w:val="0"/>
                  <w:marBottom w:val="0"/>
                  <w:divBdr>
                    <w:top w:val="none" w:sz="0" w:space="0" w:color="auto"/>
                    <w:left w:val="none" w:sz="0" w:space="0" w:color="auto"/>
                    <w:bottom w:val="none" w:sz="0" w:space="0" w:color="auto"/>
                    <w:right w:val="none" w:sz="0" w:space="0" w:color="auto"/>
                  </w:divBdr>
                  <w:divsChild>
                    <w:div w:id="471291457">
                      <w:marLeft w:val="0"/>
                      <w:marRight w:val="0"/>
                      <w:marTop w:val="0"/>
                      <w:marBottom w:val="0"/>
                      <w:divBdr>
                        <w:top w:val="none" w:sz="0" w:space="0" w:color="auto"/>
                        <w:left w:val="none" w:sz="0" w:space="0" w:color="auto"/>
                        <w:bottom w:val="none" w:sz="0" w:space="0" w:color="auto"/>
                        <w:right w:val="none" w:sz="0" w:space="0" w:color="auto"/>
                      </w:divBdr>
                    </w:div>
                  </w:divsChild>
                </w:div>
                <w:div w:id="544174934">
                  <w:marLeft w:val="0"/>
                  <w:marRight w:val="0"/>
                  <w:marTop w:val="0"/>
                  <w:marBottom w:val="0"/>
                  <w:divBdr>
                    <w:top w:val="none" w:sz="0" w:space="0" w:color="auto"/>
                    <w:left w:val="none" w:sz="0" w:space="0" w:color="auto"/>
                    <w:bottom w:val="none" w:sz="0" w:space="0" w:color="auto"/>
                    <w:right w:val="none" w:sz="0" w:space="0" w:color="auto"/>
                  </w:divBdr>
                  <w:divsChild>
                    <w:div w:id="339164452">
                      <w:marLeft w:val="0"/>
                      <w:marRight w:val="0"/>
                      <w:marTop w:val="0"/>
                      <w:marBottom w:val="0"/>
                      <w:divBdr>
                        <w:top w:val="none" w:sz="0" w:space="0" w:color="auto"/>
                        <w:left w:val="none" w:sz="0" w:space="0" w:color="auto"/>
                        <w:bottom w:val="none" w:sz="0" w:space="0" w:color="auto"/>
                        <w:right w:val="none" w:sz="0" w:space="0" w:color="auto"/>
                      </w:divBdr>
                    </w:div>
                  </w:divsChild>
                </w:div>
                <w:div w:id="554392675">
                  <w:marLeft w:val="0"/>
                  <w:marRight w:val="0"/>
                  <w:marTop w:val="0"/>
                  <w:marBottom w:val="0"/>
                  <w:divBdr>
                    <w:top w:val="none" w:sz="0" w:space="0" w:color="auto"/>
                    <w:left w:val="none" w:sz="0" w:space="0" w:color="auto"/>
                    <w:bottom w:val="none" w:sz="0" w:space="0" w:color="auto"/>
                    <w:right w:val="none" w:sz="0" w:space="0" w:color="auto"/>
                  </w:divBdr>
                  <w:divsChild>
                    <w:div w:id="2901234">
                      <w:marLeft w:val="0"/>
                      <w:marRight w:val="0"/>
                      <w:marTop w:val="0"/>
                      <w:marBottom w:val="0"/>
                      <w:divBdr>
                        <w:top w:val="none" w:sz="0" w:space="0" w:color="auto"/>
                        <w:left w:val="none" w:sz="0" w:space="0" w:color="auto"/>
                        <w:bottom w:val="none" w:sz="0" w:space="0" w:color="auto"/>
                        <w:right w:val="none" w:sz="0" w:space="0" w:color="auto"/>
                      </w:divBdr>
                    </w:div>
                  </w:divsChild>
                </w:div>
                <w:div w:id="554778609">
                  <w:marLeft w:val="0"/>
                  <w:marRight w:val="0"/>
                  <w:marTop w:val="0"/>
                  <w:marBottom w:val="0"/>
                  <w:divBdr>
                    <w:top w:val="none" w:sz="0" w:space="0" w:color="auto"/>
                    <w:left w:val="none" w:sz="0" w:space="0" w:color="auto"/>
                    <w:bottom w:val="none" w:sz="0" w:space="0" w:color="auto"/>
                    <w:right w:val="none" w:sz="0" w:space="0" w:color="auto"/>
                  </w:divBdr>
                  <w:divsChild>
                    <w:div w:id="2000770155">
                      <w:marLeft w:val="0"/>
                      <w:marRight w:val="0"/>
                      <w:marTop w:val="0"/>
                      <w:marBottom w:val="0"/>
                      <w:divBdr>
                        <w:top w:val="none" w:sz="0" w:space="0" w:color="auto"/>
                        <w:left w:val="none" w:sz="0" w:space="0" w:color="auto"/>
                        <w:bottom w:val="none" w:sz="0" w:space="0" w:color="auto"/>
                        <w:right w:val="none" w:sz="0" w:space="0" w:color="auto"/>
                      </w:divBdr>
                    </w:div>
                  </w:divsChild>
                </w:div>
                <w:div w:id="570164439">
                  <w:marLeft w:val="0"/>
                  <w:marRight w:val="0"/>
                  <w:marTop w:val="0"/>
                  <w:marBottom w:val="0"/>
                  <w:divBdr>
                    <w:top w:val="none" w:sz="0" w:space="0" w:color="auto"/>
                    <w:left w:val="none" w:sz="0" w:space="0" w:color="auto"/>
                    <w:bottom w:val="none" w:sz="0" w:space="0" w:color="auto"/>
                    <w:right w:val="none" w:sz="0" w:space="0" w:color="auto"/>
                  </w:divBdr>
                  <w:divsChild>
                    <w:div w:id="938104689">
                      <w:marLeft w:val="0"/>
                      <w:marRight w:val="0"/>
                      <w:marTop w:val="0"/>
                      <w:marBottom w:val="0"/>
                      <w:divBdr>
                        <w:top w:val="none" w:sz="0" w:space="0" w:color="auto"/>
                        <w:left w:val="none" w:sz="0" w:space="0" w:color="auto"/>
                        <w:bottom w:val="none" w:sz="0" w:space="0" w:color="auto"/>
                        <w:right w:val="none" w:sz="0" w:space="0" w:color="auto"/>
                      </w:divBdr>
                    </w:div>
                  </w:divsChild>
                </w:div>
                <w:div w:id="580984941">
                  <w:marLeft w:val="0"/>
                  <w:marRight w:val="0"/>
                  <w:marTop w:val="0"/>
                  <w:marBottom w:val="0"/>
                  <w:divBdr>
                    <w:top w:val="none" w:sz="0" w:space="0" w:color="auto"/>
                    <w:left w:val="none" w:sz="0" w:space="0" w:color="auto"/>
                    <w:bottom w:val="none" w:sz="0" w:space="0" w:color="auto"/>
                    <w:right w:val="none" w:sz="0" w:space="0" w:color="auto"/>
                  </w:divBdr>
                  <w:divsChild>
                    <w:div w:id="354818234">
                      <w:marLeft w:val="0"/>
                      <w:marRight w:val="0"/>
                      <w:marTop w:val="0"/>
                      <w:marBottom w:val="0"/>
                      <w:divBdr>
                        <w:top w:val="none" w:sz="0" w:space="0" w:color="auto"/>
                        <w:left w:val="none" w:sz="0" w:space="0" w:color="auto"/>
                        <w:bottom w:val="none" w:sz="0" w:space="0" w:color="auto"/>
                        <w:right w:val="none" w:sz="0" w:space="0" w:color="auto"/>
                      </w:divBdr>
                    </w:div>
                  </w:divsChild>
                </w:div>
                <w:div w:id="588386978">
                  <w:marLeft w:val="0"/>
                  <w:marRight w:val="0"/>
                  <w:marTop w:val="0"/>
                  <w:marBottom w:val="0"/>
                  <w:divBdr>
                    <w:top w:val="none" w:sz="0" w:space="0" w:color="auto"/>
                    <w:left w:val="none" w:sz="0" w:space="0" w:color="auto"/>
                    <w:bottom w:val="none" w:sz="0" w:space="0" w:color="auto"/>
                    <w:right w:val="none" w:sz="0" w:space="0" w:color="auto"/>
                  </w:divBdr>
                  <w:divsChild>
                    <w:div w:id="1933583854">
                      <w:marLeft w:val="0"/>
                      <w:marRight w:val="0"/>
                      <w:marTop w:val="0"/>
                      <w:marBottom w:val="0"/>
                      <w:divBdr>
                        <w:top w:val="none" w:sz="0" w:space="0" w:color="auto"/>
                        <w:left w:val="none" w:sz="0" w:space="0" w:color="auto"/>
                        <w:bottom w:val="none" w:sz="0" w:space="0" w:color="auto"/>
                        <w:right w:val="none" w:sz="0" w:space="0" w:color="auto"/>
                      </w:divBdr>
                    </w:div>
                  </w:divsChild>
                </w:div>
                <w:div w:id="601494850">
                  <w:marLeft w:val="0"/>
                  <w:marRight w:val="0"/>
                  <w:marTop w:val="0"/>
                  <w:marBottom w:val="0"/>
                  <w:divBdr>
                    <w:top w:val="none" w:sz="0" w:space="0" w:color="auto"/>
                    <w:left w:val="none" w:sz="0" w:space="0" w:color="auto"/>
                    <w:bottom w:val="none" w:sz="0" w:space="0" w:color="auto"/>
                    <w:right w:val="none" w:sz="0" w:space="0" w:color="auto"/>
                  </w:divBdr>
                  <w:divsChild>
                    <w:div w:id="1399479113">
                      <w:marLeft w:val="0"/>
                      <w:marRight w:val="0"/>
                      <w:marTop w:val="0"/>
                      <w:marBottom w:val="0"/>
                      <w:divBdr>
                        <w:top w:val="none" w:sz="0" w:space="0" w:color="auto"/>
                        <w:left w:val="none" w:sz="0" w:space="0" w:color="auto"/>
                        <w:bottom w:val="none" w:sz="0" w:space="0" w:color="auto"/>
                        <w:right w:val="none" w:sz="0" w:space="0" w:color="auto"/>
                      </w:divBdr>
                    </w:div>
                  </w:divsChild>
                </w:div>
                <w:div w:id="615796035">
                  <w:marLeft w:val="0"/>
                  <w:marRight w:val="0"/>
                  <w:marTop w:val="0"/>
                  <w:marBottom w:val="0"/>
                  <w:divBdr>
                    <w:top w:val="none" w:sz="0" w:space="0" w:color="auto"/>
                    <w:left w:val="none" w:sz="0" w:space="0" w:color="auto"/>
                    <w:bottom w:val="none" w:sz="0" w:space="0" w:color="auto"/>
                    <w:right w:val="none" w:sz="0" w:space="0" w:color="auto"/>
                  </w:divBdr>
                  <w:divsChild>
                    <w:div w:id="2012221092">
                      <w:marLeft w:val="0"/>
                      <w:marRight w:val="0"/>
                      <w:marTop w:val="0"/>
                      <w:marBottom w:val="0"/>
                      <w:divBdr>
                        <w:top w:val="none" w:sz="0" w:space="0" w:color="auto"/>
                        <w:left w:val="none" w:sz="0" w:space="0" w:color="auto"/>
                        <w:bottom w:val="none" w:sz="0" w:space="0" w:color="auto"/>
                        <w:right w:val="none" w:sz="0" w:space="0" w:color="auto"/>
                      </w:divBdr>
                    </w:div>
                  </w:divsChild>
                </w:div>
                <w:div w:id="618607384">
                  <w:marLeft w:val="0"/>
                  <w:marRight w:val="0"/>
                  <w:marTop w:val="0"/>
                  <w:marBottom w:val="0"/>
                  <w:divBdr>
                    <w:top w:val="none" w:sz="0" w:space="0" w:color="auto"/>
                    <w:left w:val="none" w:sz="0" w:space="0" w:color="auto"/>
                    <w:bottom w:val="none" w:sz="0" w:space="0" w:color="auto"/>
                    <w:right w:val="none" w:sz="0" w:space="0" w:color="auto"/>
                  </w:divBdr>
                  <w:divsChild>
                    <w:div w:id="1769307306">
                      <w:marLeft w:val="0"/>
                      <w:marRight w:val="0"/>
                      <w:marTop w:val="0"/>
                      <w:marBottom w:val="0"/>
                      <w:divBdr>
                        <w:top w:val="none" w:sz="0" w:space="0" w:color="auto"/>
                        <w:left w:val="none" w:sz="0" w:space="0" w:color="auto"/>
                        <w:bottom w:val="none" w:sz="0" w:space="0" w:color="auto"/>
                        <w:right w:val="none" w:sz="0" w:space="0" w:color="auto"/>
                      </w:divBdr>
                    </w:div>
                  </w:divsChild>
                </w:div>
                <w:div w:id="624040050">
                  <w:marLeft w:val="0"/>
                  <w:marRight w:val="0"/>
                  <w:marTop w:val="0"/>
                  <w:marBottom w:val="0"/>
                  <w:divBdr>
                    <w:top w:val="none" w:sz="0" w:space="0" w:color="auto"/>
                    <w:left w:val="none" w:sz="0" w:space="0" w:color="auto"/>
                    <w:bottom w:val="none" w:sz="0" w:space="0" w:color="auto"/>
                    <w:right w:val="none" w:sz="0" w:space="0" w:color="auto"/>
                  </w:divBdr>
                  <w:divsChild>
                    <w:div w:id="2062363038">
                      <w:marLeft w:val="0"/>
                      <w:marRight w:val="0"/>
                      <w:marTop w:val="0"/>
                      <w:marBottom w:val="0"/>
                      <w:divBdr>
                        <w:top w:val="none" w:sz="0" w:space="0" w:color="auto"/>
                        <w:left w:val="none" w:sz="0" w:space="0" w:color="auto"/>
                        <w:bottom w:val="none" w:sz="0" w:space="0" w:color="auto"/>
                        <w:right w:val="none" w:sz="0" w:space="0" w:color="auto"/>
                      </w:divBdr>
                    </w:div>
                  </w:divsChild>
                </w:div>
                <w:div w:id="629097402">
                  <w:marLeft w:val="0"/>
                  <w:marRight w:val="0"/>
                  <w:marTop w:val="0"/>
                  <w:marBottom w:val="0"/>
                  <w:divBdr>
                    <w:top w:val="none" w:sz="0" w:space="0" w:color="auto"/>
                    <w:left w:val="none" w:sz="0" w:space="0" w:color="auto"/>
                    <w:bottom w:val="none" w:sz="0" w:space="0" w:color="auto"/>
                    <w:right w:val="none" w:sz="0" w:space="0" w:color="auto"/>
                  </w:divBdr>
                  <w:divsChild>
                    <w:div w:id="759253922">
                      <w:marLeft w:val="0"/>
                      <w:marRight w:val="0"/>
                      <w:marTop w:val="0"/>
                      <w:marBottom w:val="0"/>
                      <w:divBdr>
                        <w:top w:val="none" w:sz="0" w:space="0" w:color="auto"/>
                        <w:left w:val="none" w:sz="0" w:space="0" w:color="auto"/>
                        <w:bottom w:val="none" w:sz="0" w:space="0" w:color="auto"/>
                        <w:right w:val="none" w:sz="0" w:space="0" w:color="auto"/>
                      </w:divBdr>
                    </w:div>
                  </w:divsChild>
                </w:div>
                <w:div w:id="639966612">
                  <w:marLeft w:val="0"/>
                  <w:marRight w:val="0"/>
                  <w:marTop w:val="0"/>
                  <w:marBottom w:val="0"/>
                  <w:divBdr>
                    <w:top w:val="none" w:sz="0" w:space="0" w:color="auto"/>
                    <w:left w:val="none" w:sz="0" w:space="0" w:color="auto"/>
                    <w:bottom w:val="none" w:sz="0" w:space="0" w:color="auto"/>
                    <w:right w:val="none" w:sz="0" w:space="0" w:color="auto"/>
                  </w:divBdr>
                  <w:divsChild>
                    <w:div w:id="1031145243">
                      <w:marLeft w:val="0"/>
                      <w:marRight w:val="0"/>
                      <w:marTop w:val="0"/>
                      <w:marBottom w:val="0"/>
                      <w:divBdr>
                        <w:top w:val="none" w:sz="0" w:space="0" w:color="auto"/>
                        <w:left w:val="none" w:sz="0" w:space="0" w:color="auto"/>
                        <w:bottom w:val="none" w:sz="0" w:space="0" w:color="auto"/>
                        <w:right w:val="none" w:sz="0" w:space="0" w:color="auto"/>
                      </w:divBdr>
                    </w:div>
                  </w:divsChild>
                </w:div>
                <w:div w:id="652489245">
                  <w:marLeft w:val="0"/>
                  <w:marRight w:val="0"/>
                  <w:marTop w:val="0"/>
                  <w:marBottom w:val="0"/>
                  <w:divBdr>
                    <w:top w:val="none" w:sz="0" w:space="0" w:color="auto"/>
                    <w:left w:val="none" w:sz="0" w:space="0" w:color="auto"/>
                    <w:bottom w:val="none" w:sz="0" w:space="0" w:color="auto"/>
                    <w:right w:val="none" w:sz="0" w:space="0" w:color="auto"/>
                  </w:divBdr>
                  <w:divsChild>
                    <w:div w:id="1251280177">
                      <w:marLeft w:val="0"/>
                      <w:marRight w:val="0"/>
                      <w:marTop w:val="0"/>
                      <w:marBottom w:val="0"/>
                      <w:divBdr>
                        <w:top w:val="none" w:sz="0" w:space="0" w:color="auto"/>
                        <w:left w:val="none" w:sz="0" w:space="0" w:color="auto"/>
                        <w:bottom w:val="none" w:sz="0" w:space="0" w:color="auto"/>
                        <w:right w:val="none" w:sz="0" w:space="0" w:color="auto"/>
                      </w:divBdr>
                    </w:div>
                  </w:divsChild>
                </w:div>
                <w:div w:id="689987624">
                  <w:marLeft w:val="0"/>
                  <w:marRight w:val="0"/>
                  <w:marTop w:val="0"/>
                  <w:marBottom w:val="0"/>
                  <w:divBdr>
                    <w:top w:val="none" w:sz="0" w:space="0" w:color="auto"/>
                    <w:left w:val="none" w:sz="0" w:space="0" w:color="auto"/>
                    <w:bottom w:val="none" w:sz="0" w:space="0" w:color="auto"/>
                    <w:right w:val="none" w:sz="0" w:space="0" w:color="auto"/>
                  </w:divBdr>
                  <w:divsChild>
                    <w:div w:id="1751542939">
                      <w:marLeft w:val="0"/>
                      <w:marRight w:val="0"/>
                      <w:marTop w:val="0"/>
                      <w:marBottom w:val="0"/>
                      <w:divBdr>
                        <w:top w:val="none" w:sz="0" w:space="0" w:color="auto"/>
                        <w:left w:val="none" w:sz="0" w:space="0" w:color="auto"/>
                        <w:bottom w:val="none" w:sz="0" w:space="0" w:color="auto"/>
                        <w:right w:val="none" w:sz="0" w:space="0" w:color="auto"/>
                      </w:divBdr>
                    </w:div>
                  </w:divsChild>
                </w:div>
                <w:div w:id="692415805">
                  <w:marLeft w:val="0"/>
                  <w:marRight w:val="0"/>
                  <w:marTop w:val="0"/>
                  <w:marBottom w:val="0"/>
                  <w:divBdr>
                    <w:top w:val="none" w:sz="0" w:space="0" w:color="auto"/>
                    <w:left w:val="none" w:sz="0" w:space="0" w:color="auto"/>
                    <w:bottom w:val="none" w:sz="0" w:space="0" w:color="auto"/>
                    <w:right w:val="none" w:sz="0" w:space="0" w:color="auto"/>
                  </w:divBdr>
                  <w:divsChild>
                    <w:div w:id="455179157">
                      <w:marLeft w:val="0"/>
                      <w:marRight w:val="0"/>
                      <w:marTop w:val="0"/>
                      <w:marBottom w:val="0"/>
                      <w:divBdr>
                        <w:top w:val="none" w:sz="0" w:space="0" w:color="auto"/>
                        <w:left w:val="none" w:sz="0" w:space="0" w:color="auto"/>
                        <w:bottom w:val="none" w:sz="0" w:space="0" w:color="auto"/>
                        <w:right w:val="none" w:sz="0" w:space="0" w:color="auto"/>
                      </w:divBdr>
                    </w:div>
                  </w:divsChild>
                </w:div>
                <w:div w:id="712655436">
                  <w:marLeft w:val="0"/>
                  <w:marRight w:val="0"/>
                  <w:marTop w:val="0"/>
                  <w:marBottom w:val="0"/>
                  <w:divBdr>
                    <w:top w:val="none" w:sz="0" w:space="0" w:color="auto"/>
                    <w:left w:val="none" w:sz="0" w:space="0" w:color="auto"/>
                    <w:bottom w:val="none" w:sz="0" w:space="0" w:color="auto"/>
                    <w:right w:val="none" w:sz="0" w:space="0" w:color="auto"/>
                  </w:divBdr>
                  <w:divsChild>
                    <w:div w:id="714814572">
                      <w:marLeft w:val="0"/>
                      <w:marRight w:val="0"/>
                      <w:marTop w:val="0"/>
                      <w:marBottom w:val="0"/>
                      <w:divBdr>
                        <w:top w:val="none" w:sz="0" w:space="0" w:color="auto"/>
                        <w:left w:val="none" w:sz="0" w:space="0" w:color="auto"/>
                        <w:bottom w:val="none" w:sz="0" w:space="0" w:color="auto"/>
                        <w:right w:val="none" w:sz="0" w:space="0" w:color="auto"/>
                      </w:divBdr>
                    </w:div>
                  </w:divsChild>
                </w:div>
                <w:div w:id="757992008">
                  <w:marLeft w:val="0"/>
                  <w:marRight w:val="0"/>
                  <w:marTop w:val="0"/>
                  <w:marBottom w:val="0"/>
                  <w:divBdr>
                    <w:top w:val="none" w:sz="0" w:space="0" w:color="auto"/>
                    <w:left w:val="none" w:sz="0" w:space="0" w:color="auto"/>
                    <w:bottom w:val="none" w:sz="0" w:space="0" w:color="auto"/>
                    <w:right w:val="none" w:sz="0" w:space="0" w:color="auto"/>
                  </w:divBdr>
                  <w:divsChild>
                    <w:div w:id="1934707011">
                      <w:marLeft w:val="0"/>
                      <w:marRight w:val="0"/>
                      <w:marTop w:val="0"/>
                      <w:marBottom w:val="0"/>
                      <w:divBdr>
                        <w:top w:val="none" w:sz="0" w:space="0" w:color="auto"/>
                        <w:left w:val="none" w:sz="0" w:space="0" w:color="auto"/>
                        <w:bottom w:val="none" w:sz="0" w:space="0" w:color="auto"/>
                        <w:right w:val="none" w:sz="0" w:space="0" w:color="auto"/>
                      </w:divBdr>
                    </w:div>
                  </w:divsChild>
                </w:div>
                <w:div w:id="770511771">
                  <w:marLeft w:val="0"/>
                  <w:marRight w:val="0"/>
                  <w:marTop w:val="0"/>
                  <w:marBottom w:val="0"/>
                  <w:divBdr>
                    <w:top w:val="none" w:sz="0" w:space="0" w:color="auto"/>
                    <w:left w:val="none" w:sz="0" w:space="0" w:color="auto"/>
                    <w:bottom w:val="none" w:sz="0" w:space="0" w:color="auto"/>
                    <w:right w:val="none" w:sz="0" w:space="0" w:color="auto"/>
                  </w:divBdr>
                  <w:divsChild>
                    <w:div w:id="1705596495">
                      <w:marLeft w:val="0"/>
                      <w:marRight w:val="0"/>
                      <w:marTop w:val="0"/>
                      <w:marBottom w:val="0"/>
                      <w:divBdr>
                        <w:top w:val="none" w:sz="0" w:space="0" w:color="auto"/>
                        <w:left w:val="none" w:sz="0" w:space="0" w:color="auto"/>
                        <w:bottom w:val="none" w:sz="0" w:space="0" w:color="auto"/>
                        <w:right w:val="none" w:sz="0" w:space="0" w:color="auto"/>
                      </w:divBdr>
                    </w:div>
                  </w:divsChild>
                </w:div>
                <w:div w:id="790050396">
                  <w:marLeft w:val="0"/>
                  <w:marRight w:val="0"/>
                  <w:marTop w:val="0"/>
                  <w:marBottom w:val="0"/>
                  <w:divBdr>
                    <w:top w:val="none" w:sz="0" w:space="0" w:color="auto"/>
                    <w:left w:val="none" w:sz="0" w:space="0" w:color="auto"/>
                    <w:bottom w:val="none" w:sz="0" w:space="0" w:color="auto"/>
                    <w:right w:val="none" w:sz="0" w:space="0" w:color="auto"/>
                  </w:divBdr>
                  <w:divsChild>
                    <w:div w:id="1569802503">
                      <w:marLeft w:val="0"/>
                      <w:marRight w:val="0"/>
                      <w:marTop w:val="0"/>
                      <w:marBottom w:val="0"/>
                      <w:divBdr>
                        <w:top w:val="none" w:sz="0" w:space="0" w:color="auto"/>
                        <w:left w:val="none" w:sz="0" w:space="0" w:color="auto"/>
                        <w:bottom w:val="none" w:sz="0" w:space="0" w:color="auto"/>
                        <w:right w:val="none" w:sz="0" w:space="0" w:color="auto"/>
                      </w:divBdr>
                    </w:div>
                  </w:divsChild>
                </w:div>
                <w:div w:id="834034014">
                  <w:marLeft w:val="0"/>
                  <w:marRight w:val="0"/>
                  <w:marTop w:val="0"/>
                  <w:marBottom w:val="0"/>
                  <w:divBdr>
                    <w:top w:val="none" w:sz="0" w:space="0" w:color="auto"/>
                    <w:left w:val="none" w:sz="0" w:space="0" w:color="auto"/>
                    <w:bottom w:val="none" w:sz="0" w:space="0" w:color="auto"/>
                    <w:right w:val="none" w:sz="0" w:space="0" w:color="auto"/>
                  </w:divBdr>
                  <w:divsChild>
                    <w:div w:id="1808231930">
                      <w:marLeft w:val="0"/>
                      <w:marRight w:val="0"/>
                      <w:marTop w:val="0"/>
                      <w:marBottom w:val="0"/>
                      <w:divBdr>
                        <w:top w:val="none" w:sz="0" w:space="0" w:color="auto"/>
                        <w:left w:val="none" w:sz="0" w:space="0" w:color="auto"/>
                        <w:bottom w:val="none" w:sz="0" w:space="0" w:color="auto"/>
                        <w:right w:val="none" w:sz="0" w:space="0" w:color="auto"/>
                      </w:divBdr>
                    </w:div>
                  </w:divsChild>
                </w:div>
                <w:div w:id="855734017">
                  <w:marLeft w:val="0"/>
                  <w:marRight w:val="0"/>
                  <w:marTop w:val="0"/>
                  <w:marBottom w:val="0"/>
                  <w:divBdr>
                    <w:top w:val="none" w:sz="0" w:space="0" w:color="auto"/>
                    <w:left w:val="none" w:sz="0" w:space="0" w:color="auto"/>
                    <w:bottom w:val="none" w:sz="0" w:space="0" w:color="auto"/>
                    <w:right w:val="none" w:sz="0" w:space="0" w:color="auto"/>
                  </w:divBdr>
                  <w:divsChild>
                    <w:div w:id="1694767207">
                      <w:marLeft w:val="0"/>
                      <w:marRight w:val="0"/>
                      <w:marTop w:val="0"/>
                      <w:marBottom w:val="0"/>
                      <w:divBdr>
                        <w:top w:val="none" w:sz="0" w:space="0" w:color="auto"/>
                        <w:left w:val="none" w:sz="0" w:space="0" w:color="auto"/>
                        <w:bottom w:val="none" w:sz="0" w:space="0" w:color="auto"/>
                        <w:right w:val="none" w:sz="0" w:space="0" w:color="auto"/>
                      </w:divBdr>
                    </w:div>
                  </w:divsChild>
                </w:div>
                <w:div w:id="900677706">
                  <w:marLeft w:val="0"/>
                  <w:marRight w:val="0"/>
                  <w:marTop w:val="0"/>
                  <w:marBottom w:val="0"/>
                  <w:divBdr>
                    <w:top w:val="none" w:sz="0" w:space="0" w:color="auto"/>
                    <w:left w:val="none" w:sz="0" w:space="0" w:color="auto"/>
                    <w:bottom w:val="none" w:sz="0" w:space="0" w:color="auto"/>
                    <w:right w:val="none" w:sz="0" w:space="0" w:color="auto"/>
                  </w:divBdr>
                  <w:divsChild>
                    <w:div w:id="531694357">
                      <w:marLeft w:val="0"/>
                      <w:marRight w:val="0"/>
                      <w:marTop w:val="0"/>
                      <w:marBottom w:val="0"/>
                      <w:divBdr>
                        <w:top w:val="none" w:sz="0" w:space="0" w:color="auto"/>
                        <w:left w:val="none" w:sz="0" w:space="0" w:color="auto"/>
                        <w:bottom w:val="none" w:sz="0" w:space="0" w:color="auto"/>
                        <w:right w:val="none" w:sz="0" w:space="0" w:color="auto"/>
                      </w:divBdr>
                    </w:div>
                  </w:divsChild>
                </w:div>
                <w:div w:id="904682004">
                  <w:marLeft w:val="0"/>
                  <w:marRight w:val="0"/>
                  <w:marTop w:val="0"/>
                  <w:marBottom w:val="0"/>
                  <w:divBdr>
                    <w:top w:val="none" w:sz="0" w:space="0" w:color="auto"/>
                    <w:left w:val="none" w:sz="0" w:space="0" w:color="auto"/>
                    <w:bottom w:val="none" w:sz="0" w:space="0" w:color="auto"/>
                    <w:right w:val="none" w:sz="0" w:space="0" w:color="auto"/>
                  </w:divBdr>
                  <w:divsChild>
                    <w:div w:id="205219498">
                      <w:marLeft w:val="0"/>
                      <w:marRight w:val="0"/>
                      <w:marTop w:val="0"/>
                      <w:marBottom w:val="0"/>
                      <w:divBdr>
                        <w:top w:val="none" w:sz="0" w:space="0" w:color="auto"/>
                        <w:left w:val="none" w:sz="0" w:space="0" w:color="auto"/>
                        <w:bottom w:val="none" w:sz="0" w:space="0" w:color="auto"/>
                        <w:right w:val="none" w:sz="0" w:space="0" w:color="auto"/>
                      </w:divBdr>
                    </w:div>
                  </w:divsChild>
                </w:div>
                <w:div w:id="923731628">
                  <w:marLeft w:val="0"/>
                  <w:marRight w:val="0"/>
                  <w:marTop w:val="0"/>
                  <w:marBottom w:val="0"/>
                  <w:divBdr>
                    <w:top w:val="none" w:sz="0" w:space="0" w:color="auto"/>
                    <w:left w:val="none" w:sz="0" w:space="0" w:color="auto"/>
                    <w:bottom w:val="none" w:sz="0" w:space="0" w:color="auto"/>
                    <w:right w:val="none" w:sz="0" w:space="0" w:color="auto"/>
                  </w:divBdr>
                  <w:divsChild>
                    <w:div w:id="1954747295">
                      <w:marLeft w:val="0"/>
                      <w:marRight w:val="0"/>
                      <w:marTop w:val="0"/>
                      <w:marBottom w:val="0"/>
                      <w:divBdr>
                        <w:top w:val="none" w:sz="0" w:space="0" w:color="auto"/>
                        <w:left w:val="none" w:sz="0" w:space="0" w:color="auto"/>
                        <w:bottom w:val="none" w:sz="0" w:space="0" w:color="auto"/>
                        <w:right w:val="none" w:sz="0" w:space="0" w:color="auto"/>
                      </w:divBdr>
                    </w:div>
                  </w:divsChild>
                </w:div>
                <w:div w:id="944382048">
                  <w:marLeft w:val="0"/>
                  <w:marRight w:val="0"/>
                  <w:marTop w:val="0"/>
                  <w:marBottom w:val="0"/>
                  <w:divBdr>
                    <w:top w:val="none" w:sz="0" w:space="0" w:color="auto"/>
                    <w:left w:val="none" w:sz="0" w:space="0" w:color="auto"/>
                    <w:bottom w:val="none" w:sz="0" w:space="0" w:color="auto"/>
                    <w:right w:val="none" w:sz="0" w:space="0" w:color="auto"/>
                  </w:divBdr>
                  <w:divsChild>
                    <w:div w:id="1803498851">
                      <w:marLeft w:val="0"/>
                      <w:marRight w:val="0"/>
                      <w:marTop w:val="0"/>
                      <w:marBottom w:val="0"/>
                      <w:divBdr>
                        <w:top w:val="none" w:sz="0" w:space="0" w:color="auto"/>
                        <w:left w:val="none" w:sz="0" w:space="0" w:color="auto"/>
                        <w:bottom w:val="none" w:sz="0" w:space="0" w:color="auto"/>
                        <w:right w:val="none" w:sz="0" w:space="0" w:color="auto"/>
                      </w:divBdr>
                    </w:div>
                  </w:divsChild>
                </w:div>
                <w:div w:id="984428357">
                  <w:marLeft w:val="0"/>
                  <w:marRight w:val="0"/>
                  <w:marTop w:val="0"/>
                  <w:marBottom w:val="0"/>
                  <w:divBdr>
                    <w:top w:val="none" w:sz="0" w:space="0" w:color="auto"/>
                    <w:left w:val="none" w:sz="0" w:space="0" w:color="auto"/>
                    <w:bottom w:val="none" w:sz="0" w:space="0" w:color="auto"/>
                    <w:right w:val="none" w:sz="0" w:space="0" w:color="auto"/>
                  </w:divBdr>
                  <w:divsChild>
                    <w:div w:id="1526361534">
                      <w:marLeft w:val="0"/>
                      <w:marRight w:val="0"/>
                      <w:marTop w:val="0"/>
                      <w:marBottom w:val="0"/>
                      <w:divBdr>
                        <w:top w:val="none" w:sz="0" w:space="0" w:color="auto"/>
                        <w:left w:val="none" w:sz="0" w:space="0" w:color="auto"/>
                        <w:bottom w:val="none" w:sz="0" w:space="0" w:color="auto"/>
                        <w:right w:val="none" w:sz="0" w:space="0" w:color="auto"/>
                      </w:divBdr>
                    </w:div>
                  </w:divsChild>
                </w:div>
                <w:div w:id="992639802">
                  <w:marLeft w:val="0"/>
                  <w:marRight w:val="0"/>
                  <w:marTop w:val="0"/>
                  <w:marBottom w:val="0"/>
                  <w:divBdr>
                    <w:top w:val="none" w:sz="0" w:space="0" w:color="auto"/>
                    <w:left w:val="none" w:sz="0" w:space="0" w:color="auto"/>
                    <w:bottom w:val="none" w:sz="0" w:space="0" w:color="auto"/>
                    <w:right w:val="none" w:sz="0" w:space="0" w:color="auto"/>
                  </w:divBdr>
                  <w:divsChild>
                    <w:div w:id="929193428">
                      <w:marLeft w:val="0"/>
                      <w:marRight w:val="0"/>
                      <w:marTop w:val="0"/>
                      <w:marBottom w:val="0"/>
                      <w:divBdr>
                        <w:top w:val="none" w:sz="0" w:space="0" w:color="auto"/>
                        <w:left w:val="none" w:sz="0" w:space="0" w:color="auto"/>
                        <w:bottom w:val="none" w:sz="0" w:space="0" w:color="auto"/>
                        <w:right w:val="none" w:sz="0" w:space="0" w:color="auto"/>
                      </w:divBdr>
                    </w:div>
                  </w:divsChild>
                </w:div>
                <w:div w:id="1003164197">
                  <w:marLeft w:val="0"/>
                  <w:marRight w:val="0"/>
                  <w:marTop w:val="0"/>
                  <w:marBottom w:val="0"/>
                  <w:divBdr>
                    <w:top w:val="none" w:sz="0" w:space="0" w:color="auto"/>
                    <w:left w:val="none" w:sz="0" w:space="0" w:color="auto"/>
                    <w:bottom w:val="none" w:sz="0" w:space="0" w:color="auto"/>
                    <w:right w:val="none" w:sz="0" w:space="0" w:color="auto"/>
                  </w:divBdr>
                  <w:divsChild>
                    <w:div w:id="1408265041">
                      <w:marLeft w:val="0"/>
                      <w:marRight w:val="0"/>
                      <w:marTop w:val="0"/>
                      <w:marBottom w:val="0"/>
                      <w:divBdr>
                        <w:top w:val="none" w:sz="0" w:space="0" w:color="auto"/>
                        <w:left w:val="none" w:sz="0" w:space="0" w:color="auto"/>
                        <w:bottom w:val="none" w:sz="0" w:space="0" w:color="auto"/>
                        <w:right w:val="none" w:sz="0" w:space="0" w:color="auto"/>
                      </w:divBdr>
                    </w:div>
                  </w:divsChild>
                </w:div>
                <w:div w:id="1015496985">
                  <w:marLeft w:val="0"/>
                  <w:marRight w:val="0"/>
                  <w:marTop w:val="0"/>
                  <w:marBottom w:val="0"/>
                  <w:divBdr>
                    <w:top w:val="none" w:sz="0" w:space="0" w:color="auto"/>
                    <w:left w:val="none" w:sz="0" w:space="0" w:color="auto"/>
                    <w:bottom w:val="none" w:sz="0" w:space="0" w:color="auto"/>
                    <w:right w:val="none" w:sz="0" w:space="0" w:color="auto"/>
                  </w:divBdr>
                  <w:divsChild>
                    <w:div w:id="2024932727">
                      <w:marLeft w:val="0"/>
                      <w:marRight w:val="0"/>
                      <w:marTop w:val="0"/>
                      <w:marBottom w:val="0"/>
                      <w:divBdr>
                        <w:top w:val="none" w:sz="0" w:space="0" w:color="auto"/>
                        <w:left w:val="none" w:sz="0" w:space="0" w:color="auto"/>
                        <w:bottom w:val="none" w:sz="0" w:space="0" w:color="auto"/>
                        <w:right w:val="none" w:sz="0" w:space="0" w:color="auto"/>
                      </w:divBdr>
                    </w:div>
                  </w:divsChild>
                </w:div>
                <w:div w:id="1032262758">
                  <w:marLeft w:val="0"/>
                  <w:marRight w:val="0"/>
                  <w:marTop w:val="0"/>
                  <w:marBottom w:val="0"/>
                  <w:divBdr>
                    <w:top w:val="none" w:sz="0" w:space="0" w:color="auto"/>
                    <w:left w:val="none" w:sz="0" w:space="0" w:color="auto"/>
                    <w:bottom w:val="none" w:sz="0" w:space="0" w:color="auto"/>
                    <w:right w:val="none" w:sz="0" w:space="0" w:color="auto"/>
                  </w:divBdr>
                  <w:divsChild>
                    <w:div w:id="2056541125">
                      <w:marLeft w:val="0"/>
                      <w:marRight w:val="0"/>
                      <w:marTop w:val="0"/>
                      <w:marBottom w:val="0"/>
                      <w:divBdr>
                        <w:top w:val="none" w:sz="0" w:space="0" w:color="auto"/>
                        <w:left w:val="none" w:sz="0" w:space="0" w:color="auto"/>
                        <w:bottom w:val="none" w:sz="0" w:space="0" w:color="auto"/>
                        <w:right w:val="none" w:sz="0" w:space="0" w:color="auto"/>
                      </w:divBdr>
                    </w:div>
                  </w:divsChild>
                </w:div>
                <w:div w:id="1048995556">
                  <w:marLeft w:val="0"/>
                  <w:marRight w:val="0"/>
                  <w:marTop w:val="0"/>
                  <w:marBottom w:val="0"/>
                  <w:divBdr>
                    <w:top w:val="none" w:sz="0" w:space="0" w:color="auto"/>
                    <w:left w:val="none" w:sz="0" w:space="0" w:color="auto"/>
                    <w:bottom w:val="none" w:sz="0" w:space="0" w:color="auto"/>
                    <w:right w:val="none" w:sz="0" w:space="0" w:color="auto"/>
                  </w:divBdr>
                  <w:divsChild>
                    <w:div w:id="426730995">
                      <w:marLeft w:val="0"/>
                      <w:marRight w:val="0"/>
                      <w:marTop w:val="0"/>
                      <w:marBottom w:val="0"/>
                      <w:divBdr>
                        <w:top w:val="none" w:sz="0" w:space="0" w:color="auto"/>
                        <w:left w:val="none" w:sz="0" w:space="0" w:color="auto"/>
                        <w:bottom w:val="none" w:sz="0" w:space="0" w:color="auto"/>
                        <w:right w:val="none" w:sz="0" w:space="0" w:color="auto"/>
                      </w:divBdr>
                    </w:div>
                  </w:divsChild>
                </w:div>
                <w:div w:id="1057894341">
                  <w:marLeft w:val="0"/>
                  <w:marRight w:val="0"/>
                  <w:marTop w:val="0"/>
                  <w:marBottom w:val="0"/>
                  <w:divBdr>
                    <w:top w:val="none" w:sz="0" w:space="0" w:color="auto"/>
                    <w:left w:val="none" w:sz="0" w:space="0" w:color="auto"/>
                    <w:bottom w:val="none" w:sz="0" w:space="0" w:color="auto"/>
                    <w:right w:val="none" w:sz="0" w:space="0" w:color="auto"/>
                  </w:divBdr>
                  <w:divsChild>
                    <w:div w:id="503057053">
                      <w:marLeft w:val="0"/>
                      <w:marRight w:val="0"/>
                      <w:marTop w:val="0"/>
                      <w:marBottom w:val="0"/>
                      <w:divBdr>
                        <w:top w:val="none" w:sz="0" w:space="0" w:color="auto"/>
                        <w:left w:val="none" w:sz="0" w:space="0" w:color="auto"/>
                        <w:bottom w:val="none" w:sz="0" w:space="0" w:color="auto"/>
                        <w:right w:val="none" w:sz="0" w:space="0" w:color="auto"/>
                      </w:divBdr>
                    </w:div>
                  </w:divsChild>
                </w:div>
                <w:div w:id="1063525608">
                  <w:marLeft w:val="0"/>
                  <w:marRight w:val="0"/>
                  <w:marTop w:val="0"/>
                  <w:marBottom w:val="0"/>
                  <w:divBdr>
                    <w:top w:val="none" w:sz="0" w:space="0" w:color="auto"/>
                    <w:left w:val="none" w:sz="0" w:space="0" w:color="auto"/>
                    <w:bottom w:val="none" w:sz="0" w:space="0" w:color="auto"/>
                    <w:right w:val="none" w:sz="0" w:space="0" w:color="auto"/>
                  </w:divBdr>
                  <w:divsChild>
                    <w:div w:id="581764939">
                      <w:marLeft w:val="0"/>
                      <w:marRight w:val="0"/>
                      <w:marTop w:val="0"/>
                      <w:marBottom w:val="0"/>
                      <w:divBdr>
                        <w:top w:val="none" w:sz="0" w:space="0" w:color="auto"/>
                        <w:left w:val="none" w:sz="0" w:space="0" w:color="auto"/>
                        <w:bottom w:val="none" w:sz="0" w:space="0" w:color="auto"/>
                        <w:right w:val="none" w:sz="0" w:space="0" w:color="auto"/>
                      </w:divBdr>
                    </w:div>
                  </w:divsChild>
                </w:div>
                <w:div w:id="1078601693">
                  <w:marLeft w:val="0"/>
                  <w:marRight w:val="0"/>
                  <w:marTop w:val="0"/>
                  <w:marBottom w:val="0"/>
                  <w:divBdr>
                    <w:top w:val="none" w:sz="0" w:space="0" w:color="auto"/>
                    <w:left w:val="none" w:sz="0" w:space="0" w:color="auto"/>
                    <w:bottom w:val="none" w:sz="0" w:space="0" w:color="auto"/>
                    <w:right w:val="none" w:sz="0" w:space="0" w:color="auto"/>
                  </w:divBdr>
                  <w:divsChild>
                    <w:div w:id="943341561">
                      <w:marLeft w:val="0"/>
                      <w:marRight w:val="0"/>
                      <w:marTop w:val="0"/>
                      <w:marBottom w:val="0"/>
                      <w:divBdr>
                        <w:top w:val="none" w:sz="0" w:space="0" w:color="auto"/>
                        <w:left w:val="none" w:sz="0" w:space="0" w:color="auto"/>
                        <w:bottom w:val="none" w:sz="0" w:space="0" w:color="auto"/>
                        <w:right w:val="none" w:sz="0" w:space="0" w:color="auto"/>
                      </w:divBdr>
                    </w:div>
                  </w:divsChild>
                </w:div>
                <w:div w:id="1087337918">
                  <w:marLeft w:val="0"/>
                  <w:marRight w:val="0"/>
                  <w:marTop w:val="0"/>
                  <w:marBottom w:val="0"/>
                  <w:divBdr>
                    <w:top w:val="none" w:sz="0" w:space="0" w:color="auto"/>
                    <w:left w:val="none" w:sz="0" w:space="0" w:color="auto"/>
                    <w:bottom w:val="none" w:sz="0" w:space="0" w:color="auto"/>
                    <w:right w:val="none" w:sz="0" w:space="0" w:color="auto"/>
                  </w:divBdr>
                  <w:divsChild>
                    <w:div w:id="414210026">
                      <w:marLeft w:val="0"/>
                      <w:marRight w:val="0"/>
                      <w:marTop w:val="0"/>
                      <w:marBottom w:val="0"/>
                      <w:divBdr>
                        <w:top w:val="none" w:sz="0" w:space="0" w:color="auto"/>
                        <w:left w:val="none" w:sz="0" w:space="0" w:color="auto"/>
                        <w:bottom w:val="none" w:sz="0" w:space="0" w:color="auto"/>
                        <w:right w:val="none" w:sz="0" w:space="0" w:color="auto"/>
                      </w:divBdr>
                    </w:div>
                  </w:divsChild>
                </w:div>
                <w:div w:id="1090587495">
                  <w:marLeft w:val="0"/>
                  <w:marRight w:val="0"/>
                  <w:marTop w:val="0"/>
                  <w:marBottom w:val="0"/>
                  <w:divBdr>
                    <w:top w:val="none" w:sz="0" w:space="0" w:color="auto"/>
                    <w:left w:val="none" w:sz="0" w:space="0" w:color="auto"/>
                    <w:bottom w:val="none" w:sz="0" w:space="0" w:color="auto"/>
                    <w:right w:val="none" w:sz="0" w:space="0" w:color="auto"/>
                  </w:divBdr>
                  <w:divsChild>
                    <w:div w:id="60254527">
                      <w:marLeft w:val="0"/>
                      <w:marRight w:val="0"/>
                      <w:marTop w:val="0"/>
                      <w:marBottom w:val="0"/>
                      <w:divBdr>
                        <w:top w:val="none" w:sz="0" w:space="0" w:color="auto"/>
                        <w:left w:val="none" w:sz="0" w:space="0" w:color="auto"/>
                        <w:bottom w:val="none" w:sz="0" w:space="0" w:color="auto"/>
                        <w:right w:val="none" w:sz="0" w:space="0" w:color="auto"/>
                      </w:divBdr>
                    </w:div>
                  </w:divsChild>
                </w:div>
                <w:div w:id="1094132983">
                  <w:marLeft w:val="0"/>
                  <w:marRight w:val="0"/>
                  <w:marTop w:val="0"/>
                  <w:marBottom w:val="0"/>
                  <w:divBdr>
                    <w:top w:val="none" w:sz="0" w:space="0" w:color="auto"/>
                    <w:left w:val="none" w:sz="0" w:space="0" w:color="auto"/>
                    <w:bottom w:val="none" w:sz="0" w:space="0" w:color="auto"/>
                    <w:right w:val="none" w:sz="0" w:space="0" w:color="auto"/>
                  </w:divBdr>
                  <w:divsChild>
                    <w:div w:id="1609389227">
                      <w:marLeft w:val="0"/>
                      <w:marRight w:val="0"/>
                      <w:marTop w:val="0"/>
                      <w:marBottom w:val="0"/>
                      <w:divBdr>
                        <w:top w:val="none" w:sz="0" w:space="0" w:color="auto"/>
                        <w:left w:val="none" w:sz="0" w:space="0" w:color="auto"/>
                        <w:bottom w:val="none" w:sz="0" w:space="0" w:color="auto"/>
                        <w:right w:val="none" w:sz="0" w:space="0" w:color="auto"/>
                      </w:divBdr>
                    </w:div>
                  </w:divsChild>
                </w:div>
                <w:div w:id="1112432021">
                  <w:marLeft w:val="0"/>
                  <w:marRight w:val="0"/>
                  <w:marTop w:val="0"/>
                  <w:marBottom w:val="0"/>
                  <w:divBdr>
                    <w:top w:val="none" w:sz="0" w:space="0" w:color="auto"/>
                    <w:left w:val="none" w:sz="0" w:space="0" w:color="auto"/>
                    <w:bottom w:val="none" w:sz="0" w:space="0" w:color="auto"/>
                    <w:right w:val="none" w:sz="0" w:space="0" w:color="auto"/>
                  </w:divBdr>
                  <w:divsChild>
                    <w:div w:id="2050101481">
                      <w:marLeft w:val="0"/>
                      <w:marRight w:val="0"/>
                      <w:marTop w:val="0"/>
                      <w:marBottom w:val="0"/>
                      <w:divBdr>
                        <w:top w:val="none" w:sz="0" w:space="0" w:color="auto"/>
                        <w:left w:val="none" w:sz="0" w:space="0" w:color="auto"/>
                        <w:bottom w:val="none" w:sz="0" w:space="0" w:color="auto"/>
                        <w:right w:val="none" w:sz="0" w:space="0" w:color="auto"/>
                      </w:divBdr>
                    </w:div>
                  </w:divsChild>
                </w:div>
                <w:div w:id="1117913318">
                  <w:marLeft w:val="0"/>
                  <w:marRight w:val="0"/>
                  <w:marTop w:val="0"/>
                  <w:marBottom w:val="0"/>
                  <w:divBdr>
                    <w:top w:val="none" w:sz="0" w:space="0" w:color="auto"/>
                    <w:left w:val="none" w:sz="0" w:space="0" w:color="auto"/>
                    <w:bottom w:val="none" w:sz="0" w:space="0" w:color="auto"/>
                    <w:right w:val="none" w:sz="0" w:space="0" w:color="auto"/>
                  </w:divBdr>
                  <w:divsChild>
                    <w:div w:id="1858497161">
                      <w:marLeft w:val="0"/>
                      <w:marRight w:val="0"/>
                      <w:marTop w:val="0"/>
                      <w:marBottom w:val="0"/>
                      <w:divBdr>
                        <w:top w:val="none" w:sz="0" w:space="0" w:color="auto"/>
                        <w:left w:val="none" w:sz="0" w:space="0" w:color="auto"/>
                        <w:bottom w:val="none" w:sz="0" w:space="0" w:color="auto"/>
                        <w:right w:val="none" w:sz="0" w:space="0" w:color="auto"/>
                      </w:divBdr>
                    </w:div>
                  </w:divsChild>
                </w:div>
                <w:div w:id="1122726207">
                  <w:marLeft w:val="0"/>
                  <w:marRight w:val="0"/>
                  <w:marTop w:val="0"/>
                  <w:marBottom w:val="0"/>
                  <w:divBdr>
                    <w:top w:val="none" w:sz="0" w:space="0" w:color="auto"/>
                    <w:left w:val="none" w:sz="0" w:space="0" w:color="auto"/>
                    <w:bottom w:val="none" w:sz="0" w:space="0" w:color="auto"/>
                    <w:right w:val="none" w:sz="0" w:space="0" w:color="auto"/>
                  </w:divBdr>
                  <w:divsChild>
                    <w:div w:id="1599171630">
                      <w:marLeft w:val="0"/>
                      <w:marRight w:val="0"/>
                      <w:marTop w:val="0"/>
                      <w:marBottom w:val="0"/>
                      <w:divBdr>
                        <w:top w:val="none" w:sz="0" w:space="0" w:color="auto"/>
                        <w:left w:val="none" w:sz="0" w:space="0" w:color="auto"/>
                        <w:bottom w:val="none" w:sz="0" w:space="0" w:color="auto"/>
                        <w:right w:val="none" w:sz="0" w:space="0" w:color="auto"/>
                      </w:divBdr>
                    </w:div>
                  </w:divsChild>
                </w:div>
                <w:div w:id="1126042512">
                  <w:marLeft w:val="0"/>
                  <w:marRight w:val="0"/>
                  <w:marTop w:val="0"/>
                  <w:marBottom w:val="0"/>
                  <w:divBdr>
                    <w:top w:val="none" w:sz="0" w:space="0" w:color="auto"/>
                    <w:left w:val="none" w:sz="0" w:space="0" w:color="auto"/>
                    <w:bottom w:val="none" w:sz="0" w:space="0" w:color="auto"/>
                    <w:right w:val="none" w:sz="0" w:space="0" w:color="auto"/>
                  </w:divBdr>
                  <w:divsChild>
                    <w:div w:id="577323281">
                      <w:marLeft w:val="0"/>
                      <w:marRight w:val="0"/>
                      <w:marTop w:val="0"/>
                      <w:marBottom w:val="0"/>
                      <w:divBdr>
                        <w:top w:val="none" w:sz="0" w:space="0" w:color="auto"/>
                        <w:left w:val="none" w:sz="0" w:space="0" w:color="auto"/>
                        <w:bottom w:val="none" w:sz="0" w:space="0" w:color="auto"/>
                        <w:right w:val="none" w:sz="0" w:space="0" w:color="auto"/>
                      </w:divBdr>
                    </w:div>
                  </w:divsChild>
                </w:div>
                <w:div w:id="1143346604">
                  <w:marLeft w:val="0"/>
                  <w:marRight w:val="0"/>
                  <w:marTop w:val="0"/>
                  <w:marBottom w:val="0"/>
                  <w:divBdr>
                    <w:top w:val="none" w:sz="0" w:space="0" w:color="auto"/>
                    <w:left w:val="none" w:sz="0" w:space="0" w:color="auto"/>
                    <w:bottom w:val="none" w:sz="0" w:space="0" w:color="auto"/>
                    <w:right w:val="none" w:sz="0" w:space="0" w:color="auto"/>
                  </w:divBdr>
                  <w:divsChild>
                    <w:div w:id="1388261785">
                      <w:marLeft w:val="0"/>
                      <w:marRight w:val="0"/>
                      <w:marTop w:val="0"/>
                      <w:marBottom w:val="0"/>
                      <w:divBdr>
                        <w:top w:val="none" w:sz="0" w:space="0" w:color="auto"/>
                        <w:left w:val="none" w:sz="0" w:space="0" w:color="auto"/>
                        <w:bottom w:val="none" w:sz="0" w:space="0" w:color="auto"/>
                        <w:right w:val="none" w:sz="0" w:space="0" w:color="auto"/>
                      </w:divBdr>
                    </w:div>
                  </w:divsChild>
                </w:div>
                <w:div w:id="1158034471">
                  <w:marLeft w:val="0"/>
                  <w:marRight w:val="0"/>
                  <w:marTop w:val="0"/>
                  <w:marBottom w:val="0"/>
                  <w:divBdr>
                    <w:top w:val="none" w:sz="0" w:space="0" w:color="auto"/>
                    <w:left w:val="none" w:sz="0" w:space="0" w:color="auto"/>
                    <w:bottom w:val="none" w:sz="0" w:space="0" w:color="auto"/>
                    <w:right w:val="none" w:sz="0" w:space="0" w:color="auto"/>
                  </w:divBdr>
                  <w:divsChild>
                    <w:div w:id="490685019">
                      <w:marLeft w:val="0"/>
                      <w:marRight w:val="0"/>
                      <w:marTop w:val="0"/>
                      <w:marBottom w:val="0"/>
                      <w:divBdr>
                        <w:top w:val="none" w:sz="0" w:space="0" w:color="auto"/>
                        <w:left w:val="none" w:sz="0" w:space="0" w:color="auto"/>
                        <w:bottom w:val="none" w:sz="0" w:space="0" w:color="auto"/>
                        <w:right w:val="none" w:sz="0" w:space="0" w:color="auto"/>
                      </w:divBdr>
                    </w:div>
                  </w:divsChild>
                </w:div>
                <w:div w:id="1164399834">
                  <w:marLeft w:val="0"/>
                  <w:marRight w:val="0"/>
                  <w:marTop w:val="0"/>
                  <w:marBottom w:val="0"/>
                  <w:divBdr>
                    <w:top w:val="none" w:sz="0" w:space="0" w:color="auto"/>
                    <w:left w:val="none" w:sz="0" w:space="0" w:color="auto"/>
                    <w:bottom w:val="none" w:sz="0" w:space="0" w:color="auto"/>
                    <w:right w:val="none" w:sz="0" w:space="0" w:color="auto"/>
                  </w:divBdr>
                  <w:divsChild>
                    <w:div w:id="1852798506">
                      <w:marLeft w:val="0"/>
                      <w:marRight w:val="0"/>
                      <w:marTop w:val="0"/>
                      <w:marBottom w:val="0"/>
                      <w:divBdr>
                        <w:top w:val="none" w:sz="0" w:space="0" w:color="auto"/>
                        <w:left w:val="none" w:sz="0" w:space="0" w:color="auto"/>
                        <w:bottom w:val="none" w:sz="0" w:space="0" w:color="auto"/>
                        <w:right w:val="none" w:sz="0" w:space="0" w:color="auto"/>
                      </w:divBdr>
                    </w:div>
                  </w:divsChild>
                </w:div>
                <w:div w:id="1181508573">
                  <w:marLeft w:val="0"/>
                  <w:marRight w:val="0"/>
                  <w:marTop w:val="0"/>
                  <w:marBottom w:val="0"/>
                  <w:divBdr>
                    <w:top w:val="none" w:sz="0" w:space="0" w:color="auto"/>
                    <w:left w:val="none" w:sz="0" w:space="0" w:color="auto"/>
                    <w:bottom w:val="none" w:sz="0" w:space="0" w:color="auto"/>
                    <w:right w:val="none" w:sz="0" w:space="0" w:color="auto"/>
                  </w:divBdr>
                  <w:divsChild>
                    <w:div w:id="1180007174">
                      <w:marLeft w:val="0"/>
                      <w:marRight w:val="0"/>
                      <w:marTop w:val="0"/>
                      <w:marBottom w:val="0"/>
                      <w:divBdr>
                        <w:top w:val="none" w:sz="0" w:space="0" w:color="auto"/>
                        <w:left w:val="none" w:sz="0" w:space="0" w:color="auto"/>
                        <w:bottom w:val="none" w:sz="0" w:space="0" w:color="auto"/>
                        <w:right w:val="none" w:sz="0" w:space="0" w:color="auto"/>
                      </w:divBdr>
                    </w:div>
                  </w:divsChild>
                </w:div>
                <w:div w:id="1208180532">
                  <w:marLeft w:val="0"/>
                  <w:marRight w:val="0"/>
                  <w:marTop w:val="0"/>
                  <w:marBottom w:val="0"/>
                  <w:divBdr>
                    <w:top w:val="none" w:sz="0" w:space="0" w:color="auto"/>
                    <w:left w:val="none" w:sz="0" w:space="0" w:color="auto"/>
                    <w:bottom w:val="none" w:sz="0" w:space="0" w:color="auto"/>
                    <w:right w:val="none" w:sz="0" w:space="0" w:color="auto"/>
                  </w:divBdr>
                  <w:divsChild>
                    <w:div w:id="1418820675">
                      <w:marLeft w:val="0"/>
                      <w:marRight w:val="0"/>
                      <w:marTop w:val="0"/>
                      <w:marBottom w:val="0"/>
                      <w:divBdr>
                        <w:top w:val="none" w:sz="0" w:space="0" w:color="auto"/>
                        <w:left w:val="none" w:sz="0" w:space="0" w:color="auto"/>
                        <w:bottom w:val="none" w:sz="0" w:space="0" w:color="auto"/>
                        <w:right w:val="none" w:sz="0" w:space="0" w:color="auto"/>
                      </w:divBdr>
                    </w:div>
                  </w:divsChild>
                </w:div>
                <w:div w:id="1211303008">
                  <w:marLeft w:val="0"/>
                  <w:marRight w:val="0"/>
                  <w:marTop w:val="0"/>
                  <w:marBottom w:val="0"/>
                  <w:divBdr>
                    <w:top w:val="none" w:sz="0" w:space="0" w:color="auto"/>
                    <w:left w:val="none" w:sz="0" w:space="0" w:color="auto"/>
                    <w:bottom w:val="none" w:sz="0" w:space="0" w:color="auto"/>
                    <w:right w:val="none" w:sz="0" w:space="0" w:color="auto"/>
                  </w:divBdr>
                  <w:divsChild>
                    <w:div w:id="252082913">
                      <w:marLeft w:val="0"/>
                      <w:marRight w:val="0"/>
                      <w:marTop w:val="0"/>
                      <w:marBottom w:val="0"/>
                      <w:divBdr>
                        <w:top w:val="none" w:sz="0" w:space="0" w:color="auto"/>
                        <w:left w:val="none" w:sz="0" w:space="0" w:color="auto"/>
                        <w:bottom w:val="none" w:sz="0" w:space="0" w:color="auto"/>
                        <w:right w:val="none" w:sz="0" w:space="0" w:color="auto"/>
                      </w:divBdr>
                    </w:div>
                  </w:divsChild>
                </w:div>
                <w:div w:id="1222711866">
                  <w:marLeft w:val="0"/>
                  <w:marRight w:val="0"/>
                  <w:marTop w:val="0"/>
                  <w:marBottom w:val="0"/>
                  <w:divBdr>
                    <w:top w:val="none" w:sz="0" w:space="0" w:color="auto"/>
                    <w:left w:val="none" w:sz="0" w:space="0" w:color="auto"/>
                    <w:bottom w:val="none" w:sz="0" w:space="0" w:color="auto"/>
                    <w:right w:val="none" w:sz="0" w:space="0" w:color="auto"/>
                  </w:divBdr>
                  <w:divsChild>
                    <w:div w:id="1459763342">
                      <w:marLeft w:val="0"/>
                      <w:marRight w:val="0"/>
                      <w:marTop w:val="0"/>
                      <w:marBottom w:val="0"/>
                      <w:divBdr>
                        <w:top w:val="none" w:sz="0" w:space="0" w:color="auto"/>
                        <w:left w:val="none" w:sz="0" w:space="0" w:color="auto"/>
                        <w:bottom w:val="none" w:sz="0" w:space="0" w:color="auto"/>
                        <w:right w:val="none" w:sz="0" w:space="0" w:color="auto"/>
                      </w:divBdr>
                    </w:div>
                  </w:divsChild>
                </w:div>
                <w:div w:id="1257901014">
                  <w:marLeft w:val="0"/>
                  <w:marRight w:val="0"/>
                  <w:marTop w:val="0"/>
                  <w:marBottom w:val="0"/>
                  <w:divBdr>
                    <w:top w:val="none" w:sz="0" w:space="0" w:color="auto"/>
                    <w:left w:val="none" w:sz="0" w:space="0" w:color="auto"/>
                    <w:bottom w:val="none" w:sz="0" w:space="0" w:color="auto"/>
                    <w:right w:val="none" w:sz="0" w:space="0" w:color="auto"/>
                  </w:divBdr>
                  <w:divsChild>
                    <w:div w:id="30886892">
                      <w:marLeft w:val="0"/>
                      <w:marRight w:val="0"/>
                      <w:marTop w:val="0"/>
                      <w:marBottom w:val="0"/>
                      <w:divBdr>
                        <w:top w:val="none" w:sz="0" w:space="0" w:color="auto"/>
                        <w:left w:val="none" w:sz="0" w:space="0" w:color="auto"/>
                        <w:bottom w:val="none" w:sz="0" w:space="0" w:color="auto"/>
                        <w:right w:val="none" w:sz="0" w:space="0" w:color="auto"/>
                      </w:divBdr>
                    </w:div>
                  </w:divsChild>
                </w:div>
                <w:div w:id="1258753565">
                  <w:marLeft w:val="0"/>
                  <w:marRight w:val="0"/>
                  <w:marTop w:val="0"/>
                  <w:marBottom w:val="0"/>
                  <w:divBdr>
                    <w:top w:val="none" w:sz="0" w:space="0" w:color="auto"/>
                    <w:left w:val="none" w:sz="0" w:space="0" w:color="auto"/>
                    <w:bottom w:val="none" w:sz="0" w:space="0" w:color="auto"/>
                    <w:right w:val="none" w:sz="0" w:space="0" w:color="auto"/>
                  </w:divBdr>
                  <w:divsChild>
                    <w:div w:id="2004969915">
                      <w:marLeft w:val="0"/>
                      <w:marRight w:val="0"/>
                      <w:marTop w:val="0"/>
                      <w:marBottom w:val="0"/>
                      <w:divBdr>
                        <w:top w:val="none" w:sz="0" w:space="0" w:color="auto"/>
                        <w:left w:val="none" w:sz="0" w:space="0" w:color="auto"/>
                        <w:bottom w:val="none" w:sz="0" w:space="0" w:color="auto"/>
                        <w:right w:val="none" w:sz="0" w:space="0" w:color="auto"/>
                      </w:divBdr>
                    </w:div>
                  </w:divsChild>
                </w:div>
                <w:div w:id="1271938387">
                  <w:marLeft w:val="0"/>
                  <w:marRight w:val="0"/>
                  <w:marTop w:val="0"/>
                  <w:marBottom w:val="0"/>
                  <w:divBdr>
                    <w:top w:val="none" w:sz="0" w:space="0" w:color="auto"/>
                    <w:left w:val="none" w:sz="0" w:space="0" w:color="auto"/>
                    <w:bottom w:val="none" w:sz="0" w:space="0" w:color="auto"/>
                    <w:right w:val="none" w:sz="0" w:space="0" w:color="auto"/>
                  </w:divBdr>
                  <w:divsChild>
                    <w:div w:id="1335107211">
                      <w:marLeft w:val="0"/>
                      <w:marRight w:val="0"/>
                      <w:marTop w:val="0"/>
                      <w:marBottom w:val="0"/>
                      <w:divBdr>
                        <w:top w:val="none" w:sz="0" w:space="0" w:color="auto"/>
                        <w:left w:val="none" w:sz="0" w:space="0" w:color="auto"/>
                        <w:bottom w:val="none" w:sz="0" w:space="0" w:color="auto"/>
                        <w:right w:val="none" w:sz="0" w:space="0" w:color="auto"/>
                      </w:divBdr>
                    </w:div>
                  </w:divsChild>
                </w:div>
                <w:div w:id="1282953362">
                  <w:marLeft w:val="0"/>
                  <w:marRight w:val="0"/>
                  <w:marTop w:val="0"/>
                  <w:marBottom w:val="0"/>
                  <w:divBdr>
                    <w:top w:val="none" w:sz="0" w:space="0" w:color="auto"/>
                    <w:left w:val="none" w:sz="0" w:space="0" w:color="auto"/>
                    <w:bottom w:val="none" w:sz="0" w:space="0" w:color="auto"/>
                    <w:right w:val="none" w:sz="0" w:space="0" w:color="auto"/>
                  </w:divBdr>
                  <w:divsChild>
                    <w:div w:id="602301472">
                      <w:marLeft w:val="0"/>
                      <w:marRight w:val="0"/>
                      <w:marTop w:val="0"/>
                      <w:marBottom w:val="0"/>
                      <w:divBdr>
                        <w:top w:val="none" w:sz="0" w:space="0" w:color="auto"/>
                        <w:left w:val="none" w:sz="0" w:space="0" w:color="auto"/>
                        <w:bottom w:val="none" w:sz="0" w:space="0" w:color="auto"/>
                        <w:right w:val="none" w:sz="0" w:space="0" w:color="auto"/>
                      </w:divBdr>
                    </w:div>
                  </w:divsChild>
                </w:div>
                <w:div w:id="1286765605">
                  <w:marLeft w:val="0"/>
                  <w:marRight w:val="0"/>
                  <w:marTop w:val="0"/>
                  <w:marBottom w:val="0"/>
                  <w:divBdr>
                    <w:top w:val="none" w:sz="0" w:space="0" w:color="auto"/>
                    <w:left w:val="none" w:sz="0" w:space="0" w:color="auto"/>
                    <w:bottom w:val="none" w:sz="0" w:space="0" w:color="auto"/>
                    <w:right w:val="none" w:sz="0" w:space="0" w:color="auto"/>
                  </w:divBdr>
                  <w:divsChild>
                    <w:div w:id="279848004">
                      <w:marLeft w:val="0"/>
                      <w:marRight w:val="0"/>
                      <w:marTop w:val="0"/>
                      <w:marBottom w:val="0"/>
                      <w:divBdr>
                        <w:top w:val="none" w:sz="0" w:space="0" w:color="auto"/>
                        <w:left w:val="none" w:sz="0" w:space="0" w:color="auto"/>
                        <w:bottom w:val="none" w:sz="0" w:space="0" w:color="auto"/>
                        <w:right w:val="none" w:sz="0" w:space="0" w:color="auto"/>
                      </w:divBdr>
                    </w:div>
                  </w:divsChild>
                </w:div>
                <w:div w:id="1290672992">
                  <w:marLeft w:val="0"/>
                  <w:marRight w:val="0"/>
                  <w:marTop w:val="0"/>
                  <w:marBottom w:val="0"/>
                  <w:divBdr>
                    <w:top w:val="none" w:sz="0" w:space="0" w:color="auto"/>
                    <w:left w:val="none" w:sz="0" w:space="0" w:color="auto"/>
                    <w:bottom w:val="none" w:sz="0" w:space="0" w:color="auto"/>
                    <w:right w:val="none" w:sz="0" w:space="0" w:color="auto"/>
                  </w:divBdr>
                  <w:divsChild>
                    <w:div w:id="444465214">
                      <w:marLeft w:val="0"/>
                      <w:marRight w:val="0"/>
                      <w:marTop w:val="0"/>
                      <w:marBottom w:val="0"/>
                      <w:divBdr>
                        <w:top w:val="none" w:sz="0" w:space="0" w:color="auto"/>
                        <w:left w:val="none" w:sz="0" w:space="0" w:color="auto"/>
                        <w:bottom w:val="none" w:sz="0" w:space="0" w:color="auto"/>
                        <w:right w:val="none" w:sz="0" w:space="0" w:color="auto"/>
                      </w:divBdr>
                    </w:div>
                  </w:divsChild>
                </w:div>
                <w:div w:id="1291591500">
                  <w:marLeft w:val="0"/>
                  <w:marRight w:val="0"/>
                  <w:marTop w:val="0"/>
                  <w:marBottom w:val="0"/>
                  <w:divBdr>
                    <w:top w:val="none" w:sz="0" w:space="0" w:color="auto"/>
                    <w:left w:val="none" w:sz="0" w:space="0" w:color="auto"/>
                    <w:bottom w:val="none" w:sz="0" w:space="0" w:color="auto"/>
                    <w:right w:val="none" w:sz="0" w:space="0" w:color="auto"/>
                  </w:divBdr>
                  <w:divsChild>
                    <w:div w:id="906038191">
                      <w:marLeft w:val="0"/>
                      <w:marRight w:val="0"/>
                      <w:marTop w:val="0"/>
                      <w:marBottom w:val="0"/>
                      <w:divBdr>
                        <w:top w:val="none" w:sz="0" w:space="0" w:color="auto"/>
                        <w:left w:val="none" w:sz="0" w:space="0" w:color="auto"/>
                        <w:bottom w:val="none" w:sz="0" w:space="0" w:color="auto"/>
                        <w:right w:val="none" w:sz="0" w:space="0" w:color="auto"/>
                      </w:divBdr>
                    </w:div>
                  </w:divsChild>
                </w:div>
                <w:div w:id="1300302405">
                  <w:marLeft w:val="0"/>
                  <w:marRight w:val="0"/>
                  <w:marTop w:val="0"/>
                  <w:marBottom w:val="0"/>
                  <w:divBdr>
                    <w:top w:val="none" w:sz="0" w:space="0" w:color="auto"/>
                    <w:left w:val="none" w:sz="0" w:space="0" w:color="auto"/>
                    <w:bottom w:val="none" w:sz="0" w:space="0" w:color="auto"/>
                    <w:right w:val="none" w:sz="0" w:space="0" w:color="auto"/>
                  </w:divBdr>
                  <w:divsChild>
                    <w:div w:id="1679892507">
                      <w:marLeft w:val="0"/>
                      <w:marRight w:val="0"/>
                      <w:marTop w:val="0"/>
                      <w:marBottom w:val="0"/>
                      <w:divBdr>
                        <w:top w:val="none" w:sz="0" w:space="0" w:color="auto"/>
                        <w:left w:val="none" w:sz="0" w:space="0" w:color="auto"/>
                        <w:bottom w:val="none" w:sz="0" w:space="0" w:color="auto"/>
                        <w:right w:val="none" w:sz="0" w:space="0" w:color="auto"/>
                      </w:divBdr>
                    </w:div>
                  </w:divsChild>
                </w:div>
                <w:div w:id="1302267943">
                  <w:marLeft w:val="0"/>
                  <w:marRight w:val="0"/>
                  <w:marTop w:val="0"/>
                  <w:marBottom w:val="0"/>
                  <w:divBdr>
                    <w:top w:val="none" w:sz="0" w:space="0" w:color="auto"/>
                    <w:left w:val="none" w:sz="0" w:space="0" w:color="auto"/>
                    <w:bottom w:val="none" w:sz="0" w:space="0" w:color="auto"/>
                    <w:right w:val="none" w:sz="0" w:space="0" w:color="auto"/>
                  </w:divBdr>
                  <w:divsChild>
                    <w:div w:id="308679273">
                      <w:marLeft w:val="0"/>
                      <w:marRight w:val="0"/>
                      <w:marTop w:val="0"/>
                      <w:marBottom w:val="0"/>
                      <w:divBdr>
                        <w:top w:val="none" w:sz="0" w:space="0" w:color="auto"/>
                        <w:left w:val="none" w:sz="0" w:space="0" w:color="auto"/>
                        <w:bottom w:val="none" w:sz="0" w:space="0" w:color="auto"/>
                        <w:right w:val="none" w:sz="0" w:space="0" w:color="auto"/>
                      </w:divBdr>
                    </w:div>
                  </w:divsChild>
                </w:div>
                <w:div w:id="1343241101">
                  <w:marLeft w:val="0"/>
                  <w:marRight w:val="0"/>
                  <w:marTop w:val="0"/>
                  <w:marBottom w:val="0"/>
                  <w:divBdr>
                    <w:top w:val="none" w:sz="0" w:space="0" w:color="auto"/>
                    <w:left w:val="none" w:sz="0" w:space="0" w:color="auto"/>
                    <w:bottom w:val="none" w:sz="0" w:space="0" w:color="auto"/>
                    <w:right w:val="none" w:sz="0" w:space="0" w:color="auto"/>
                  </w:divBdr>
                  <w:divsChild>
                    <w:div w:id="359087197">
                      <w:marLeft w:val="0"/>
                      <w:marRight w:val="0"/>
                      <w:marTop w:val="0"/>
                      <w:marBottom w:val="0"/>
                      <w:divBdr>
                        <w:top w:val="none" w:sz="0" w:space="0" w:color="auto"/>
                        <w:left w:val="none" w:sz="0" w:space="0" w:color="auto"/>
                        <w:bottom w:val="none" w:sz="0" w:space="0" w:color="auto"/>
                        <w:right w:val="none" w:sz="0" w:space="0" w:color="auto"/>
                      </w:divBdr>
                    </w:div>
                  </w:divsChild>
                </w:div>
                <w:div w:id="1349671782">
                  <w:marLeft w:val="0"/>
                  <w:marRight w:val="0"/>
                  <w:marTop w:val="0"/>
                  <w:marBottom w:val="0"/>
                  <w:divBdr>
                    <w:top w:val="none" w:sz="0" w:space="0" w:color="auto"/>
                    <w:left w:val="none" w:sz="0" w:space="0" w:color="auto"/>
                    <w:bottom w:val="none" w:sz="0" w:space="0" w:color="auto"/>
                    <w:right w:val="none" w:sz="0" w:space="0" w:color="auto"/>
                  </w:divBdr>
                  <w:divsChild>
                    <w:div w:id="204603691">
                      <w:marLeft w:val="0"/>
                      <w:marRight w:val="0"/>
                      <w:marTop w:val="0"/>
                      <w:marBottom w:val="0"/>
                      <w:divBdr>
                        <w:top w:val="none" w:sz="0" w:space="0" w:color="auto"/>
                        <w:left w:val="none" w:sz="0" w:space="0" w:color="auto"/>
                        <w:bottom w:val="none" w:sz="0" w:space="0" w:color="auto"/>
                        <w:right w:val="none" w:sz="0" w:space="0" w:color="auto"/>
                      </w:divBdr>
                    </w:div>
                  </w:divsChild>
                </w:div>
                <w:div w:id="1373766551">
                  <w:marLeft w:val="0"/>
                  <w:marRight w:val="0"/>
                  <w:marTop w:val="0"/>
                  <w:marBottom w:val="0"/>
                  <w:divBdr>
                    <w:top w:val="none" w:sz="0" w:space="0" w:color="auto"/>
                    <w:left w:val="none" w:sz="0" w:space="0" w:color="auto"/>
                    <w:bottom w:val="none" w:sz="0" w:space="0" w:color="auto"/>
                    <w:right w:val="none" w:sz="0" w:space="0" w:color="auto"/>
                  </w:divBdr>
                  <w:divsChild>
                    <w:div w:id="209001202">
                      <w:marLeft w:val="0"/>
                      <w:marRight w:val="0"/>
                      <w:marTop w:val="0"/>
                      <w:marBottom w:val="0"/>
                      <w:divBdr>
                        <w:top w:val="none" w:sz="0" w:space="0" w:color="auto"/>
                        <w:left w:val="none" w:sz="0" w:space="0" w:color="auto"/>
                        <w:bottom w:val="none" w:sz="0" w:space="0" w:color="auto"/>
                        <w:right w:val="none" w:sz="0" w:space="0" w:color="auto"/>
                      </w:divBdr>
                    </w:div>
                  </w:divsChild>
                </w:div>
                <w:div w:id="1383210010">
                  <w:marLeft w:val="0"/>
                  <w:marRight w:val="0"/>
                  <w:marTop w:val="0"/>
                  <w:marBottom w:val="0"/>
                  <w:divBdr>
                    <w:top w:val="none" w:sz="0" w:space="0" w:color="auto"/>
                    <w:left w:val="none" w:sz="0" w:space="0" w:color="auto"/>
                    <w:bottom w:val="none" w:sz="0" w:space="0" w:color="auto"/>
                    <w:right w:val="none" w:sz="0" w:space="0" w:color="auto"/>
                  </w:divBdr>
                  <w:divsChild>
                    <w:div w:id="1205605967">
                      <w:marLeft w:val="0"/>
                      <w:marRight w:val="0"/>
                      <w:marTop w:val="0"/>
                      <w:marBottom w:val="0"/>
                      <w:divBdr>
                        <w:top w:val="none" w:sz="0" w:space="0" w:color="auto"/>
                        <w:left w:val="none" w:sz="0" w:space="0" w:color="auto"/>
                        <w:bottom w:val="none" w:sz="0" w:space="0" w:color="auto"/>
                        <w:right w:val="none" w:sz="0" w:space="0" w:color="auto"/>
                      </w:divBdr>
                    </w:div>
                  </w:divsChild>
                </w:div>
                <w:div w:id="1416855546">
                  <w:marLeft w:val="0"/>
                  <w:marRight w:val="0"/>
                  <w:marTop w:val="0"/>
                  <w:marBottom w:val="0"/>
                  <w:divBdr>
                    <w:top w:val="none" w:sz="0" w:space="0" w:color="auto"/>
                    <w:left w:val="none" w:sz="0" w:space="0" w:color="auto"/>
                    <w:bottom w:val="none" w:sz="0" w:space="0" w:color="auto"/>
                    <w:right w:val="none" w:sz="0" w:space="0" w:color="auto"/>
                  </w:divBdr>
                  <w:divsChild>
                    <w:div w:id="760567166">
                      <w:marLeft w:val="0"/>
                      <w:marRight w:val="0"/>
                      <w:marTop w:val="0"/>
                      <w:marBottom w:val="0"/>
                      <w:divBdr>
                        <w:top w:val="none" w:sz="0" w:space="0" w:color="auto"/>
                        <w:left w:val="none" w:sz="0" w:space="0" w:color="auto"/>
                        <w:bottom w:val="none" w:sz="0" w:space="0" w:color="auto"/>
                        <w:right w:val="none" w:sz="0" w:space="0" w:color="auto"/>
                      </w:divBdr>
                    </w:div>
                  </w:divsChild>
                </w:div>
                <w:div w:id="1421413656">
                  <w:marLeft w:val="0"/>
                  <w:marRight w:val="0"/>
                  <w:marTop w:val="0"/>
                  <w:marBottom w:val="0"/>
                  <w:divBdr>
                    <w:top w:val="none" w:sz="0" w:space="0" w:color="auto"/>
                    <w:left w:val="none" w:sz="0" w:space="0" w:color="auto"/>
                    <w:bottom w:val="none" w:sz="0" w:space="0" w:color="auto"/>
                    <w:right w:val="none" w:sz="0" w:space="0" w:color="auto"/>
                  </w:divBdr>
                  <w:divsChild>
                    <w:div w:id="608976335">
                      <w:marLeft w:val="0"/>
                      <w:marRight w:val="0"/>
                      <w:marTop w:val="0"/>
                      <w:marBottom w:val="0"/>
                      <w:divBdr>
                        <w:top w:val="none" w:sz="0" w:space="0" w:color="auto"/>
                        <w:left w:val="none" w:sz="0" w:space="0" w:color="auto"/>
                        <w:bottom w:val="none" w:sz="0" w:space="0" w:color="auto"/>
                        <w:right w:val="none" w:sz="0" w:space="0" w:color="auto"/>
                      </w:divBdr>
                    </w:div>
                  </w:divsChild>
                </w:div>
                <w:div w:id="1423725867">
                  <w:marLeft w:val="0"/>
                  <w:marRight w:val="0"/>
                  <w:marTop w:val="0"/>
                  <w:marBottom w:val="0"/>
                  <w:divBdr>
                    <w:top w:val="none" w:sz="0" w:space="0" w:color="auto"/>
                    <w:left w:val="none" w:sz="0" w:space="0" w:color="auto"/>
                    <w:bottom w:val="none" w:sz="0" w:space="0" w:color="auto"/>
                    <w:right w:val="none" w:sz="0" w:space="0" w:color="auto"/>
                  </w:divBdr>
                  <w:divsChild>
                    <w:div w:id="100804319">
                      <w:marLeft w:val="0"/>
                      <w:marRight w:val="0"/>
                      <w:marTop w:val="0"/>
                      <w:marBottom w:val="0"/>
                      <w:divBdr>
                        <w:top w:val="none" w:sz="0" w:space="0" w:color="auto"/>
                        <w:left w:val="none" w:sz="0" w:space="0" w:color="auto"/>
                        <w:bottom w:val="none" w:sz="0" w:space="0" w:color="auto"/>
                        <w:right w:val="none" w:sz="0" w:space="0" w:color="auto"/>
                      </w:divBdr>
                    </w:div>
                  </w:divsChild>
                </w:div>
                <w:div w:id="1440685363">
                  <w:marLeft w:val="0"/>
                  <w:marRight w:val="0"/>
                  <w:marTop w:val="0"/>
                  <w:marBottom w:val="0"/>
                  <w:divBdr>
                    <w:top w:val="none" w:sz="0" w:space="0" w:color="auto"/>
                    <w:left w:val="none" w:sz="0" w:space="0" w:color="auto"/>
                    <w:bottom w:val="none" w:sz="0" w:space="0" w:color="auto"/>
                    <w:right w:val="none" w:sz="0" w:space="0" w:color="auto"/>
                  </w:divBdr>
                  <w:divsChild>
                    <w:div w:id="2021929296">
                      <w:marLeft w:val="0"/>
                      <w:marRight w:val="0"/>
                      <w:marTop w:val="0"/>
                      <w:marBottom w:val="0"/>
                      <w:divBdr>
                        <w:top w:val="none" w:sz="0" w:space="0" w:color="auto"/>
                        <w:left w:val="none" w:sz="0" w:space="0" w:color="auto"/>
                        <w:bottom w:val="none" w:sz="0" w:space="0" w:color="auto"/>
                        <w:right w:val="none" w:sz="0" w:space="0" w:color="auto"/>
                      </w:divBdr>
                    </w:div>
                  </w:divsChild>
                </w:div>
                <w:div w:id="1471166688">
                  <w:marLeft w:val="0"/>
                  <w:marRight w:val="0"/>
                  <w:marTop w:val="0"/>
                  <w:marBottom w:val="0"/>
                  <w:divBdr>
                    <w:top w:val="none" w:sz="0" w:space="0" w:color="auto"/>
                    <w:left w:val="none" w:sz="0" w:space="0" w:color="auto"/>
                    <w:bottom w:val="none" w:sz="0" w:space="0" w:color="auto"/>
                    <w:right w:val="none" w:sz="0" w:space="0" w:color="auto"/>
                  </w:divBdr>
                  <w:divsChild>
                    <w:div w:id="552231228">
                      <w:marLeft w:val="0"/>
                      <w:marRight w:val="0"/>
                      <w:marTop w:val="0"/>
                      <w:marBottom w:val="0"/>
                      <w:divBdr>
                        <w:top w:val="none" w:sz="0" w:space="0" w:color="auto"/>
                        <w:left w:val="none" w:sz="0" w:space="0" w:color="auto"/>
                        <w:bottom w:val="none" w:sz="0" w:space="0" w:color="auto"/>
                        <w:right w:val="none" w:sz="0" w:space="0" w:color="auto"/>
                      </w:divBdr>
                    </w:div>
                  </w:divsChild>
                </w:div>
                <w:div w:id="1492527800">
                  <w:marLeft w:val="0"/>
                  <w:marRight w:val="0"/>
                  <w:marTop w:val="0"/>
                  <w:marBottom w:val="0"/>
                  <w:divBdr>
                    <w:top w:val="none" w:sz="0" w:space="0" w:color="auto"/>
                    <w:left w:val="none" w:sz="0" w:space="0" w:color="auto"/>
                    <w:bottom w:val="none" w:sz="0" w:space="0" w:color="auto"/>
                    <w:right w:val="none" w:sz="0" w:space="0" w:color="auto"/>
                  </w:divBdr>
                  <w:divsChild>
                    <w:div w:id="1647279499">
                      <w:marLeft w:val="0"/>
                      <w:marRight w:val="0"/>
                      <w:marTop w:val="0"/>
                      <w:marBottom w:val="0"/>
                      <w:divBdr>
                        <w:top w:val="none" w:sz="0" w:space="0" w:color="auto"/>
                        <w:left w:val="none" w:sz="0" w:space="0" w:color="auto"/>
                        <w:bottom w:val="none" w:sz="0" w:space="0" w:color="auto"/>
                        <w:right w:val="none" w:sz="0" w:space="0" w:color="auto"/>
                      </w:divBdr>
                    </w:div>
                  </w:divsChild>
                </w:div>
                <w:div w:id="1532262812">
                  <w:marLeft w:val="0"/>
                  <w:marRight w:val="0"/>
                  <w:marTop w:val="0"/>
                  <w:marBottom w:val="0"/>
                  <w:divBdr>
                    <w:top w:val="none" w:sz="0" w:space="0" w:color="auto"/>
                    <w:left w:val="none" w:sz="0" w:space="0" w:color="auto"/>
                    <w:bottom w:val="none" w:sz="0" w:space="0" w:color="auto"/>
                    <w:right w:val="none" w:sz="0" w:space="0" w:color="auto"/>
                  </w:divBdr>
                  <w:divsChild>
                    <w:div w:id="753164534">
                      <w:marLeft w:val="0"/>
                      <w:marRight w:val="0"/>
                      <w:marTop w:val="0"/>
                      <w:marBottom w:val="0"/>
                      <w:divBdr>
                        <w:top w:val="none" w:sz="0" w:space="0" w:color="auto"/>
                        <w:left w:val="none" w:sz="0" w:space="0" w:color="auto"/>
                        <w:bottom w:val="none" w:sz="0" w:space="0" w:color="auto"/>
                        <w:right w:val="none" w:sz="0" w:space="0" w:color="auto"/>
                      </w:divBdr>
                    </w:div>
                  </w:divsChild>
                </w:div>
                <w:div w:id="1537547782">
                  <w:marLeft w:val="0"/>
                  <w:marRight w:val="0"/>
                  <w:marTop w:val="0"/>
                  <w:marBottom w:val="0"/>
                  <w:divBdr>
                    <w:top w:val="none" w:sz="0" w:space="0" w:color="auto"/>
                    <w:left w:val="none" w:sz="0" w:space="0" w:color="auto"/>
                    <w:bottom w:val="none" w:sz="0" w:space="0" w:color="auto"/>
                    <w:right w:val="none" w:sz="0" w:space="0" w:color="auto"/>
                  </w:divBdr>
                  <w:divsChild>
                    <w:div w:id="855658083">
                      <w:marLeft w:val="0"/>
                      <w:marRight w:val="0"/>
                      <w:marTop w:val="0"/>
                      <w:marBottom w:val="0"/>
                      <w:divBdr>
                        <w:top w:val="none" w:sz="0" w:space="0" w:color="auto"/>
                        <w:left w:val="none" w:sz="0" w:space="0" w:color="auto"/>
                        <w:bottom w:val="none" w:sz="0" w:space="0" w:color="auto"/>
                        <w:right w:val="none" w:sz="0" w:space="0" w:color="auto"/>
                      </w:divBdr>
                    </w:div>
                  </w:divsChild>
                </w:div>
                <w:div w:id="1539321780">
                  <w:marLeft w:val="0"/>
                  <w:marRight w:val="0"/>
                  <w:marTop w:val="0"/>
                  <w:marBottom w:val="0"/>
                  <w:divBdr>
                    <w:top w:val="none" w:sz="0" w:space="0" w:color="auto"/>
                    <w:left w:val="none" w:sz="0" w:space="0" w:color="auto"/>
                    <w:bottom w:val="none" w:sz="0" w:space="0" w:color="auto"/>
                    <w:right w:val="none" w:sz="0" w:space="0" w:color="auto"/>
                  </w:divBdr>
                  <w:divsChild>
                    <w:div w:id="207182646">
                      <w:marLeft w:val="0"/>
                      <w:marRight w:val="0"/>
                      <w:marTop w:val="0"/>
                      <w:marBottom w:val="0"/>
                      <w:divBdr>
                        <w:top w:val="none" w:sz="0" w:space="0" w:color="auto"/>
                        <w:left w:val="none" w:sz="0" w:space="0" w:color="auto"/>
                        <w:bottom w:val="none" w:sz="0" w:space="0" w:color="auto"/>
                        <w:right w:val="none" w:sz="0" w:space="0" w:color="auto"/>
                      </w:divBdr>
                    </w:div>
                  </w:divsChild>
                </w:div>
                <w:div w:id="1541430761">
                  <w:marLeft w:val="0"/>
                  <w:marRight w:val="0"/>
                  <w:marTop w:val="0"/>
                  <w:marBottom w:val="0"/>
                  <w:divBdr>
                    <w:top w:val="none" w:sz="0" w:space="0" w:color="auto"/>
                    <w:left w:val="none" w:sz="0" w:space="0" w:color="auto"/>
                    <w:bottom w:val="none" w:sz="0" w:space="0" w:color="auto"/>
                    <w:right w:val="none" w:sz="0" w:space="0" w:color="auto"/>
                  </w:divBdr>
                  <w:divsChild>
                    <w:div w:id="1175001602">
                      <w:marLeft w:val="0"/>
                      <w:marRight w:val="0"/>
                      <w:marTop w:val="0"/>
                      <w:marBottom w:val="0"/>
                      <w:divBdr>
                        <w:top w:val="none" w:sz="0" w:space="0" w:color="auto"/>
                        <w:left w:val="none" w:sz="0" w:space="0" w:color="auto"/>
                        <w:bottom w:val="none" w:sz="0" w:space="0" w:color="auto"/>
                        <w:right w:val="none" w:sz="0" w:space="0" w:color="auto"/>
                      </w:divBdr>
                    </w:div>
                  </w:divsChild>
                </w:div>
                <w:div w:id="1541898071">
                  <w:marLeft w:val="0"/>
                  <w:marRight w:val="0"/>
                  <w:marTop w:val="0"/>
                  <w:marBottom w:val="0"/>
                  <w:divBdr>
                    <w:top w:val="none" w:sz="0" w:space="0" w:color="auto"/>
                    <w:left w:val="none" w:sz="0" w:space="0" w:color="auto"/>
                    <w:bottom w:val="none" w:sz="0" w:space="0" w:color="auto"/>
                    <w:right w:val="none" w:sz="0" w:space="0" w:color="auto"/>
                  </w:divBdr>
                  <w:divsChild>
                    <w:div w:id="1187324949">
                      <w:marLeft w:val="0"/>
                      <w:marRight w:val="0"/>
                      <w:marTop w:val="0"/>
                      <w:marBottom w:val="0"/>
                      <w:divBdr>
                        <w:top w:val="none" w:sz="0" w:space="0" w:color="auto"/>
                        <w:left w:val="none" w:sz="0" w:space="0" w:color="auto"/>
                        <w:bottom w:val="none" w:sz="0" w:space="0" w:color="auto"/>
                        <w:right w:val="none" w:sz="0" w:space="0" w:color="auto"/>
                      </w:divBdr>
                    </w:div>
                  </w:divsChild>
                </w:div>
                <w:div w:id="1550843969">
                  <w:marLeft w:val="0"/>
                  <w:marRight w:val="0"/>
                  <w:marTop w:val="0"/>
                  <w:marBottom w:val="0"/>
                  <w:divBdr>
                    <w:top w:val="none" w:sz="0" w:space="0" w:color="auto"/>
                    <w:left w:val="none" w:sz="0" w:space="0" w:color="auto"/>
                    <w:bottom w:val="none" w:sz="0" w:space="0" w:color="auto"/>
                    <w:right w:val="none" w:sz="0" w:space="0" w:color="auto"/>
                  </w:divBdr>
                  <w:divsChild>
                    <w:div w:id="46422051">
                      <w:marLeft w:val="0"/>
                      <w:marRight w:val="0"/>
                      <w:marTop w:val="0"/>
                      <w:marBottom w:val="0"/>
                      <w:divBdr>
                        <w:top w:val="none" w:sz="0" w:space="0" w:color="auto"/>
                        <w:left w:val="none" w:sz="0" w:space="0" w:color="auto"/>
                        <w:bottom w:val="none" w:sz="0" w:space="0" w:color="auto"/>
                        <w:right w:val="none" w:sz="0" w:space="0" w:color="auto"/>
                      </w:divBdr>
                    </w:div>
                  </w:divsChild>
                </w:div>
                <w:div w:id="1593971169">
                  <w:marLeft w:val="0"/>
                  <w:marRight w:val="0"/>
                  <w:marTop w:val="0"/>
                  <w:marBottom w:val="0"/>
                  <w:divBdr>
                    <w:top w:val="none" w:sz="0" w:space="0" w:color="auto"/>
                    <w:left w:val="none" w:sz="0" w:space="0" w:color="auto"/>
                    <w:bottom w:val="none" w:sz="0" w:space="0" w:color="auto"/>
                    <w:right w:val="none" w:sz="0" w:space="0" w:color="auto"/>
                  </w:divBdr>
                  <w:divsChild>
                    <w:div w:id="798306360">
                      <w:marLeft w:val="0"/>
                      <w:marRight w:val="0"/>
                      <w:marTop w:val="0"/>
                      <w:marBottom w:val="0"/>
                      <w:divBdr>
                        <w:top w:val="none" w:sz="0" w:space="0" w:color="auto"/>
                        <w:left w:val="none" w:sz="0" w:space="0" w:color="auto"/>
                        <w:bottom w:val="none" w:sz="0" w:space="0" w:color="auto"/>
                        <w:right w:val="none" w:sz="0" w:space="0" w:color="auto"/>
                      </w:divBdr>
                    </w:div>
                  </w:divsChild>
                </w:div>
                <w:div w:id="1599483980">
                  <w:marLeft w:val="0"/>
                  <w:marRight w:val="0"/>
                  <w:marTop w:val="0"/>
                  <w:marBottom w:val="0"/>
                  <w:divBdr>
                    <w:top w:val="none" w:sz="0" w:space="0" w:color="auto"/>
                    <w:left w:val="none" w:sz="0" w:space="0" w:color="auto"/>
                    <w:bottom w:val="none" w:sz="0" w:space="0" w:color="auto"/>
                    <w:right w:val="none" w:sz="0" w:space="0" w:color="auto"/>
                  </w:divBdr>
                  <w:divsChild>
                    <w:div w:id="910118937">
                      <w:marLeft w:val="0"/>
                      <w:marRight w:val="0"/>
                      <w:marTop w:val="0"/>
                      <w:marBottom w:val="0"/>
                      <w:divBdr>
                        <w:top w:val="none" w:sz="0" w:space="0" w:color="auto"/>
                        <w:left w:val="none" w:sz="0" w:space="0" w:color="auto"/>
                        <w:bottom w:val="none" w:sz="0" w:space="0" w:color="auto"/>
                        <w:right w:val="none" w:sz="0" w:space="0" w:color="auto"/>
                      </w:divBdr>
                    </w:div>
                  </w:divsChild>
                </w:div>
                <w:div w:id="1611349974">
                  <w:marLeft w:val="0"/>
                  <w:marRight w:val="0"/>
                  <w:marTop w:val="0"/>
                  <w:marBottom w:val="0"/>
                  <w:divBdr>
                    <w:top w:val="none" w:sz="0" w:space="0" w:color="auto"/>
                    <w:left w:val="none" w:sz="0" w:space="0" w:color="auto"/>
                    <w:bottom w:val="none" w:sz="0" w:space="0" w:color="auto"/>
                    <w:right w:val="none" w:sz="0" w:space="0" w:color="auto"/>
                  </w:divBdr>
                  <w:divsChild>
                    <w:div w:id="581454352">
                      <w:marLeft w:val="0"/>
                      <w:marRight w:val="0"/>
                      <w:marTop w:val="0"/>
                      <w:marBottom w:val="0"/>
                      <w:divBdr>
                        <w:top w:val="none" w:sz="0" w:space="0" w:color="auto"/>
                        <w:left w:val="none" w:sz="0" w:space="0" w:color="auto"/>
                        <w:bottom w:val="none" w:sz="0" w:space="0" w:color="auto"/>
                        <w:right w:val="none" w:sz="0" w:space="0" w:color="auto"/>
                      </w:divBdr>
                    </w:div>
                  </w:divsChild>
                </w:div>
                <w:div w:id="1618557630">
                  <w:marLeft w:val="0"/>
                  <w:marRight w:val="0"/>
                  <w:marTop w:val="0"/>
                  <w:marBottom w:val="0"/>
                  <w:divBdr>
                    <w:top w:val="none" w:sz="0" w:space="0" w:color="auto"/>
                    <w:left w:val="none" w:sz="0" w:space="0" w:color="auto"/>
                    <w:bottom w:val="none" w:sz="0" w:space="0" w:color="auto"/>
                    <w:right w:val="none" w:sz="0" w:space="0" w:color="auto"/>
                  </w:divBdr>
                  <w:divsChild>
                    <w:div w:id="2044397307">
                      <w:marLeft w:val="0"/>
                      <w:marRight w:val="0"/>
                      <w:marTop w:val="0"/>
                      <w:marBottom w:val="0"/>
                      <w:divBdr>
                        <w:top w:val="none" w:sz="0" w:space="0" w:color="auto"/>
                        <w:left w:val="none" w:sz="0" w:space="0" w:color="auto"/>
                        <w:bottom w:val="none" w:sz="0" w:space="0" w:color="auto"/>
                        <w:right w:val="none" w:sz="0" w:space="0" w:color="auto"/>
                      </w:divBdr>
                    </w:div>
                  </w:divsChild>
                </w:div>
                <w:div w:id="1643076951">
                  <w:marLeft w:val="0"/>
                  <w:marRight w:val="0"/>
                  <w:marTop w:val="0"/>
                  <w:marBottom w:val="0"/>
                  <w:divBdr>
                    <w:top w:val="none" w:sz="0" w:space="0" w:color="auto"/>
                    <w:left w:val="none" w:sz="0" w:space="0" w:color="auto"/>
                    <w:bottom w:val="none" w:sz="0" w:space="0" w:color="auto"/>
                    <w:right w:val="none" w:sz="0" w:space="0" w:color="auto"/>
                  </w:divBdr>
                  <w:divsChild>
                    <w:div w:id="14885469">
                      <w:marLeft w:val="0"/>
                      <w:marRight w:val="0"/>
                      <w:marTop w:val="0"/>
                      <w:marBottom w:val="0"/>
                      <w:divBdr>
                        <w:top w:val="none" w:sz="0" w:space="0" w:color="auto"/>
                        <w:left w:val="none" w:sz="0" w:space="0" w:color="auto"/>
                        <w:bottom w:val="none" w:sz="0" w:space="0" w:color="auto"/>
                        <w:right w:val="none" w:sz="0" w:space="0" w:color="auto"/>
                      </w:divBdr>
                    </w:div>
                  </w:divsChild>
                </w:div>
                <w:div w:id="1649168272">
                  <w:marLeft w:val="0"/>
                  <w:marRight w:val="0"/>
                  <w:marTop w:val="0"/>
                  <w:marBottom w:val="0"/>
                  <w:divBdr>
                    <w:top w:val="none" w:sz="0" w:space="0" w:color="auto"/>
                    <w:left w:val="none" w:sz="0" w:space="0" w:color="auto"/>
                    <w:bottom w:val="none" w:sz="0" w:space="0" w:color="auto"/>
                    <w:right w:val="none" w:sz="0" w:space="0" w:color="auto"/>
                  </w:divBdr>
                  <w:divsChild>
                    <w:div w:id="1117454388">
                      <w:marLeft w:val="0"/>
                      <w:marRight w:val="0"/>
                      <w:marTop w:val="0"/>
                      <w:marBottom w:val="0"/>
                      <w:divBdr>
                        <w:top w:val="none" w:sz="0" w:space="0" w:color="auto"/>
                        <w:left w:val="none" w:sz="0" w:space="0" w:color="auto"/>
                        <w:bottom w:val="none" w:sz="0" w:space="0" w:color="auto"/>
                        <w:right w:val="none" w:sz="0" w:space="0" w:color="auto"/>
                      </w:divBdr>
                    </w:div>
                  </w:divsChild>
                </w:div>
                <w:div w:id="1657221670">
                  <w:marLeft w:val="0"/>
                  <w:marRight w:val="0"/>
                  <w:marTop w:val="0"/>
                  <w:marBottom w:val="0"/>
                  <w:divBdr>
                    <w:top w:val="none" w:sz="0" w:space="0" w:color="auto"/>
                    <w:left w:val="none" w:sz="0" w:space="0" w:color="auto"/>
                    <w:bottom w:val="none" w:sz="0" w:space="0" w:color="auto"/>
                    <w:right w:val="none" w:sz="0" w:space="0" w:color="auto"/>
                  </w:divBdr>
                  <w:divsChild>
                    <w:div w:id="302851047">
                      <w:marLeft w:val="0"/>
                      <w:marRight w:val="0"/>
                      <w:marTop w:val="0"/>
                      <w:marBottom w:val="0"/>
                      <w:divBdr>
                        <w:top w:val="none" w:sz="0" w:space="0" w:color="auto"/>
                        <w:left w:val="none" w:sz="0" w:space="0" w:color="auto"/>
                        <w:bottom w:val="none" w:sz="0" w:space="0" w:color="auto"/>
                        <w:right w:val="none" w:sz="0" w:space="0" w:color="auto"/>
                      </w:divBdr>
                    </w:div>
                  </w:divsChild>
                </w:div>
                <w:div w:id="1658724795">
                  <w:marLeft w:val="0"/>
                  <w:marRight w:val="0"/>
                  <w:marTop w:val="0"/>
                  <w:marBottom w:val="0"/>
                  <w:divBdr>
                    <w:top w:val="none" w:sz="0" w:space="0" w:color="auto"/>
                    <w:left w:val="none" w:sz="0" w:space="0" w:color="auto"/>
                    <w:bottom w:val="none" w:sz="0" w:space="0" w:color="auto"/>
                    <w:right w:val="none" w:sz="0" w:space="0" w:color="auto"/>
                  </w:divBdr>
                  <w:divsChild>
                    <w:div w:id="562830971">
                      <w:marLeft w:val="0"/>
                      <w:marRight w:val="0"/>
                      <w:marTop w:val="0"/>
                      <w:marBottom w:val="0"/>
                      <w:divBdr>
                        <w:top w:val="none" w:sz="0" w:space="0" w:color="auto"/>
                        <w:left w:val="none" w:sz="0" w:space="0" w:color="auto"/>
                        <w:bottom w:val="none" w:sz="0" w:space="0" w:color="auto"/>
                        <w:right w:val="none" w:sz="0" w:space="0" w:color="auto"/>
                      </w:divBdr>
                    </w:div>
                  </w:divsChild>
                </w:div>
                <w:div w:id="1664550332">
                  <w:marLeft w:val="0"/>
                  <w:marRight w:val="0"/>
                  <w:marTop w:val="0"/>
                  <w:marBottom w:val="0"/>
                  <w:divBdr>
                    <w:top w:val="none" w:sz="0" w:space="0" w:color="auto"/>
                    <w:left w:val="none" w:sz="0" w:space="0" w:color="auto"/>
                    <w:bottom w:val="none" w:sz="0" w:space="0" w:color="auto"/>
                    <w:right w:val="none" w:sz="0" w:space="0" w:color="auto"/>
                  </w:divBdr>
                  <w:divsChild>
                    <w:div w:id="587424817">
                      <w:marLeft w:val="0"/>
                      <w:marRight w:val="0"/>
                      <w:marTop w:val="0"/>
                      <w:marBottom w:val="0"/>
                      <w:divBdr>
                        <w:top w:val="none" w:sz="0" w:space="0" w:color="auto"/>
                        <w:left w:val="none" w:sz="0" w:space="0" w:color="auto"/>
                        <w:bottom w:val="none" w:sz="0" w:space="0" w:color="auto"/>
                        <w:right w:val="none" w:sz="0" w:space="0" w:color="auto"/>
                      </w:divBdr>
                    </w:div>
                  </w:divsChild>
                </w:div>
                <w:div w:id="1673951881">
                  <w:marLeft w:val="0"/>
                  <w:marRight w:val="0"/>
                  <w:marTop w:val="0"/>
                  <w:marBottom w:val="0"/>
                  <w:divBdr>
                    <w:top w:val="none" w:sz="0" w:space="0" w:color="auto"/>
                    <w:left w:val="none" w:sz="0" w:space="0" w:color="auto"/>
                    <w:bottom w:val="none" w:sz="0" w:space="0" w:color="auto"/>
                    <w:right w:val="none" w:sz="0" w:space="0" w:color="auto"/>
                  </w:divBdr>
                  <w:divsChild>
                    <w:div w:id="1571888920">
                      <w:marLeft w:val="0"/>
                      <w:marRight w:val="0"/>
                      <w:marTop w:val="0"/>
                      <w:marBottom w:val="0"/>
                      <w:divBdr>
                        <w:top w:val="none" w:sz="0" w:space="0" w:color="auto"/>
                        <w:left w:val="none" w:sz="0" w:space="0" w:color="auto"/>
                        <w:bottom w:val="none" w:sz="0" w:space="0" w:color="auto"/>
                        <w:right w:val="none" w:sz="0" w:space="0" w:color="auto"/>
                      </w:divBdr>
                    </w:div>
                  </w:divsChild>
                </w:div>
                <w:div w:id="1697846262">
                  <w:marLeft w:val="0"/>
                  <w:marRight w:val="0"/>
                  <w:marTop w:val="0"/>
                  <w:marBottom w:val="0"/>
                  <w:divBdr>
                    <w:top w:val="none" w:sz="0" w:space="0" w:color="auto"/>
                    <w:left w:val="none" w:sz="0" w:space="0" w:color="auto"/>
                    <w:bottom w:val="none" w:sz="0" w:space="0" w:color="auto"/>
                    <w:right w:val="none" w:sz="0" w:space="0" w:color="auto"/>
                  </w:divBdr>
                  <w:divsChild>
                    <w:div w:id="1530605564">
                      <w:marLeft w:val="0"/>
                      <w:marRight w:val="0"/>
                      <w:marTop w:val="0"/>
                      <w:marBottom w:val="0"/>
                      <w:divBdr>
                        <w:top w:val="none" w:sz="0" w:space="0" w:color="auto"/>
                        <w:left w:val="none" w:sz="0" w:space="0" w:color="auto"/>
                        <w:bottom w:val="none" w:sz="0" w:space="0" w:color="auto"/>
                        <w:right w:val="none" w:sz="0" w:space="0" w:color="auto"/>
                      </w:divBdr>
                    </w:div>
                  </w:divsChild>
                </w:div>
                <w:div w:id="1700204465">
                  <w:marLeft w:val="0"/>
                  <w:marRight w:val="0"/>
                  <w:marTop w:val="0"/>
                  <w:marBottom w:val="0"/>
                  <w:divBdr>
                    <w:top w:val="none" w:sz="0" w:space="0" w:color="auto"/>
                    <w:left w:val="none" w:sz="0" w:space="0" w:color="auto"/>
                    <w:bottom w:val="none" w:sz="0" w:space="0" w:color="auto"/>
                    <w:right w:val="none" w:sz="0" w:space="0" w:color="auto"/>
                  </w:divBdr>
                  <w:divsChild>
                    <w:div w:id="940337692">
                      <w:marLeft w:val="0"/>
                      <w:marRight w:val="0"/>
                      <w:marTop w:val="0"/>
                      <w:marBottom w:val="0"/>
                      <w:divBdr>
                        <w:top w:val="none" w:sz="0" w:space="0" w:color="auto"/>
                        <w:left w:val="none" w:sz="0" w:space="0" w:color="auto"/>
                        <w:bottom w:val="none" w:sz="0" w:space="0" w:color="auto"/>
                        <w:right w:val="none" w:sz="0" w:space="0" w:color="auto"/>
                      </w:divBdr>
                    </w:div>
                  </w:divsChild>
                </w:div>
                <w:div w:id="1724063724">
                  <w:marLeft w:val="0"/>
                  <w:marRight w:val="0"/>
                  <w:marTop w:val="0"/>
                  <w:marBottom w:val="0"/>
                  <w:divBdr>
                    <w:top w:val="none" w:sz="0" w:space="0" w:color="auto"/>
                    <w:left w:val="none" w:sz="0" w:space="0" w:color="auto"/>
                    <w:bottom w:val="none" w:sz="0" w:space="0" w:color="auto"/>
                    <w:right w:val="none" w:sz="0" w:space="0" w:color="auto"/>
                  </w:divBdr>
                  <w:divsChild>
                    <w:div w:id="902911188">
                      <w:marLeft w:val="0"/>
                      <w:marRight w:val="0"/>
                      <w:marTop w:val="0"/>
                      <w:marBottom w:val="0"/>
                      <w:divBdr>
                        <w:top w:val="none" w:sz="0" w:space="0" w:color="auto"/>
                        <w:left w:val="none" w:sz="0" w:space="0" w:color="auto"/>
                        <w:bottom w:val="none" w:sz="0" w:space="0" w:color="auto"/>
                        <w:right w:val="none" w:sz="0" w:space="0" w:color="auto"/>
                      </w:divBdr>
                    </w:div>
                  </w:divsChild>
                </w:div>
                <w:div w:id="1737052579">
                  <w:marLeft w:val="0"/>
                  <w:marRight w:val="0"/>
                  <w:marTop w:val="0"/>
                  <w:marBottom w:val="0"/>
                  <w:divBdr>
                    <w:top w:val="none" w:sz="0" w:space="0" w:color="auto"/>
                    <w:left w:val="none" w:sz="0" w:space="0" w:color="auto"/>
                    <w:bottom w:val="none" w:sz="0" w:space="0" w:color="auto"/>
                    <w:right w:val="none" w:sz="0" w:space="0" w:color="auto"/>
                  </w:divBdr>
                  <w:divsChild>
                    <w:div w:id="1745250437">
                      <w:marLeft w:val="0"/>
                      <w:marRight w:val="0"/>
                      <w:marTop w:val="0"/>
                      <w:marBottom w:val="0"/>
                      <w:divBdr>
                        <w:top w:val="none" w:sz="0" w:space="0" w:color="auto"/>
                        <w:left w:val="none" w:sz="0" w:space="0" w:color="auto"/>
                        <w:bottom w:val="none" w:sz="0" w:space="0" w:color="auto"/>
                        <w:right w:val="none" w:sz="0" w:space="0" w:color="auto"/>
                      </w:divBdr>
                    </w:div>
                  </w:divsChild>
                </w:div>
                <w:div w:id="1741437026">
                  <w:marLeft w:val="0"/>
                  <w:marRight w:val="0"/>
                  <w:marTop w:val="0"/>
                  <w:marBottom w:val="0"/>
                  <w:divBdr>
                    <w:top w:val="none" w:sz="0" w:space="0" w:color="auto"/>
                    <w:left w:val="none" w:sz="0" w:space="0" w:color="auto"/>
                    <w:bottom w:val="none" w:sz="0" w:space="0" w:color="auto"/>
                    <w:right w:val="none" w:sz="0" w:space="0" w:color="auto"/>
                  </w:divBdr>
                  <w:divsChild>
                    <w:div w:id="2017073350">
                      <w:marLeft w:val="0"/>
                      <w:marRight w:val="0"/>
                      <w:marTop w:val="0"/>
                      <w:marBottom w:val="0"/>
                      <w:divBdr>
                        <w:top w:val="none" w:sz="0" w:space="0" w:color="auto"/>
                        <w:left w:val="none" w:sz="0" w:space="0" w:color="auto"/>
                        <w:bottom w:val="none" w:sz="0" w:space="0" w:color="auto"/>
                        <w:right w:val="none" w:sz="0" w:space="0" w:color="auto"/>
                      </w:divBdr>
                    </w:div>
                  </w:divsChild>
                </w:div>
                <w:div w:id="1756046157">
                  <w:marLeft w:val="0"/>
                  <w:marRight w:val="0"/>
                  <w:marTop w:val="0"/>
                  <w:marBottom w:val="0"/>
                  <w:divBdr>
                    <w:top w:val="none" w:sz="0" w:space="0" w:color="auto"/>
                    <w:left w:val="none" w:sz="0" w:space="0" w:color="auto"/>
                    <w:bottom w:val="none" w:sz="0" w:space="0" w:color="auto"/>
                    <w:right w:val="none" w:sz="0" w:space="0" w:color="auto"/>
                  </w:divBdr>
                  <w:divsChild>
                    <w:div w:id="1365055142">
                      <w:marLeft w:val="0"/>
                      <w:marRight w:val="0"/>
                      <w:marTop w:val="0"/>
                      <w:marBottom w:val="0"/>
                      <w:divBdr>
                        <w:top w:val="none" w:sz="0" w:space="0" w:color="auto"/>
                        <w:left w:val="none" w:sz="0" w:space="0" w:color="auto"/>
                        <w:bottom w:val="none" w:sz="0" w:space="0" w:color="auto"/>
                        <w:right w:val="none" w:sz="0" w:space="0" w:color="auto"/>
                      </w:divBdr>
                    </w:div>
                  </w:divsChild>
                </w:div>
                <w:div w:id="1757897081">
                  <w:marLeft w:val="0"/>
                  <w:marRight w:val="0"/>
                  <w:marTop w:val="0"/>
                  <w:marBottom w:val="0"/>
                  <w:divBdr>
                    <w:top w:val="none" w:sz="0" w:space="0" w:color="auto"/>
                    <w:left w:val="none" w:sz="0" w:space="0" w:color="auto"/>
                    <w:bottom w:val="none" w:sz="0" w:space="0" w:color="auto"/>
                    <w:right w:val="none" w:sz="0" w:space="0" w:color="auto"/>
                  </w:divBdr>
                  <w:divsChild>
                    <w:div w:id="150368967">
                      <w:marLeft w:val="0"/>
                      <w:marRight w:val="0"/>
                      <w:marTop w:val="0"/>
                      <w:marBottom w:val="0"/>
                      <w:divBdr>
                        <w:top w:val="none" w:sz="0" w:space="0" w:color="auto"/>
                        <w:left w:val="none" w:sz="0" w:space="0" w:color="auto"/>
                        <w:bottom w:val="none" w:sz="0" w:space="0" w:color="auto"/>
                        <w:right w:val="none" w:sz="0" w:space="0" w:color="auto"/>
                      </w:divBdr>
                    </w:div>
                  </w:divsChild>
                </w:div>
                <w:div w:id="1770586986">
                  <w:marLeft w:val="0"/>
                  <w:marRight w:val="0"/>
                  <w:marTop w:val="0"/>
                  <w:marBottom w:val="0"/>
                  <w:divBdr>
                    <w:top w:val="none" w:sz="0" w:space="0" w:color="auto"/>
                    <w:left w:val="none" w:sz="0" w:space="0" w:color="auto"/>
                    <w:bottom w:val="none" w:sz="0" w:space="0" w:color="auto"/>
                    <w:right w:val="none" w:sz="0" w:space="0" w:color="auto"/>
                  </w:divBdr>
                  <w:divsChild>
                    <w:div w:id="249193992">
                      <w:marLeft w:val="0"/>
                      <w:marRight w:val="0"/>
                      <w:marTop w:val="0"/>
                      <w:marBottom w:val="0"/>
                      <w:divBdr>
                        <w:top w:val="none" w:sz="0" w:space="0" w:color="auto"/>
                        <w:left w:val="none" w:sz="0" w:space="0" w:color="auto"/>
                        <w:bottom w:val="none" w:sz="0" w:space="0" w:color="auto"/>
                        <w:right w:val="none" w:sz="0" w:space="0" w:color="auto"/>
                      </w:divBdr>
                    </w:div>
                  </w:divsChild>
                </w:div>
                <w:div w:id="1786537168">
                  <w:marLeft w:val="0"/>
                  <w:marRight w:val="0"/>
                  <w:marTop w:val="0"/>
                  <w:marBottom w:val="0"/>
                  <w:divBdr>
                    <w:top w:val="none" w:sz="0" w:space="0" w:color="auto"/>
                    <w:left w:val="none" w:sz="0" w:space="0" w:color="auto"/>
                    <w:bottom w:val="none" w:sz="0" w:space="0" w:color="auto"/>
                    <w:right w:val="none" w:sz="0" w:space="0" w:color="auto"/>
                  </w:divBdr>
                  <w:divsChild>
                    <w:div w:id="1362972623">
                      <w:marLeft w:val="0"/>
                      <w:marRight w:val="0"/>
                      <w:marTop w:val="0"/>
                      <w:marBottom w:val="0"/>
                      <w:divBdr>
                        <w:top w:val="none" w:sz="0" w:space="0" w:color="auto"/>
                        <w:left w:val="none" w:sz="0" w:space="0" w:color="auto"/>
                        <w:bottom w:val="none" w:sz="0" w:space="0" w:color="auto"/>
                        <w:right w:val="none" w:sz="0" w:space="0" w:color="auto"/>
                      </w:divBdr>
                    </w:div>
                  </w:divsChild>
                </w:div>
                <w:div w:id="1793548956">
                  <w:marLeft w:val="0"/>
                  <w:marRight w:val="0"/>
                  <w:marTop w:val="0"/>
                  <w:marBottom w:val="0"/>
                  <w:divBdr>
                    <w:top w:val="none" w:sz="0" w:space="0" w:color="auto"/>
                    <w:left w:val="none" w:sz="0" w:space="0" w:color="auto"/>
                    <w:bottom w:val="none" w:sz="0" w:space="0" w:color="auto"/>
                    <w:right w:val="none" w:sz="0" w:space="0" w:color="auto"/>
                  </w:divBdr>
                  <w:divsChild>
                    <w:div w:id="394741307">
                      <w:marLeft w:val="0"/>
                      <w:marRight w:val="0"/>
                      <w:marTop w:val="0"/>
                      <w:marBottom w:val="0"/>
                      <w:divBdr>
                        <w:top w:val="none" w:sz="0" w:space="0" w:color="auto"/>
                        <w:left w:val="none" w:sz="0" w:space="0" w:color="auto"/>
                        <w:bottom w:val="none" w:sz="0" w:space="0" w:color="auto"/>
                        <w:right w:val="none" w:sz="0" w:space="0" w:color="auto"/>
                      </w:divBdr>
                    </w:div>
                  </w:divsChild>
                </w:div>
                <w:div w:id="1800563963">
                  <w:marLeft w:val="0"/>
                  <w:marRight w:val="0"/>
                  <w:marTop w:val="0"/>
                  <w:marBottom w:val="0"/>
                  <w:divBdr>
                    <w:top w:val="none" w:sz="0" w:space="0" w:color="auto"/>
                    <w:left w:val="none" w:sz="0" w:space="0" w:color="auto"/>
                    <w:bottom w:val="none" w:sz="0" w:space="0" w:color="auto"/>
                    <w:right w:val="none" w:sz="0" w:space="0" w:color="auto"/>
                  </w:divBdr>
                  <w:divsChild>
                    <w:div w:id="203830475">
                      <w:marLeft w:val="0"/>
                      <w:marRight w:val="0"/>
                      <w:marTop w:val="0"/>
                      <w:marBottom w:val="0"/>
                      <w:divBdr>
                        <w:top w:val="none" w:sz="0" w:space="0" w:color="auto"/>
                        <w:left w:val="none" w:sz="0" w:space="0" w:color="auto"/>
                        <w:bottom w:val="none" w:sz="0" w:space="0" w:color="auto"/>
                        <w:right w:val="none" w:sz="0" w:space="0" w:color="auto"/>
                      </w:divBdr>
                    </w:div>
                  </w:divsChild>
                </w:div>
                <w:div w:id="1823963458">
                  <w:marLeft w:val="0"/>
                  <w:marRight w:val="0"/>
                  <w:marTop w:val="0"/>
                  <w:marBottom w:val="0"/>
                  <w:divBdr>
                    <w:top w:val="none" w:sz="0" w:space="0" w:color="auto"/>
                    <w:left w:val="none" w:sz="0" w:space="0" w:color="auto"/>
                    <w:bottom w:val="none" w:sz="0" w:space="0" w:color="auto"/>
                    <w:right w:val="none" w:sz="0" w:space="0" w:color="auto"/>
                  </w:divBdr>
                  <w:divsChild>
                    <w:div w:id="1184705168">
                      <w:marLeft w:val="0"/>
                      <w:marRight w:val="0"/>
                      <w:marTop w:val="0"/>
                      <w:marBottom w:val="0"/>
                      <w:divBdr>
                        <w:top w:val="none" w:sz="0" w:space="0" w:color="auto"/>
                        <w:left w:val="none" w:sz="0" w:space="0" w:color="auto"/>
                        <w:bottom w:val="none" w:sz="0" w:space="0" w:color="auto"/>
                        <w:right w:val="none" w:sz="0" w:space="0" w:color="auto"/>
                      </w:divBdr>
                    </w:div>
                  </w:divsChild>
                </w:div>
                <w:div w:id="1855530072">
                  <w:marLeft w:val="0"/>
                  <w:marRight w:val="0"/>
                  <w:marTop w:val="0"/>
                  <w:marBottom w:val="0"/>
                  <w:divBdr>
                    <w:top w:val="none" w:sz="0" w:space="0" w:color="auto"/>
                    <w:left w:val="none" w:sz="0" w:space="0" w:color="auto"/>
                    <w:bottom w:val="none" w:sz="0" w:space="0" w:color="auto"/>
                    <w:right w:val="none" w:sz="0" w:space="0" w:color="auto"/>
                  </w:divBdr>
                  <w:divsChild>
                    <w:div w:id="2004504321">
                      <w:marLeft w:val="0"/>
                      <w:marRight w:val="0"/>
                      <w:marTop w:val="0"/>
                      <w:marBottom w:val="0"/>
                      <w:divBdr>
                        <w:top w:val="none" w:sz="0" w:space="0" w:color="auto"/>
                        <w:left w:val="none" w:sz="0" w:space="0" w:color="auto"/>
                        <w:bottom w:val="none" w:sz="0" w:space="0" w:color="auto"/>
                        <w:right w:val="none" w:sz="0" w:space="0" w:color="auto"/>
                      </w:divBdr>
                    </w:div>
                  </w:divsChild>
                </w:div>
                <w:div w:id="1860394185">
                  <w:marLeft w:val="0"/>
                  <w:marRight w:val="0"/>
                  <w:marTop w:val="0"/>
                  <w:marBottom w:val="0"/>
                  <w:divBdr>
                    <w:top w:val="none" w:sz="0" w:space="0" w:color="auto"/>
                    <w:left w:val="none" w:sz="0" w:space="0" w:color="auto"/>
                    <w:bottom w:val="none" w:sz="0" w:space="0" w:color="auto"/>
                    <w:right w:val="none" w:sz="0" w:space="0" w:color="auto"/>
                  </w:divBdr>
                  <w:divsChild>
                    <w:div w:id="218128377">
                      <w:marLeft w:val="0"/>
                      <w:marRight w:val="0"/>
                      <w:marTop w:val="0"/>
                      <w:marBottom w:val="0"/>
                      <w:divBdr>
                        <w:top w:val="none" w:sz="0" w:space="0" w:color="auto"/>
                        <w:left w:val="none" w:sz="0" w:space="0" w:color="auto"/>
                        <w:bottom w:val="none" w:sz="0" w:space="0" w:color="auto"/>
                        <w:right w:val="none" w:sz="0" w:space="0" w:color="auto"/>
                      </w:divBdr>
                    </w:div>
                  </w:divsChild>
                </w:div>
                <w:div w:id="1874463168">
                  <w:marLeft w:val="0"/>
                  <w:marRight w:val="0"/>
                  <w:marTop w:val="0"/>
                  <w:marBottom w:val="0"/>
                  <w:divBdr>
                    <w:top w:val="none" w:sz="0" w:space="0" w:color="auto"/>
                    <w:left w:val="none" w:sz="0" w:space="0" w:color="auto"/>
                    <w:bottom w:val="none" w:sz="0" w:space="0" w:color="auto"/>
                    <w:right w:val="none" w:sz="0" w:space="0" w:color="auto"/>
                  </w:divBdr>
                  <w:divsChild>
                    <w:div w:id="696084263">
                      <w:marLeft w:val="0"/>
                      <w:marRight w:val="0"/>
                      <w:marTop w:val="0"/>
                      <w:marBottom w:val="0"/>
                      <w:divBdr>
                        <w:top w:val="none" w:sz="0" w:space="0" w:color="auto"/>
                        <w:left w:val="none" w:sz="0" w:space="0" w:color="auto"/>
                        <w:bottom w:val="none" w:sz="0" w:space="0" w:color="auto"/>
                        <w:right w:val="none" w:sz="0" w:space="0" w:color="auto"/>
                      </w:divBdr>
                    </w:div>
                  </w:divsChild>
                </w:div>
                <w:div w:id="1875847058">
                  <w:marLeft w:val="0"/>
                  <w:marRight w:val="0"/>
                  <w:marTop w:val="0"/>
                  <w:marBottom w:val="0"/>
                  <w:divBdr>
                    <w:top w:val="none" w:sz="0" w:space="0" w:color="auto"/>
                    <w:left w:val="none" w:sz="0" w:space="0" w:color="auto"/>
                    <w:bottom w:val="none" w:sz="0" w:space="0" w:color="auto"/>
                    <w:right w:val="none" w:sz="0" w:space="0" w:color="auto"/>
                  </w:divBdr>
                  <w:divsChild>
                    <w:div w:id="1430467901">
                      <w:marLeft w:val="0"/>
                      <w:marRight w:val="0"/>
                      <w:marTop w:val="0"/>
                      <w:marBottom w:val="0"/>
                      <w:divBdr>
                        <w:top w:val="none" w:sz="0" w:space="0" w:color="auto"/>
                        <w:left w:val="none" w:sz="0" w:space="0" w:color="auto"/>
                        <w:bottom w:val="none" w:sz="0" w:space="0" w:color="auto"/>
                        <w:right w:val="none" w:sz="0" w:space="0" w:color="auto"/>
                      </w:divBdr>
                    </w:div>
                  </w:divsChild>
                </w:div>
                <w:div w:id="1893535391">
                  <w:marLeft w:val="0"/>
                  <w:marRight w:val="0"/>
                  <w:marTop w:val="0"/>
                  <w:marBottom w:val="0"/>
                  <w:divBdr>
                    <w:top w:val="none" w:sz="0" w:space="0" w:color="auto"/>
                    <w:left w:val="none" w:sz="0" w:space="0" w:color="auto"/>
                    <w:bottom w:val="none" w:sz="0" w:space="0" w:color="auto"/>
                    <w:right w:val="none" w:sz="0" w:space="0" w:color="auto"/>
                  </w:divBdr>
                  <w:divsChild>
                    <w:div w:id="1949193462">
                      <w:marLeft w:val="0"/>
                      <w:marRight w:val="0"/>
                      <w:marTop w:val="0"/>
                      <w:marBottom w:val="0"/>
                      <w:divBdr>
                        <w:top w:val="none" w:sz="0" w:space="0" w:color="auto"/>
                        <w:left w:val="none" w:sz="0" w:space="0" w:color="auto"/>
                        <w:bottom w:val="none" w:sz="0" w:space="0" w:color="auto"/>
                        <w:right w:val="none" w:sz="0" w:space="0" w:color="auto"/>
                      </w:divBdr>
                    </w:div>
                  </w:divsChild>
                </w:div>
                <w:div w:id="1904489656">
                  <w:marLeft w:val="0"/>
                  <w:marRight w:val="0"/>
                  <w:marTop w:val="0"/>
                  <w:marBottom w:val="0"/>
                  <w:divBdr>
                    <w:top w:val="none" w:sz="0" w:space="0" w:color="auto"/>
                    <w:left w:val="none" w:sz="0" w:space="0" w:color="auto"/>
                    <w:bottom w:val="none" w:sz="0" w:space="0" w:color="auto"/>
                    <w:right w:val="none" w:sz="0" w:space="0" w:color="auto"/>
                  </w:divBdr>
                  <w:divsChild>
                    <w:div w:id="1470829876">
                      <w:marLeft w:val="0"/>
                      <w:marRight w:val="0"/>
                      <w:marTop w:val="0"/>
                      <w:marBottom w:val="0"/>
                      <w:divBdr>
                        <w:top w:val="none" w:sz="0" w:space="0" w:color="auto"/>
                        <w:left w:val="none" w:sz="0" w:space="0" w:color="auto"/>
                        <w:bottom w:val="none" w:sz="0" w:space="0" w:color="auto"/>
                        <w:right w:val="none" w:sz="0" w:space="0" w:color="auto"/>
                      </w:divBdr>
                    </w:div>
                  </w:divsChild>
                </w:div>
                <w:div w:id="1907453157">
                  <w:marLeft w:val="0"/>
                  <w:marRight w:val="0"/>
                  <w:marTop w:val="0"/>
                  <w:marBottom w:val="0"/>
                  <w:divBdr>
                    <w:top w:val="none" w:sz="0" w:space="0" w:color="auto"/>
                    <w:left w:val="none" w:sz="0" w:space="0" w:color="auto"/>
                    <w:bottom w:val="none" w:sz="0" w:space="0" w:color="auto"/>
                    <w:right w:val="none" w:sz="0" w:space="0" w:color="auto"/>
                  </w:divBdr>
                  <w:divsChild>
                    <w:div w:id="1698965676">
                      <w:marLeft w:val="0"/>
                      <w:marRight w:val="0"/>
                      <w:marTop w:val="0"/>
                      <w:marBottom w:val="0"/>
                      <w:divBdr>
                        <w:top w:val="none" w:sz="0" w:space="0" w:color="auto"/>
                        <w:left w:val="none" w:sz="0" w:space="0" w:color="auto"/>
                        <w:bottom w:val="none" w:sz="0" w:space="0" w:color="auto"/>
                        <w:right w:val="none" w:sz="0" w:space="0" w:color="auto"/>
                      </w:divBdr>
                    </w:div>
                  </w:divsChild>
                </w:div>
                <w:div w:id="1925914504">
                  <w:marLeft w:val="0"/>
                  <w:marRight w:val="0"/>
                  <w:marTop w:val="0"/>
                  <w:marBottom w:val="0"/>
                  <w:divBdr>
                    <w:top w:val="none" w:sz="0" w:space="0" w:color="auto"/>
                    <w:left w:val="none" w:sz="0" w:space="0" w:color="auto"/>
                    <w:bottom w:val="none" w:sz="0" w:space="0" w:color="auto"/>
                    <w:right w:val="none" w:sz="0" w:space="0" w:color="auto"/>
                  </w:divBdr>
                  <w:divsChild>
                    <w:div w:id="98258872">
                      <w:marLeft w:val="0"/>
                      <w:marRight w:val="0"/>
                      <w:marTop w:val="0"/>
                      <w:marBottom w:val="0"/>
                      <w:divBdr>
                        <w:top w:val="none" w:sz="0" w:space="0" w:color="auto"/>
                        <w:left w:val="none" w:sz="0" w:space="0" w:color="auto"/>
                        <w:bottom w:val="none" w:sz="0" w:space="0" w:color="auto"/>
                        <w:right w:val="none" w:sz="0" w:space="0" w:color="auto"/>
                      </w:divBdr>
                    </w:div>
                  </w:divsChild>
                </w:div>
                <w:div w:id="1943562973">
                  <w:marLeft w:val="0"/>
                  <w:marRight w:val="0"/>
                  <w:marTop w:val="0"/>
                  <w:marBottom w:val="0"/>
                  <w:divBdr>
                    <w:top w:val="none" w:sz="0" w:space="0" w:color="auto"/>
                    <w:left w:val="none" w:sz="0" w:space="0" w:color="auto"/>
                    <w:bottom w:val="none" w:sz="0" w:space="0" w:color="auto"/>
                    <w:right w:val="none" w:sz="0" w:space="0" w:color="auto"/>
                  </w:divBdr>
                  <w:divsChild>
                    <w:div w:id="920912659">
                      <w:marLeft w:val="0"/>
                      <w:marRight w:val="0"/>
                      <w:marTop w:val="0"/>
                      <w:marBottom w:val="0"/>
                      <w:divBdr>
                        <w:top w:val="none" w:sz="0" w:space="0" w:color="auto"/>
                        <w:left w:val="none" w:sz="0" w:space="0" w:color="auto"/>
                        <w:bottom w:val="none" w:sz="0" w:space="0" w:color="auto"/>
                        <w:right w:val="none" w:sz="0" w:space="0" w:color="auto"/>
                      </w:divBdr>
                    </w:div>
                  </w:divsChild>
                </w:div>
                <w:div w:id="1984576685">
                  <w:marLeft w:val="0"/>
                  <w:marRight w:val="0"/>
                  <w:marTop w:val="0"/>
                  <w:marBottom w:val="0"/>
                  <w:divBdr>
                    <w:top w:val="none" w:sz="0" w:space="0" w:color="auto"/>
                    <w:left w:val="none" w:sz="0" w:space="0" w:color="auto"/>
                    <w:bottom w:val="none" w:sz="0" w:space="0" w:color="auto"/>
                    <w:right w:val="none" w:sz="0" w:space="0" w:color="auto"/>
                  </w:divBdr>
                  <w:divsChild>
                    <w:div w:id="1523128441">
                      <w:marLeft w:val="0"/>
                      <w:marRight w:val="0"/>
                      <w:marTop w:val="0"/>
                      <w:marBottom w:val="0"/>
                      <w:divBdr>
                        <w:top w:val="none" w:sz="0" w:space="0" w:color="auto"/>
                        <w:left w:val="none" w:sz="0" w:space="0" w:color="auto"/>
                        <w:bottom w:val="none" w:sz="0" w:space="0" w:color="auto"/>
                        <w:right w:val="none" w:sz="0" w:space="0" w:color="auto"/>
                      </w:divBdr>
                    </w:div>
                  </w:divsChild>
                </w:div>
                <w:div w:id="1995183805">
                  <w:marLeft w:val="0"/>
                  <w:marRight w:val="0"/>
                  <w:marTop w:val="0"/>
                  <w:marBottom w:val="0"/>
                  <w:divBdr>
                    <w:top w:val="none" w:sz="0" w:space="0" w:color="auto"/>
                    <w:left w:val="none" w:sz="0" w:space="0" w:color="auto"/>
                    <w:bottom w:val="none" w:sz="0" w:space="0" w:color="auto"/>
                    <w:right w:val="none" w:sz="0" w:space="0" w:color="auto"/>
                  </w:divBdr>
                  <w:divsChild>
                    <w:div w:id="1069696291">
                      <w:marLeft w:val="0"/>
                      <w:marRight w:val="0"/>
                      <w:marTop w:val="0"/>
                      <w:marBottom w:val="0"/>
                      <w:divBdr>
                        <w:top w:val="none" w:sz="0" w:space="0" w:color="auto"/>
                        <w:left w:val="none" w:sz="0" w:space="0" w:color="auto"/>
                        <w:bottom w:val="none" w:sz="0" w:space="0" w:color="auto"/>
                        <w:right w:val="none" w:sz="0" w:space="0" w:color="auto"/>
                      </w:divBdr>
                    </w:div>
                  </w:divsChild>
                </w:div>
                <w:div w:id="2005163114">
                  <w:marLeft w:val="0"/>
                  <w:marRight w:val="0"/>
                  <w:marTop w:val="0"/>
                  <w:marBottom w:val="0"/>
                  <w:divBdr>
                    <w:top w:val="none" w:sz="0" w:space="0" w:color="auto"/>
                    <w:left w:val="none" w:sz="0" w:space="0" w:color="auto"/>
                    <w:bottom w:val="none" w:sz="0" w:space="0" w:color="auto"/>
                    <w:right w:val="none" w:sz="0" w:space="0" w:color="auto"/>
                  </w:divBdr>
                  <w:divsChild>
                    <w:div w:id="476841414">
                      <w:marLeft w:val="0"/>
                      <w:marRight w:val="0"/>
                      <w:marTop w:val="0"/>
                      <w:marBottom w:val="0"/>
                      <w:divBdr>
                        <w:top w:val="none" w:sz="0" w:space="0" w:color="auto"/>
                        <w:left w:val="none" w:sz="0" w:space="0" w:color="auto"/>
                        <w:bottom w:val="none" w:sz="0" w:space="0" w:color="auto"/>
                        <w:right w:val="none" w:sz="0" w:space="0" w:color="auto"/>
                      </w:divBdr>
                    </w:div>
                  </w:divsChild>
                </w:div>
                <w:div w:id="2008901589">
                  <w:marLeft w:val="0"/>
                  <w:marRight w:val="0"/>
                  <w:marTop w:val="0"/>
                  <w:marBottom w:val="0"/>
                  <w:divBdr>
                    <w:top w:val="none" w:sz="0" w:space="0" w:color="auto"/>
                    <w:left w:val="none" w:sz="0" w:space="0" w:color="auto"/>
                    <w:bottom w:val="none" w:sz="0" w:space="0" w:color="auto"/>
                    <w:right w:val="none" w:sz="0" w:space="0" w:color="auto"/>
                  </w:divBdr>
                  <w:divsChild>
                    <w:div w:id="392391037">
                      <w:marLeft w:val="0"/>
                      <w:marRight w:val="0"/>
                      <w:marTop w:val="0"/>
                      <w:marBottom w:val="0"/>
                      <w:divBdr>
                        <w:top w:val="none" w:sz="0" w:space="0" w:color="auto"/>
                        <w:left w:val="none" w:sz="0" w:space="0" w:color="auto"/>
                        <w:bottom w:val="none" w:sz="0" w:space="0" w:color="auto"/>
                        <w:right w:val="none" w:sz="0" w:space="0" w:color="auto"/>
                      </w:divBdr>
                    </w:div>
                  </w:divsChild>
                </w:div>
                <w:div w:id="2053461950">
                  <w:marLeft w:val="0"/>
                  <w:marRight w:val="0"/>
                  <w:marTop w:val="0"/>
                  <w:marBottom w:val="0"/>
                  <w:divBdr>
                    <w:top w:val="none" w:sz="0" w:space="0" w:color="auto"/>
                    <w:left w:val="none" w:sz="0" w:space="0" w:color="auto"/>
                    <w:bottom w:val="none" w:sz="0" w:space="0" w:color="auto"/>
                    <w:right w:val="none" w:sz="0" w:space="0" w:color="auto"/>
                  </w:divBdr>
                  <w:divsChild>
                    <w:div w:id="187256350">
                      <w:marLeft w:val="0"/>
                      <w:marRight w:val="0"/>
                      <w:marTop w:val="0"/>
                      <w:marBottom w:val="0"/>
                      <w:divBdr>
                        <w:top w:val="none" w:sz="0" w:space="0" w:color="auto"/>
                        <w:left w:val="none" w:sz="0" w:space="0" w:color="auto"/>
                        <w:bottom w:val="none" w:sz="0" w:space="0" w:color="auto"/>
                        <w:right w:val="none" w:sz="0" w:space="0" w:color="auto"/>
                      </w:divBdr>
                    </w:div>
                  </w:divsChild>
                </w:div>
                <w:div w:id="2055078096">
                  <w:marLeft w:val="0"/>
                  <w:marRight w:val="0"/>
                  <w:marTop w:val="0"/>
                  <w:marBottom w:val="0"/>
                  <w:divBdr>
                    <w:top w:val="none" w:sz="0" w:space="0" w:color="auto"/>
                    <w:left w:val="none" w:sz="0" w:space="0" w:color="auto"/>
                    <w:bottom w:val="none" w:sz="0" w:space="0" w:color="auto"/>
                    <w:right w:val="none" w:sz="0" w:space="0" w:color="auto"/>
                  </w:divBdr>
                  <w:divsChild>
                    <w:div w:id="1643578561">
                      <w:marLeft w:val="0"/>
                      <w:marRight w:val="0"/>
                      <w:marTop w:val="0"/>
                      <w:marBottom w:val="0"/>
                      <w:divBdr>
                        <w:top w:val="none" w:sz="0" w:space="0" w:color="auto"/>
                        <w:left w:val="none" w:sz="0" w:space="0" w:color="auto"/>
                        <w:bottom w:val="none" w:sz="0" w:space="0" w:color="auto"/>
                        <w:right w:val="none" w:sz="0" w:space="0" w:color="auto"/>
                      </w:divBdr>
                    </w:div>
                  </w:divsChild>
                </w:div>
                <w:div w:id="2063166511">
                  <w:marLeft w:val="0"/>
                  <w:marRight w:val="0"/>
                  <w:marTop w:val="0"/>
                  <w:marBottom w:val="0"/>
                  <w:divBdr>
                    <w:top w:val="none" w:sz="0" w:space="0" w:color="auto"/>
                    <w:left w:val="none" w:sz="0" w:space="0" w:color="auto"/>
                    <w:bottom w:val="none" w:sz="0" w:space="0" w:color="auto"/>
                    <w:right w:val="none" w:sz="0" w:space="0" w:color="auto"/>
                  </w:divBdr>
                  <w:divsChild>
                    <w:div w:id="681014697">
                      <w:marLeft w:val="0"/>
                      <w:marRight w:val="0"/>
                      <w:marTop w:val="0"/>
                      <w:marBottom w:val="0"/>
                      <w:divBdr>
                        <w:top w:val="none" w:sz="0" w:space="0" w:color="auto"/>
                        <w:left w:val="none" w:sz="0" w:space="0" w:color="auto"/>
                        <w:bottom w:val="none" w:sz="0" w:space="0" w:color="auto"/>
                        <w:right w:val="none" w:sz="0" w:space="0" w:color="auto"/>
                      </w:divBdr>
                    </w:div>
                  </w:divsChild>
                </w:div>
                <w:div w:id="2080403854">
                  <w:marLeft w:val="0"/>
                  <w:marRight w:val="0"/>
                  <w:marTop w:val="0"/>
                  <w:marBottom w:val="0"/>
                  <w:divBdr>
                    <w:top w:val="none" w:sz="0" w:space="0" w:color="auto"/>
                    <w:left w:val="none" w:sz="0" w:space="0" w:color="auto"/>
                    <w:bottom w:val="none" w:sz="0" w:space="0" w:color="auto"/>
                    <w:right w:val="none" w:sz="0" w:space="0" w:color="auto"/>
                  </w:divBdr>
                  <w:divsChild>
                    <w:div w:id="1098137517">
                      <w:marLeft w:val="0"/>
                      <w:marRight w:val="0"/>
                      <w:marTop w:val="0"/>
                      <w:marBottom w:val="0"/>
                      <w:divBdr>
                        <w:top w:val="none" w:sz="0" w:space="0" w:color="auto"/>
                        <w:left w:val="none" w:sz="0" w:space="0" w:color="auto"/>
                        <w:bottom w:val="none" w:sz="0" w:space="0" w:color="auto"/>
                        <w:right w:val="none" w:sz="0" w:space="0" w:color="auto"/>
                      </w:divBdr>
                    </w:div>
                  </w:divsChild>
                </w:div>
                <w:div w:id="2091928056">
                  <w:marLeft w:val="0"/>
                  <w:marRight w:val="0"/>
                  <w:marTop w:val="0"/>
                  <w:marBottom w:val="0"/>
                  <w:divBdr>
                    <w:top w:val="none" w:sz="0" w:space="0" w:color="auto"/>
                    <w:left w:val="none" w:sz="0" w:space="0" w:color="auto"/>
                    <w:bottom w:val="none" w:sz="0" w:space="0" w:color="auto"/>
                    <w:right w:val="none" w:sz="0" w:space="0" w:color="auto"/>
                  </w:divBdr>
                  <w:divsChild>
                    <w:div w:id="152646923">
                      <w:marLeft w:val="0"/>
                      <w:marRight w:val="0"/>
                      <w:marTop w:val="0"/>
                      <w:marBottom w:val="0"/>
                      <w:divBdr>
                        <w:top w:val="none" w:sz="0" w:space="0" w:color="auto"/>
                        <w:left w:val="none" w:sz="0" w:space="0" w:color="auto"/>
                        <w:bottom w:val="none" w:sz="0" w:space="0" w:color="auto"/>
                        <w:right w:val="none" w:sz="0" w:space="0" w:color="auto"/>
                      </w:divBdr>
                    </w:div>
                  </w:divsChild>
                </w:div>
                <w:div w:id="2123843828">
                  <w:marLeft w:val="0"/>
                  <w:marRight w:val="0"/>
                  <w:marTop w:val="0"/>
                  <w:marBottom w:val="0"/>
                  <w:divBdr>
                    <w:top w:val="none" w:sz="0" w:space="0" w:color="auto"/>
                    <w:left w:val="none" w:sz="0" w:space="0" w:color="auto"/>
                    <w:bottom w:val="none" w:sz="0" w:space="0" w:color="auto"/>
                    <w:right w:val="none" w:sz="0" w:space="0" w:color="auto"/>
                  </w:divBdr>
                  <w:divsChild>
                    <w:div w:id="406613026">
                      <w:marLeft w:val="0"/>
                      <w:marRight w:val="0"/>
                      <w:marTop w:val="0"/>
                      <w:marBottom w:val="0"/>
                      <w:divBdr>
                        <w:top w:val="none" w:sz="0" w:space="0" w:color="auto"/>
                        <w:left w:val="none" w:sz="0" w:space="0" w:color="auto"/>
                        <w:bottom w:val="none" w:sz="0" w:space="0" w:color="auto"/>
                        <w:right w:val="none" w:sz="0" w:space="0" w:color="auto"/>
                      </w:divBdr>
                    </w:div>
                  </w:divsChild>
                </w:div>
                <w:div w:id="2144955270">
                  <w:marLeft w:val="0"/>
                  <w:marRight w:val="0"/>
                  <w:marTop w:val="0"/>
                  <w:marBottom w:val="0"/>
                  <w:divBdr>
                    <w:top w:val="none" w:sz="0" w:space="0" w:color="auto"/>
                    <w:left w:val="none" w:sz="0" w:space="0" w:color="auto"/>
                    <w:bottom w:val="none" w:sz="0" w:space="0" w:color="auto"/>
                    <w:right w:val="none" w:sz="0" w:space="0" w:color="auto"/>
                  </w:divBdr>
                  <w:divsChild>
                    <w:div w:id="16411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65625">
          <w:marLeft w:val="0"/>
          <w:marRight w:val="0"/>
          <w:marTop w:val="0"/>
          <w:marBottom w:val="0"/>
          <w:divBdr>
            <w:top w:val="none" w:sz="0" w:space="0" w:color="auto"/>
            <w:left w:val="none" w:sz="0" w:space="0" w:color="auto"/>
            <w:bottom w:val="none" w:sz="0" w:space="0" w:color="auto"/>
            <w:right w:val="none" w:sz="0" w:space="0" w:color="auto"/>
          </w:divBdr>
        </w:div>
        <w:div w:id="1523864025">
          <w:marLeft w:val="0"/>
          <w:marRight w:val="0"/>
          <w:marTop w:val="0"/>
          <w:marBottom w:val="0"/>
          <w:divBdr>
            <w:top w:val="none" w:sz="0" w:space="0" w:color="auto"/>
            <w:left w:val="none" w:sz="0" w:space="0" w:color="auto"/>
            <w:bottom w:val="none" w:sz="0" w:space="0" w:color="auto"/>
            <w:right w:val="none" w:sz="0" w:space="0" w:color="auto"/>
          </w:divBdr>
          <w:divsChild>
            <w:div w:id="8724445">
              <w:marLeft w:val="0"/>
              <w:marRight w:val="0"/>
              <w:marTop w:val="0"/>
              <w:marBottom w:val="0"/>
              <w:divBdr>
                <w:top w:val="none" w:sz="0" w:space="0" w:color="auto"/>
                <w:left w:val="none" w:sz="0" w:space="0" w:color="auto"/>
                <w:bottom w:val="none" w:sz="0" w:space="0" w:color="auto"/>
                <w:right w:val="none" w:sz="0" w:space="0" w:color="auto"/>
              </w:divBdr>
            </w:div>
            <w:div w:id="170606112">
              <w:marLeft w:val="0"/>
              <w:marRight w:val="0"/>
              <w:marTop w:val="0"/>
              <w:marBottom w:val="0"/>
              <w:divBdr>
                <w:top w:val="none" w:sz="0" w:space="0" w:color="auto"/>
                <w:left w:val="none" w:sz="0" w:space="0" w:color="auto"/>
                <w:bottom w:val="none" w:sz="0" w:space="0" w:color="auto"/>
                <w:right w:val="none" w:sz="0" w:space="0" w:color="auto"/>
              </w:divBdr>
            </w:div>
            <w:div w:id="251664342">
              <w:marLeft w:val="0"/>
              <w:marRight w:val="0"/>
              <w:marTop w:val="0"/>
              <w:marBottom w:val="0"/>
              <w:divBdr>
                <w:top w:val="none" w:sz="0" w:space="0" w:color="auto"/>
                <w:left w:val="none" w:sz="0" w:space="0" w:color="auto"/>
                <w:bottom w:val="none" w:sz="0" w:space="0" w:color="auto"/>
                <w:right w:val="none" w:sz="0" w:space="0" w:color="auto"/>
              </w:divBdr>
            </w:div>
            <w:div w:id="416176779">
              <w:marLeft w:val="0"/>
              <w:marRight w:val="0"/>
              <w:marTop w:val="0"/>
              <w:marBottom w:val="0"/>
              <w:divBdr>
                <w:top w:val="none" w:sz="0" w:space="0" w:color="auto"/>
                <w:left w:val="none" w:sz="0" w:space="0" w:color="auto"/>
                <w:bottom w:val="none" w:sz="0" w:space="0" w:color="auto"/>
                <w:right w:val="none" w:sz="0" w:space="0" w:color="auto"/>
              </w:divBdr>
            </w:div>
            <w:div w:id="450516877">
              <w:marLeft w:val="0"/>
              <w:marRight w:val="0"/>
              <w:marTop w:val="0"/>
              <w:marBottom w:val="0"/>
              <w:divBdr>
                <w:top w:val="none" w:sz="0" w:space="0" w:color="auto"/>
                <w:left w:val="none" w:sz="0" w:space="0" w:color="auto"/>
                <w:bottom w:val="none" w:sz="0" w:space="0" w:color="auto"/>
                <w:right w:val="none" w:sz="0" w:space="0" w:color="auto"/>
              </w:divBdr>
            </w:div>
            <w:div w:id="606081715">
              <w:marLeft w:val="0"/>
              <w:marRight w:val="0"/>
              <w:marTop w:val="0"/>
              <w:marBottom w:val="0"/>
              <w:divBdr>
                <w:top w:val="none" w:sz="0" w:space="0" w:color="auto"/>
                <w:left w:val="none" w:sz="0" w:space="0" w:color="auto"/>
                <w:bottom w:val="none" w:sz="0" w:space="0" w:color="auto"/>
                <w:right w:val="none" w:sz="0" w:space="0" w:color="auto"/>
              </w:divBdr>
            </w:div>
            <w:div w:id="800879748">
              <w:marLeft w:val="0"/>
              <w:marRight w:val="0"/>
              <w:marTop w:val="0"/>
              <w:marBottom w:val="0"/>
              <w:divBdr>
                <w:top w:val="none" w:sz="0" w:space="0" w:color="auto"/>
                <w:left w:val="none" w:sz="0" w:space="0" w:color="auto"/>
                <w:bottom w:val="none" w:sz="0" w:space="0" w:color="auto"/>
                <w:right w:val="none" w:sz="0" w:space="0" w:color="auto"/>
              </w:divBdr>
            </w:div>
            <w:div w:id="805050181">
              <w:marLeft w:val="0"/>
              <w:marRight w:val="0"/>
              <w:marTop w:val="0"/>
              <w:marBottom w:val="0"/>
              <w:divBdr>
                <w:top w:val="none" w:sz="0" w:space="0" w:color="auto"/>
                <w:left w:val="none" w:sz="0" w:space="0" w:color="auto"/>
                <w:bottom w:val="none" w:sz="0" w:space="0" w:color="auto"/>
                <w:right w:val="none" w:sz="0" w:space="0" w:color="auto"/>
              </w:divBdr>
            </w:div>
            <w:div w:id="845635714">
              <w:marLeft w:val="0"/>
              <w:marRight w:val="0"/>
              <w:marTop w:val="0"/>
              <w:marBottom w:val="0"/>
              <w:divBdr>
                <w:top w:val="none" w:sz="0" w:space="0" w:color="auto"/>
                <w:left w:val="none" w:sz="0" w:space="0" w:color="auto"/>
                <w:bottom w:val="none" w:sz="0" w:space="0" w:color="auto"/>
                <w:right w:val="none" w:sz="0" w:space="0" w:color="auto"/>
              </w:divBdr>
            </w:div>
            <w:div w:id="870917246">
              <w:marLeft w:val="0"/>
              <w:marRight w:val="0"/>
              <w:marTop w:val="0"/>
              <w:marBottom w:val="0"/>
              <w:divBdr>
                <w:top w:val="none" w:sz="0" w:space="0" w:color="auto"/>
                <w:left w:val="none" w:sz="0" w:space="0" w:color="auto"/>
                <w:bottom w:val="none" w:sz="0" w:space="0" w:color="auto"/>
                <w:right w:val="none" w:sz="0" w:space="0" w:color="auto"/>
              </w:divBdr>
            </w:div>
            <w:div w:id="888611111">
              <w:marLeft w:val="0"/>
              <w:marRight w:val="0"/>
              <w:marTop w:val="0"/>
              <w:marBottom w:val="0"/>
              <w:divBdr>
                <w:top w:val="none" w:sz="0" w:space="0" w:color="auto"/>
                <w:left w:val="none" w:sz="0" w:space="0" w:color="auto"/>
                <w:bottom w:val="none" w:sz="0" w:space="0" w:color="auto"/>
                <w:right w:val="none" w:sz="0" w:space="0" w:color="auto"/>
              </w:divBdr>
            </w:div>
            <w:div w:id="906840256">
              <w:marLeft w:val="0"/>
              <w:marRight w:val="0"/>
              <w:marTop w:val="0"/>
              <w:marBottom w:val="0"/>
              <w:divBdr>
                <w:top w:val="none" w:sz="0" w:space="0" w:color="auto"/>
                <w:left w:val="none" w:sz="0" w:space="0" w:color="auto"/>
                <w:bottom w:val="none" w:sz="0" w:space="0" w:color="auto"/>
                <w:right w:val="none" w:sz="0" w:space="0" w:color="auto"/>
              </w:divBdr>
            </w:div>
            <w:div w:id="1018889027">
              <w:marLeft w:val="0"/>
              <w:marRight w:val="0"/>
              <w:marTop w:val="0"/>
              <w:marBottom w:val="0"/>
              <w:divBdr>
                <w:top w:val="none" w:sz="0" w:space="0" w:color="auto"/>
                <w:left w:val="none" w:sz="0" w:space="0" w:color="auto"/>
                <w:bottom w:val="none" w:sz="0" w:space="0" w:color="auto"/>
                <w:right w:val="none" w:sz="0" w:space="0" w:color="auto"/>
              </w:divBdr>
            </w:div>
            <w:div w:id="1244145349">
              <w:marLeft w:val="0"/>
              <w:marRight w:val="0"/>
              <w:marTop w:val="0"/>
              <w:marBottom w:val="0"/>
              <w:divBdr>
                <w:top w:val="none" w:sz="0" w:space="0" w:color="auto"/>
                <w:left w:val="none" w:sz="0" w:space="0" w:color="auto"/>
                <w:bottom w:val="none" w:sz="0" w:space="0" w:color="auto"/>
                <w:right w:val="none" w:sz="0" w:space="0" w:color="auto"/>
              </w:divBdr>
            </w:div>
            <w:div w:id="1540047854">
              <w:marLeft w:val="0"/>
              <w:marRight w:val="0"/>
              <w:marTop w:val="0"/>
              <w:marBottom w:val="0"/>
              <w:divBdr>
                <w:top w:val="none" w:sz="0" w:space="0" w:color="auto"/>
                <w:left w:val="none" w:sz="0" w:space="0" w:color="auto"/>
                <w:bottom w:val="none" w:sz="0" w:space="0" w:color="auto"/>
                <w:right w:val="none" w:sz="0" w:space="0" w:color="auto"/>
              </w:divBdr>
            </w:div>
            <w:div w:id="1550723566">
              <w:marLeft w:val="0"/>
              <w:marRight w:val="0"/>
              <w:marTop w:val="0"/>
              <w:marBottom w:val="0"/>
              <w:divBdr>
                <w:top w:val="none" w:sz="0" w:space="0" w:color="auto"/>
                <w:left w:val="none" w:sz="0" w:space="0" w:color="auto"/>
                <w:bottom w:val="none" w:sz="0" w:space="0" w:color="auto"/>
                <w:right w:val="none" w:sz="0" w:space="0" w:color="auto"/>
              </w:divBdr>
            </w:div>
            <w:div w:id="1974213858">
              <w:marLeft w:val="0"/>
              <w:marRight w:val="0"/>
              <w:marTop w:val="0"/>
              <w:marBottom w:val="0"/>
              <w:divBdr>
                <w:top w:val="none" w:sz="0" w:space="0" w:color="auto"/>
                <w:left w:val="none" w:sz="0" w:space="0" w:color="auto"/>
                <w:bottom w:val="none" w:sz="0" w:space="0" w:color="auto"/>
                <w:right w:val="none" w:sz="0" w:space="0" w:color="auto"/>
              </w:divBdr>
            </w:div>
            <w:div w:id="2021657944">
              <w:marLeft w:val="0"/>
              <w:marRight w:val="0"/>
              <w:marTop w:val="0"/>
              <w:marBottom w:val="0"/>
              <w:divBdr>
                <w:top w:val="none" w:sz="0" w:space="0" w:color="auto"/>
                <w:left w:val="none" w:sz="0" w:space="0" w:color="auto"/>
                <w:bottom w:val="none" w:sz="0" w:space="0" w:color="auto"/>
                <w:right w:val="none" w:sz="0" w:space="0" w:color="auto"/>
              </w:divBdr>
            </w:div>
            <w:div w:id="2069063677">
              <w:marLeft w:val="0"/>
              <w:marRight w:val="0"/>
              <w:marTop w:val="0"/>
              <w:marBottom w:val="0"/>
              <w:divBdr>
                <w:top w:val="none" w:sz="0" w:space="0" w:color="auto"/>
                <w:left w:val="none" w:sz="0" w:space="0" w:color="auto"/>
                <w:bottom w:val="none" w:sz="0" w:space="0" w:color="auto"/>
                <w:right w:val="none" w:sz="0" w:space="0" w:color="auto"/>
              </w:divBdr>
            </w:div>
            <w:div w:id="2106143126">
              <w:marLeft w:val="0"/>
              <w:marRight w:val="0"/>
              <w:marTop w:val="0"/>
              <w:marBottom w:val="0"/>
              <w:divBdr>
                <w:top w:val="none" w:sz="0" w:space="0" w:color="auto"/>
                <w:left w:val="none" w:sz="0" w:space="0" w:color="auto"/>
                <w:bottom w:val="none" w:sz="0" w:space="0" w:color="auto"/>
                <w:right w:val="none" w:sz="0" w:space="0" w:color="auto"/>
              </w:divBdr>
            </w:div>
          </w:divsChild>
        </w:div>
        <w:div w:id="1530559123">
          <w:marLeft w:val="0"/>
          <w:marRight w:val="0"/>
          <w:marTop w:val="0"/>
          <w:marBottom w:val="0"/>
          <w:divBdr>
            <w:top w:val="none" w:sz="0" w:space="0" w:color="auto"/>
            <w:left w:val="none" w:sz="0" w:space="0" w:color="auto"/>
            <w:bottom w:val="none" w:sz="0" w:space="0" w:color="auto"/>
            <w:right w:val="none" w:sz="0" w:space="0" w:color="auto"/>
          </w:divBdr>
          <w:divsChild>
            <w:div w:id="60712213">
              <w:marLeft w:val="0"/>
              <w:marRight w:val="0"/>
              <w:marTop w:val="0"/>
              <w:marBottom w:val="0"/>
              <w:divBdr>
                <w:top w:val="none" w:sz="0" w:space="0" w:color="auto"/>
                <w:left w:val="none" w:sz="0" w:space="0" w:color="auto"/>
                <w:bottom w:val="none" w:sz="0" w:space="0" w:color="auto"/>
                <w:right w:val="none" w:sz="0" w:space="0" w:color="auto"/>
              </w:divBdr>
            </w:div>
            <w:div w:id="246501453">
              <w:marLeft w:val="0"/>
              <w:marRight w:val="0"/>
              <w:marTop w:val="0"/>
              <w:marBottom w:val="0"/>
              <w:divBdr>
                <w:top w:val="none" w:sz="0" w:space="0" w:color="auto"/>
                <w:left w:val="none" w:sz="0" w:space="0" w:color="auto"/>
                <w:bottom w:val="none" w:sz="0" w:space="0" w:color="auto"/>
                <w:right w:val="none" w:sz="0" w:space="0" w:color="auto"/>
              </w:divBdr>
            </w:div>
            <w:div w:id="247468444">
              <w:marLeft w:val="0"/>
              <w:marRight w:val="0"/>
              <w:marTop w:val="0"/>
              <w:marBottom w:val="0"/>
              <w:divBdr>
                <w:top w:val="none" w:sz="0" w:space="0" w:color="auto"/>
                <w:left w:val="none" w:sz="0" w:space="0" w:color="auto"/>
                <w:bottom w:val="none" w:sz="0" w:space="0" w:color="auto"/>
                <w:right w:val="none" w:sz="0" w:space="0" w:color="auto"/>
              </w:divBdr>
            </w:div>
            <w:div w:id="448940650">
              <w:marLeft w:val="0"/>
              <w:marRight w:val="0"/>
              <w:marTop w:val="0"/>
              <w:marBottom w:val="0"/>
              <w:divBdr>
                <w:top w:val="none" w:sz="0" w:space="0" w:color="auto"/>
                <w:left w:val="none" w:sz="0" w:space="0" w:color="auto"/>
                <w:bottom w:val="none" w:sz="0" w:space="0" w:color="auto"/>
                <w:right w:val="none" w:sz="0" w:space="0" w:color="auto"/>
              </w:divBdr>
            </w:div>
            <w:div w:id="514227367">
              <w:marLeft w:val="0"/>
              <w:marRight w:val="0"/>
              <w:marTop w:val="0"/>
              <w:marBottom w:val="0"/>
              <w:divBdr>
                <w:top w:val="none" w:sz="0" w:space="0" w:color="auto"/>
                <w:left w:val="none" w:sz="0" w:space="0" w:color="auto"/>
                <w:bottom w:val="none" w:sz="0" w:space="0" w:color="auto"/>
                <w:right w:val="none" w:sz="0" w:space="0" w:color="auto"/>
              </w:divBdr>
            </w:div>
            <w:div w:id="556432983">
              <w:marLeft w:val="0"/>
              <w:marRight w:val="0"/>
              <w:marTop w:val="0"/>
              <w:marBottom w:val="0"/>
              <w:divBdr>
                <w:top w:val="none" w:sz="0" w:space="0" w:color="auto"/>
                <w:left w:val="none" w:sz="0" w:space="0" w:color="auto"/>
                <w:bottom w:val="none" w:sz="0" w:space="0" w:color="auto"/>
                <w:right w:val="none" w:sz="0" w:space="0" w:color="auto"/>
              </w:divBdr>
            </w:div>
            <w:div w:id="645014589">
              <w:marLeft w:val="0"/>
              <w:marRight w:val="0"/>
              <w:marTop w:val="0"/>
              <w:marBottom w:val="0"/>
              <w:divBdr>
                <w:top w:val="none" w:sz="0" w:space="0" w:color="auto"/>
                <w:left w:val="none" w:sz="0" w:space="0" w:color="auto"/>
                <w:bottom w:val="none" w:sz="0" w:space="0" w:color="auto"/>
                <w:right w:val="none" w:sz="0" w:space="0" w:color="auto"/>
              </w:divBdr>
            </w:div>
            <w:div w:id="760419108">
              <w:marLeft w:val="0"/>
              <w:marRight w:val="0"/>
              <w:marTop w:val="0"/>
              <w:marBottom w:val="0"/>
              <w:divBdr>
                <w:top w:val="none" w:sz="0" w:space="0" w:color="auto"/>
                <w:left w:val="none" w:sz="0" w:space="0" w:color="auto"/>
                <w:bottom w:val="none" w:sz="0" w:space="0" w:color="auto"/>
                <w:right w:val="none" w:sz="0" w:space="0" w:color="auto"/>
              </w:divBdr>
            </w:div>
            <w:div w:id="1098256314">
              <w:marLeft w:val="0"/>
              <w:marRight w:val="0"/>
              <w:marTop w:val="0"/>
              <w:marBottom w:val="0"/>
              <w:divBdr>
                <w:top w:val="none" w:sz="0" w:space="0" w:color="auto"/>
                <w:left w:val="none" w:sz="0" w:space="0" w:color="auto"/>
                <w:bottom w:val="none" w:sz="0" w:space="0" w:color="auto"/>
                <w:right w:val="none" w:sz="0" w:space="0" w:color="auto"/>
              </w:divBdr>
            </w:div>
            <w:div w:id="1136603134">
              <w:marLeft w:val="0"/>
              <w:marRight w:val="0"/>
              <w:marTop w:val="0"/>
              <w:marBottom w:val="0"/>
              <w:divBdr>
                <w:top w:val="none" w:sz="0" w:space="0" w:color="auto"/>
                <w:left w:val="none" w:sz="0" w:space="0" w:color="auto"/>
                <w:bottom w:val="none" w:sz="0" w:space="0" w:color="auto"/>
                <w:right w:val="none" w:sz="0" w:space="0" w:color="auto"/>
              </w:divBdr>
            </w:div>
            <w:div w:id="1184828966">
              <w:marLeft w:val="0"/>
              <w:marRight w:val="0"/>
              <w:marTop w:val="0"/>
              <w:marBottom w:val="0"/>
              <w:divBdr>
                <w:top w:val="none" w:sz="0" w:space="0" w:color="auto"/>
                <w:left w:val="none" w:sz="0" w:space="0" w:color="auto"/>
                <w:bottom w:val="none" w:sz="0" w:space="0" w:color="auto"/>
                <w:right w:val="none" w:sz="0" w:space="0" w:color="auto"/>
              </w:divBdr>
            </w:div>
            <w:div w:id="1270357864">
              <w:marLeft w:val="0"/>
              <w:marRight w:val="0"/>
              <w:marTop w:val="0"/>
              <w:marBottom w:val="0"/>
              <w:divBdr>
                <w:top w:val="none" w:sz="0" w:space="0" w:color="auto"/>
                <w:left w:val="none" w:sz="0" w:space="0" w:color="auto"/>
                <w:bottom w:val="none" w:sz="0" w:space="0" w:color="auto"/>
                <w:right w:val="none" w:sz="0" w:space="0" w:color="auto"/>
              </w:divBdr>
            </w:div>
            <w:div w:id="1288660643">
              <w:marLeft w:val="0"/>
              <w:marRight w:val="0"/>
              <w:marTop w:val="0"/>
              <w:marBottom w:val="0"/>
              <w:divBdr>
                <w:top w:val="none" w:sz="0" w:space="0" w:color="auto"/>
                <w:left w:val="none" w:sz="0" w:space="0" w:color="auto"/>
                <w:bottom w:val="none" w:sz="0" w:space="0" w:color="auto"/>
                <w:right w:val="none" w:sz="0" w:space="0" w:color="auto"/>
              </w:divBdr>
            </w:div>
            <w:div w:id="1466505625">
              <w:marLeft w:val="0"/>
              <w:marRight w:val="0"/>
              <w:marTop w:val="0"/>
              <w:marBottom w:val="0"/>
              <w:divBdr>
                <w:top w:val="none" w:sz="0" w:space="0" w:color="auto"/>
                <w:left w:val="none" w:sz="0" w:space="0" w:color="auto"/>
                <w:bottom w:val="none" w:sz="0" w:space="0" w:color="auto"/>
                <w:right w:val="none" w:sz="0" w:space="0" w:color="auto"/>
              </w:divBdr>
            </w:div>
            <w:div w:id="1744642616">
              <w:marLeft w:val="0"/>
              <w:marRight w:val="0"/>
              <w:marTop w:val="0"/>
              <w:marBottom w:val="0"/>
              <w:divBdr>
                <w:top w:val="none" w:sz="0" w:space="0" w:color="auto"/>
                <w:left w:val="none" w:sz="0" w:space="0" w:color="auto"/>
                <w:bottom w:val="none" w:sz="0" w:space="0" w:color="auto"/>
                <w:right w:val="none" w:sz="0" w:space="0" w:color="auto"/>
              </w:divBdr>
            </w:div>
            <w:div w:id="1758937554">
              <w:marLeft w:val="0"/>
              <w:marRight w:val="0"/>
              <w:marTop w:val="0"/>
              <w:marBottom w:val="0"/>
              <w:divBdr>
                <w:top w:val="none" w:sz="0" w:space="0" w:color="auto"/>
                <w:left w:val="none" w:sz="0" w:space="0" w:color="auto"/>
                <w:bottom w:val="none" w:sz="0" w:space="0" w:color="auto"/>
                <w:right w:val="none" w:sz="0" w:space="0" w:color="auto"/>
              </w:divBdr>
            </w:div>
            <w:div w:id="1842349822">
              <w:marLeft w:val="0"/>
              <w:marRight w:val="0"/>
              <w:marTop w:val="0"/>
              <w:marBottom w:val="0"/>
              <w:divBdr>
                <w:top w:val="none" w:sz="0" w:space="0" w:color="auto"/>
                <w:left w:val="none" w:sz="0" w:space="0" w:color="auto"/>
                <w:bottom w:val="none" w:sz="0" w:space="0" w:color="auto"/>
                <w:right w:val="none" w:sz="0" w:space="0" w:color="auto"/>
              </w:divBdr>
            </w:div>
            <w:div w:id="2020043675">
              <w:marLeft w:val="0"/>
              <w:marRight w:val="0"/>
              <w:marTop w:val="0"/>
              <w:marBottom w:val="0"/>
              <w:divBdr>
                <w:top w:val="none" w:sz="0" w:space="0" w:color="auto"/>
                <w:left w:val="none" w:sz="0" w:space="0" w:color="auto"/>
                <w:bottom w:val="none" w:sz="0" w:space="0" w:color="auto"/>
                <w:right w:val="none" w:sz="0" w:space="0" w:color="auto"/>
              </w:divBdr>
            </w:div>
            <w:div w:id="2076775400">
              <w:marLeft w:val="0"/>
              <w:marRight w:val="0"/>
              <w:marTop w:val="0"/>
              <w:marBottom w:val="0"/>
              <w:divBdr>
                <w:top w:val="none" w:sz="0" w:space="0" w:color="auto"/>
                <w:left w:val="none" w:sz="0" w:space="0" w:color="auto"/>
                <w:bottom w:val="none" w:sz="0" w:space="0" w:color="auto"/>
                <w:right w:val="none" w:sz="0" w:space="0" w:color="auto"/>
              </w:divBdr>
            </w:div>
            <w:div w:id="2137410045">
              <w:marLeft w:val="0"/>
              <w:marRight w:val="0"/>
              <w:marTop w:val="0"/>
              <w:marBottom w:val="0"/>
              <w:divBdr>
                <w:top w:val="none" w:sz="0" w:space="0" w:color="auto"/>
                <w:left w:val="none" w:sz="0" w:space="0" w:color="auto"/>
                <w:bottom w:val="none" w:sz="0" w:space="0" w:color="auto"/>
                <w:right w:val="none" w:sz="0" w:space="0" w:color="auto"/>
              </w:divBdr>
            </w:div>
          </w:divsChild>
        </w:div>
        <w:div w:id="1543785473">
          <w:marLeft w:val="0"/>
          <w:marRight w:val="0"/>
          <w:marTop w:val="0"/>
          <w:marBottom w:val="0"/>
          <w:divBdr>
            <w:top w:val="none" w:sz="0" w:space="0" w:color="auto"/>
            <w:left w:val="none" w:sz="0" w:space="0" w:color="auto"/>
            <w:bottom w:val="none" w:sz="0" w:space="0" w:color="auto"/>
            <w:right w:val="none" w:sz="0" w:space="0" w:color="auto"/>
          </w:divBdr>
          <w:divsChild>
            <w:div w:id="39521884">
              <w:marLeft w:val="0"/>
              <w:marRight w:val="0"/>
              <w:marTop w:val="0"/>
              <w:marBottom w:val="0"/>
              <w:divBdr>
                <w:top w:val="none" w:sz="0" w:space="0" w:color="auto"/>
                <w:left w:val="none" w:sz="0" w:space="0" w:color="auto"/>
                <w:bottom w:val="none" w:sz="0" w:space="0" w:color="auto"/>
                <w:right w:val="none" w:sz="0" w:space="0" w:color="auto"/>
              </w:divBdr>
            </w:div>
            <w:div w:id="58749939">
              <w:marLeft w:val="0"/>
              <w:marRight w:val="0"/>
              <w:marTop w:val="0"/>
              <w:marBottom w:val="0"/>
              <w:divBdr>
                <w:top w:val="none" w:sz="0" w:space="0" w:color="auto"/>
                <w:left w:val="none" w:sz="0" w:space="0" w:color="auto"/>
                <w:bottom w:val="none" w:sz="0" w:space="0" w:color="auto"/>
                <w:right w:val="none" w:sz="0" w:space="0" w:color="auto"/>
              </w:divBdr>
            </w:div>
            <w:div w:id="265500286">
              <w:marLeft w:val="0"/>
              <w:marRight w:val="0"/>
              <w:marTop w:val="0"/>
              <w:marBottom w:val="0"/>
              <w:divBdr>
                <w:top w:val="none" w:sz="0" w:space="0" w:color="auto"/>
                <w:left w:val="none" w:sz="0" w:space="0" w:color="auto"/>
                <w:bottom w:val="none" w:sz="0" w:space="0" w:color="auto"/>
                <w:right w:val="none" w:sz="0" w:space="0" w:color="auto"/>
              </w:divBdr>
            </w:div>
            <w:div w:id="269706710">
              <w:marLeft w:val="0"/>
              <w:marRight w:val="0"/>
              <w:marTop w:val="0"/>
              <w:marBottom w:val="0"/>
              <w:divBdr>
                <w:top w:val="none" w:sz="0" w:space="0" w:color="auto"/>
                <w:left w:val="none" w:sz="0" w:space="0" w:color="auto"/>
                <w:bottom w:val="none" w:sz="0" w:space="0" w:color="auto"/>
                <w:right w:val="none" w:sz="0" w:space="0" w:color="auto"/>
              </w:divBdr>
            </w:div>
            <w:div w:id="303196146">
              <w:marLeft w:val="0"/>
              <w:marRight w:val="0"/>
              <w:marTop w:val="0"/>
              <w:marBottom w:val="0"/>
              <w:divBdr>
                <w:top w:val="none" w:sz="0" w:space="0" w:color="auto"/>
                <w:left w:val="none" w:sz="0" w:space="0" w:color="auto"/>
                <w:bottom w:val="none" w:sz="0" w:space="0" w:color="auto"/>
                <w:right w:val="none" w:sz="0" w:space="0" w:color="auto"/>
              </w:divBdr>
            </w:div>
            <w:div w:id="461771550">
              <w:marLeft w:val="0"/>
              <w:marRight w:val="0"/>
              <w:marTop w:val="0"/>
              <w:marBottom w:val="0"/>
              <w:divBdr>
                <w:top w:val="none" w:sz="0" w:space="0" w:color="auto"/>
                <w:left w:val="none" w:sz="0" w:space="0" w:color="auto"/>
                <w:bottom w:val="none" w:sz="0" w:space="0" w:color="auto"/>
                <w:right w:val="none" w:sz="0" w:space="0" w:color="auto"/>
              </w:divBdr>
            </w:div>
            <w:div w:id="644622610">
              <w:marLeft w:val="0"/>
              <w:marRight w:val="0"/>
              <w:marTop w:val="0"/>
              <w:marBottom w:val="0"/>
              <w:divBdr>
                <w:top w:val="none" w:sz="0" w:space="0" w:color="auto"/>
                <w:left w:val="none" w:sz="0" w:space="0" w:color="auto"/>
                <w:bottom w:val="none" w:sz="0" w:space="0" w:color="auto"/>
                <w:right w:val="none" w:sz="0" w:space="0" w:color="auto"/>
              </w:divBdr>
            </w:div>
            <w:div w:id="726103161">
              <w:marLeft w:val="0"/>
              <w:marRight w:val="0"/>
              <w:marTop w:val="0"/>
              <w:marBottom w:val="0"/>
              <w:divBdr>
                <w:top w:val="none" w:sz="0" w:space="0" w:color="auto"/>
                <w:left w:val="none" w:sz="0" w:space="0" w:color="auto"/>
                <w:bottom w:val="none" w:sz="0" w:space="0" w:color="auto"/>
                <w:right w:val="none" w:sz="0" w:space="0" w:color="auto"/>
              </w:divBdr>
            </w:div>
            <w:div w:id="793259069">
              <w:marLeft w:val="0"/>
              <w:marRight w:val="0"/>
              <w:marTop w:val="0"/>
              <w:marBottom w:val="0"/>
              <w:divBdr>
                <w:top w:val="none" w:sz="0" w:space="0" w:color="auto"/>
                <w:left w:val="none" w:sz="0" w:space="0" w:color="auto"/>
                <w:bottom w:val="none" w:sz="0" w:space="0" w:color="auto"/>
                <w:right w:val="none" w:sz="0" w:space="0" w:color="auto"/>
              </w:divBdr>
            </w:div>
            <w:div w:id="971208601">
              <w:marLeft w:val="0"/>
              <w:marRight w:val="0"/>
              <w:marTop w:val="0"/>
              <w:marBottom w:val="0"/>
              <w:divBdr>
                <w:top w:val="none" w:sz="0" w:space="0" w:color="auto"/>
                <w:left w:val="none" w:sz="0" w:space="0" w:color="auto"/>
                <w:bottom w:val="none" w:sz="0" w:space="0" w:color="auto"/>
                <w:right w:val="none" w:sz="0" w:space="0" w:color="auto"/>
              </w:divBdr>
            </w:div>
            <w:div w:id="1090194492">
              <w:marLeft w:val="0"/>
              <w:marRight w:val="0"/>
              <w:marTop w:val="0"/>
              <w:marBottom w:val="0"/>
              <w:divBdr>
                <w:top w:val="none" w:sz="0" w:space="0" w:color="auto"/>
                <w:left w:val="none" w:sz="0" w:space="0" w:color="auto"/>
                <w:bottom w:val="none" w:sz="0" w:space="0" w:color="auto"/>
                <w:right w:val="none" w:sz="0" w:space="0" w:color="auto"/>
              </w:divBdr>
            </w:div>
            <w:div w:id="1111126158">
              <w:marLeft w:val="0"/>
              <w:marRight w:val="0"/>
              <w:marTop w:val="0"/>
              <w:marBottom w:val="0"/>
              <w:divBdr>
                <w:top w:val="none" w:sz="0" w:space="0" w:color="auto"/>
                <w:left w:val="none" w:sz="0" w:space="0" w:color="auto"/>
                <w:bottom w:val="none" w:sz="0" w:space="0" w:color="auto"/>
                <w:right w:val="none" w:sz="0" w:space="0" w:color="auto"/>
              </w:divBdr>
            </w:div>
            <w:div w:id="1121877021">
              <w:marLeft w:val="0"/>
              <w:marRight w:val="0"/>
              <w:marTop w:val="0"/>
              <w:marBottom w:val="0"/>
              <w:divBdr>
                <w:top w:val="none" w:sz="0" w:space="0" w:color="auto"/>
                <w:left w:val="none" w:sz="0" w:space="0" w:color="auto"/>
                <w:bottom w:val="none" w:sz="0" w:space="0" w:color="auto"/>
                <w:right w:val="none" w:sz="0" w:space="0" w:color="auto"/>
              </w:divBdr>
            </w:div>
            <w:div w:id="1374840582">
              <w:marLeft w:val="0"/>
              <w:marRight w:val="0"/>
              <w:marTop w:val="0"/>
              <w:marBottom w:val="0"/>
              <w:divBdr>
                <w:top w:val="none" w:sz="0" w:space="0" w:color="auto"/>
                <w:left w:val="none" w:sz="0" w:space="0" w:color="auto"/>
                <w:bottom w:val="none" w:sz="0" w:space="0" w:color="auto"/>
                <w:right w:val="none" w:sz="0" w:space="0" w:color="auto"/>
              </w:divBdr>
            </w:div>
            <w:div w:id="1654483672">
              <w:marLeft w:val="0"/>
              <w:marRight w:val="0"/>
              <w:marTop w:val="0"/>
              <w:marBottom w:val="0"/>
              <w:divBdr>
                <w:top w:val="none" w:sz="0" w:space="0" w:color="auto"/>
                <w:left w:val="none" w:sz="0" w:space="0" w:color="auto"/>
                <w:bottom w:val="none" w:sz="0" w:space="0" w:color="auto"/>
                <w:right w:val="none" w:sz="0" w:space="0" w:color="auto"/>
              </w:divBdr>
            </w:div>
            <w:div w:id="1666594550">
              <w:marLeft w:val="0"/>
              <w:marRight w:val="0"/>
              <w:marTop w:val="0"/>
              <w:marBottom w:val="0"/>
              <w:divBdr>
                <w:top w:val="none" w:sz="0" w:space="0" w:color="auto"/>
                <w:left w:val="none" w:sz="0" w:space="0" w:color="auto"/>
                <w:bottom w:val="none" w:sz="0" w:space="0" w:color="auto"/>
                <w:right w:val="none" w:sz="0" w:space="0" w:color="auto"/>
              </w:divBdr>
            </w:div>
            <w:div w:id="1685789429">
              <w:marLeft w:val="0"/>
              <w:marRight w:val="0"/>
              <w:marTop w:val="0"/>
              <w:marBottom w:val="0"/>
              <w:divBdr>
                <w:top w:val="none" w:sz="0" w:space="0" w:color="auto"/>
                <w:left w:val="none" w:sz="0" w:space="0" w:color="auto"/>
                <w:bottom w:val="none" w:sz="0" w:space="0" w:color="auto"/>
                <w:right w:val="none" w:sz="0" w:space="0" w:color="auto"/>
              </w:divBdr>
            </w:div>
            <w:div w:id="1750106107">
              <w:marLeft w:val="0"/>
              <w:marRight w:val="0"/>
              <w:marTop w:val="0"/>
              <w:marBottom w:val="0"/>
              <w:divBdr>
                <w:top w:val="none" w:sz="0" w:space="0" w:color="auto"/>
                <w:left w:val="none" w:sz="0" w:space="0" w:color="auto"/>
                <w:bottom w:val="none" w:sz="0" w:space="0" w:color="auto"/>
                <w:right w:val="none" w:sz="0" w:space="0" w:color="auto"/>
              </w:divBdr>
            </w:div>
            <w:div w:id="1880899189">
              <w:marLeft w:val="0"/>
              <w:marRight w:val="0"/>
              <w:marTop w:val="0"/>
              <w:marBottom w:val="0"/>
              <w:divBdr>
                <w:top w:val="none" w:sz="0" w:space="0" w:color="auto"/>
                <w:left w:val="none" w:sz="0" w:space="0" w:color="auto"/>
                <w:bottom w:val="none" w:sz="0" w:space="0" w:color="auto"/>
                <w:right w:val="none" w:sz="0" w:space="0" w:color="auto"/>
              </w:divBdr>
            </w:div>
            <w:div w:id="1961691942">
              <w:marLeft w:val="0"/>
              <w:marRight w:val="0"/>
              <w:marTop w:val="0"/>
              <w:marBottom w:val="0"/>
              <w:divBdr>
                <w:top w:val="none" w:sz="0" w:space="0" w:color="auto"/>
                <w:left w:val="none" w:sz="0" w:space="0" w:color="auto"/>
                <w:bottom w:val="none" w:sz="0" w:space="0" w:color="auto"/>
                <w:right w:val="none" w:sz="0" w:space="0" w:color="auto"/>
              </w:divBdr>
            </w:div>
          </w:divsChild>
        </w:div>
        <w:div w:id="1619099518">
          <w:marLeft w:val="0"/>
          <w:marRight w:val="0"/>
          <w:marTop w:val="0"/>
          <w:marBottom w:val="0"/>
          <w:divBdr>
            <w:top w:val="none" w:sz="0" w:space="0" w:color="auto"/>
            <w:left w:val="none" w:sz="0" w:space="0" w:color="auto"/>
            <w:bottom w:val="none" w:sz="0" w:space="0" w:color="auto"/>
            <w:right w:val="none" w:sz="0" w:space="0" w:color="auto"/>
          </w:divBdr>
          <w:divsChild>
            <w:div w:id="90324840">
              <w:marLeft w:val="0"/>
              <w:marRight w:val="0"/>
              <w:marTop w:val="0"/>
              <w:marBottom w:val="0"/>
              <w:divBdr>
                <w:top w:val="none" w:sz="0" w:space="0" w:color="auto"/>
                <w:left w:val="none" w:sz="0" w:space="0" w:color="auto"/>
                <w:bottom w:val="none" w:sz="0" w:space="0" w:color="auto"/>
                <w:right w:val="none" w:sz="0" w:space="0" w:color="auto"/>
              </w:divBdr>
            </w:div>
            <w:div w:id="149911654">
              <w:marLeft w:val="0"/>
              <w:marRight w:val="0"/>
              <w:marTop w:val="0"/>
              <w:marBottom w:val="0"/>
              <w:divBdr>
                <w:top w:val="none" w:sz="0" w:space="0" w:color="auto"/>
                <w:left w:val="none" w:sz="0" w:space="0" w:color="auto"/>
                <w:bottom w:val="none" w:sz="0" w:space="0" w:color="auto"/>
                <w:right w:val="none" w:sz="0" w:space="0" w:color="auto"/>
              </w:divBdr>
            </w:div>
            <w:div w:id="338654470">
              <w:marLeft w:val="0"/>
              <w:marRight w:val="0"/>
              <w:marTop w:val="0"/>
              <w:marBottom w:val="0"/>
              <w:divBdr>
                <w:top w:val="none" w:sz="0" w:space="0" w:color="auto"/>
                <w:left w:val="none" w:sz="0" w:space="0" w:color="auto"/>
                <w:bottom w:val="none" w:sz="0" w:space="0" w:color="auto"/>
                <w:right w:val="none" w:sz="0" w:space="0" w:color="auto"/>
              </w:divBdr>
            </w:div>
            <w:div w:id="414009911">
              <w:marLeft w:val="0"/>
              <w:marRight w:val="0"/>
              <w:marTop w:val="0"/>
              <w:marBottom w:val="0"/>
              <w:divBdr>
                <w:top w:val="none" w:sz="0" w:space="0" w:color="auto"/>
                <w:left w:val="none" w:sz="0" w:space="0" w:color="auto"/>
                <w:bottom w:val="none" w:sz="0" w:space="0" w:color="auto"/>
                <w:right w:val="none" w:sz="0" w:space="0" w:color="auto"/>
              </w:divBdr>
            </w:div>
            <w:div w:id="610865336">
              <w:marLeft w:val="0"/>
              <w:marRight w:val="0"/>
              <w:marTop w:val="0"/>
              <w:marBottom w:val="0"/>
              <w:divBdr>
                <w:top w:val="none" w:sz="0" w:space="0" w:color="auto"/>
                <w:left w:val="none" w:sz="0" w:space="0" w:color="auto"/>
                <w:bottom w:val="none" w:sz="0" w:space="0" w:color="auto"/>
                <w:right w:val="none" w:sz="0" w:space="0" w:color="auto"/>
              </w:divBdr>
            </w:div>
            <w:div w:id="816648570">
              <w:marLeft w:val="0"/>
              <w:marRight w:val="0"/>
              <w:marTop w:val="0"/>
              <w:marBottom w:val="0"/>
              <w:divBdr>
                <w:top w:val="none" w:sz="0" w:space="0" w:color="auto"/>
                <w:left w:val="none" w:sz="0" w:space="0" w:color="auto"/>
                <w:bottom w:val="none" w:sz="0" w:space="0" w:color="auto"/>
                <w:right w:val="none" w:sz="0" w:space="0" w:color="auto"/>
              </w:divBdr>
            </w:div>
            <w:div w:id="821045687">
              <w:marLeft w:val="0"/>
              <w:marRight w:val="0"/>
              <w:marTop w:val="0"/>
              <w:marBottom w:val="0"/>
              <w:divBdr>
                <w:top w:val="none" w:sz="0" w:space="0" w:color="auto"/>
                <w:left w:val="none" w:sz="0" w:space="0" w:color="auto"/>
                <w:bottom w:val="none" w:sz="0" w:space="0" w:color="auto"/>
                <w:right w:val="none" w:sz="0" w:space="0" w:color="auto"/>
              </w:divBdr>
            </w:div>
            <w:div w:id="842163863">
              <w:marLeft w:val="0"/>
              <w:marRight w:val="0"/>
              <w:marTop w:val="0"/>
              <w:marBottom w:val="0"/>
              <w:divBdr>
                <w:top w:val="none" w:sz="0" w:space="0" w:color="auto"/>
                <w:left w:val="none" w:sz="0" w:space="0" w:color="auto"/>
                <w:bottom w:val="none" w:sz="0" w:space="0" w:color="auto"/>
                <w:right w:val="none" w:sz="0" w:space="0" w:color="auto"/>
              </w:divBdr>
            </w:div>
            <w:div w:id="1130246589">
              <w:marLeft w:val="0"/>
              <w:marRight w:val="0"/>
              <w:marTop w:val="0"/>
              <w:marBottom w:val="0"/>
              <w:divBdr>
                <w:top w:val="none" w:sz="0" w:space="0" w:color="auto"/>
                <w:left w:val="none" w:sz="0" w:space="0" w:color="auto"/>
                <w:bottom w:val="none" w:sz="0" w:space="0" w:color="auto"/>
                <w:right w:val="none" w:sz="0" w:space="0" w:color="auto"/>
              </w:divBdr>
            </w:div>
            <w:div w:id="1210150754">
              <w:marLeft w:val="0"/>
              <w:marRight w:val="0"/>
              <w:marTop w:val="0"/>
              <w:marBottom w:val="0"/>
              <w:divBdr>
                <w:top w:val="none" w:sz="0" w:space="0" w:color="auto"/>
                <w:left w:val="none" w:sz="0" w:space="0" w:color="auto"/>
                <w:bottom w:val="none" w:sz="0" w:space="0" w:color="auto"/>
                <w:right w:val="none" w:sz="0" w:space="0" w:color="auto"/>
              </w:divBdr>
            </w:div>
            <w:div w:id="1241328473">
              <w:marLeft w:val="0"/>
              <w:marRight w:val="0"/>
              <w:marTop w:val="0"/>
              <w:marBottom w:val="0"/>
              <w:divBdr>
                <w:top w:val="none" w:sz="0" w:space="0" w:color="auto"/>
                <w:left w:val="none" w:sz="0" w:space="0" w:color="auto"/>
                <w:bottom w:val="none" w:sz="0" w:space="0" w:color="auto"/>
                <w:right w:val="none" w:sz="0" w:space="0" w:color="auto"/>
              </w:divBdr>
            </w:div>
            <w:div w:id="1251349369">
              <w:marLeft w:val="0"/>
              <w:marRight w:val="0"/>
              <w:marTop w:val="0"/>
              <w:marBottom w:val="0"/>
              <w:divBdr>
                <w:top w:val="none" w:sz="0" w:space="0" w:color="auto"/>
                <w:left w:val="none" w:sz="0" w:space="0" w:color="auto"/>
                <w:bottom w:val="none" w:sz="0" w:space="0" w:color="auto"/>
                <w:right w:val="none" w:sz="0" w:space="0" w:color="auto"/>
              </w:divBdr>
            </w:div>
            <w:div w:id="1269120841">
              <w:marLeft w:val="0"/>
              <w:marRight w:val="0"/>
              <w:marTop w:val="0"/>
              <w:marBottom w:val="0"/>
              <w:divBdr>
                <w:top w:val="none" w:sz="0" w:space="0" w:color="auto"/>
                <w:left w:val="none" w:sz="0" w:space="0" w:color="auto"/>
                <w:bottom w:val="none" w:sz="0" w:space="0" w:color="auto"/>
                <w:right w:val="none" w:sz="0" w:space="0" w:color="auto"/>
              </w:divBdr>
            </w:div>
            <w:div w:id="1280795166">
              <w:marLeft w:val="0"/>
              <w:marRight w:val="0"/>
              <w:marTop w:val="0"/>
              <w:marBottom w:val="0"/>
              <w:divBdr>
                <w:top w:val="none" w:sz="0" w:space="0" w:color="auto"/>
                <w:left w:val="none" w:sz="0" w:space="0" w:color="auto"/>
                <w:bottom w:val="none" w:sz="0" w:space="0" w:color="auto"/>
                <w:right w:val="none" w:sz="0" w:space="0" w:color="auto"/>
              </w:divBdr>
            </w:div>
            <w:div w:id="1421682506">
              <w:marLeft w:val="0"/>
              <w:marRight w:val="0"/>
              <w:marTop w:val="0"/>
              <w:marBottom w:val="0"/>
              <w:divBdr>
                <w:top w:val="none" w:sz="0" w:space="0" w:color="auto"/>
                <w:left w:val="none" w:sz="0" w:space="0" w:color="auto"/>
                <w:bottom w:val="none" w:sz="0" w:space="0" w:color="auto"/>
                <w:right w:val="none" w:sz="0" w:space="0" w:color="auto"/>
              </w:divBdr>
            </w:div>
            <w:div w:id="1746537552">
              <w:marLeft w:val="0"/>
              <w:marRight w:val="0"/>
              <w:marTop w:val="0"/>
              <w:marBottom w:val="0"/>
              <w:divBdr>
                <w:top w:val="none" w:sz="0" w:space="0" w:color="auto"/>
                <w:left w:val="none" w:sz="0" w:space="0" w:color="auto"/>
                <w:bottom w:val="none" w:sz="0" w:space="0" w:color="auto"/>
                <w:right w:val="none" w:sz="0" w:space="0" w:color="auto"/>
              </w:divBdr>
            </w:div>
            <w:div w:id="2001080314">
              <w:marLeft w:val="0"/>
              <w:marRight w:val="0"/>
              <w:marTop w:val="0"/>
              <w:marBottom w:val="0"/>
              <w:divBdr>
                <w:top w:val="none" w:sz="0" w:space="0" w:color="auto"/>
                <w:left w:val="none" w:sz="0" w:space="0" w:color="auto"/>
                <w:bottom w:val="none" w:sz="0" w:space="0" w:color="auto"/>
                <w:right w:val="none" w:sz="0" w:space="0" w:color="auto"/>
              </w:divBdr>
            </w:div>
          </w:divsChild>
        </w:div>
        <w:div w:id="1660646563">
          <w:marLeft w:val="0"/>
          <w:marRight w:val="0"/>
          <w:marTop w:val="0"/>
          <w:marBottom w:val="0"/>
          <w:divBdr>
            <w:top w:val="none" w:sz="0" w:space="0" w:color="auto"/>
            <w:left w:val="none" w:sz="0" w:space="0" w:color="auto"/>
            <w:bottom w:val="none" w:sz="0" w:space="0" w:color="auto"/>
            <w:right w:val="none" w:sz="0" w:space="0" w:color="auto"/>
          </w:divBdr>
          <w:divsChild>
            <w:div w:id="95756118">
              <w:marLeft w:val="0"/>
              <w:marRight w:val="0"/>
              <w:marTop w:val="0"/>
              <w:marBottom w:val="0"/>
              <w:divBdr>
                <w:top w:val="none" w:sz="0" w:space="0" w:color="auto"/>
                <w:left w:val="none" w:sz="0" w:space="0" w:color="auto"/>
                <w:bottom w:val="none" w:sz="0" w:space="0" w:color="auto"/>
                <w:right w:val="none" w:sz="0" w:space="0" w:color="auto"/>
              </w:divBdr>
            </w:div>
            <w:div w:id="102962872">
              <w:marLeft w:val="0"/>
              <w:marRight w:val="0"/>
              <w:marTop w:val="0"/>
              <w:marBottom w:val="0"/>
              <w:divBdr>
                <w:top w:val="none" w:sz="0" w:space="0" w:color="auto"/>
                <w:left w:val="none" w:sz="0" w:space="0" w:color="auto"/>
                <w:bottom w:val="none" w:sz="0" w:space="0" w:color="auto"/>
                <w:right w:val="none" w:sz="0" w:space="0" w:color="auto"/>
              </w:divBdr>
            </w:div>
            <w:div w:id="734622961">
              <w:marLeft w:val="0"/>
              <w:marRight w:val="0"/>
              <w:marTop w:val="0"/>
              <w:marBottom w:val="0"/>
              <w:divBdr>
                <w:top w:val="none" w:sz="0" w:space="0" w:color="auto"/>
                <w:left w:val="none" w:sz="0" w:space="0" w:color="auto"/>
                <w:bottom w:val="none" w:sz="0" w:space="0" w:color="auto"/>
                <w:right w:val="none" w:sz="0" w:space="0" w:color="auto"/>
              </w:divBdr>
            </w:div>
            <w:div w:id="770782713">
              <w:marLeft w:val="0"/>
              <w:marRight w:val="0"/>
              <w:marTop w:val="0"/>
              <w:marBottom w:val="0"/>
              <w:divBdr>
                <w:top w:val="none" w:sz="0" w:space="0" w:color="auto"/>
                <w:left w:val="none" w:sz="0" w:space="0" w:color="auto"/>
                <w:bottom w:val="none" w:sz="0" w:space="0" w:color="auto"/>
                <w:right w:val="none" w:sz="0" w:space="0" w:color="auto"/>
              </w:divBdr>
            </w:div>
            <w:div w:id="881133353">
              <w:marLeft w:val="0"/>
              <w:marRight w:val="0"/>
              <w:marTop w:val="0"/>
              <w:marBottom w:val="0"/>
              <w:divBdr>
                <w:top w:val="none" w:sz="0" w:space="0" w:color="auto"/>
                <w:left w:val="none" w:sz="0" w:space="0" w:color="auto"/>
                <w:bottom w:val="none" w:sz="0" w:space="0" w:color="auto"/>
                <w:right w:val="none" w:sz="0" w:space="0" w:color="auto"/>
              </w:divBdr>
            </w:div>
            <w:div w:id="892424580">
              <w:marLeft w:val="0"/>
              <w:marRight w:val="0"/>
              <w:marTop w:val="0"/>
              <w:marBottom w:val="0"/>
              <w:divBdr>
                <w:top w:val="none" w:sz="0" w:space="0" w:color="auto"/>
                <w:left w:val="none" w:sz="0" w:space="0" w:color="auto"/>
                <w:bottom w:val="none" w:sz="0" w:space="0" w:color="auto"/>
                <w:right w:val="none" w:sz="0" w:space="0" w:color="auto"/>
              </w:divBdr>
            </w:div>
            <w:div w:id="910583366">
              <w:marLeft w:val="0"/>
              <w:marRight w:val="0"/>
              <w:marTop w:val="0"/>
              <w:marBottom w:val="0"/>
              <w:divBdr>
                <w:top w:val="none" w:sz="0" w:space="0" w:color="auto"/>
                <w:left w:val="none" w:sz="0" w:space="0" w:color="auto"/>
                <w:bottom w:val="none" w:sz="0" w:space="0" w:color="auto"/>
                <w:right w:val="none" w:sz="0" w:space="0" w:color="auto"/>
              </w:divBdr>
            </w:div>
            <w:div w:id="1108350257">
              <w:marLeft w:val="0"/>
              <w:marRight w:val="0"/>
              <w:marTop w:val="0"/>
              <w:marBottom w:val="0"/>
              <w:divBdr>
                <w:top w:val="none" w:sz="0" w:space="0" w:color="auto"/>
                <w:left w:val="none" w:sz="0" w:space="0" w:color="auto"/>
                <w:bottom w:val="none" w:sz="0" w:space="0" w:color="auto"/>
                <w:right w:val="none" w:sz="0" w:space="0" w:color="auto"/>
              </w:divBdr>
            </w:div>
            <w:div w:id="1218934640">
              <w:marLeft w:val="0"/>
              <w:marRight w:val="0"/>
              <w:marTop w:val="0"/>
              <w:marBottom w:val="0"/>
              <w:divBdr>
                <w:top w:val="none" w:sz="0" w:space="0" w:color="auto"/>
                <w:left w:val="none" w:sz="0" w:space="0" w:color="auto"/>
                <w:bottom w:val="none" w:sz="0" w:space="0" w:color="auto"/>
                <w:right w:val="none" w:sz="0" w:space="0" w:color="auto"/>
              </w:divBdr>
            </w:div>
            <w:div w:id="1386025508">
              <w:marLeft w:val="0"/>
              <w:marRight w:val="0"/>
              <w:marTop w:val="0"/>
              <w:marBottom w:val="0"/>
              <w:divBdr>
                <w:top w:val="none" w:sz="0" w:space="0" w:color="auto"/>
                <w:left w:val="none" w:sz="0" w:space="0" w:color="auto"/>
                <w:bottom w:val="none" w:sz="0" w:space="0" w:color="auto"/>
                <w:right w:val="none" w:sz="0" w:space="0" w:color="auto"/>
              </w:divBdr>
            </w:div>
            <w:div w:id="1451708204">
              <w:marLeft w:val="0"/>
              <w:marRight w:val="0"/>
              <w:marTop w:val="0"/>
              <w:marBottom w:val="0"/>
              <w:divBdr>
                <w:top w:val="none" w:sz="0" w:space="0" w:color="auto"/>
                <w:left w:val="none" w:sz="0" w:space="0" w:color="auto"/>
                <w:bottom w:val="none" w:sz="0" w:space="0" w:color="auto"/>
                <w:right w:val="none" w:sz="0" w:space="0" w:color="auto"/>
              </w:divBdr>
            </w:div>
            <w:div w:id="1452822100">
              <w:marLeft w:val="0"/>
              <w:marRight w:val="0"/>
              <w:marTop w:val="0"/>
              <w:marBottom w:val="0"/>
              <w:divBdr>
                <w:top w:val="none" w:sz="0" w:space="0" w:color="auto"/>
                <w:left w:val="none" w:sz="0" w:space="0" w:color="auto"/>
                <w:bottom w:val="none" w:sz="0" w:space="0" w:color="auto"/>
                <w:right w:val="none" w:sz="0" w:space="0" w:color="auto"/>
              </w:divBdr>
            </w:div>
            <w:div w:id="1564486414">
              <w:marLeft w:val="0"/>
              <w:marRight w:val="0"/>
              <w:marTop w:val="0"/>
              <w:marBottom w:val="0"/>
              <w:divBdr>
                <w:top w:val="none" w:sz="0" w:space="0" w:color="auto"/>
                <w:left w:val="none" w:sz="0" w:space="0" w:color="auto"/>
                <w:bottom w:val="none" w:sz="0" w:space="0" w:color="auto"/>
                <w:right w:val="none" w:sz="0" w:space="0" w:color="auto"/>
              </w:divBdr>
            </w:div>
            <w:div w:id="1720980514">
              <w:marLeft w:val="0"/>
              <w:marRight w:val="0"/>
              <w:marTop w:val="0"/>
              <w:marBottom w:val="0"/>
              <w:divBdr>
                <w:top w:val="none" w:sz="0" w:space="0" w:color="auto"/>
                <w:left w:val="none" w:sz="0" w:space="0" w:color="auto"/>
                <w:bottom w:val="none" w:sz="0" w:space="0" w:color="auto"/>
                <w:right w:val="none" w:sz="0" w:space="0" w:color="auto"/>
              </w:divBdr>
            </w:div>
            <w:div w:id="1981034357">
              <w:marLeft w:val="0"/>
              <w:marRight w:val="0"/>
              <w:marTop w:val="0"/>
              <w:marBottom w:val="0"/>
              <w:divBdr>
                <w:top w:val="none" w:sz="0" w:space="0" w:color="auto"/>
                <w:left w:val="none" w:sz="0" w:space="0" w:color="auto"/>
                <w:bottom w:val="none" w:sz="0" w:space="0" w:color="auto"/>
                <w:right w:val="none" w:sz="0" w:space="0" w:color="auto"/>
              </w:divBdr>
            </w:div>
            <w:div w:id="2025281206">
              <w:marLeft w:val="0"/>
              <w:marRight w:val="0"/>
              <w:marTop w:val="0"/>
              <w:marBottom w:val="0"/>
              <w:divBdr>
                <w:top w:val="none" w:sz="0" w:space="0" w:color="auto"/>
                <w:left w:val="none" w:sz="0" w:space="0" w:color="auto"/>
                <w:bottom w:val="none" w:sz="0" w:space="0" w:color="auto"/>
                <w:right w:val="none" w:sz="0" w:space="0" w:color="auto"/>
              </w:divBdr>
            </w:div>
            <w:div w:id="2079664807">
              <w:marLeft w:val="0"/>
              <w:marRight w:val="0"/>
              <w:marTop w:val="0"/>
              <w:marBottom w:val="0"/>
              <w:divBdr>
                <w:top w:val="none" w:sz="0" w:space="0" w:color="auto"/>
                <w:left w:val="none" w:sz="0" w:space="0" w:color="auto"/>
                <w:bottom w:val="none" w:sz="0" w:space="0" w:color="auto"/>
                <w:right w:val="none" w:sz="0" w:space="0" w:color="auto"/>
              </w:divBdr>
            </w:div>
            <w:div w:id="2098285879">
              <w:marLeft w:val="0"/>
              <w:marRight w:val="0"/>
              <w:marTop w:val="0"/>
              <w:marBottom w:val="0"/>
              <w:divBdr>
                <w:top w:val="none" w:sz="0" w:space="0" w:color="auto"/>
                <w:left w:val="none" w:sz="0" w:space="0" w:color="auto"/>
                <w:bottom w:val="none" w:sz="0" w:space="0" w:color="auto"/>
                <w:right w:val="none" w:sz="0" w:space="0" w:color="auto"/>
              </w:divBdr>
            </w:div>
          </w:divsChild>
        </w:div>
        <w:div w:id="1681155152">
          <w:marLeft w:val="0"/>
          <w:marRight w:val="0"/>
          <w:marTop w:val="0"/>
          <w:marBottom w:val="0"/>
          <w:divBdr>
            <w:top w:val="none" w:sz="0" w:space="0" w:color="auto"/>
            <w:left w:val="none" w:sz="0" w:space="0" w:color="auto"/>
            <w:bottom w:val="none" w:sz="0" w:space="0" w:color="auto"/>
            <w:right w:val="none" w:sz="0" w:space="0" w:color="auto"/>
          </w:divBdr>
          <w:divsChild>
            <w:div w:id="1272274259">
              <w:marLeft w:val="-75"/>
              <w:marRight w:val="0"/>
              <w:marTop w:val="30"/>
              <w:marBottom w:val="30"/>
              <w:divBdr>
                <w:top w:val="none" w:sz="0" w:space="0" w:color="auto"/>
                <w:left w:val="none" w:sz="0" w:space="0" w:color="auto"/>
                <w:bottom w:val="none" w:sz="0" w:space="0" w:color="auto"/>
                <w:right w:val="none" w:sz="0" w:space="0" w:color="auto"/>
              </w:divBdr>
              <w:divsChild>
                <w:div w:id="31928311">
                  <w:marLeft w:val="0"/>
                  <w:marRight w:val="0"/>
                  <w:marTop w:val="0"/>
                  <w:marBottom w:val="0"/>
                  <w:divBdr>
                    <w:top w:val="none" w:sz="0" w:space="0" w:color="auto"/>
                    <w:left w:val="none" w:sz="0" w:space="0" w:color="auto"/>
                    <w:bottom w:val="none" w:sz="0" w:space="0" w:color="auto"/>
                    <w:right w:val="none" w:sz="0" w:space="0" w:color="auto"/>
                  </w:divBdr>
                  <w:divsChild>
                    <w:div w:id="5594936">
                      <w:marLeft w:val="0"/>
                      <w:marRight w:val="0"/>
                      <w:marTop w:val="0"/>
                      <w:marBottom w:val="0"/>
                      <w:divBdr>
                        <w:top w:val="none" w:sz="0" w:space="0" w:color="auto"/>
                        <w:left w:val="none" w:sz="0" w:space="0" w:color="auto"/>
                        <w:bottom w:val="none" w:sz="0" w:space="0" w:color="auto"/>
                        <w:right w:val="none" w:sz="0" w:space="0" w:color="auto"/>
                      </w:divBdr>
                    </w:div>
                  </w:divsChild>
                </w:div>
                <w:div w:id="71044731">
                  <w:marLeft w:val="0"/>
                  <w:marRight w:val="0"/>
                  <w:marTop w:val="0"/>
                  <w:marBottom w:val="0"/>
                  <w:divBdr>
                    <w:top w:val="none" w:sz="0" w:space="0" w:color="auto"/>
                    <w:left w:val="none" w:sz="0" w:space="0" w:color="auto"/>
                    <w:bottom w:val="none" w:sz="0" w:space="0" w:color="auto"/>
                    <w:right w:val="none" w:sz="0" w:space="0" w:color="auto"/>
                  </w:divBdr>
                  <w:divsChild>
                    <w:div w:id="1888563921">
                      <w:marLeft w:val="0"/>
                      <w:marRight w:val="0"/>
                      <w:marTop w:val="0"/>
                      <w:marBottom w:val="0"/>
                      <w:divBdr>
                        <w:top w:val="none" w:sz="0" w:space="0" w:color="auto"/>
                        <w:left w:val="none" w:sz="0" w:space="0" w:color="auto"/>
                        <w:bottom w:val="none" w:sz="0" w:space="0" w:color="auto"/>
                        <w:right w:val="none" w:sz="0" w:space="0" w:color="auto"/>
                      </w:divBdr>
                    </w:div>
                  </w:divsChild>
                </w:div>
                <w:div w:id="103810813">
                  <w:marLeft w:val="0"/>
                  <w:marRight w:val="0"/>
                  <w:marTop w:val="0"/>
                  <w:marBottom w:val="0"/>
                  <w:divBdr>
                    <w:top w:val="none" w:sz="0" w:space="0" w:color="auto"/>
                    <w:left w:val="none" w:sz="0" w:space="0" w:color="auto"/>
                    <w:bottom w:val="none" w:sz="0" w:space="0" w:color="auto"/>
                    <w:right w:val="none" w:sz="0" w:space="0" w:color="auto"/>
                  </w:divBdr>
                  <w:divsChild>
                    <w:div w:id="1773476245">
                      <w:marLeft w:val="0"/>
                      <w:marRight w:val="0"/>
                      <w:marTop w:val="0"/>
                      <w:marBottom w:val="0"/>
                      <w:divBdr>
                        <w:top w:val="none" w:sz="0" w:space="0" w:color="auto"/>
                        <w:left w:val="none" w:sz="0" w:space="0" w:color="auto"/>
                        <w:bottom w:val="none" w:sz="0" w:space="0" w:color="auto"/>
                        <w:right w:val="none" w:sz="0" w:space="0" w:color="auto"/>
                      </w:divBdr>
                    </w:div>
                  </w:divsChild>
                </w:div>
                <w:div w:id="103963686">
                  <w:marLeft w:val="0"/>
                  <w:marRight w:val="0"/>
                  <w:marTop w:val="0"/>
                  <w:marBottom w:val="0"/>
                  <w:divBdr>
                    <w:top w:val="none" w:sz="0" w:space="0" w:color="auto"/>
                    <w:left w:val="none" w:sz="0" w:space="0" w:color="auto"/>
                    <w:bottom w:val="none" w:sz="0" w:space="0" w:color="auto"/>
                    <w:right w:val="none" w:sz="0" w:space="0" w:color="auto"/>
                  </w:divBdr>
                  <w:divsChild>
                    <w:div w:id="2053184691">
                      <w:marLeft w:val="0"/>
                      <w:marRight w:val="0"/>
                      <w:marTop w:val="0"/>
                      <w:marBottom w:val="0"/>
                      <w:divBdr>
                        <w:top w:val="none" w:sz="0" w:space="0" w:color="auto"/>
                        <w:left w:val="none" w:sz="0" w:space="0" w:color="auto"/>
                        <w:bottom w:val="none" w:sz="0" w:space="0" w:color="auto"/>
                        <w:right w:val="none" w:sz="0" w:space="0" w:color="auto"/>
                      </w:divBdr>
                    </w:div>
                  </w:divsChild>
                </w:div>
                <w:div w:id="112527815">
                  <w:marLeft w:val="0"/>
                  <w:marRight w:val="0"/>
                  <w:marTop w:val="0"/>
                  <w:marBottom w:val="0"/>
                  <w:divBdr>
                    <w:top w:val="none" w:sz="0" w:space="0" w:color="auto"/>
                    <w:left w:val="none" w:sz="0" w:space="0" w:color="auto"/>
                    <w:bottom w:val="none" w:sz="0" w:space="0" w:color="auto"/>
                    <w:right w:val="none" w:sz="0" w:space="0" w:color="auto"/>
                  </w:divBdr>
                  <w:divsChild>
                    <w:div w:id="728459502">
                      <w:marLeft w:val="0"/>
                      <w:marRight w:val="0"/>
                      <w:marTop w:val="0"/>
                      <w:marBottom w:val="0"/>
                      <w:divBdr>
                        <w:top w:val="none" w:sz="0" w:space="0" w:color="auto"/>
                        <w:left w:val="none" w:sz="0" w:space="0" w:color="auto"/>
                        <w:bottom w:val="none" w:sz="0" w:space="0" w:color="auto"/>
                        <w:right w:val="none" w:sz="0" w:space="0" w:color="auto"/>
                      </w:divBdr>
                    </w:div>
                  </w:divsChild>
                </w:div>
                <w:div w:id="135337987">
                  <w:marLeft w:val="0"/>
                  <w:marRight w:val="0"/>
                  <w:marTop w:val="0"/>
                  <w:marBottom w:val="0"/>
                  <w:divBdr>
                    <w:top w:val="none" w:sz="0" w:space="0" w:color="auto"/>
                    <w:left w:val="none" w:sz="0" w:space="0" w:color="auto"/>
                    <w:bottom w:val="none" w:sz="0" w:space="0" w:color="auto"/>
                    <w:right w:val="none" w:sz="0" w:space="0" w:color="auto"/>
                  </w:divBdr>
                  <w:divsChild>
                    <w:div w:id="1285890444">
                      <w:marLeft w:val="0"/>
                      <w:marRight w:val="0"/>
                      <w:marTop w:val="0"/>
                      <w:marBottom w:val="0"/>
                      <w:divBdr>
                        <w:top w:val="none" w:sz="0" w:space="0" w:color="auto"/>
                        <w:left w:val="none" w:sz="0" w:space="0" w:color="auto"/>
                        <w:bottom w:val="none" w:sz="0" w:space="0" w:color="auto"/>
                        <w:right w:val="none" w:sz="0" w:space="0" w:color="auto"/>
                      </w:divBdr>
                    </w:div>
                  </w:divsChild>
                </w:div>
                <w:div w:id="172456862">
                  <w:marLeft w:val="0"/>
                  <w:marRight w:val="0"/>
                  <w:marTop w:val="0"/>
                  <w:marBottom w:val="0"/>
                  <w:divBdr>
                    <w:top w:val="none" w:sz="0" w:space="0" w:color="auto"/>
                    <w:left w:val="none" w:sz="0" w:space="0" w:color="auto"/>
                    <w:bottom w:val="none" w:sz="0" w:space="0" w:color="auto"/>
                    <w:right w:val="none" w:sz="0" w:space="0" w:color="auto"/>
                  </w:divBdr>
                  <w:divsChild>
                    <w:div w:id="1688408085">
                      <w:marLeft w:val="0"/>
                      <w:marRight w:val="0"/>
                      <w:marTop w:val="0"/>
                      <w:marBottom w:val="0"/>
                      <w:divBdr>
                        <w:top w:val="none" w:sz="0" w:space="0" w:color="auto"/>
                        <w:left w:val="none" w:sz="0" w:space="0" w:color="auto"/>
                        <w:bottom w:val="none" w:sz="0" w:space="0" w:color="auto"/>
                        <w:right w:val="none" w:sz="0" w:space="0" w:color="auto"/>
                      </w:divBdr>
                    </w:div>
                  </w:divsChild>
                </w:div>
                <w:div w:id="177428014">
                  <w:marLeft w:val="0"/>
                  <w:marRight w:val="0"/>
                  <w:marTop w:val="0"/>
                  <w:marBottom w:val="0"/>
                  <w:divBdr>
                    <w:top w:val="none" w:sz="0" w:space="0" w:color="auto"/>
                    <w:left w:val="none" w:sz="0" w:space="0" w:color="auto"/>
                    <w:bottom w:val="none" w:sz="0" w:space="0" w:color="auto"/>
                    <w:right w:val="none" w:sz="0" w:space="0" w:color="auto"/>
                  </w:divBdr>
                  <w:divsChild>
                    <w:div w:id="430854196">
                      <w:marLeft w:val="0"/>
                      <w:marRight w:val="0"/>
                      <w:marTop w:val="0"/>
                      <w:marBottom w:val="0"/>
                      <w:divBdr>
                        <w:top w:val="none" w:sz="0" w:space="0" w:color="auto"/>
                        <w:left w:val="none" w:sz="0" w:space="0" w:color="auto"/>
                        <w:bottom w:val="none" w:sz="0" w:space="0" w:color="auto"/>
                        <w:right w:val="none" w:sz="0" w:space="0" w:color="auto"/>
                      </w:divBdr>
                    </w:div>
                  </w:divsChild>
                </w:div>
                <w:div w:id="187454694">
                  <w:marLeft w:val="0"/>
                  <w:marRight w:val="0"/>
                  <w:marTop w:val="0"/>
                  <w:marBottom w:val="0"/>
                  <w:divBdr>
                    <w:top w:val="none" w:sz="0" w:space="0" w:color="auto"/>
                    <w:left w:val="none" w:sz="0" w:space="0" w:color="auto"/>
                    <w:bottom w:val="none" w:sz="0" w:space="0" w:color="auto"/>
                    <w:right w:val="none" w:sz="0" w:space="0" w:color="auto"/>
                  </w:divBdr>
                  <w:divsChild>
                    <w:div w:id="241719980">
                      <w:marLeft w:val="0"/>
                      <w:marRight w:val="0"/>
                      <w:marTop w:val="0"/>
                      <w:marBottom w:val="0"/>
                      <w:divBdr>
                        <w:top w:val="none" w:sz="0" w:space="0" w:color="auto"/>
                        <w:left w:val="none" w:sz="0" w:space="0" w:color="auto"/>
                        <w:bottom w:val="none" w:sz="0" w:space="0" w:color="auto"/>
                        <w:right w:val="none" w:sz="0" w:space="0" w:color="auto"/>
                      </w:divBdr>
                    </w:div>
                  </w:divsChild>
                </w:div>
                <w:div w:id="263610561">
                  <w:marLeft w:val="0"/>
                  <w:marRight w:val="0"/>
                  <w:marTop w:val="0"/>
                  <w:marBottom w:val="0"/>
                  <w:divBdr>
                    <w:top w:val="none" w:sz="0" w:space="0" w:color="auto"/>
                    <w:left w:val="none" w:sz="0" w:space="0" w:color="auto"/>
                    <w:bottom w:val="none" w:sz="0" w:space="0" w:color="auto"/>
                    <w:right w:val="none" w:sz="0" w:space="0" w:color="auto"/>
                  </w:divBdr>
                  <w:divsChild>
                    <w:div w:id="160899662">
                      <w:marLeft w:val="0"/>
                      <w:marRight w:val="0"/>
                      <w:marTop w:val="0"/>
                      <w:marBottom w:val="0"/>
                      <w:divBdr>
                        <w:top w:val="none" w:sz="0" w:space="0" w:color="auto"/>
                        <w:left w:val="none" w:sz="0" w:space="0" w:color="auto"/>
                        <w:bottom w:val="none" w:sz="0" w:space="0" w:color="auto"/>
                        <w:right w:val="none" w:sz="0" w:space="0" w:color="auto"/>
                      </w:divBdr>
                    </w:div>
                  </w:divsChild>
                </w:div>
                <w:div w:id="279844560">
                  <w:marLeft w:val="0"/>
                  <w:marRight w:val="0"/>
                  <w:marTop w:val="0"/>
                  <w:marBottom w:val="0"/>
                  <w:divBdr>
                    <w:top w:val="none" w:sz="0" w:space="0" w:color="auto"/>
                    <w:left w:val="none" w:sz="0" w:space="0" w:color="auto"/>
                    <w:bottom w:val="none" w:sz="0" w:space="0" w:color="auto"/>
                    <w:right w:val="none" w:sz="0" w:space="0" w:color="auto"/>
                  </w:divBdr>
                  <w:divsChild>
                    <w:div w:id="2107072519">
                      <w:marLeft w:val="0"/>
                      <w:marRight w:val="0"/>
                      <w:marTop w:val="0"/>
                      <w:marBottom w:val="0"/>
                      <w:divBdr>
                        <w:top w:val="none" w:sz="0" w:space="0" w:color="auto"/>
                        <w:left w:val="none" w:sz="0" w:space="0" w:color="auto"/>
                        <w:bottom w:val="none" w:sz="0" w:space="0" w:color="auto"/>
                        <w:right w:val="none" w:sz="0" w:space="0" w:color="auto"/>
                      </w:divBdr>
                    </w:div>
                  </w:divsChild>
                </w:div>
                <w:div w:id="282275654">
                  <w:marLeft w:val="0"/>
                  <w:marRight w:val="0"/>
                  <w:marTop w:val="0"/>
                  <w:marBottom w:val="0"/>
                  <w:divBdr>
                    <w:top w:val="none" w:sz="0" w:space="0" w:color="auto"/>
                    <w:left w:val="none" w:sz="0" w:space="0" w:color="auto"/>
                    <w:bottom w:val="none" w:sz="0" w:space="0" w:color="auto"/>
                    <w:right w:val="none" w:sz="0" w:space="0" w:color="auto"/>
                  </w:divBdr>
                  <w:divsChild>
                    <w:div w:id="2632787">
                      <w:marLeft w:val="0"/>
                      <w:marRight w:val="0"/>
                      <w:marTop w:val="0"/>
                      <w:marBottom w:val="0"/>
                      <w:divBdr>
                        <w:top w:val="none" w:sz="0" w:space="0" w:color="auto"/>
                        <w:left w:val="none" w:sz="0" w:space="0" w:color="auto"/>
                        <w:bottom w:val="none" w:sz="0" w:space="0" w:color="auto"/>
                        <w:right w:val="none" w:sz="0" w:space="0" w:color="auto"/>
                      </w:divBdr>
                    </w:div>
                  </w:divsChild>
                </w:div>
                <w:div w:id="291713499">
                  <w:marLeft w:val="0"/>
                  <w:marRight w:val="0"/>
                  <w:marTop w:val="0"/>
                  <w:marBottom w:val="0"/>
                  <w:divBdr>
                    <w:top w:val="none" w:sz="0" w:space="0" w:color="auto"/>
                    <w:left w:val="none" w:sz="0" w:space="0" w:color="auto"/>
                    <w:bottom w:val="none" w:sz="0" w:space="0" w:color="auto"/>
                    <w:right w:val="none" w:sz="0" w:space="0" w:color="auto"/>
                  </w:divBdr>
                  <w:divsChild>
                    <w:div w:id="1830637387">
                      <w:marLeft w:val="0"/>
                      <w:marRight w:val="0"/>
                      <w:marTop w:val="0"/>
                      <w:marBottom w:val="0"/>
                      <w:divBdr>
                        <w:top w:val="none" w:sz="0" w:space="0" w:color="auto"/>
                        <w:left w:val="none" w:sz="0" w:space="0" w:color="auto"/>
                        <w:bottom w:val="none" w:sz="0" w:space="0" w:color="auto"/>
                        <w:right w:val="none" w:sz="0" w:space="0" w:color="auto"/>
                      </w:divBdr>
                    </w:div>
                  </w:divsChild>
                </w:div>
                <w:div w:id="309289069">
                  <w:marLeft w:val="0"/>
                  <w:marRight w:val="0"/>
                  <w:marTop w:val="0"/>
                  <w:marBottom w:val="0"/>
                  <w:divBdr>
                    <w:top w:val="none" w:sz="0" w:space="0" w:color="auto"/>
                    <w:left w:val="none" w:sz="0" w:space="0" w:color="auto"/>
                    <w:bottom w:val="none" w:sz="0" w:space="0" w:color="auto"/>
                    <w:right w:val="none" w:sz="0" w:space="0" w:color="auto"/>
                  </w:divBdr>
                  <w:divsChild>
                    <w:div w:id="1859781065">
                      <w:marLeft w:val="0"/>
                      <w:marRight w:val="0"/>
                      <w:marTop w:val="0"/>
                      <w:marBottom w:val="0"/>
                      <w:divBdr>
                        <w:top w:val="none" w:sz="0" w:space="0" w:color="auto"/>
                        <w:left w:val="none" w:sz="0" w:space="0" w:color="auto"/>
                        <w:bottom w:val="none" w:sz="0" w:space="0" w:color="auto"/>
                        <w:right w:val="none" w:sz="0" w:space="0" w:color="auto"/>
                      </w:divBdr>
                    </w:div>
                  </w:divsChild>
                </w:div>
                <w:div w:id="343483594">
                  <w:marLeft w:val="0"/>
                  <w:marRight w:val="0"/>
                  <w:marTop w:val="0"/>
                  <w:marBottom w:val="0"/>
                  <w:divBdr>
                    <w:top w:val="none" w:sz="0" w:space="0" w:color="auto"/>
                    <w:left w:val="none" w:sz="0" w:space="0" w:color="auto"/>
                    <w:bottom w:val="none" w:sz="0" w:space="0" w:color="auto"/>
                    <w:right w:val="none" w:sz="0" w:space="0" w:color="auto"/>
                  </w:divBdr>
                  <w:divsChild>
                    <w:div w:id="1629624869">
                      <w:marLeft w:val="0"/>
                      <w:marRight w:val="0"/>
                      <w:marTop w:val="0"/>
                      <w:marBottom w:val="0"/>
                      <w:divBdr>
                        <w:top w:val="none" w:sz="0" w:space="0" w:color="auto"/>
                        <w:left w:val="none" w:sz="0" w:space="0" w:color="auto"/>
                        <w:bottom w:val="none" w:sz="0" w:space="0" w:color="auto"/>
                        <w:right w:val="none" w:sz="0" w:space="0" w:color="auto"/>
                      </w:divBdr>
                    </w:div>
                  </w:divsChild>
                </w:div>
                <w:div w:id="378819203">
                  <w:marLeft w:val="0"/>
                  <w:marRight w:val="0"/>
                  <w:marTop w:val="0"/>
                  <w:marBottom w:val="0"/>
                  <w:divBdr>
                    <w:top w:val="none" w:sz="0" w:space="0" w:color="auto"/>
                    <w:left w:val="none" w:sz="0" w:space="0" w:color="auto"/>
                    <w:bottom w:val="none" w:sz="0" w:space="0" w:color="auto"/>
                    <w:right w:val="none" w:sz="0" w:space="0" w:color="auto"/>
                  </w:divBdr>
                  <w:divsChild>
                    <w:div w:id="1468205334">
                      <w:marLeft w:val="0"/>
                      <w:marRight w:val="0"/>
                      <w:marTop w:val="0"/>
                      <w:marBottom w:val="0"/>
                      <w:divBdr>
                        <w:top w:val="none" w:sz="0" w:space="0" w:color="auto"/>
                        <w:left w:val="none" w:sz="0" w:space="0" w:color="auto"/>
                        <w:bottom w:val="none" w:sz="0" w:space="0" w:color="auto"/>
                        <w:right w:val="none" w:sz="0" w:space="0" w:color="auto"/>
                      </w:divBdr>
                    </w:div>
                  </w:divsChild>
                </w:div>
                <w:div w:id="384985279">
                  <w:marLeft w:val="0"/>
                  <w:marRight w:val="0"/>
                  <w:marTop w:val="0"/>
                  <w:marBottom w:val="0"/>
                  <w:divBdr>
                    <w:top w:val="none" w:sz="0" w:space="0" w:color="auto"/>
                    <w:left w:val="none" w:sz="0" w:space="0" w:color="auto"/>
                    <w:bottom w:val="none" w:sz="0" w:space="0" w:color="auto"/>
                    <w:right w:val="none" w:sz="0" w:space="0" w:color="auto"/>
                  </w:divBdr>
                  <w:divsChild>
                    <w:div w:id="918364910">
                      <w:marLeft w:val="0"/>
                      <w:marRight w:val="0"/>
                      <w:marTop w:val="0"/>
                      <w:marBottom w:val="0"/>
                      <w:divBdr>
                        <w:top w:val="none" w:sz="0" w:space="0" w:color="auto"/>
                        <w:left w:val="none" w:sz="0" w:space="0" w:color="auto"/>
                        <w:bottom w:val="none" w:sz="0" w:space="0" w:color="auto"/>
                        <w:right w:val="none" w:sz="0" w:space="0" w:color="auto"/>
                      </w:divBdr>
                    </w:div>
                  </w:divsChild>
                </w:div>
                <w:div w:id="391537137">
                  <w:marLeft w:val="0"/>
                  <w:marRight w:val="0"/>
                  <w:marTop w:val="0"/>
                  <w:marBottom w:val="0"/>
                  <w:divBdr>
                    <w:top w:val="none" w:sz="0" w:space="0" w:color="auto"/>
                    <w:left w:val="none" w:sz="0" w:space="0" w:color="auto"/>
                    <w:bottom w:val="none" w:sz="0" w:space="0" w:color="auto"/>
                    <w:right w:val="none" w:sz="0" w:space="0" w:color="auto"/>
                  </w:divBdr>
                  <w:divsChild>
                    <w:div w:id="864370836">
                      <w:marLeft w:val="0"/>
                      <w:marRight w:val="0"/>
                      <w:marTop w:val="0"/>
                      <w:marBottom w:val="0"/>
                      <w:divBdr>
                        <w:top w:val="none" w:sz="0" w:space="0" w:color="auto"/>
                        <w:left w:val="none" w:sz="0" w:space="0" w:color="auto"/>
                        <w:bottom w:val="none" w:sz="0" w:space="0" w:color="auto"/>
                        <w:right w:val="none" w:sz="0" w:space="0" w:color="auto"/>
                      </w:divBdr>
                    </w:div>
                  </w:divsChild>
                </w:div>
                <w:div w:id="417600487">
                  <w:marLeft w:val="0"/>
                  <w:marRight w:val="0"/>
                  <w:marTop w:val="0"/>
                  <w:marBottom w:val="0"/>
                  <w:divBdr>
                    <w:top w:val="none" w:sz="0" w:space="0" w:color="auto"/>
                    <w:left w:val="none" w:sz="0" w:space="0" w:color="auto"/>
                    <w:bottom w:val="none" w:sz="0" w:space="0" w:color="auto"/>
                    <w:right w:val="none" w:sz="0" w:space="0" w:color="auto"/>
                  </w:divBdr>
                  <w:divsChild>
                    <w:div w:id="213274844">
                      <w:marLeft w:val="0"/>
                      <w:marRight w:val="0"/>
                      <w:marTop w:val="0"/>
                      <w:marBottom w:val="0"/>
                      <w:divBdr>
                        <w:top w:val="none" w:sz="0" w:space="0" w:color="auto"/>
                        <w:left w:val="none" w:sz="0" w:space="0" w:color="auto"/>
                        <w:bottom w:val="none" w:sz="0" w:space="0" w:color="auto"/>
                        <w:right w:val="none" w:sz="0" w:space="0" w:color="auto"/>
                      </w:divBdr>
                    </w:div>
                  </w:divsChild>
                </w:div>
                <w:div w:id="528613538">
                  <w:marLeft w:val="0"/>
                  <w:marRight w:val="0"/>
                  <w:marTop w:val="0"/>
                  <w:marBottom w:val="0"/>
                  <w:divBdr>
                    <w:top w:val="none" w:sz="0" w:space="0" w:color="auto"/>
                    <w:left w:val="none" w:sz="0" w:space="0" w:color="auto"/>
                    <w:bottom w:val="none" w:sz="0" w:space="0" w:color="auto"/>
                    <w:right w:val="none" w:sz="0" w:space="0" w:color="auto"/>
                  </w:divBdr>
                  <w:divsChild>
                    <w:div w:id="1504323130">
                      <w:marLeft w:val="0"/>
                      <w:marRight w:val="0"/>
                      <w:marTop w:val="0"/>
                      <w:marBottom w:val="0"/>
                      <w:divBdr>
                        <w:top w:val="none" w:sz="0" w:space="0" w:color="auto"/>
                        <w:left w:val="none" w:sz="0" w:space="0" w:color="auto"/>
                        <w:bottom w:val="none" w:sz="0" w:space="0" w:color="auto"/>
                        <w:right w:val="none" w:sz="0" w:space="0" w:color="auto"/>
                      </w:divBdr>
                    </w:div>
                  </w:divsChild>
                </w:div>
                <w:div w:id="549415447">
                  <w:marLeft w:val="0"/>
                  <w:marRight w:val="0"/>
                  <w:marTop w:val="0"/>
                  <w:marBottom w:val="0"/>
                  <w:divBdr>
                    <w:top w:val="none" w:sz="0" w:space="0" w:color="auto"/>
                    <w:left w:val="none" w:sz="0" w:space="0" w:color="auto"/>
                    <w:bottom w:val="none" w:sz="0" w:space="0" w:color="auto"/>
                    <w:right w:val="none" w:sz="0" w:space="0" w:color="auto"/>
                  </w:divBdr>
                  <w:divsChild>
                    <w:div w:id="670185490">
                      <w:marLeft w:val="0"/>
                      <w:marRight w:val="0"/>
                      <w:marTop w:val="0"/>
                      <w:marBottom w:val="0"/>
                      <w:divBdr>
                        <w:top w:val="none" w:sz="0" w:space="0" w:color="auto"/>
                        <w:left w:val="none" w:sz="0" w:space="0" w:color="auto"/>
                        <w:bottom w:val="none" w:sz="0" w:space="0" w:color="auto"/>
                        <w:right w:val="none" w:sz="0" w:space="0" w:color="auto"/>
                      </w:divBdr>
                    </w:div>
                  </w:divsChild>
                </w:div>
                <w:div w:id="555052189">
                  <w:marLeft w:val="0"/>
                  <w:marRight w:val="0"/>
                  <w:marTop w:val="0"/>
                  <w:marBottom w:val="0"/>
                  <w:divBdr>
                    <w:top w:val="none" w:sz="0" w:space="0" w:color="auto"/>
                    <w:left w:val="none" w:sz="0" w:space="0" w:color="auto"/>
                    <w:bottom w:val="none" w:sz="0" w:space="0" w:color="auto"/>
                    <w:right w:val="none" w:sz="0" w:space="0" w:color="auto"/>
                  </w:divBdr>
                  <w:divsChild>
                    <w:div w:id="643001135">
                      <w:marLeft w:val="0"/>
                      <w:marRight w:val="0"/>
                      <w:marTop w:val="0"/>
                      <w:marBottom w:val="0"/>
                      <w:divBdr>
                        <w:top w:val="none" w:sz="0" w:space="0" w:color="auto"/>
                        <w:left w:val="none" w:sz="0" w:space="0" w:color="auto"/>
                        <w:bottom w:val="none" w:sz="0" w:space="0" w:color="auto"/>
                        <w:right w:val="none" w:sz="0" w:space="0" w:color="auto"/>
                      </w:divBdr>
                    </w:div>
                  </w:divsChild>
                </w:div>
                <w:div w:id="572353775">
                  <w:marLeft w:val="0"/>
                  <w:marRight w:val="0"/>
                  <w:marTop w:val="0"/>
                  <w:marBottom w:val="0"/>
                  <w:divBdr>
                    <w:top w:val="none" w:sz="0" w:space="0" w:color="auto"/>
                    <w:left w:val="none" w:sz="0" w:space="0" w:color="auto"/>
                    <w:bottom w:val="none" w:sz="0" w:space="0" w:color="auto"/>
                    <w:right w:val="none" w:sz="0" w:space="0" w:color="auto"/>
                  </w:divBdr>
                  <w:divsChild>
                    <w:div w:id="542138142">
                      <w:marLeft w:val="0"/>
                      <w:marRight w:val="0"/>
                      <w:marTop w:val="0"/>
                      <w:marBottom w:val="0"/>
                      <w:divBdr>
                        <w:top w:val="none" w:sz="0" w:space="0" w:color="auto"/>
                        <w:left w:val="none" w:sz="0" w:space="0" w:color="auto"/>
                        <w:bottom w:val="none" w:sz="0" w:space="0" w:color="auto"/>
                        <w:right w:val="none" w:sz="0" w:space="0" w:color="auto"/>
                      </w:divBdr>
                    </w:div>
                  </w:divsChild>
                </w:div>
                <w:div w:id="588392785">
                  <w:marLeft w:val="0"/>
                  <w:marRight w:val="0"/>
                  <w:marTop w:val="0"/>
                  <w:marBottom w:val="0"/>
                  <w:divBdr>
                    <w:top w:val="none" w:sz="0" w:space="0" w:color="auto"/>
                    <w:left w:val="none" w:sz="0" w:space="0" w:color="auto"/>
                    <w:bottom w:val="none" w:sz="0" w:space="0" w:color="auto"/>
                    <w:right w:val="none" w:sz="0" w:space="0" w:color="auto"/>
                  </w:divBdr>
                  <w:divsChild>
                    <w:div w:id="219903138">
                      <w:marLeft w:val="0"/>
                      <w:marRight w:val="0"/>
                      <w:marTop w:val="0"/>
                      <w:marBottom w:val="0"/>
                      <w:divBdr>
                        <w:top w:val="none" w:sz="0" w:space="0" w:color="auto"/>
                        <w:left w:val="none" w:sz="0" w:space="0" w:color="auto"/>
                        <w:bottom w:val="none" w:sz="0" w:space="0" w:color="auto"/>
                        <w:right w:val="none" w:sz="0" w:space="0" w:color="auto"/>
                      </w:divBdr>
                    </w:div>
                  </w:divsChild>
                </w:div>
                <w:div w:id="618226443">
                  <w:marLeft w:val="0"/>
                  <w:marRight w:val="0"/>
                  <w:marTop w:val="0"/>
                  <w:marBottom w:val="0"/>
                  <w:divBdr>
                    <w:top w:val="none" w:sz="0" w:space="0" w:color="auto"/>
                    <w:left w:val="none" w:sz="0" w:space="0" w:color="auto"/>
                    <w:bottom w:val="none" w:sz="0" w:space="0" w:color="auto"/>
                    <w:right w:val="none" w:sz="0" w:space="0" w:color="auto"/>
                  </w:divBdr>
                  <w:divsChild>
                    <w:div w:id="1131678401">
                      <w:marLeft w:val="0"/>
                      <w:marRight w:val="0"/>
                      <w:marTop w:val="0"/>
                      <w:marBottom w:val="0"/>
                      <w:divBdr>
                        <w:top w:val="none" w:sz="0" w:space="0" w:color="auto"/>
                        <w:left w:val="none" w:sz="0" w:space="0" w:color="auto"/>
                        <w:bottom w:val="none" w:sz="0" w:space="0" w:color="auto"/>
                        <w:right w:val="none" w:sz="0" w:space="0" w:color="auto"/>
                      </w:divBdr>
                    </w:div>
                  </w:divsChild>
                </w:div>
                <w:div w:id="639965647">
                  <w:marLeft w:val="0"/>
                  <w:marRight w:val="0"/>
                  <w:marTop w:val="0"/>
                  <w:marBottom w:val="0"/>
                  <w:divBdr>
                    <w:top w:val="none" w:sz="0" w:space="0" w:color="auto"/>
                    <w:left w:val="none" w:sz="0" w:space="0" w:color="auto"/>
                    <w:bottom w:val="none" w:sz="0" w:space="0" w:color="auto"/>
                    <w:right w:val="none" w:sz="0" w:space="0" w:color="auto"/>
                  </w:divBdr>
                  <w:divsChild>
                    <w:div w:id="1177188418">
                      <w:marLeft w:val="0"/>
                      <w:marRight w:val="0"/>
                      <w:marTop w:val="0"/>
                      <w:marBottom w:val="0"/>
                      <w:divBdr>
                        <w:top w:val="none" w:sz="0" w:space="0" w:color="auto"/>
                        <w:left w:val="none" w:sz="0" w:space="0" w:color="auto"/>
                        <w:bottom w:val="none" w:sz="0" w:space="0" w:color="auto"/>
                        <w:right w:val="none" w:sz="0" w:space="0" w:color="auto"/>
                      </w:divBdr>
                    </w:div>
                  </w:divsChild>
                </w:div>
                <w:div w:id="643900132">
                  <w:marLeft w:val="0"/>
                  <w:marRight w:val="0"/>
                  <w:marTop w:val="0"/>
                  <w:marBottom w:val="0"/>
                  <w:divBdr>
                    <w:top w:val="none" w:sz="0" w:space="0" w:color="auto"/>
                    <w:left w:val="none" w:sz="0" w:space="0" w:color="auto"/>
                    <w:bottom w:val="none" w:sz="0" w:space="0" w:color="auto"/>
                    <w:right w:val="none" w:sz="0" w:space="0" w:color="auto"/>
                  </w:divBdr>
                  <w:divsChild>
                    <w:div w:id="95293125">
                      <w:marLeft w:val="0"/>
                      <w:marRight w:val="0"/>
                      <w:marTop w:val="0"/>
                      <w:marBottom w:val="0"/>
                      <w:divBdr>
                        <w:top w:val="none" w:sz="0" w:space="0" w:color="auto"/>
                        <w:left w:val="none" w:sz="0" w:space="0" w:color="auto"/>
                        <w:bottom w:val="none" w:sz="0" w:space="0" w:color="auto"/>
                        <w:right w:val="none" w:sz="0" w:space="0" w:color="auto"/>
                      </w:divBdr>
                    </w:div>
                  </w:divsChild>
                </w:div>
                <w:div w:id="665210465">
                  <w:marLeft w:val="0"/>
                  <w:marRight w:val="0"/>
                  <w:marTop w:val="0"/>
                  <w:marBottom w:val="0"/>
                  <w:divBdr>
                    <w:top w:val="none" w:sz="0" w:space="0" w:color="auto"/>
                    <w:left w:val="none" w:sz="0" w:space="0" w:color="auto"/>
                    <w:bottom w:val="none" w:sz="0" w:space="0" w:color="auto"/>
                    <w:right w:val="none" w:sz="0" w:space="0" w:color="auto"/>
                  </w:divBdr>
                  <w:divsChild>
                    <w:div w:id="66997001">
                      <w:marLeft w:val="0"/>
                      <w:marRight w:val="0"/>
                      <w:marTop w:val="0"/>
                      <w:marBottom w:val="0"/>
                      <w:divBdr>
                        <w:top w:val="none" w:sz="0" w:space="0" w:color="auto"/>
                        <w:left w:val="none" w:sz="0" w:space="0" w:color="auto"/>
                        <w:bottom w:val="none" w:sz="0" w:space="0" w:color="auto"/>
                        <w:right w:val="none" w:sz="0" w:space="0" w:color="auto"/>
                      </w:divBdr>
                    </w:div>
                  </w:divsChild>
                </w:div>
                <w:div w:id="690453615">
                  <w:marLeft w:val="0"/>
                  <w:marRight w:val="0"/>
                  <w:marTop w:val="0"/>
                  <w:marBottom w:val="0"/>
                  <w:divBdr>
                    <w:top w:val="none" w:sz="0" w:space="0" w:color="auto"/>
                    <w:left w:val="none" w:sz="0" w:space="0" w:color="auto"/>
                    <w:bottom w:val="none" w:sz="0" w:space="0" w:color="auto"/>
                    <w:right w:val="none" w:sz="0" w:space="0" w:color="auto"/>
                  </w:divBdr>
                  <w:divsChild>
                    <w:div w:id="1896695197">
                      <w:marLeft w:val="0"/>
                      <w:marRight w:val="0"/>
                      <w:marTop w:val="0"/>
                      <w:marBottom w:val="0"/>
                      <w:divBdr>
                        <w:top w:val="none" w:sz="0" w:space="0" w:color="auto"/>
                        <w:left w:val="none" w:sz="0" w:space="0" w:color="auto"/>
                        <w:bottom w:val="none" w:sz="0" w:space="0" w:color="auto"/>
                        <w:right w:val="none" w:sz="0" w:space="0" w:color="auto"/>
                      </w:divBdr>
                    </w:div>
                  </w:divsChild>
                </w:div>
                <w:div w:id="707921855">
                  <w:marLeft w:val="0"/>
                  <w:marRight w:val="0"/>
                  <w:marTop w:val="0"/>
                  <w:marBottom w:val="0"/>
                  <w:divBdr>
                    <w:top w:val="none" w:sz="0" w:space="0" w:color="auto"/>
                    <w:left w:val="none" w:sz="0" w:space="0" w:color="auto"/>
                    <w:bottom w:val="none" w:sz="0" w:space="0" w:color="auto"/>
                    <w:right w:val="none" w:sz="0" w:space="0" w:color="auto"/>
                  </w:divBdr>
                  <w:divsChild>
                    <w:div w:id="785537875">
                      <w:marLeft w:val="0"/>
                      <w:marRight w:val="0"/>
                      <w:marTop w:val="0"/>
                      <w:marBottom w:val="0"/>
                      <w:divBdr>
                        <w:top w:val="none" w:sz="0" w:space="0" w:color="auto"/>
                        <w:left w:val="none" w:sz="0" w:space="0" w:color="auto"/>
                        <w:bottom w:val="none" w:sz="0" w:space="0" w:color="auto"/>
                        <w:right w:val="none" w:sz="0" w:space="0" w:color="auto"/>
                      </w:divBdr>
                    </w:div>
                  </w:divsChild>
                </w:div>
                <w:div w:id="728840859">
                  <w:marLeft w:val="0"/>
                  <w:marRight w:val="0"/>
                  <w:marTop w:val="0"/>
                  <w:marBottom w:val="0"/>
                  <w:divBdr>
                    <w:top w:val="none" w:sz="0" w:space="0" w:color="auto"/>
                    <w:left w:val="none" w:sz="0" w:space="0" w:color="auto"/>
                    <w:bottom w:val="none" w:sz="0" w:space="0" w:color="auto"/>
                    <w:right w:val="none" w:sz="0" w:space="0" w:color="auto"/>
                  </w:divBdr>
                  <w:divsChild>
                    <w:div w:id="546450106">
                      <w:marLeft w:val="0"/>
                      <w:marRight w:val="0"/>
                      <w:marTop w:val="0"/>
                      <w:marBottom w:val="0"/>
                      <w:divBdr>
                        <w:top w:val="none" w:sz="0" w:space="0" w:color="auto"/>
                        <w:left w:val="none" w:sz="0" w:space="0" w:color="auto"/>
                        <w:bottom w:val="none" w:sz="0" w:space="0" w:color="auto"/>
                        <w:right w:val="none" w:sz="0" w:space="0" w:color="auto"/>
                      </w:divBdr>
                    </w:div>
                  </w:divsChild>
                </w:div>
                <w:div w:id="739599382">
                  <w:marLeft w:val="0"/>
                  <w:marRight w:val="0"/>
                  <w:marTop w:val="0"/>
                  <w:marBottom w:val="0"/>
                  <w:divBdr>
                    <w:top w:val="none" w:sz="0" w:space="0" w:color="auto"/>
                    <w:left w:val="none" w:sz="0" w:space="0" w:color="auto"/>
                    <w:bottom w:val="none" w:sz="0" w:space="0" w:color="auto"/>
                    <w:right w:val="none" w:sz="0" w:space="0" w:color="auto"/>
                  </w:divBdr>
                  <w:divsChild>
                    <w:div w:id="1030449891">
                      <w:marLeft w:val="0"/>
                      <w:marRight w:val="0"/>
                      <w:marTop w:val="0"/>
                      <w:marBottom w:val="0"/>
                      <w:divBdr>
                        <w:top w:val="none" w:sz="0" w:space="0" w:color="auto"/>
                        <w:left w:val="none" w:sz="0" w:space="0" w:color="auto"/>
                        <w:bottom w:val="none" w:sz="0" w:space="0" w:color="auto"/>
                        <w:right w:val="none" w:sz="0" w:space="0" w:color="auto"/>
                      </w:divBdr>
                    </w:div>
                  </w:divsChild>
                </w:div>
                <w:div w:id="744381622">
                  <w:marLeft w:val="0"/>
                  <w:marRight w:val="0"/>
                  <w:marTop w:val="0"/>
                  <w:marBottom w:val="0"/>
                  <w:divBdr>
                    <w:top w:val="none" w:sz="0" w:space="0" w:color="auto"/>
                    <w:left w:val="none" w:sz="0" w:space="0" w:color="auto"/>
                    <w:bottom w:val="none" w:sz="0" w:space="0" w:color="auto"/>
                    <w:right w:val="none" w:sz="0" w:space="0" w:color="auto"/>
                  </w:divBdr>
                  <w:divsChild>
                    <w:div w:id="2069373942">
                      <w:marLeft w:val="0"/>
                      <w:marRight w:val="0"/>
                      <w:marTop w:val="0"/>
                      <w:marBottom w:val="0"/>
                      <w:divBdr>
                        <w:top w:val="none" w:sz="0" w:space="0" w:color="auto"/>
                        <w:left w:val="none" w:sz="0" w:space="0" w:color="auto"/>
                        <w:bottom w:val="none" w:sz="0" w:space="0" w:color="auto"/>
                        <w:right w:val="none" w:sz="0" w:space="0" w:color="auto"/>
                      </w:divBdr>
                    </w:div>
                  </w:divsChild>
                </w:div>
                <w:div w:id="800001148">
                  <w:marLeft w:val="0"/>
                  <w:marRight w:val="0"/>
                  <w:marTop w:val="0"/>
                  <w:marBottom w:val="0"/>
                  <w:divBdr>
                    <w:top w:val="none" w:sz="0" w:space="0" w:color="auto"/>
                    <w:left w:val="none" w:sz="0" w:space="0" w:color="auto"/>
                    <w:bottom w:val="none" w:sz="0" w:space="0" w:color="auto"/>
                    <w:right w:val="none" w:sz="0" w:space="0" w:color="auto"/>
                  </w:divBdr>
                  <w:divsChild>
                    <w:div w:id="750661423">
                      <w:marLeft w:val="0"/>
                      <w:marRight w:val="0"/>
                      <w:marTop w:val="0"/>
                      <w:marBottom w:val="0"/>
                      <w:divBdr>
                        <w:top w:val="none" w:sz="0" w:space="0" w:color="auto"/>
                        <w:left w:val="none" w:sz="0" w:space="0" w:color="auto"/>
                        <w:bottom w:val="none" w:sz="0" w:space="0" w:color="auto"/>
                        <w:right w:val="none" w:sz="0" w:space="0" w:color="auto"/>
                      </w:divBdr>
                    </w:div>
                  </w:divsChild>
                </w:div>
                <w:div w:id="901718433">
                  <w:marLeft w:val="0"/>
                  <w:marRight w:val="0"/>
                  <w:marTop w:val="0"/>
                  <w:marBottom w:val="0"/>
                  <w:divBdr>
                    <w:top w:val="none" w:sz="0" w:space="0" w:color="auto"/>
                    <w:left w:val="none" w:sz="0" w:space="0" w:color="auto"/>
                    <w:bottom w:val="none" w:sz="0" w:space="0" w:color="auto"/>
                    <w:right w:val="none" w:sz="0" w:space="0" w:color="auto"/>
                  </w:divBdr>
                  <w:divsChild>
                    <w:div w:id="826436170">
                      <w:marLeft w:val="0"/>
                      <w:marRight w:val="0"/>
                      <w:marTop w:val="0"/>
                      <w:marBottom w:val="0"/>
                      <w:divBdr>
                        <w:top w:val="none" w:sz="0" w:space="0" w:color="auto"/>
                        <w:left w:val="none" w:sz="0" w:space="0" w:color="auto"/>
                        <w:bottom w:val="none" w:sz="0" w:space="0" w:color="auto"/>
                        <w:right w:val="none" w:sz="0" w:space="0" w:color="auto"/>
                      </w:divBdr>
                    </w:div>
                  </w:divsChild>
                </w:div>
                <w:div w:id="957685094">
                  <w:marLeft w:val="0"/>
                  <w:marRight w:val="0"/>
                  <w:marTop w:val="0"/>
                  <w:marBottom w:val="0"/>
                  <w:divBdr>
                    <w:top w:val="none" w:sz="0" w:space="0" w:color="auto"/>
                    <w:left w:val="none" w:sz="0" w:space="0" w:color="auto"/>
                    <w:bottom w:val="none" w:sz="0" w:space="0" w:color="auto"/>
                    <w:right w:val="none" w:sz="0" w:space="0" w:color="auto"/>
                  </w:divBdr>
                  <w:divsChild>
                    <w:div w:id="628514170">
                      <w:marLeft w:val="0"/>
                      <w:marRight w:val="0"/>
                      <w:marTop w:val="0"/>
                      <w:marBottom w:val="0"/>
                      <w:divBdr>
                        <w:top w:val="none" w:sz="0" w:space="0" w:color="auto"/>
                        <w:left w:val="none" w:sz="0" w:space="0" w:color="auto"/>
                        <w:bottom w:val="none" w:sz="0" w:space="0" w:color="auto"/>
                        <w:right w:val="none" w:sz="0" w:space="0" w:color="auto"/>
                      </w:divBdr>
                    </w:div>
                  </w:divsChild>
                </w:div>
                <w:div w:id="999650636">
                  <w:marLeft w:val="0"/>
                  <w:marRight w:val="0"/>
                  <w:marTop w:val="0"/>
                  <w:marBottom w:val="0"/>
                  <w:divBdr>
                    <w:top w:val="none" w:sz="0" w:space="0" w:color="auto"/>
                    <w:left w:val="none" w:sz="0" w:space="0" w:color="auto"/>
                    <w:bottom w:val="none" w:sz="0" w:space="0" w:color="auto"/>
                    <w:right w:val="none" w:sz="0" w:space="0" w:color="auto"/>
                  </w:divBdr>
                  <w:divsChild>
                    <w:div w:id="795293665">
                      <w:marLeft w:val="0"/>
                      <w:marRight w:val="0"/>
                      <w:marTop w:val="0"/>
                      <w:marBottom w:val="0"/>
                      <w:divBdr>
                        <w:top w:val="none" w:sz="0" w:space="0" w:color="auto"/>
                        <w:left w:val="none" w:sz="0" w:space="0" w:color="auto"/>
                        <w:bottom w:val="none" w:sz="0" w:space="0" w:color="auto"/>
                        <w:right w:val="none" w:sz="0" w:space="0" w:color="auto"/>
                      </w:divBdr>
                    </w:div>
                  </w:divsChild>
                </w:div>
                <w:div w:id="1010721007">
                  <w:marLeft w:val="0"/>
                  <w:marRight w:val="0"/>
                  <w:marTop w:val="0"/>
                  <w:marBottom w:val="0"/>
                  <w:divBdr>
                    <w:top w:val="none" w:sz="0" w:space="0" w:color="auto"/>
                    <w:left w:val="none" w:sz="0" w:space="0" w:color="auto"/>
                    <w:bottom w:val="none" w:sz="0" w:space="0" w:color="auto"/>
                    <w:right w:val="none" w:sz="0" w:space="0" w:color="auto"/>
                  </w:divBdr>
                  <w:divsChild>
                    <w:div w:id="1267612694">
                      <w:marLeft w:val="0"/>
                      <w:marRight w:val="0"/>
                      <w:marTop w:val="0"/>
                      <w:marBottom w:val="0"/>
                      <w:divBdr>
                        <w:top w:val="none" w:sz="0" w:space="0" w:color="auto"/>
                        <w:left w:val="none" w:sz="0" w:space="0" w:color="auto"/>
                        <w:bottom w:val="none" w:sz="0" w:space="0" w:color="auto"/>
                        <w:right w:val="none" w:sz="0" w:space="0" w:color="auto"/>
                      </w:divBdr>
                    </w:div>
                  </w:divsChild>
                </w:div>
                <w:div w:id="1021711879">
                  <w:marLeft w:val="0"/>
                  <w:marRight w:val="0"/>
                  <w:marTop w:val="0"/>
                  <w:marBottom w:val="0"/>
                  <w:divBdr>
                    <w:top w:val="none" w:sz="0" w:space="0" w:color="auto"/>
                    <w:left w:val="none" w:sz="0" w:space="0" w:color="auto"/>
                    <w:bottom w:val="none" w:sz="0" w:space="0" w:color="auto"/>
                    <w:right w:val="none" w:sz="0" w:space="0" w:color="auto"/>
                  </w:divBdr>
                  <w:divsChild>
                    <w:div w:id="2110273571">
                      <w:marLeft w:val="0"/>
                      <w:marRight w:val="0"/>
                      <w:marTop w:val="0"/>
                      <w:marBottom w:val="0"/>
                      <w:divBdr>
                        <w:top w:val="none" w:sz="0" w:space="0" w:color="auto"/>
                        <w:left w:val="none" w:sz="0" w:space="0" w:color="auto"/>
                        <w:bottom w:val="none" w:sz="0" w:space="0" w:color="auto"/>
                        <w:right w:val="none" w:sz="0" w:space="0" w:color="auto"/>
                      </w:divBdr>
                    </w:div>
                  </w:divsChild>
                </w:div>
                <w:div w:id="1070807536">
                  <w:marLeft w:val="0"/>
                  <w:marRight w:val="0"/>
                  <w:marTop w:val="0"/>
                  <w:marBottom w:val="0"/>
                  <w:divBdr>
                    <w:top w:val="none" w:sz="0" w:space="0" w:color="auto"/>
                    <w:left w:val="none" w:sz="0" w:space="0" w:color="auto"/>
                    <w:bottom w:val="none" w:sz="0" w:space="0" w:color="auto"/>
                    <w:right w:val="none" w:sz="0" w:space="0" w:color="auto"/>
                  </w:divBdr>
                  <w:divsChild>
                    <w:div w:id="1872037957">
                      <w:marLeft w:val="0"/>
                      <w:marRight w:val="0"/>
                      <w:marTop w:val="0"/>
                      <w:marBottom w:val="0"/>
                      <w:divBdr>
                        <w:top w:val="none" w:sz="0" w:space="0" w:color="auto"/>
                        <w:left w:val="none" w:sz="0" w:space="0" w:color="auto"/>
                        <w:bottom w:val="none" w:sz="0" w:space="0" w:color="auto"/>
                        <w:right w:val="none" w:sz="0" w:space="0" w:color="auto"/>
                      </w:divBdr>
                    </w:div>
                  </w:divsChild>
                </w:div>
                <w:div w:id="1107042465">
                  <w:marLeft w:val="0"/>
                  <w:marRight w:val="0"/>
                  <w:marTop w:val="0"/>
                  <w:marBottom w:val="0"/>
                  <w:divBdr>
                    <w:top w:val="none" w:sz="0" w:space="0" w:color="auto"/>
                    <w:left w:val="none" w:sz="0" w:space="0" w:color="auto"/>
                    <w:bottom w:val="none" w:sz="0" w:space="0" w:color="auto"/>
                    <w:right w:val="none" w:sz="0" w:space="0" w:color="auto"/>
                  </w:divBdr>
                  <w:divsChild>
                    <w:div w:id="801114755">
                      <w:marLeft w:val="0"/>
                      <w:marRight w:val="0"/>
                      <w:marTop w:val="0"/>
                      <w:marBottom w:val="0"/>
                      <w:divBdr>
                        <w:top w:val="none" w:sz="0" w:space="0" w:color="auto"/>
                        <w:left w:val="none" w:sz="0" w:space="0" w:color="auto"/>
                        <w:bottom w:val="none" w:sz="0" w:space="0" w:color="auto"/>
                        <w:right w:val="none" w:sz="0" w:space="0" w:color="auto"/>
                      </w:divBdr>
                    </w:div>
                  </w:divsChild>
                </w:div>
                <w:div w:id="1115751854">
                  <w:marLeft w:val="0"/>
                  <w:marRight w:val="0"/>
                  <w:marTop w:val="0"/>
                  <w:marBottom w:val="0"/>
                  <w:divBdr>
                    <w:top w:val="none" w:sz="0" w:space="0" w:color="auto"/>
                    <w:left w:val="none" w:sz="0" w:space="0" w:color="auto"/>
                    <w:bottom w:val="none" w:sz="0" w:space="0" w:color="auto"/>
                    <w:right w:val="none" w:sz="0" w:space="0" w:color="auto"/>
                  </w:divBdr>
                  <w:divsChild>
                    <w:div w:id="1361855191">
                      <w:marLeft w:val="0"/>
                      <w:marRight w:val="0"/>
                      <w:marTop w:val="0"/>
                      <w:marBottom w:val="0"/>
                      <w:divBdr>
                        <w:top w:val="none" w:sz="0" w:space="0" w:color="auto"/>
                        <w:left w:val="none" w:sz="0" w:space="0" w:color="auto"/>
                        <w:bottom w:val="none" w:sz="0" w:space="0" w:color="auto"/>
                        <w:right w:val="none" w:sz="0" w:space="0" w:color="auto"/>
                      </w:divBdr>
                    </w:div>
                  </w:divsChild>
                </w:div>
                <w:div w:id="1144085344">
                  <w:marLeft w:val="0"/>
                  <w:marRight w:val="0"/>
                  <w:marTop w:val="0"/>
                  <w:marBottom w:val="0"/>
                  <w:divBdr>
                    <w:top w:val="none" w:sz="0" w:space="0" w:color="auto"/>
                    <w:left w:val="none" w:sz="0" w:space="0" w:color="auto"/>
                    <w:bottom w:val="none" w:sz="0" w:space="0" w:color="auto"/>
                    <w:right w:val="none" w:sz="0" w:space="0" w:color="auto"/>
                  </w:divBdr>
                  <w:divsChild>
                    <w:div w:id="1601986188">
                      <w:marLeft w:val="0"/>
                      <w:marRight w:val="0"/>
                      <w:marTop w:val="0"/>
                      <w:marBottom w:val="0"/>
                      <w:divBdr>
                        <w:top w:val="none" w:sz="0" w:space="0" w:color="auto"/>
                        <w:left w:val="none" w:sz="0" w:space="0" w:color="auto"/>
                        <w:bottom w:val="none" w:sz="0" w:space="0" w:color="auto"/>
                        <w:right w:val="none" w:sz="0" w:space="0" w:color="auto"/>
                      </w:divBdr>
                    </w:div>
                  </w:divsChild>
                </w:div>
                <w:div w:id="1199202161">
                  <w:marLeft w:val="0"/>
                  <w:marRight w:val="0"/>
                  <w:marTop w:val="0"/>
                  <w:marBottom w:val="0"/>
                  <w:divBdr>
                    <w:top w:val="none" w:sz="0" w:space="0" w:color="auto"/>
                    <w:left w:val="none" w:sz="0" w:space="0" w:color="auto"/>
                    <w:bottom w:val="none" w:sz="0" w:space="0" w:color="auto"/>
                    <w:right w:val="none" w:sz="0" w:space="0" w:color="auto"/>
                  </w:divBdr>
                  <w:divsChild>
                    <w:div w:id="482359205">
                      <w:marLeft w:val="0"/>
                      <w:marRight w:val="0"/>
                      <w:marTop w:val="0"/>
                      <w:marBottom w:val="0"/>
                      <w:divBdr>
                        <w:top w:val="none" w:sz="0" w:space="0" w:color="auto"/>
                        <w:left w:val="none" w:sz="0" w:space="0" w:color="auto"/>
                        <w:bottom w:val="none" w:sz="0" w:space="0" w:color="auto"/>
                        <w:right w:val="none" w:sz="0" w:space="0" w:color="auto"/>
                      </w:divBdr>
                    </w:div>
                  </w:divsChild>
                </w:div>
                <w:div w:id="1276214429">
                  <w:marLeft w:val="0"/>
                  <w:marRight w:val="0"/>
                  <w:marTop w:val="0"/>
                  <w:marBottom w:val="0"/>
                  <w:divBdr>
                    <w:top w:val="none" w:sz="0" w:space="0" w:color="auto"/>
                    <w:left w:val="none" w:sz="0" w:space="0" w:color="auto"/>
                    <w:bottom w:val="none" w:sz="0" w:space="0" w:color="auto"/>
                    <w:right w:val="none" w:sz="0" w:space="0" w:color="auto"/>
                  </w:divBdr>
                  <w:divsChild>
                    <w:div w:id="329993533">
                      <w:marLeft w:val="0"/>
                      <w:marRight w:val="0"/>
                      <w:marTop w:val="0"/>
                      <w:marBottom w:val="0"/>
                      <w:divBdr>
                        <w:top w:val="none" w:sz="0" w:space="0" w:color="auto"/>
                        <w:left w:val="none" w:sz="0" w:space="0" w:color="auto"/>
                        <w:bottom w:val="none" w:sz="0" w:space="0" w:color="auto"/>
                        <w:right w:val="none" w:sz="0" w:space="0" w:color="auto"/>
                      </w:divBdr>
                    </w:div>
                  </w:divsChild>
                </w:div>
                <w:div w:id="1337419956">
                  <w:marLeft w:val="0"/>
                  <w:marRight w:val="0"/>
                  <w:marTop w:val="0"/>
                  <w:marBottom w:val="0"/>
                  <w:divBdr>
                    <w:top w:val="none" w:sz="0" w:space="0" w:color="auto"/>
                    <w:left w:val="none" w:sz="0" w:space="0" w:color="auto"/>
                    <w:bottom w:val="none" w:sz="0" w:space="0" w:color="auto"/>
                    <w:right w:val="none" w:sz="0" w:space="0" w:color="auto"/>
                  </w:divBdr>
                  <w:divsChild>
                    <w:div w:id="649558040">
                      <w:marLeft w:val="0"/>
                      <w:marRight w:val="0"/>
                      <w:marTop w:val="0"/>
                      <w:marBottom w:val="0"/>
                      <w:divBdr>
                        <w:top w:val="none" w:sz="0" w:space="0" w:color="auto"/>
                        <w:left w:val="none" w:sz="0" w:space="0" w:color="auto"/>
                        <w:bottom w:val="none" w:sz="0" w:space="0" w:color="auto"/>
                        <w:right w:val="none" w:sz="0" w:space="0" w:color="auto"/>
                      </w:divBdr>
                    </w:div>
                  </w:divsChild>
                </w:div>
                <w:div w:id="1394503007">
                  <w:marLeft w:val="0"/>
                  <w:marRight w:val="0"/>
                  <w:marTop w:val="0"/>
                  <w:marBottom w:val="0"/>
                  <w:divBdr>
                    <w:top w:val="none" w:sz="0" w:space="0" w:color="auto"/>
                    <w:left w:val="none" w:sz="0" w:space="0" w:color="auto"/>
                    <w:bottom w:val="none" w:sz="0" w:space="0" w:color="auto"/>
                    <w:right w:val="none" w:sz="0" w:space="0" w:color="auto"/>
                  </w:divBdr>
                  <w:divsChild>
                    <w:div w:id="80031362">
                      <w:marLeft w:val="0"/>
                      <w:marRight w:val="0"/>
                      <w:marTop w:val="0"/>
                      <w:marBottom w:val="0"/>
                      <w:divBdr>
                        <w:top w:val="none" w:sz="0" w:space="0" w:color="auto"/>
                        <w:left w:val="none" w:sz="0" w:space="0" w:color="auto"/>
                        <w:bottom w:val="none" w:sz="0" w:space="0" w:color="auto"/>
                        <w:right w:val="none" w:sz="0" w:space="0" w:color="auto"/>
                      </w:divBdr>
                    </w:div>
                  </w:divsChild>
                </w:div>
                <w:div w:id="1452942865">
                  <w:marLeft w:val="0"/>
                  <w:marRight w:val="0"/>
                  <w:marTop w:val="0"/>
                  <w:marBottom w:val="0"/>
                  <w:divBdr>
                    <w:top w:val="none" w:sz="0" w:space="0" w:color="auto"/>
                    <w:left w:val="none" w:sz="0" w:space="0" w:color="auto"/>
                    <w:bottom w:val="none" w:sz="0" w:space="0" w:color="auto"/>
                    <w:right w:val="none" w:sz="0" w:space="0" w:color="auto"/>
                  </w:divBdr>
                  <w:divsChild>
                    <w:div w:id="302388705">
                      <w:marLeft w:val="0"/>
                      <w:marRight w:val="0"/>
                      <w:marTop w:val="0"/>
                      <w:marBottom w:val="0"/>
                      <w:divBdr>
                        <w:top w:val="none" w:sz="0" w:space="0" w:color="auto"/>
                        <w:left w:val="none" w:sz="0" w:space="0" w:color="auto"/>
                        <w:bottom w:val="none" w:sz="0" w:space="0" w:color="auto"/>
                        <w:right w:val="none" w:sz="0" w:space="0" w:color="auto"/>
                      </w:divBdr>
                    </w:div>
                  </w:divsChild>
                </w:div>
                <w:div w:id="1455051652">
                  <w:marLeft w:val="0"/>
                  <w:marRight w:val="0"/>
                  <w:marTop w:val="0"/>
                  <w:marBottom w:val="0"/>
                  <w:divBdr>
                    <w:top w:val="none" w:sz="0" w:space="0" w:color="auto"/>
                    <w:left w:val="none" w:sz="0" w:space="0" w:color="auto"/>
                    <w:bottom w:val="none" w:sz="0" w:space="0" w:color="auto"/>
                    <w:right w:val="none" w:sz="0" w:space="0" w:color="auto"/>
                  </w:divBdr>
                  <w:divsChild>
                    <w:div w:id="646086123">
                      <w:marLeft w:val="0"/>
                      <w:marRight w:val="0"/>
                      <w:marTop w:val="0"/>
                      <w:marBottom w:val="0"/>
                      <w:divBdr>
                        <w:top w:val="none" w:sz="0" w:space="0" w:color="auto"/>
                        <w:left w:val="none" w:sz="0" w:space="0" w:color="auto"/>
                        <w:bottom w:val="none" w:sz="0" w:space="0" w:color="auto"/>
                        <w:right w:val="none" w:sz="0" w:space="0" w:color="auto"/>
                      </w:divBdr>
                    </w:div>
                  </w:divsChild>
                </w:div>
                <w:div w:id="1463184712">
                  <w:marLeft w:val="0"/>
                  <w:marRight w:val="0"/>
                  <w:marTop w:val="0"/>
                  <w:marBottom w:val="0"/>
                  <w:divBdr>
                    <w:top w:val="none" w:sz="0" w:space="0" w:color="auto"/>
                    <w:left w:val="none" w:sz="0" w:space="0" w:color="auto"/>
                    <w:bottom w:val="none" w:sz="0" w:space="0" w:color="auto"/>
                    <w:right w:val="none" w:sz="0" w:space="0" w:color="auto"/>
                  </w:divBdr>
                  <w:divsChild>
                    <w:div w:id="1285119959">
                      <w:marLeft w:val="0"/>
                      <w:marRight w:val="0"/>
                      <w:marTop w:val="0"/>
                      <w:marBottom w:val="0"/>
                      <w:divBdr>
                        <w:top w:val="none" w:sz="0" w:space="0" w:color="auto"/>
                        <w:left w:val="none" w:sz="0" w:space="0" w:color="auto"/>
                        <w:bottom w:val="none" w:sz="0" w:space="0" w:color="auto"/>
                        <w:right w:val="none" w:sz="0" w:space="0" w:color="auto"/>
                      </w:divBdr>
                    </w:div>
                  </w:divsChild>
                </w:div>
                <w:div w:id="1476680027">
                  <w:marLeft w:val="0"/>
                  <w:marRight w:val="0"/>
                  <w:marTop w:val="0"/>
                  <w:marBottom w:val="0"/>
                  <w:divBdr>
                    <w:top w:val="none" w:sz="0" w:space="0" w:color="auto"/>
                    <w:left w:val="none" w:sz="0" w:space="0" w:color="auto"/>
                    <w:bottom w:val="none" w:sz="0" w:space="0" w:color="auto"/>
                    <w:right w:val="none" w:sz="0" w:space="0" w:color="auto"/>
                  </w:divBdr>
                  <w:divsChild>
                    <w:div w:id="237446779">
                      <w:marLeft w:val="0"/>
                      <w:marRight w:val="0"/>
                      <w:marTop w:val="0"/>
                      <w:marBottom w:val="0"/>
                      <w:divBdr>
                        <w:top w:val="none" w:sz="0" w:space="0" w:color="auto"/>
                        <w:left w:val="none" w:sz="0" w:space="0" w:color="auto"/>
                        <w:bottom w:val="none" w:sz="0" w:space="0" w:color="auto"/>
                        <w:right w:val="none" w:sz="0" w:space="0" w:color="auto"/>
                      </w:divBdr>
                    </w:div>
                  </w:divsChild>
                </w:div>
                <w:div w:id="1478258442">
                  <w:marLeft w:val="0"/>
                  <w:marRight w:val="0"/>
                  <w:marTop w:val="0"/>
                  <w:marBottom w:val="0"/>
                  <w:divBdr>
                    <w:top w:val="none" w:sz="0" w:space="0" w:color="auto"/>
                    <w:left w:val="none" w:sz="0" w:space="0" w:color="auto"/>
                    <w:bottom w:val="none" w:sz="0" w:space="0" w:color="auto"/>
                    <w:right w:val="none" w:sz="0" w:space="0" w:color="auto"/>
                  </w:divBdr>
                  <w:divsChild>
                    <w:div w:id="1601331349">
                      <w:marLeft w:val="0"/>
                      <w:marRight w:val="0"/>
                      <w:marTop w:val="0"/>
                      <w:marBottom w:val="0"/>
                      <w:divBdr>
                        <w:top w:val="none" w:sz="0" w:space="0" w:color="auto"/>
                        <w:left w:val="none" w:sz="0" w:space="0" w:color="auto"/>
                        <w:bottom w:val="none" w:sz="0" w:space="0" w:color="auto"/>
                        <w:right w:val="none" w:sz="0" w:space="0" w:color="auto"/>
                      </w:divBdr>
                    </w:div>
                  </w:divsChild>
                </w:div>
                <w:div w:id="1624653152">
                  <w:marLeft w:val="0"/>
                  <w:marRight w:val="0"/>
                  <w:marTop w:val="0"/>
                  <w:marBottom w:val="0"/>
                  <w:divBdr>
                    <w:top w:val="none" w:sz="0" w:space="0" w:color="auto"/>
                    <w:left w:val="none" w:sz="0" w:space="0" w:color="auto"/>
                    <w:bottom w:val="none" w:sz="0" w:space="0" w:color="auto"/>
                    <w:right w:val="none" w:sz="0" w:space="0" w:color="auto"/>
                  </w:divBdr>
                  <w:divsChild>
                    <w:div w:id="1196887994">
                      <w:marLeft w:val="0"/>
                      <w:marRight w:val="0"/>
                      <w:marTop w:val="0"/>
                      <w:marBottom w:val="0"/>
                      <w:divBdr>
                        <w:top w:val="none" w:sz="0" w:space="0" w:color="auto"/>
                        <w:left w:val="none" w:sz="0" w:space="0" w:color="auto"/>
                        <w:bottom w:val="none" w:sz="0" w:space="0" w:color="auto"/>
                        <w:right w:val="none" w:sz="0" w:space="0" w:color="auto"/>
                      </w:divBdr>
                    </w:div>
                  </w:divsChild>
                </w:div>
                <w:div w:id="1644774054">
                  <w:marLeft w:val="0"/>
                  <w:marRight w:val="0"/>
                  <w:marTop w:val="0"/>
                  <w:marBottom w:val="0"/>
                  <w:divBdr>
                    <w:top w:val="none" w:sz="0" w:space="0" w:color="auto"/>
                    <w:left w:val="none" w:sz="0" w:space="0" w:color="auto"/>
                    <w:bottom w:val="none" w:sz="0" w:space="0" w:color="auto"/>
                    <w:right w:val="none" w:sz="0" w:space="0" w:color="auto"/>
                  </w:divBdr>
                  <w:divsChild>
                    <w:div w:id="184254232">
                      <w:marLeft w:val="0"/>
                      <w:marRight w:val="0"/>
                      <w:marTop w:val="0"/>
                      <w:marBottom w:val="0"/>
                      <w:divBdr>
                        <w:top w:val="none" w:sz="0" w:space="0" w:color="auto"/>
                        <w:left w:val="none" w:sz="0" w:space="0" w:color="auto"/>
                        <w:bottom w:val="none" w:sz="0" w:space="0" w:color="auto"/>
                        <w:right w:val="none" w:sz="0" w:space="0" w:color="auto"/>
                      </w:divBdr>
                    </w:div>
                  </w:divsChild>
                </w:div>
                <w:div w:id="1745835962">
                  <w:marLeft w:val="0"/>
                  <w:marRight w:val="0"/>
                  <w:marTop w:val="0"/>
                  <w:marBottom w:val="0"/>
                  <w:divBdr>
                    <w:top w:val="none" w:sz="0" w:space="0" w:color="auto"/>
                    <w:left w:val="none" w:sz="0" w:space="0" w:color="auto"/>
                    <w:bottom w:val="none" w:sz="0" w:space="0" w:color="auto"/>
                    <w:right w:val="none" w:sz="0" w:space="0" w:color="auto"/>
                  </w:divBdr>
                  <w:divsChild>
                    <w:div w:id="1060325717">
                      <w:marLeft w:val="0"/>
                      <w:marRight w:val="0"/>
                      <w:marTop w:val="0"/>
                      <w:marBottom w:val="0"/>
                      <w:divBdr>
                        <w:top w:val="none" w:sz="0" w:space="0" w:color="auto"/>
                        <w:left w:val="none" w:sz="0" w:space="0" w:color="auto"/>
                        <w:bottom w:val="none" w:sz="0" w:space="0" w:color="auto"/>
                        <w:right w:val="none" w:sz="0" w:space="0" w:color="auto"/>
                      </w:divBdr>
                    </w:div>
                  </w:divsChild>
                </w:div>
                <w:div w:id="1761558387">
                  <w:marLeft w:val="0"/>
                  <w:marRight w:val="0"/>
                  <w:marTop w:val="0"/>
                  <w:marBottom w:val="0"/>
                  <w:divBdr>
                    <w:top w:val="none" w:sz="0" w:space="0" w:color="auto"/>
                    <w:left w:val="none" w:sz="0" w:space="0" w:color="auto"/>
                    <w:bottom w:val="none" w:sz="0" w:space="0" w:color="auto"/>
                    <w:right w:val="none" w:sz="0" w:space="0" w:color="auto"/>
                  </w:divBdr>
                  <w:divsChild>
                    <w:div w:id="1763988372">
                      <w:marLeft w:val="0"/>
                      <w:marRight w:val="0"/>
                      <w:marTop w:val="0"/>
                      <w:marBottom w:val="0"/>
                      <w:divBdr>
                        <w:top w:val="none" w:sz="0" w:space="0" w:color="auto"/>
                        <w:left w:val="none" w:sz="0" w:space="0" w:color="auto"/>
                        <w:bottom w:val="none" w:sz="0" w:space="0" w:color="auto"/>
                        <w:right w:val="none" w:sz="0" w:space="0" w:color="auto"/>
                      </w:divBdr>
                    </w:div>
                  </w:divsChild>
                </w:div>
                <w:div w:id="1778141096">
                  <w:marLeft w:val="0"/>
                  <w:marRight w:val="0"/>
                  <w:marTop w:val="0"/>
                  <w:marBottom w:val="0"/>
                  <w:divBdr>
                    <w:top w:val="none" w:sz="0" w:space="0" w:color="auto"/>
                    <w:left w:val="none" w:sz="0" w:space="0" w:color="auto"/>
                    <w:bottom w:val="none" w:sz="0" w:space="0" w:color="auto"/>
                    <w:right w:val="none" w:sz="0" w:space="0" w:color="auto"/>
                  </w:divBdr>
                  <w:divsChild>
                    <w:div w:id="271019092">
                      <w:marLeft w:val="0"/>
                      <w:marRight w:val="0"/>
                      <w:marTop w:val="0"/>
                      <w:marBottom w:val="0"/>
                      <w:divBdr>
                        <w:top w:val="none" w:sz="0" w:space="0" w:color="auto"/>
                        <w:left w:val="none" w:sz="0" w:space="0" w:color="auto"/>
                        <w:bottom w:val="none" w:sz="0" w:space="0" w:color="auto"/>
                        <w:right w:val="none" w:sz="0" w:space="0" w:color="auto"/>
                      </w:divBdr>
                    </w:div>
                  </w:divsChild>
                </w:div>
                <w:div w:id="1785345879">
                  <w:marLeft w:val="0"/>
                  <w:marRight w:val="0"/>
                  <w:marTop w:val="0"/>
                  <w:marBottom w:val="0"/>
                  <w:divBdr>
                    <w:top w:val="none" w:sz="0" w:space="0" w:color="auto"/>
                    <w:left w:val="none" w:sz="0" w:space="0" w:color="auto"/>
                    <w:bottom w:val="none" w:sz="0" w:space="0" w:color="auto"/>
                    <w:right w:val="none" w:sz="0" w:space="0" w:color="auto"/>
                  </w:divBdr>
                  <w:divsChild>
                    <w:div w:id="1010183164">
                      <w:marLeft w:val="0"/>
                      <w:marRight w:val="0"/>
                      <w:marTop w:val="0"/>
                      <w:marBottom w:val="0"/>
                      <w:divBdr>
                        <w:top w:val="none" w:sz="0" w:space="0" w:color="auto"/>
                        <w:left w:val="none" w:sz="0" w:space="0" w:color="auto"/>
                        <w:bottom w:val="none" w:sz="0" w:space="0" w:color="auto"/>
                        <w:right w:val="none" w:sz="0" w:space="0" w:color="auto"/>
                      </w:divBdr>
                    </w:div>
                  </w:divsChild>
                </w:div>
                <w:div w:id="1799177538">
                  <w:marLeft w:val="0"/>
                  <w:marRight w:val="0"/>
                  <w:marTop w:val="0"/>
                  <w:marBottom w:val="0"/>
                  <w:divBdr>
                    <w:top w:val="none" w:sz="0" w:space="0" w:color="auto"/>
                    <w:left w:val="none" w:sz="0" w:space="0" w:color="auto"/>
                    <w:bottom w:val="none" w:sz="0" w:space="0" w:color="auto"/>
                    <w:right w:val="none" w:sz="0" w:space="0" w:color="auto"/>
                  </w:divBdr>
                  <w:divsChild>
                    <w:div w:id="1106467509">
                      <w:marLeft w:val="0"/>
                      <w:marRight w:val="0"/>
                      <w:marTop w:val="0"/>
                      <w:marBottom w:val="0"/>
                      <w:divBdr>
                        <w:top w:val="none" w:sz="0" w:space="0" w:color="auto"/>
                        <w:left w:val="none" w:sz="0" w:space="0" w:color="auto"/>
                        <w:bottom w:val="none" w:sz="0" w:space="0" w:color="auto"/>
                        <w:right w:val="none" w:sz="0" w:space="0" w:color="auto"/>
                      </w:divBdr>
                    </w:div>
                  </w:divsChild>
                </w:div>
                <w:div w:id="1828592000">
                  <w:marLeft w:val="0"/>
                  <w:marRight w:val="0"/>
                  <w:marTop w:val="0"/>
                  <w:marBottom w:val="0"/>
                  <w:divBdr>
                    <w:top w:val="none" w:sz="0" w:space="0" w:color="auto"/>
                    <w:left w:val="none" w:sz="0" w:space="0" w:color="auto"/>
                    <w:bottom w:val="none" w:sz="0" w:space="0" w:color="auto"/>
                    <w:right w:val="none" w:sz="0" w:space="0" w:color="auto"/>
                  </w:divBdr>
                  <w:divsChild>
                    <w:div w:id="1352995671">
                      <w:marLeft w:val="0"/>
                      <w:marRight w:val="0"/>
                      <w:marTop w:val="0"/>
                      <w:marBottom w:val="0"/>
                      <w:divBdr>
                        <w:top w:val="none" w:sz="0" w:space="0" w:color="auto"/>
                        <w:left w:val="none" w:sz="0" w:space="0" w:color="auto"/>
                        <w:bottom w:val="none" w:sz="0" w:space="0" w:color="auto"/>
                        <w:right w:val="none" w:sz="0" w:space="0" w:color="auto"/>
                      </w:divBdr>
                    </w:div>
                  </w:divsChild>
                </w:div>
                <w:div w:id="1829662999">
                  <w:marLeft w:val="0"/>
                  <w:marRight w:val="0"/>
                  <w:marTop w:val="0"/>
                  <w:marBottom w:val="0"/>
                  <w:divBdr>
                    <w:top w:val="none" w:sz="0" w:space="0" w:color="auto"/>
                    <w:left w:val="none" w:sz="0" w:space="0" w:color="auto"/>
                    <w:bottom w:val="none" w:sz="0" w:space="0" w:color="auto"/>
                    <w:right w:val="none" w:sz="0" w:space="0" w:color="auto"/>
                  </w:divBdr>
                  <w:divsChild>
                    <w:div w:id="567425464">
                      <w:marLeft w:val="0"/>
                      <w:marRight w:val="0"/>
                      <w:marTop w:val="0"/>
                      <w:marBottom w:val="0"/>
                      <w:divBdr>
                        <w:top w:val="none" w:sz="0" w:space="0" w:color="auto"/>
                        <w:left w:val="none" w:sz="0" w:space="0" w:color="auto"/>
                        <w:bottom w:val="none" w:sz="0" w:space="0" w:color="auto"/>
                        <w:right w:val="none" w:sz="0" w:space="0" w:color="auto"/>
                      </w:divBdr>
                    </w:div>
                  </w:divsChild>
                </w:div>
                <w:div w:id="1863349888">
                  <w:marLeft w:val="0"/>
                  <w:marRight w:val="0"/>
                  <w:marTop w:val="0"/>
                  <w:marBottom w:val="0"/>
                  <w:divBdr>
                    <w:top w:val="none" w:sz="0" w:space="0" w:color="auto"/>
                    <w:left w:val="none" w:sz="0" w:space="0" w:color="auto"/>
                    <w:bottom w:val="none" w:sz="0" w:space="0" w:color="auto"/>
                    <w:right w:val="none" w:sz="0" w:space="0" w:color="auto"/>
                  </w:divBdr>
                  <w:divsChild>
                    <w:div w:id="1407650873">
                      <w:marLeft w:val="0"/>
                      <w:marRight w:val="0"/>
                      <w:marTop w:val="0"/>
                      <w:marBottom w:val="0"/>
                      <w:divBdr>
                        <w:top w:val="none" w:sz="0" w:space="0" w:color="auto"/>
                        <w:left w:val="none" w:sz="0" w:space="0" w:color="auto"/>
                        <w:bottom w:val="none" w:sz="0" w:space="0" w:color="auto"/>
                        <w:right w:val="none" w:sz="0" w:space="0" w:color="auto"/>
                      </w:divBdr>
                    </w:div>
                  </w:divsChild>
                </w:div>
                <w:div w:id="1890871064">
                  <w:marLeft w:val="0"/>
                  <w:marRight w:val="0"/>
                  <w:marTop w:val="0"/>
                  <w:marBottom w:val="0"/>
                  <w:divBdr>
                    <w:top w:val="none" w:sz="0" w:space="0" w:color="auto"/>
                    <w:left w:val="none" w:sz="0" w:space="0" w:color="auto"/>
                    <w:bottom w:val="none" w:sz="0" w:space="0" w:color="auto"/>
                    <w:right w:val="none" w:sz="0" w:space="0" w:color="auto"/>
                  </w:divBdr>
                  <w:divsChild>
                    <w:div w:id="556432245">
                      <w:marLeft w:val="0"/>
                      <w:marRight w:val="0"/>
                      <w:marTop w:val="0"/>
                      <w:marBottom w:val="0"/>
                      <w:divBdr>
                        <w:top w:val="none" w:sz="0" w:space="0" w:color="auto"/>
                        <w:left w:val="none" w:sz="0" w:space="0" w:color="auto"/>
                        <w:bottom w:val="none" w:sz="0" w:space="0" w:color="auto"/>
                        <w:right w:val="none" w:sz="0" w:space="0" w:color="auto"/>
                      </w:divBdr>
                    </w:div>
                  </w:divsChild>
                </w:div>
                <w:div w:id="1954559512">
                  <w:marLeft w:val="0"/>
                  <w:marRight w:val="0"/>
                  <w:marTop w:val="0"/>
                  <w:marBottom w:val="0"/>
                  <w:divBdr>
                    <w:top w:val="none" w:sz="0" w:space="0" w:color="auto"/>
                    <w:left w:val="none" w:sz="0" w:space="0" w:color="auto"/>
                    <w:bottom w:val="none" w:sz="0" w:space="0" w:color="auto"/>
                    <w:right w:val="none" w:sz="0" w:space="0" w:color="auto"/>
                  </w:divBdr>
                  <w:divsChild>
                    <w:div w:id="576281806">
                      <w:marLeft w:val="0"/>
                      <w:marRight w:val="0"/>
                      <w:marTop w:val="0"/>
                      <w:marBottom w:val="0"/>
                      <w:divBdr>
                        <w:top w:val="none" w:sz="0" w:space="0" w:color="auto"/>
                        <w:left w:val="none" w:sz="0" w:space="0" w:color="auto"/>
                        <w:bottom w:val="none" w:sz="0" w:space="0" w:color="auto"/>
                        <w:right w:val="none" w:sz="0" w:space="0" w:color="auto"/>
                      </w:divBdr>
                    </w:div>
                  </w:divsChild>
                </w:div>
                <w:div w:id="2025663113">
                  <w:marLeft w:val="0"/>
                  <w:marRight w:val="0"/>
                  <w:marTop w:val="0"/>
                  <w:marBottom w:val="0"/>
                  <w:divBdr>
                    <w:top w:val="none" w:sz="0" w:space="0" w:color="auto"/>
                    <w:left w:val="none" w:sz="0" w:space="0" w:color="auto"/>
                    <w:bottom w:val="none" w:sz="0" w:space="0" w:color="auto"/>
                    <w:right w:val="none" w:sz="0" w:space="0" w:color="auto"/>
                  </w:divBdr>
                  <w:divsChild>
                    <w:div w:id="1012998456">
                      <w:marLeft w:val="0"/>
                      <w:marRight w:val="0"/>
                      <w:marTop w:val="0"/>
                      <w:marBottom w:val="0"/>
                      <w:divBdr>
                        <w:top w:val="none" w:sz="0" w:space="0" w:color="auto"/>
                        <w:left w:val="none" w:sz="0" w:space="0" w:color="auto"/>
                        <w:bottom w:val="none" w:sz="0" w:space="0" w:color="auto"/>
                        <w:right w:val="none" w:sz="0" w:space="0" w:color="auto"/>
                      </w:divBdr>
                    </w:div>
                  </w:divsChild>
                </w:div>
                <w:div w:id="2052724580">
                  <w:marLeft w:val="0"/>
                  <w:marRight w:val="0"/>
                  <w:marTop w:val="0"/>
                  <w:marBottom w:val="0"/>
                  <w:divBdr>
                    <w:top w:val="none" w:sz="0" w:space="0" w:color="auto"/>
                    <w:left w:val="none" w:sz="0" w:space="0" w:color="auto"/>
                    <w:bottom w:val="none" w:sz="0" w:space="0" w:color="auto"/>
                    <w:right w:val="none" w:sz="0" w:space="0" w:color="auto"/>
                  </w:divBdr>
                  <w:divsChild>
                    <w:div w:id="1880773537">
                      <w:marLeft w:val="0"/>
                      <w:marRight w:val="0"/>
                      <w:marTop w:val="0"/>
                      <w:marBottom w:val="0"/>
                      <w:divBdr>
                        <w:top w:val="none" w:sz="0" w:space="0" w:color="auto"/>
                        <w:left w:val="none" w:sz="0" w:space="0" w:color="auto"/>
                        <w:bottom w:val="none" w:sz="0" w:space="0" w:color="auto"/>
                        <w:right w:val="none" w:sz="0" w:space="0" w:color="auto"/>
                      </w:divBdr>
                    </w:div>
                  </w:divsChild>
                </w:div>
                <w:div w:id="2075885440">
                  <w:marLeft w:val="0"/>
                  <w:marRight w:val="0"/>
                  <w:marTop w:val="0"/>
                  <w:marBottom w:val="0"/>
                  <w:divBdr>
                    <w:top w:val="none" w:sz="0" w:space="0" w:color="auto"/>
                    <w:left w:val="none" w:sz="0" w:space="0" w:color="auto"/>
                    <w:bottom w:val="none" w:sz="0" w:space="0" w:color="auto"/>
                    <w:right w:val="none" w:sz="0" w:space="0" w:color="auto"/>
                  </w:divBdr>
                  <w:divsChild>
                    <w:div w:id="114638095">
                      <w:marLeft w:val="0"/>
                      <w:marRight w:val="0"/>
                      <w:marTop w:val="0"/>
                      <w:marBottom w:val="0"/>
                      <w:divBdr>
                        <w:top w:val="none" w:sz="0" w:space="0" w:color="auto"/>
                        <w:left w:val="none" w:sz="0" w:space="0" w:color="auto"/>
                        <w:bottom w:val="none" w:sz="0" w:space="0" w:color="auto"/>
                        <w:right w:val="none" w:sz="0" w:space="0" w:color="auto"/>
                      </w:divBdr>
                    </w:div>
                  </w:divsChild>
                </w:div>
                <w:div w:id="2127194447">
                  <w:marLeft w:val="0"/>
                  <w:marRight w:val="0"/>
                  <w:marTop w:val="0"/>
                  <w:marBottom w:val="0"/>
                  <w:divBdr>
                    <w:top w:val="none" w:sz="0" w:space="0" w:color="auto"/>
                    <w:left w:val="none" w:sz="0" w:space="0" w:color="auto"/>
                    <w:bottom w:val="none" w:sz="0" w:space="0" w:color="auto"/>
                    <w:right w:val="none" w:sz="0" w:space="0" w:color="auto"/>
                  </w:divBdr>
                  <w:divsChild>
                    <w:div w:id="2873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22198">
          <w:marLeft w:val="0"/>
          <w:marRight w:val="0"/>
          <w:marTop w:val="0"/>
          <w:marBottom w:val="0"/>
          <w:divBdr>
            <w:top w:val="none" w:sz="0" w:space="0" w:color="auto"/>
            <w:left w:val="none" w:sz="0" w:space="0" w:color="auto"/>
            <w:bottom w:val="none" w:sz="0" w:space="0" w:color="auto"/>
            <w:right w:val="none" w:sz="0" w:space="0" w:color="auto"/>
          </w:divBdr>
          <w:divsChild>
            <w:div w:id="21592645">
              <w:marLeft w:val="0"/>
              <w:marRight w:val="0"/>
              <w:marTop w:val="0"/>
              <w:marBottom w:val="0"/>
              <w:divBdr>
                <w:top w:val="none" w:sz="0" w:space="0" w:color="auto"/>
                <w:left w:val="none" w:sz="0" w:space="0" w:color="auto"/>
                <w:bottom w:val="none" w:sz="0" w:space="0" w:color="auto"/>
                <w:right w:val="none" w:sz="0" w:space="0" w:color="auto"/>
              </w:divBdr>
            </w:div>
            <w:div w:id="29959687">
              <w:marLeft w:val="0"/>
              <w:marRight w:val="0"/>
              <w:marTop w:val="0"/>
              <w:marBottom w:val="0"/>
              <w:divBdr>
                <w:top w:val="none" w:sz="0" w:space="0" w:color="auto"/>
                <w:left w:val="none" w:sz="0" w:space="0" w:color="auto"/>
                <w:bottom w:val="none" w:sz="0" w:space="0" w:color="auto"/>
                <w:right w:val="none" w:sz="0" w:space="0" w:color="auto"/>
              </w:divBdr>
            </w:div>
            <w:div w:id="315040354">
              <w:marLeft w:val="0"/>
              <w:marRight w:val="0"/>
              <w:marTop w:val="0"/>
              <w:marBottom w:val="0"/>
              <w:divBdr>
                <w:top w:val="none" w:sz="0" w:space="0" w:color="auto"/>
                <w:left w:val="none" w:sz="0" w:space="0" w:color="auto"/>
                <w:bottom w:val="none" w:sz="0" w:space="0" w:color="auto"/>
                <w:right w:val="none" w:sz="0" w:space="0" w:color="auto"/>
              </w:divBdr>
            </w:div>
            <w:div w:id="693730927">
              <w:marLeft w:val="0"/>
              <w:marRight w:val="0"/>
              <w:marTop w:val="0"/>
              <w:marBottom w:val="0"/>
              <w:divBdr>
                <w:top w:val="none" w:sz="0" w:space="0" w:color="auto"/>
                <w:left w:val="none" w:sz="0" w:space="0" w:color="auto"/>
                <w:bottom w:val="none" w:sz="0" w:space="0" w:color="auto"/>
                <w:right w:val="none" w:sz="0" w:space="0" w:color="auto"/>
              </w:divBdr>
            </w:div>
            <w:div w:id="929509340">
              <w:marLeft w:val="0"/>
              <w:marRight w:val="0"/>
              <w:marTop w:val="0"/>
              <w:marBottom w:val="0"/>
              <w:divBdr>
                <w:top w:val="none" w:sz="0" w:space="0" w:color="auto"/>
                <w:left w:val="none" w:sz="0" w:space="0" w:color="auto"/>
                <w:bottom w:val="none" w:sz="0" w:space="0" w:color="auto"/>
                <w:right w:val="none" w:sz="0" w:space="0" w:color="auto"/>
              </w:divBdr>
            </w:div>
            <w:div w:id="1077215389">
              <w:marLeft w:val="0"/>
              <w:marRight w:val="0"/>
              <w:marTop w:val="0"/>
              <w:marBottom w:val="0"/>
              <w:divBdr>
                <w:top w:val="none" w:sz="0" w:space="0" w:color="auto"/>
                <w:left w:val="none" w:sz="0" w:space="0" w:color="auto"/>
                <w:bottom w:val="none" w:sz="0" w:space="0" w:color="auto"/>
                <w:right w:val="none" w:sz="0" w:space="0" w:color="auto"/>
              </w:divBdr>
            </w:div>
            <w:div w:id="1092505037">
              <w:marLeft w:val="0"/>
              <w:marRight w:val="0"/>
              <w:marTop w:val="0"/>
              <w:marBottom w:val="0"/>
              <w:divBdr>
                <w:top w:val="none" w:sz="0" w:space="0" w:color="auto"/>
                <w:left w:val="none" w:sz="0" w:space="0" w:color="auto"/>
                <w:bottom w:val="none" w:sz="0" w:space="0" w:color="auto"/>
                <w:right w:val="none" w:sz="0" w:space="0" w:color="auto"/>
              </w:divBdr>
            </w:div>
            <w:div w:id="1178810382">
              <w:marLeft w:val="0"/>
              <w:marRight w:val="0"/>
              <w:marTop w:val="0"/>
              <w:marBottom w:val="0"/>
              <w:divBdr>
                <w:top w:val="none" w:sz="0" w:space="0" w:color="auto"/>
                <w:left w:val="none" w:sz="0" w:space="0" w:color="auto"/>
                <w:bottom w:val="none" w:sz="0" w:space="0" w:color="auto"/>
                <w:right w:val="none" w:sz="0" w:space="0" w:color="auto"/>
              </w:divBdr>
            </w:div>
            <w:div w:id="1218782828">
              <w:marLeft w:val="0"/>
              <w:marRight w:val="0"/>
              <w:marTop w:val="0"/>
              <w:marBottom w:val="0"/>
              <w:divBdr>
                <w:top w:val="none" w:sz="0" w:space="0" w:color="auto"/>
                <w:left w:val="none" w:sz="0" w:space="0" w:color="auto"/>
                <w:bottom w:val="none" w:sz="0" w:space="0" w:color="auto"/>
                <w:right w:val="none" w:sz="0" w:space="0" w:color="auto"/>
              </w:divBdr>
            </w:div>
            <w:div w:id="1249119882">
              <w:marLeft w:val="0"/>
              <w:marRight w:val="0"/>
              <w:marTop w:val="0"/>
              <w:marBottom w:val="0"/>
              <w:divBdr>
                <w:top w:val="none" w:sz="0" w:space="0" w:color="auto"/>
                <w:left w:val="none" w:sz="0" w:space="0" w:color="auto"/>
                <w:bottom w:val="none" w:sz="0" w:space="0" w:color="auto"/>
                <w:right w:val="none" w:sz="0" w:space="0" w:color="auto"/>
              </w:divBdr>
            </w:div>
            <w:div w:id="1538739060">
              <w:marLeft w:val="0"/>
              <w:marRight w:val="0"/>
              <w:marTop w:val="0"/>
              <w:marBottom w:val="0"/>
              <w:divBdr>
                <w:top w:val="none" w:sz="0" w:space="0" w:color="auto"/>
                <w:left w:val="none" w:sz="0" w:space="0" w:color="auto"/>
                <w:bottom w:val="none" w:sz="0" w:space="0" w:color="auto"/>
                <w:right w:val="none" w:sz="0" w:space="0" w:color="auto"/>
              </w:divBdr>
            </w:div>
            <w:div w:id="1599438451">
              <w:marLeft w:val="0"/>
              <w:marRight w:val="0"/>
              <w:marTop w:val="0"/>
              <w:marBottom w:val="0"/>
              <w:divBdr>
                <w:top w:val="none" w:sz="0" w:space="0" w:color="auto"/>
                <w:left w:val="none" w:sz="0" w:space="0" w:color="auto"/>
                <w:bottom w:val="none" w:sz="0" w:space="0" w:color="auto"/>
                <w:right w:val="none" w:sz="0" w:space="0" w:color="auto"/>
              </w:divBdr>
            </w:div>
            <w:div w:id="1635134186">
              <w:marLeft w:val="0"/>
              <w:marRight w:val="0"/>
              <w:marTop w:val="0"/>
              <w:marBottom w:val="0"/>
              <w:divBdr>
                <w:top w:val="none" w:sz="0" w:space="0" w:color="auto"/>
                <w:left w:val="none" w:sz="0" w:space="0" w:color="auto"/>
                <w:bottom w:val="none" w:sz="0" w:space="0" w:color="auto"/>
                <w:right w:val="none" w:sz="0" w:space="0" w:color="auto"/>
              </w:divBdr>
            </w:div>
            <w:div w:id="1637417087">
              <w:marLeft w:val="0"/>
              <w:marRight w:val="0"/>
              <w:marTop w:val="0"/>
              <w:marBottom w:val="0"/>
              <w:divBdr>
                <w:top w:val="none" w:sz="0" w:space="0" w:color="auto"/>
                <w:left w:val="none" w:sz="0" w:space="0" w:color="auto"/>
                <w:bottom w:val="none" w:sz="0" w:space="0" w:color="auto"/>
                <w:right w:val="none" w:sz="0" w:space="0" w:color="auto"/>
              </w:divBdr>
            </w:div>
            <w:div w:id="1752507194">
              <w:marLeft w:val="0"/>
              <w:marRight w:val="0"/>
              <w:marTop w:val="0"/>
              <w:marBottom w:val="0"/>
              <w:divBdr>
                <w:top w:val="none" w:sz="0" w:space="0" w:color="auto"/>
                <w:left w:val="none" w:sz="0" w:space="0" w:color="auto"/>
                <w:bottom w:val="none" w:sz="0" w:space="0" w:color="auto"/>
                <w:right w:val="none" w:sz="0" w:space="0" w:color="auto"/>
              </w:divBdr>
            </w:div>
            <w:div w:id="1755278454">
              <w:marLeft w:val="0"/>
              <w:marRight w:val="0"/>
              <w:marTop w:val="0"/>
              <w:marBottom w:val="0"/>
              <w:divBdr>
                <w:top w:val="none" w:sz="0" w:space="0" w:color="auto"/>
                <w:left w:val="none" w:sz="0" w:space="0" w:color="auto"/>
                <w:bottom w:val="none" w:sz="0" w:space="0" w:color="auto"/>
                <w:right w:val="none" w:sz="0" w:space="0" w:color="auto"/>
              </w:divBdr>
            </w:div>
            <w:div w:id="1839422607">
              <w:marLeft w:val="0"/>
              <w:marRight w:val="0"/>
              <w:marTop w:val="0"/>
              <w:marBottom w:val="0"/>
              <w:divBdr>
                <w:top w:val="none" w:sz="0" w:space="0" w:color="auto"/>
                <w:left w:val="none" w:sz="0" w:space="0" w:color="auto"/>
                <w:bottom w:val="none" w:sz="0" w:space="0" w:color="auto"/>
                <w:right w:val="none" w:sz="0" w:space="0" w:color="auto"/>
              </w:divBdr>
            </w:div>
            <w:div w:id="1944916156">
              <w:marLeft w:val="0"/>
              <w:marRight w:val="0"/>
              <w:marTop w:val="0"/>
              <w:marBottom w:val="0"/>
              <w:divBdr>
                <w:top w:val="none" w:sz="0" w:space="0" w:color="auto"/>
                <w:left w:val="none" w:sz="0" w:space="0" w:color="auto"/>
                <w:bottom w:val="none" w:sz="0" w:space="0" w:color="auto"/>
                <w:right w:val="none" w:sz="0" w:space="0" w:color="auto"/>
              </w:divBdr>
            </w:div>
            <w:div w:id="1964187446">
              <w:marLeft w:val="0"/>
              <w:marRight w:val="0"/>
              <w:marTop w:val="0"/>
              <w:marBottom w:val="0"/>
              <w:divBdr>
                <w:top w:val="none" w:sz="0" w:space="0" w:color="auto"/>
                <w:left w:val="none" w:sz="0" w:space="0" w:color="auto"/>
                <w:bottom w:val="none" w:sz="0" w:space="0" w:color="auto"/>
                <w:right w:val="none" w:sz="0" w:space="0" w:color="auto"/>
              </w:divBdr>
            </w:div>
            <w:div w:id="2098356956">
              <w:marLeft w:val="0"/>
              <w:marRight w:val="0"/>
              <w:marTop w:val="0"/>
              <w:marBottom w:val="0"/>
              <w:divBdr>
                <w:top w:val="none" w:sz="0" w:space="0" w:color="auto"/>
                <w:left w:val="none" w:sz="0" w:space="0" w:color="auto"/>
                <w:bottom w:val="none" w:sz="0" w:space="0" w:color="auto"/>
                <w:right w:val="none" w:sz="0" w:space="0" w:color="auto"/>
              </w:divBdr>
            </w:div>
          </w:divsChild>
        </w:div>
        <w:div w:id="1722096445">
          <w:marLeft w:val="0"/>
          <w:marRight w:val="0"/>
          <w:marTop w:val="0"/>
          <w:marBottom w:val="0"/>
          <w:divBdr>
            <w:top w:val="none" w:sz="0" w:space="0" w:color="auto"/>
            <w:left w:val="none" w:sz="0" w:space="0" w:color="auto"/>
            <w:bottom w:val="none" w:sz="0" w:space="0" w:color="auto"/>
            <w:right w:val="none" w:sz="0" w:space="0" w:color="auto"/>
          </w:divBdr>
          <w:divsChild>
            <w:div w:id="107506374">
              <w:marLeft w:val="0"/>
              <w:marRight w:val="0"/>
              <w:marTop w:val="0"/>
              <w:marBottom w:val="0"/>
              <w:divBdr>
                <w:top w:val="none" w:sz="0" w:space="0" w:color="auto"/>
                <w:left w:val="none" w:sz="0" w:space="0" w:color="auto"/>
                <w:bottom w:val="none" w:sz="0" w:space="0" w:color="auto"/>
                <w:right w:val="none" w:sz="0" w:space="0" w:color="auto"/>
              </w:divBdr>
            </w:div>
            <w:div w:id="119232186">
              <w:marLeft w:val="0"/>
              <w:marRight w:val="0"/>
              <w:marTop w:val="0"/>
              <w:marBottom w:val="0"/>
              <w:divBdr>
                <w:top w:val="none" w:sz="0" w:space="0" w:color="auto"/>
                <w:left w:val="none" w:sz="0" w:space="0" w:color="auto"/>
                <w:bottom w:val="none" w:sz="0" w:space="0" w:color="auto"/>
                <w:right w:val="none" w:sz="0" w:space="0" w:color="auto"/>
              </w:divBdr>
            </w:div>
            <w:div w:id="349651745">
              <w:marLeft w:val="0"/>
              <w:marRight w:val="0"/>
              <w:marTop w:val="0"/>
              <w:marBottom w:val="0"/>
              <w:divBdr>
                <w:top w:val="none" w:sz="0" w:space="0" w:color="auto"/>
                <w:left w:val="none" w:sz="0" w:space="0" w:color="auto"/>
                <w:bottom w:val="none" w:sz="0" w:space="0" w:color="auto"/>
                <w:right w:val="none" w:sz="0" w:space="0" w:color="auto"/>
              </w:divBdr>
            </w:div>
            <w:div w:id="352801857">
              <w:marLeft w:val="0"/>
              <w:marRight w:val="0"/>
              <w:marTop w:val="0"/>
              <w:marBottom w:val="0"/>
              <w:divBdr>
                <w:top w:val="none" w:sz="0" w:space="0" w:color="auto"/>
                <w:left w:val="none" w:sz="0" w:space="0" w:color="auto"/>
                <w:bottom w:val="none" w:sz="0" w:space="0" w:color="auto"/>
                <w:right w:val="none" w:sz="0" w:space="0" w:color="auto"/>
              </w:divBdr>
            </w:div>
            <w:div w:id="381100810">
              <w:marLeft w:val="0"/>
              <w:marRight w:val="0"/>
              <w:marTop w:val="0"/>
              <w:marBottom w:val="0"/>
              <w:divBdr>
                <w:top w:val="none" w:sz="0" w:space="0" w:color="auto"/>
                <w:left w:val="none" w:sz="0" w:space="0" w:color="auto"/>
                <w:bottom w:val="none" w:sz="0" w:space="0" w:color="auto"/>
                <w:right w:val="none" w:sz="0" w:space="0" w:color="auto"/>
              </w:divBdr>
            </w:div>
            <w:div w:id="559561873">
              <w:marLeft w:val="0"/>
              <w:marRight w:val="0"/>
              <w:marTop w:val="0"/>
              <w:marBottom w:val="0"/>
              <w:divBdr>
                <w:top w:val="none" w:sz="0" w:space="0" w:color="auto"/>
                <w:left w:val="none" w:sz="0" w:space="0" w:color="auto"/>
                <w:bottom w:val="none" w:sz="0" w:space="0" w:color="auto"/>
                <w:right w:val="none" w:sz="0" w:space="0" w:color="auto"/>
              </w:divBdr>
            </w:div>
            <w:div w:id="1345521168">
              <w:marLeft w:val="0"/>
              <w:marRight w:val="0"/>
              <w:marTop w:val="0"/>
              <w:marBottom w:val="0"/>
              <w:divBdr>
                <w:top w:val="none" w:sz="0" w:space="0" w:color="auto"/>
                <w:left w:val="none" w:sz="0" w:space="0" w:color="auto"/>
                <w:bottom w:val="none" w:sz="0" w:space="0" w:color="auto"/>
                <w:right w:val="none" w:sz="0" w:space="0" w:color="auto"/>
              </w:divBdr>
            </w:div>
            <w:div w:id="1475751506">
              <w:marLeft w:val="0"/>
              <w:marRight w:val="0"/>
              <w:marTop w:val="0"/>
              <w:marBottom w:val="0"/>
              <w:divBdr>
                <w:top w:val="none" w:sz="0" w:space="0" w:color="auto"/>
                <w:left w:val="none" w:sz="0" w:space="0" w:color="auto"/>
                <w:bottom w:val="none" w:sz="0" w:space="0" w:color="auto"/>
                <w:right w:val="none" w:sz="0" w:space="0" w:color="auto"/>
              </w:divBdr>
            </w:div>
          </w:divsChild>
        </w:div>
        <w:div w:id="1851796750">
          <w:marLeft w:val="0"/>
          <w:marRight w:val="0"/>
          <w:marTop w:val="0"/>
          <w:marBottom w:val="0"/>
          <w:divBdr>
            <w:top w:val="none" w:sz="0" w:space="0" w:color="auto"/>
            <w:left w:val="none" w:sz="0" w:space="0" w:color="auto"/>
            <w:bottom w:val="none" w:sz="0" w:space="0" w:color="auto"/>
            <w:right w:val="none" w:sz="0" w:space="0" w:color="auto"/>
          </w:divBdr>
          <w:divsChild>
            <w:div w:id="56830380">
              <w:marLeft w:val="0"/>
              <w:marRight w:val="0"/>
              <w:marTop w:val="0"/>
              <w:marBottom w:val="0"/>
              <w:divBdr>
                <w:top w:val="none" w:sz="0" w:space="0" w:color="auto"/>
                <w:left w:val="none" w:sz="0" w:space="0" w:color="auto"/>
                <w:bottom w:val="none" w:sz="0" w:space="0" w:color="auto"/>
                <w:right w:val="none" w:sz="0" w:space="0" w:color="auto"/>
              </w:divBdr>
            </w:div>
            <w:div w:id="121926880">
              <w:marLeft w:val="0"/>
              <w:marRight w:val="0"/>
              <w:marTop w:val="0"/>
              <w:marBottom w:val="0"/>
              <w:divBdr>
                <w:top w:val="none" w:sz="0" w:space="0" w:color="auto"/>
                <w:left w:val="none" w:sz="0" w:space="0" w:color="auto"/>
                <w:bottom w:val="none" w:sz="0" w:space="0" w:color="auto"/>
                <w:right w:val="none" w:sz="0" w:space="0" w:color="auto"/>
              </w:divBdr>
            </w:div>
            <w:div w:id="283196830">
              <w:marLeft w:val="0"/>
              <w:marRight w:val="0"/>
              <w:marTop w:val="0"/>
              <w:marBottom w:val="0"/>
              <w:divBdr>
                <w:top w:val="none" w:sz="0" w:space="0" w:color="auto"/>
                <w:left w:val="none" w:sz="0" w:space="0" w:color="auto"/>
                <w:bottom w:val="none" w:sz="0" w:space="0" w:color="auto"/>
                <w:right w:val="none" w:sz="0" w:space="0" w:color="auto"/>
              </w:divBdr>
            </w:div>
            <w:div w:id="317154976">
              <w:marLeft w:val="0"/>
              <w:marRight w:val="0"/>
              <w:marTop w:val="0"/>
              <w:marBottom w:val="0"/>
              <w:divBdr>
                <w:top w:val="none" w:sz="0" w:space="0" w:color="auto"/>
                <w:left w:val="none" w:sz="0" w:space="0" w:color="auto"/>
                <w:bottom w:val="none" w:sz="0" w:space="0" w:color="auto"/>
                <w:right w:val="none" w:sz="0" w:space="0" w:color="auto"/>
              </w:divBdr>
            </w:div>
            <w:div w:id="560099902">
              <w:marLeft w:val="0"/>
              <w:marRight w:val="0"/>
              <w:marTop w:val="0"/>
              <w:marBottom w:val="0"/>
              <w:divBdr>
                <w:top w:val="none" w:sz="0" w:space="0" w:color="auto"/>
                <w:left w:val="none" w:sz="0" w:space="0" w:color="auto"/>
                <w:bottom w:val="none" w:sz="0" w:space="0" w:color="auto"/>
                <w:right w:val="none" w:sz="0" w:space="0" w:color="auto"/>
              </w:divBdr>
            </w:div>
            <w:div w:id="566382748">
              <w:marLeft w:val="0"/>
              <w:marRight w:val="0"/>
              <w:marTop w:val="0"/>
              <w:marBottom w:val="0"/>
              <w:divBdr>
                <w:top w:val="none" w:sz="0" w:space="0" w:color="auto"/>
                <w:left w:val="none" w:sz="0" w:space="0" w:color="auto"/>
                <w:bottom w:val="none" w:sz="0" w:space="0" w:color="auto"/>
                <w:right w:val="none" w:sz="0" w:space="0" w:color="auto"/>
              </w:divBdr>
            </w:div>
            <w:div w:id="627053075">
              <w:marLeft w:val="0"/>
              <w:marRight w:val="0"/>
              <w:marTop w:val="0"/>
              <w:marBottom w:val="0"/>
              <w:divBdr>
                <w:top w:val="none" w:sz="0" w:space="0" w:color="auto"/>
                <w:left w:val="none" w:sz="0" w:space="0" w:color="auto"/>
                <w:bottom w:val="none" w:sz="0" w:space="0" w:color="auto"/>
                <w:right w:val="none" w:sz="0" w:space="0" w:color="auto"/>
              </w:divBdr>
            </w:div>
            <w:div w:id="668364919">
              <w:marLeft w:val="0"/>
              <w:marRight w:val="0"/>
              <w:marTop w:val="0"/>
              <w:marBottom w:val="0"/>
              <w:divBdr>
                <w:top w:val="none" w:sz="0" w:space="0" w:color="auto"/>
                <w:left w:val="none" w:sz="0" w:space="0" w:color="auto"/>
                <w:bottom w:val="none" w:sz="0" w:space="0" w:color="auto"/>
                <w:right w:val="none" w:sz="0" w:space="0" w:color="auto"/>
              </w:divBdr>
            </w:div>
            <w:div w:id="732897898">
              <w:marLeft w:val="0"/>
              <w:marRight w:val="0"/>
              <w:marTop w:val="0"/>
              <w:marBottom w:val="0"/>
              <w:divBdr>
                <w:top w:val="none" w:sz="0" w:space="0" w:color="auto"/>
                <w:left w:val="none" w:sz="0" w:space="0" w:color="auto"/>
                <w:bottom w:val="none" w:sz="0" w:space="0" w:color="auto"/>
                <w:right w:val="none" w:sz="0" w:space="0" w:color="auto"/>
              </w:divBdr>
            </w:div>
            <w:div w:id="935675415">
              <w:marLeft w:val="0"/>
              <w:marRight w:val="0"/>
              <w:marTop w:val="0"/>
              <w:marBottom w:val="0"/>
              <w:divBdr>
                <w:top w:val="none" w:sz="0" w:space="0" w:color="auto"/>
                <w:left w:val="none" w:sz="0" w:space="0" w:color="auto"/>
                <w:bottom w:val="none" w:sz="0" w:space="0" w:color="auto"/>
                <w:right w:val="none" w:sz="0" w:space="0" w:color="auto"/>
              </w:divBdr>
            </w:div>
            <w:div w:id="1003506355">
              <w:marLeft w:val="0"/>
              <w:marRight w:val="0"/>
              <w:marTop w:val="0"/>
              <w:marBottom w:val="0"/>
              <w:divBdr>
                <w:top w:val="none" w:sz="0" w:space="0" w:color="auto"/>
                <w:left w:val="none" w:sz="0" w:space="0" w:color="auto"/>
                <w:bottom w:val="none" w:sz="0" w:space="0" w:color="auto"/>
                <w:right w:val="none" w:sz="0" w:space="0" w:color="auto"/>
              </w:divBdr>
            </w:div>
            <w:div w:id="1031881436">
              <w:marLeft w:val="0"/>
              <w:marRight w:val="0"/>
              <w:marTop w:val="0"/>
              <w:marBottom w:val="0"/>
              <w:divBdr>
                <w:top w:val="none" w:sz="0" w:space="0" w:color="auto"/>
                <w:left w:val="none" w:sz="0" w:space="0" w:color="auto"/>
                <w:bottom w:val="none" w:sz="0" w:space="0" w:color="auto"/>
                <w:right w:val="none" w:sz="0" w:space="0" w:color="auto"/>
              </w:divBdr>
            </w:div>
            <w:div w:id="1053850478">
              <w:marLeft w:val="0"/>
              <w:marRight w:val="0"/>
              <w:marTop w:val="0"/>
              <w:marBottom w:val="0"/>
              <w:divBdr>
                <w:top w:val="none" w:sz="0" w:space="0" w:color="auto"/>
                <w:left w:val="none" w:sz="0" w:space="0" w:color="auto"/>
                <w:bottom w:val="none" w:sz="0" w:space="0" w:color="auto"/>
                <w:right w:val="none" w:sz="0" w:space="0" w:color="auto"/>
              </w:divBdr>
            </w:div>
            <w:div w:id="1063941796">
              <w:marLeft w:val="0"/>
              <w:marRight w:val="0"/>
              <w:marTop w:val="0"/>
              <w:marBottom w:val="0"/>
              <w:divBdr>
                <w:top w:val="none" w:sz="0" w:space="0" w:color="auto"/>
                <w:left w:val="none" w:sz="0" w:space="0" w:color="auto"/>
                <w:bottom w:val="none" w:sz="0" w:space="0" w:color="auto"/>
                <w:right w:val="none" w:sz="0" w:space="0" w:color="auto"/>
              </w:divBdr>
            </w:div>
            <w:div w:id="1550530237">
              <w:marLeft w:val="0"/>
              <w:marRight w:val="0"/>
              <w:marTop w:val="0"/>
              <w:marBottom w:val="0"/>
              <w:divBdr>
                <w:top w:val="none" w:sz="0" w:space="0" w:color="auto"/>
                <w:left w:val="none" w:sz="0" w:space="0" w:color="auto"/>
                <w:bottom w:val="none" w:sz="0" w:space="0" w:color="auto"/>
                <w:right w:val="none" w:sz="0" w:space="0" w:color="auto"/>
              </w:divBdr>
            </w:div>
            <w:div w:id="1710566709">
              <w:marLeft w:val="0"/>
              <w:marRight w:val="0"/>
              <w:marTop w:val="0"/>
              <w:marBottom w:val="0"/>
              <w:divBdr>
                <w:top w:val="none" w:sz="0" w:space="0" w:color="auto"/>
                <w:left w:val="none" w:sz="0" w:space="0" w:color="auto"/>
                <w:bottom w:val="none" w:sz="0" w:space="0" w:color="auto"/>
                <w:right w:val="none" w:sz="0" w:space="0" w:color="auto"/>
              </w:divBdr>
            </w:div>
            <w:div w:id="1727682813">
              <w:marLeft w:val="0"/>
              <w:marRight w:val="0"/>
              <w:marTop w:val="0"/>
              <w:marBottom w:val="0"/>
              <w:divBdr>
                <w:top w:val="none" w:sz="0" w:space="0" w:color="auto"/>
                <w:left w:val="none" w:sz="0" w:space="0" w:color="auto"/>
                <w:bottom w:val="none" w:sz="0" w:space="0" w:color="auto"/>
                <w:right w:val="none" w:sz="0" w:space="0" w:color="auto"/>
              </w:divBdr>
            </w:div>
            <w:div w:id="1977025868">
              <w:marLeft w:val="0"/>
              <w:marRight w:val="0"/>
              <w:marTop w:val="0"/>
              <w:marBottom w:val="0"/>
              <w:divBdr>
                <w:top w:val="none" w:sz="0" w:space="0" w:color="auto"/>
                <w:left w:val="none" w:sz="0" w:space="0" w:color="auto"/>
                <w:bottom w:val="none" w:sz="0" w:space="0" w:color="auto"/>
                <w:right w:val="none" w:sz="0" w:space="0" w:color="auto"/>
              </w:divBdr>
            </w:div>
            <w:div w:id="1979022354">
              <w:marLeft w:val="0"/>
              <w:marRight w:val="0"/>
              <w:marTop w:val="0"/>
              <w:marBottom w:val="0"/>
              <w:divBdr>
                <w:top w:val="none" w:sz="0" w:space="0" w:color="auto"/>
                <w:left w:val="none" w:sz="0" w:space="0" w:color="auto"/>
                <w:bottom w:val="none" w:sz="0" w:space="0" w:color="auto"/>
                <w:right w:val="none" w:sz="0" w:space="0" w:color="auto"/>
              </w:divBdr>
            </w:div>
            <w:div w:id="2122063499">
              <w:marLeft w:val="0"/>
              <w:marRight w:val="0"/>
              <w:marTop w:val="0"/>
              <w:marBottom w:val="0"/>
              <w:divBdr>
                <w:top w:val="none" w:sz="0" w:space="0" w:color="auto"/>
                <w:left w:val="none" w:sz="0" w:space="0" w:color="auto"/>
                <w:bottom w:val="none" w:sz="0" w:space="0" w:color="auto"/>
                <w:right w:val="none" w:sz="0" w:space="0" w:color="auto"/>
              </w:divBdr>
            </w:div>
          </w:divsChild>
        </w:div>
        <w:div w:id="1923904944">
          <w:marLeft w:val="0"/>
          <w:marRight w:val="0"/>
          <w:marTop w:val="0"/>
          <w:marBottom w:val="0"/>
          <w:divBdr>
            <w:top w:val="none" w:sz="0" w:space="0" w:color="auto"/>
            <w:left w:val="none" w:sz="0" w:space="0" w:color="auto"/>
            <w:bottom w:val="none" w:sz="0" w:space="0" w:color="auto"/>
            <w:right w:val="none" w:sz="0" w:space="0" w:color="auto"/>
          </w:divBdr>
        </w:div>
        <w:div w:id="1954901489">
          <w:marLeft w:val="0"/>
          <w:marRight w:val="0"/>
          <w:marTop w:val="0"/>
          <w:marBottom w:val="0"/>
          <w:divBdr>
            <w:top w:val="none" w:sz="0" w:space="0" w:color="auto"/>
            <w:left w:val="none" w:sz="0" w:space="0" w:color="auto"/>
            <w:bottom w:val="none" w:sz="0" w:space="0" w:color="auto"/>
            <w:right w:val="none" w:sz="0" w:space="0" w:color="auto"/>
          </w:divBdr>
          <w:divsChild>
            <w:div w:id="343896519">
              <w:marLeft w:val="0"/>
              <w:marRight w:val="0"/>
              <w:marTop w:val="0"/>
              <w:marBottom w:val="0"/>
              <w:divBdr>
                <w:top w:val="none" w:sz="0" w:space="0" w:color="auto"/>
                <w:left w:val="none" w:sz="0" w:space="0" w:color="auto"/>
                <w:bottom w:val="none" w:sz="0" w:space="0" w:color="auto"/>
                <w:right w:val="none" w:sz="0" w:space="0" w:color="auto"/>
              </w:divBdr>
            </w:div>
            <w:div w:id="354620857">
              <w:marLeft w:val="0"/>
              <w:marRight w:val="0"/>
              <w:marTop w:val="0"/>
              <w:marBottom w:val="0"/>
              <w:divBdr>
                <w:top w:val="none" w:sz="0" w:space="0" w:color="auto"/>
                <w:left w:val="none" w:sz="0" w:space="0" w:color="auto"/>
                <w:bottom w:val="none" w:sz="0" w:space="0" w:color="auto"/>
                <w:right w:val="none" w:sz="0" w:space="0" w:color="auto"/>
              </w:divBdr>
            </w:div>
            <w:div w:id="418789856">
              <w:marLeft w:val="0"/>
              <w:marRight w:val="0"/>
              <w:marTop w:val="0"/>
              <w:marBottom w:val="0"/>
              <w:divBdr>
                <w:top w:val="none" w:sz="0" w:space="0" w:color="auto"/>
                <w:left w:val="none" w:sz="0" w:space="0" w:color="auto"/>
                <w:bottom w:val="none" w:sz="0" w:space="0" w:color="auto"/>
                <w:right w:val="none" w:sz="0" w:space="0" w:color="auto"/>
              </w:divBdr>
            </w:div>
            <w:div w:id="789318712">
              <w:marLeft w:val="0"/>
              <w:marRight w:val="0"/>
              <w:marTop w:val="0"/>
              <w:marBottom w:val="0"/>
              <w:divBdr>
                <w:top w:val="none" w:sz="0" w:space="0" w:color="auto"/>
                <w:left w:val="none" w:sz="0" w:space="0" w:color="auto"/>
                <w:bottom w:val="none" w:sz="0" w:space="0" w:color="auto"/>
                <w:right w:val="none" w:sz="0" w:space="0" w:color="auto"/>
              </w:divBdr>
            </w:div>
            <w:div w:id="943339672">
              <w:marLeft w:val="0"/>
              <w:marRight w:val="0"/>
              <w:marTop w:val="0"/>
              <w:marBottom w:val="0"/>
              <w:divBdr>
                <w:top w:val="none" w:sz="0" w:space="0" w:color="auto"/>
                <w:left w:val="none" w:sz="0" w:space="0" w:color="auto"/>
                <w:bottom w:val="none" w:sz="0" w:space="0" w:color="auto"/>
                <w:right w:val="none" w:sz="0" w:space="0" w:color="auto"/>
              </w:divBdr>
            </w:div>
            <w:div w:id="1144203590">
              <w:marLeft w:val="0"/>
              <w:marRight w:val="0"/>
              <w:marTop w:val="0"/>
              <w:marBottom w:val="0"/>
              <w:divBdr>
                <w:top w:val="none" w:sz="0" w:space="0" w:color="auto"/>
                <w:left w:val="none" w:sz="0" w:space="0" w:color="auto"/>
                <w:bottom w:val="none" w:sz="0" w:space="0" w:color="auto"/>
                <w:right w:val="none" w:sz="0" w:space="0" w:color="auto"/>
              </w:divBdr>
            </w:div>
            <w:div w:id="1497189991">
              <w:marLeft w:val="0"/>
              <w:marRight w:val="0"/>
              <w:marTop w:val="0"/>
              <w:marBottom w:val="0"/>
              <w:divBdr>
                <w:top w:val="none" w:sz="0" w:space="0" w:color="auto"/>
                <w:left w:val="none" w:sz="0" w:space="0" w:color="auto"/>
                <w:bottom w:val="none" w:sz="0" w:space="0" w:color="auto"/>
                <w:right w:val="none" w:sz="0" w:space="0" w:color="auto"/>
              </w:divBdr>
            </w:div>
            <w:div w:id="1690180270">
              <w:marLeft w:val="0"/>
              <w:marRight w:val="0"/>
              <w:marTop w:val="0"/>
              <w:marBottom w:val="0"/>
              <w:divBdr>
                <w:top w:val="none" w:sz="0" w:space="0" w:color="auto"/>
                <w:left w:val="none" w:sz="0" w:space="0" w:color="auto"/>
                <w:bottom w:val="none" w:sz="0" w:space="0" w:color="auto"/>
                <w:right w:val="none" w:sz="0" w:space="0" w:color="auto"/>
              </w:divBdr>
            </w:div>
          </w:divsChild>
        </w:div>
        <w:div w:id="1987082432">
          <w:marLeft w:val="0"/>
          <w:marRight w:val="0"/>
          <w:marTop w:val="0"/>
          <w:marBottom w:val="0"/>
          <w:divBdr>
            <w:top w:val="none" w:sz="0" w:space="0" w:color="auto"/>
            <w:left w:val="none" w:sz="0" w:space="0" w:color="auto"/>
            <w:bottom w:val="none" w:sz="0" w:space="0" w:color="auto"/>
            <w:right w:val="none" w:sz="0" w:space="0" w:color="auto"/>
          </w:divBdr>
          <w:divsChild>
            <w:div w:id="38019938">
              <w:marLeft w:val="0"/>
              <w:marRight w:val="0"/>
              <w:marTop w:val="0"/>
              <w:marBottom w:val="0"/>
              <w:divBdr>
                <w:top w:val="none" w:sz="0" w:space="0" w:color="auto"/>
                <w:left w:val="none" w:sz="0" w:space="0" w:color="auto"/>
                <w:bottom w:val="none" w:sz="0" w:space="0" w:color="auto"/>
                <w:right w:val="none" w:sz="0" w:space="0" w:color="auto"/>
              </w:divBdr>
            </w:div>
            <w:div w:id="55471198">
              <w:marLeft w:val="0"/>
              <w:marRight w:val="0"/>
              <w:marTop w:val="0"/>
              <w:marBottom w:val="0"/>
              <w:divBdr>
                <w:top w:val="none" w:sz="0" w:space="0" w:color="auto"/>
                <w:left w:val="none" w:sz="0" w:space="0" w:color="auto"/>
                <w:bottom w:val="none" w:sz="0" w:space="0" w:color="auto"/>
                <w:right w:val="none" w:sz="0" w:space="0" w:color="auto"/>
              </w:divBdr>
            </w:div>
            <w:div w:id="156964947">
              <w:marLeft w:val="0"/>
              <w:marRight w:val="0"/>
              <w:marTop w:val="0"/>
              <w:marBottom w:val="0"/>
              <w:divBdr>
                <w:top w:val="none" w:sz="0" w:space="0" w:color="auto"/>
                <w:left w:val="none" w:sz="0" w:space="0" w:color="auto"/>
                <w:bottom w:val="none" w:sz="0" w:space="0" w:color="auto"/>
                <w:right w:val="none" w:sz="0" w:space="0" w:color="auto"/>
              </w:divBdr>
            </w:div>
            <w:div w:id="302319596">
              <w:marLeft w:val="0"/>
              <w:marRight w:val="0"/>
              <w:marTop w:val="0"/>
              <w:marBottom w:val="0"/>
              <w:divBdr>
                <w:top w:val="none" w:sz="0" w:space="0" w:color="auto"/>
                <w:left w:val="none" w:sz="0" w:space="0" w:color="auto"/>
                <w:bottom w:val="none" w:sz="0" w:space="0" w:color="auto"/>
                <w:right w:val="none" w:sz="0" w:space="0" w:color="auto"/>
              </w:divBdr>
            </w:div>
            <w:div w:id="579481027">
              <w:marLeft w:val="0"/>
              <w:marRight w:val="0"/>
              <w:marTop w:val="0"/>
              <w:marBottom w:val="0"/>
              <w:divBdr>
                <w:top w:val="none" w:sz="0" w:space="0" w:color="auto"/>
                <w:left w:val="none" w:sz="0" w:space="0" w:color="auto"/>
                <w:bottom w:val="none" w:sz="0" w:space="0" w:color="auto"/>
                <w:right w:val="none" w:sz="0" w:space="0" w:color="auto"/>
              </w:divBdr>
            </w:div>
            <w:div w:id="673607576">
              <w:marLeft w:val="0"/>
              <w:marRight w:val="0"/>
              <w:marTop w:val="0"/>
              <w:marBottom w:val="0"/>
              <w:divBdr>
                <w:top w:val="none" w:sz="0" w:space="0" w:color="auto"/>
                <w:left w:val="none" w:sz="0" w:space="0" w:color="auto"/>
                <w:bottom w:val="none" w:sz="0" w:space="0" w:color="auto"/>
                <w:right w:val="none" w:sz="0" w:space="0" w:color="auto"/>
              </w:divBdr>
            </w:div>
            <w:div w:id="849756608">
              <w:marLeft w:val="0"/>
              <w:marRight w:val="0"/>
              <w:marTop w:val="0"/>
              <w:marBottom w:val="0"/>
              <w:divBdr>
                <w:top w:val="none" w:sz="0" w:space="0" w:color="auto"/>
                <w:left w:val="none" w:sz="0" w:space="0" w:color="auto"/>
                <w:bottom w:val="none" w:sz="0" w:space="0" w:color="auto"/>
                <w:right w:val="none" w:sz="0" w:space="0" w:color="auto"/>
              </w:divBdr>
            </w:div>
            <w:div w:id="870454218">
              <w:marLeft w:val="0"/>
              <w:marRight w:val="0"/>
              <w:marTop w:val="0"/>
              <w:marBottom w:val="0"/>
              <w:divBdr>
                <w:top w:val="none" w:sz="0" w:space="0" w:color="auto"/>
                <w:left w:val="none" w:sz="0" w:space="0" w:color="auto"/>
                <w:bottom w:val="none" w:sz="0" w:space="0" w:color="auto"/>
                <w:right w:val="none" w:sz="0" w:space="0" w:color="auto"/>
              </w:divBdr>
            </w:div>
            <w:div w:id="1055394409">
              <w:marLeft w:val="0"/>
              <w:marRight w:val="0"/>
              <w:marTop w:val="0"/>
              <w:marBottom w:val="0"/>
              <w:divBdr>
                <w:top w:val="none" w:sz="0" w:space="0" w:color="auto"/>
                <w:left w:val="none" w:sz="0" w:space="0" w:color="auto"/>
                <w:bottom w:val="none" w:sz="0" w:space="0" w:color="auto"/>
                <w:right w:val="none" w:sz="0" w:space="0" w:color="auto"/>
              </w:divBdr>
            </w:div>
            <w:div w:id="1142891007">
              <w:marLeft w:val="0"/>
              <w:marRight w:val="0"/>
              <w:marTop w:val="0"/>
              <w:marBottom w:val="0"/>
              <w:divBdr>
                <w:top w:val="none" w:sz="0" w:space="0" w:color="auto"/>
                <w:left w:val="none" w:sz="0" w:space="0" w:color="auto"/>
                <w:bottom w:val="none" w:sz="0" w:space="0" w:color="auto"/>
                <w:right w:val="none" w:sz="0" w:space="0" w:color="auto"/>
              </w:divBdr>
            </w:div>
            <w:div w:id="1282689932">
              <w:marLeft w:val="0"/>
              <w:marRight w:val="0"/>
              <w:marTop w:val="0"/>
              <w:marBottom w:val="0"/>
              <w:divBdr>
                <w:top w:val="none" w:sz="0" w:space="0" w:color="auto"/>
                <w:left w:val="none" w:sz="0" w:space="0" w:color="auto"/>
                <w:bottom w:val="none" w:sz="0" w:space="0" w:color="auto"/>
                <w:right w:val="none" w:sz="0" w:space="0" w:color="auto"/>
              </w:divBdr>
            </w:div>
            <w:div w:id="1284968105">
              <w:marLeft w:val="0"/>
              <w:marRight w:val="0"/>
              <w:marTop w:val="0"/>
              <w:marBottom w:val="0"/>
              <w:divBdr>
                <w:top w:val="none" w:sz="0" w:space="0" w:color="auto"/>
                <w:left w:val="none" w:sz="0" w:space="0" w:color="auto"/>
                <w:bottom w:val="none" w:sz="0" w:space="0" w:color="auto"/>
                <w:right w:val="none" w:sz="0" w:space="0" w:color="auto"/>
              </w:divBdr>
            </w:div>
            <w:div w:id="1367487002">
              <w:marLeft w:val="0"/>
              <w:marRight w:val="0"/>
              <w:marTop w:val="0"/>
              <w:marBottom w:val="0"/>
              <w:divBdr>
                <w:top w:val="none" w:sz="0" w:space="0" w:color="auto"/>
                <w:left w:val="none" w:sz="0" w:space="0" w:color="auto"/>
                <w:bottom w:val="none" w:sz="0" w:space="0" w:color="auto"/>
                <w:right w:val="none" w:sz="0" w:space="0" w:color="auto"/>
              </w:divBdr>
            </w:div>
            <w:div w:id="1454202903">
              <w:marLeft w:val="0"/>
              <w:marRight w:val="0"/>
              <w:marTop w:val="0"/>
              <w:marBottom w:val="0"/>
              <w:divBdr>
                <w:top w:val="none" w:sz="0" w:space="0" w:color="auto"/>
                <w:left w:val="none" w:sz="0" w:space="0" w:color="auto"/>
                <w:bottom w:val="none" w:sz="0" w:space="0" w:color="auto"/>
                <w:right w:val="none" w:sz="0" w:space="0" w:color="auto"/>
              </w:divBdr>
            </w:div>
            <w:div w:id="1461730239">
              <w:marLeft w:val="0"/>
              <w:marRight w:val="0"/>
              <w:marTop w:val="0"/>
              <w:marBottom w:val="0"/>
              <w:divBdr>
                <w:top w:val="none" w:sz="0" w:space="0" w:color="auto"/>
                <w:left w:val="none" w:sz="0" w:space="0" w:color="auto"/>
                <w:bottom w:val="none" w:sz="0" w:space="0" w:color="auto"/>
                <w:right w:val="none" w:sz="0" w:space="0" w:color="auto"/>
              </w:divBdr>
            </w:div>
            <w:div w:id="1571695304">
              <w:marLeft w:val="0"/>
              <w:marRight w:val="0"/>
              <w:marTop w:val="0"/>
              <w:marBottom w:val="0"/>
              <w:divBdr>
                <w:top w:val="none" w:sz="0" w:space="0" w:color="auto"/>
                <w:left w:val="none" w:sz="0" w:space="0" w:color="auto"/>
                <w:bottom w:val="none" w:sz="0" w:space="0" w:color="auto"/>
                <w:right w:val="none" w:sz="0" w:space="0" w:color="auto"/>
              </w:divBdr>
            </w:div>
          </w:divsChild>
        </w:div>
        <w:div w:id="1993825448">
          <w:marLeft w:val="0"/>
          <w:marRight w:val="0"/>
          <w:marTop w:val="0"/>
          <w:marBottom w:val="0"/>
          <w:divBdr>
            <w:top w:val="none" w:sz="0" w:space="0" w:color="auto"/>
            <w:left w:val="none" w:sz="0" w:space="0" w:color="auto"/>
            <w:bottom w:val="none" w:sz="0" w:space="0" w:color="auto"/>
            <w:right w:val="none" w:sz="0" w:space="0" w:color="auto"/>
          </w:divBdr>
        </w:div>
        <w:div w:id="2068647841">
          <w:marLeft w:val="0"/>
          <w:marRight w:val="0"/>
          <w:marTop w:val="0"/>
          <w:marBottom w:val="0"/>
          <w:divBdr>
            <w:top w:val="none" w:sz="0" w:space="0" w:color="auto"/>
            <w:left w:val="none" w:sz="0" w:space="0" w:color="auto"/>
            <w:bottom w:val="none" w:sz="0" w:space="0" w:color="auto"/>
            <w:right w:val="none" w:sz="0" w:space="0" w:color="auto"/>
          </w:divBdr>
        </w:div>
      </w:divsChild>
    </w:div>
    <w:div w:id="1783955489">
      <w:bodyDiv w:val="1"/>
      <w:marLeft w:val="0"/>
      <w:marRight w:val="0"/>
      <w:marTop w:val="0"/>
      <w:marBottom w:val="0"/>
      <w:divBdr>
        <w:top w:val="none" w:sz="0" w:space="0" w:color="auto"/>
        <w:left w:val="none" w:sz="0" w:space="0" w:color="auto"/>
        <w:bottom w:val="none" w:sz="0" w:space="0" w:color="auto"/>
        <w:right w:val="none" w:sz="0" w:space="0" w:color="auto"/>
      </w:divBdr>
    </w:div>
    <w:div w:id="1794320648">
      <w:bodyDiv w:val="1"/>
      <w:marLeft w:val="0"/>
      <w:marRight w:val="0"/>
      <w:marTop w:val="0"/>
      <w:marBottom w:val="0"/>
      <w:divBdr>
        <w:top w:val="none" w:sz="0" w:space="0" w:color="auto"/>
        <w:left w:val="none" w:sz="0" w:space="0" w:color="auto"/>
        <w:bottom w:val="none" w:sz="0" w:space="0" w:color="auto"/>
        <w:right w:val="none" w:sz="0" w:space="0" w:color="auto"/>
      </w:divBdr>
    </w:div>
    <w:div w:id="1844202156">
      <w:bodyDiv w:val="1"/>
      <w:marLeft w:val="0"/>
      <w:marRight w:val="0"/>
      <w:marTop w:val="0"/>
      <w:marBottom w:val="0"/>
      <w:divBdr>
        <w:top w:val="none" w:sz="0" w:space="0" w:color="auto"/>
        <w:left w:val="none" w:sz="0" w:space="0" w:color="auto"/>
        <w:bottom w:val="none" w:sz="0" w:space="0" w:color="auto"/>
        <w:right w:val="none" w:sz="0" w:space="0" w:color="auto"/>
      </w:divBdr>
    </w:div>
    <w:div w:id="1849714308">
      <w:bodyDiv w:val="1"/>
      <w:marLeft w:val="0"/>
      <w:marRight w:val="0"/>
      <w:marTop w:val="0"/>
      <w:marBottom w:val="0"/>
      <w:divBdr>
        <w:top w:val="none" w:sz="0" w:space="0" w:color="auto"/>
        <w:left w:val="none" w:sz="0" w:space="0" w:color="auto"/>
        <w:bottom w:val="none" w:sz="0" w:space="0" w:color="auto"/>
        <w:right w:val="none" w:sz="0" w:space="0" w:color="auto"/>
      </w:divBdr>
    </w:div>
    <w:div w:id="1898781248">
      <w:bodyDiv w:val="1"/>
      <w:marLeft w:val="0"/>
      <w:marRight w:val="0"/>
      <w:marTop w:val="0"/>
      <w:marBottom w:val="0"/>
      <w:divBdr>
        <w:top w:val="none" w:sz="0" w:space="0" w:color="auto"/>
        <w:left w:val="none" w:sz="0" w:space="0" w:color="auto"/>
        <w:bottom w:val="none" w:sz="0" w:space="0" w:color="auto"/>
        <w:right w:val="none" w:sz="0" w:space="0" w:color="auto"/>
      </w:divBdr>
    </w:div>
    <w:div w:id="1949853103">
      <w:bodyDiv w:val="1"/>
      <w:marLeft w:val="0"/>
      <w:marRight w:val="0"/>
      <w:marTop w:val="0"/>
      <w:marBottom w:val="0"/>
      <w:divBdr>
        <w:top w:val="none" w:sz="0" w:space="0" w:color="auto"/>
        <w:left w:val="none" w:sz="0" w:space="0" w:color="auto"/>
        <w:bottom w:val="none" w:sz="0" w:space="0" w:color="auto"/>
        <w:right w:val="none" w:sz="0" w:space="0" w:color="auto"/>
      </w:divBdr>
    </w:div>
    <w:div w:id="2030637740">
      <w:bodyDiv w:val="1"/>
      <w:marLeft w:val="0"/>
      <w:marRight w:val="0"/>
      <w:marTop w:val="0"/>
      <w:marBottom w:val="0"/>
      <w:divBdr>
        <w:top w:val="none" w:sz="0" w:space="0" w:color="auto"/>
        <w:left w:val="none" w:sz="0" w:space="0" w:color="auto"/>
        <w:bottom w:val="none" w:sz="0" w:space="0" w:color="auto"/>
        <w:right w:val="none" w:sz="0" w:space="0" w:color="auto"/>
      </w:divBdr>
    </w:div>
    <w:div w:id="2035187429">
      <w:bodyDiv w:val="1"/>
      <w:marLeft w:val="0"/>
      <w:marRight w:val="0"/>
      <w:marTop w:val="0"/>
      <w:marBottom w:val="0"/>
      <w:divBdr>
        <w:top w:val="none" w:sz="0" w:space="0" w:color="auto"/>
        <w:left w:val="none" w:sz="0" w:space="0" w:color="auto"/>
        <w:bottom w:val="none" w:sz="0" w:space="0" w:color="auto"/>
        <w:right w:val="none" w:sz="0" w:space="0" w:color="auto"/>
      </w:divBdr>
    </w:div>
    <w:div w:id="2047245364">
      <w:bodyDiv w:val="1"/>
      <w:marLeft w:val="0"/>
      <w:marRight w:val="0"/>
      <w:marTop w:val="0"/>
      <w:marBottom w:val="0"/>
      <w:divBdr>
        <w:top w:val="none" w:sz="0" w:space="0" w:color="auto"/>
        <w:left w:val="none" w:sz="0" w:space="0" w:color="auto"/>
        <w:bottom w:val="none" w:sz="0" w:space="0" w:color="auto"/>
        <w:right w:val="none" w:sz="0" w:space="0" w:color="auto"/>
      </w:divBdr>
    </w:div>
    <w:div w:id="2058356365">
      <w:bodyDiv w:val="1"/>
      <w:marLeft w:val="0"/>
      <w:marRight w:val="0"/>
      <w:marTop w:val="0"/>
      <w:marBottom w:val="0"/>
      <w:divBdr>
        <w:top w:val="none" w:sz="0" w:space="0" w:color="auto"/>
        <w:left w:val="none" w:sz="0" w:space="0" w:color="auto"/>
        <w:bottom w:val="none" w:sz="0" w:space="0" w:color="auto"/>
        <w:right w:val="none" w:sz="0" w:space="0" w:color="auto"/>
      </w:divBdr>
    </w:div>
    <w:div w:id="2097364196">
      <w:bodyDiv w:val="1"/>
      <w:marLeft w:val="0"/>
      <w:marRight w:val="0"/>
      <w:marTop w:val="0"/>
      <w:marBottom w:val="0"/>
      <w:divBdr>
        <w:top w:val="none" w:sz="0" w:space="0" w:color="auto"/>
        <w:left w:val="none" w:sz="0" w:space="0" w:color="auto"/>
        <w:bottom w:val="none" w:sz="0" w:space="0" w:color="auto"/>
        <w:right w:val="none" w:sz="0" w:space="0" w:color="auto"/>
      </w:divBdr>
    </w:div>
    <w:div w:id="2132160879">
      <w:bodyDiv w:val="1"/>
      <w:marLeft w:val="0"/>
      <w:marRight w:val="0"/>
      <w:marTop w:val="0"/>
      <w:marBottom w:val="0"/>
      <w:divBdr>
        <w:top w:val="none" w:sz="0" w:space="0" w:color="auto"/>
        <w:left w:val="none" w:sz="0" w:space="0" w:color="auto"/>
        <w:bottom w:val="none" w:sz="0" w:space="0" w:color="auto"/>
        <w:right w:val="none" w:sz="0" w:space="0" w:color="auto"/>
      </w:divBdr>
    </w:div>
    <w:div w:id="214427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hyperlink" Target="mailto:EPSS-CLAIMS@police.nsw.gov.au" TargetMode="External"/><Relationship Id="rId42" Type="http://schemas.openxmlformats.org/officeDocument/2006/relationships/footer" Target="footer3.xml"/><Relationship Id="rId47"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microsoft.com/office/2016/09/relationships/commentsIds" Target="commentsIds.xml"/><Relationship Id="rId37" Type="http://schemas.openxmlformats.org/officeDocument/2006/relationships/header" Target="header1.xml"/><Relationship Id="rId40" Type="http://schemas.openxmlformats.org/officeDocument/2006/relationships/footer" Target="footer2.xml"/><Relationship Id="rId45"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nswpolice.sharepoint.com/:x:/r/sites/-T-EPSS-SAP-Team/Shared%20Documents/General/Phase%204/Tracker-%20Issues%20Log_EPSS_Phase4.xlsx?d=w206073b68840496b9e07ac09b67bf6b8&amp;csf=1&amp;web=1&amp;e=wcZQkw" TargetMode="External"/><Relationship Id="rId36"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image" Target="media/image8.png"/><Relationship Id="rId31" Type="http://schemas.microsoft.com/office/2011/relationships/commentsExtended" Target="commentsExtended.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comments" Target="comments.xml"/><Relationship Id="rId35" Type="http://schemas.openxmlformats.org/officeDocument/2006/relationships/image" Target="media/image18.png"/><Relationship Id="rId43" Type="http://schemas.openxmlformats.org/officeDocument/2006/relationships/image" Target="media/image22.png"/><Relationship Id="rId48" Type="http://schemas.microsoft.com/office/2020/10/relationships/intelligence" Target="intelligence2.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microsoft.com/office/2018/08/relationships/commentsExtensible" Target="commentsExtensible.xml"/><Relationship Id="rId38" Type="http://schemas.openxmlformats.org/officeDocument/2006/relationships/header" Target="header2.xm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1.emf"/><Relationship Id="rId1" Type="http://schemas.openxmlformats.org/officeDocument/2006/relationships/image" Target="media/image20.jpeg"/></Relationships>
</file>

<file path=word/documenttasks/documenttasks1.xml><?xml version="1.0" encoding="utf-8"?>
<t:Tasks xmlns:t="http://schemas.microsoft.com/office/tasks/2019/documenttasks" xmlns:oel="http://schemas.microsoft.com/office/2019/extlst">
  <t:Task id="{506E2F60-EE60-45E7-8C69-3294D1B7A733}">
    <t:Anchor>
      <t:Comment id="1286945733"/>
    </t:Anchor>
    <t:History>
      <t:Event id="{25AFCCEF-767B-48D2-B127-7391E95B2C13}" time="2026-03-11T22:14:57.6Z">
        <t:Attribution userId="S::zorb1and@police.nsw.gov.au::632f44be-f022-454f-a117-2a581e9a863f" userProvider="AD" userName="Andre Zorba"/>
        <t:Anchor>
          <t:Comment id="326760611"/>
        </t:Anchor>
        <t:Create/>
      </t:Event>
      <t:Event id="{B16081A2-A185-4AA0-BB1E-D6FDF3356E90}" time="2026-03-11T22:14:57.6Z">
        <t:Attribution userId="S::zorb1and@police.nsw.gov.au::632f44be-f022-454f-a117-2a581e9a863f" userProvider="AD" userName="Andre Zorba"/>
        <t:Anchor>
          <t:Comment id="326760611"/>
        </t:Anchor>
        <t:Assign userId="S::LUMP1KEV@police.nsw.gov.au::59873b9f-cc0a-439b-a248-ed8216aba809" userProvider="AD" userName="Kevin Lumpan"/>
      </t:Event>
      <t:Event id="{CED8D1C9-FF83-4548-BBDF-E377B718F857}" time="2026-03-11T22:14:57.6Z">
        <t:Attribution userId="S::zorb1and@police.nsw.gov.au::632f44be-f022-454f-a117-2a581e9a863f" userProvider="AD" userName="Andre Zorba"/>
        <t:Anchor>
          <t:Comment id="326760611"/>
        </t:Anchor>
        <t:SetTitle title="@Kevin Lumpan please resolve the comment if you are okay with my response"/>
      </t:Event>
    </t:History>
  </t:Task>
  <t:Task id="{156327C5-1D1B-4775-80D7-86D3293283B1}">
    <t:Anchor>
      <t:Comment id="636695387"/>
    </t:Anchor>
    <t:History>
      <t:Event id="{0FB19A41-F065-4CB7-8DC1-5D70EA8CEEF9}" time="2026-03-11T22:15:15.942Z">
        <t:Attribution userId="S::zorb1and@police.nsw.gov.au::632f44be-f022-454f-a117-2a581e9a863f" userProvider="AD" userName="Andre Zorba"/>
        <t:Anchor>
          <t:Comment id="836218555"/>
        </t:Anchor>
        <t:Create/>
      </t:Event>
      <t:Event id="{070A65AA-2A6B-403A-9094-266A7A257F2A}" time="2026-03-11T22:15:15.942Z">
        <t:Attribution userId="S::zorb1and@police.nsw.gov.au::632f44be-f022-454f-a117-2a581e9a863f" userProvider="AD" userName="Andre Zorba"/>
        <t:Anchor>
          <t:Comment id="836218555"/>
        </t:Anchor>
        <t:Assign userId="S::LUMP1KEV@police.nsw.gov.au::59873b9f-cc0a-439b-a248-ed8216aba809" userProvider="AD" userName="Kevin Lumpan"/>
      </t:Event>
      <t:Event id="{B9453C1A-D962-47B4-B267-27BF6C7E4B6A}" time="2026-03-11T22:15:15.942Z">
        <t:Attribution userId="S::zorb1and@police.nsw.gov.au::632f44be-f022-454f-a117-2a581e9a863f" userProvider="AD" userName="Andre Zorba"/>
        <t:Anchor>
          <t:Comment id="836218555"/>
        </t:Anchor>
        <t:SetTitle title="@Kevin Lumpan please resolve the comment if you are okay with my response"/>
      </t:Event>
      <t:Event id="{48024A58-100A-4E5B-8DE2-5F2AE65F939E}" time="2026-03-11T22:19:35.584Z">
        <t:Attribution userId="S::lump1kev@police.nsw.gov.au::59873b9f-cc0a-439b-a248-ed8216aba809" userProvider="AD" userName="Kevin Lumpa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f6f8ff7-e814-4f75-9440-5678fc161385" xsi:nil="true"/>
    <lcf76f155ced4ddcb4097134ff3c332f xmlns="390eb507-e939-4ecb-8ac5-956cf2beca7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949B2B8C704A4B9CCA0649104CFE47" ma:contentTypeVersion="12" ma:contentTypeDescription="Create a new document." ma:contentTypeScope="" ma:versionID="7f1d1fb7fcd18a9b1370617378c44f5a">
  <xsd:schema xmlns:xsd="http://www.w3.org/2001/XMLSchema" xmlns:xs="http://www.w3.org/2001/XMLSchema" xmlns:p="http://schemas.microsoft.com/office/2006/metadata/properties" xmlns:ns2="390eb507-e939-4ecb-8ac5-956cf2beca7d" xmlns:ns3="6f6f8ff7-e814-4f75-9440-5678fc161385" targetNamespace="http://schemas.microsoft.com/office/2006/metadata/properties" ma:root="true" ma:fieldsID="52c3539aeb2d8b1739a287eb159f080d" ns2:_="" ns3:_="">
    <xsd:import namespace="390eb507-e939-4ecb-8ac5-956cf2beca7d"/>
    <xsd:import namespace="6f6f8ff7-e814-4f75-9440-5678fc1613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0eb507-e939-4ecb-8ac5-956cf2beca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accd88c-4697-40f4-96f7-9dc91da000d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6f8ff7-e814-4f75-9440-5678fc16138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590a954-056b-47af-9ea5-a596b1dc188d}" ma:internalName="TaxCatchAll" ma:showField="CatchAllData" ma:web="6f6f8ff7-e814-4f75-9440-5678fc1613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0396C-2FCF-421F-BE7B-3CEBFA32EFE6}">
  <ds:schemaRefs>
    <ds:schemaRef ds:uri="http://schemas.microsoft.com/office/2006/metadata/properties"/>
    <ds:schemaRef ds:uri="http://schemas.microsoft.com/office/infopath/2007/PartnerControls"/>
    <ds:schemaRef ds:uri="6f6f8ff7-e814-4f75-9440-5678fc161385"/>
    <ds:schemaRef ds:uri="390eb507-e939-4ecb-8ac5-956cf2beca7d"/>
  </ds:schemaRefs>
</ds:datastoreItem>
</file>

<file path=customXml/itemProps2.xml><?xml version="1.0" encoding="utf-8"?>
<ds:datastoreItem xmlns:ds="http://schemas.openxmlformats.org/officeDocument/2006/customXml" ds:itemID="{718ABF72-C2F9-4B9A-ABC3-574FBF04A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0eb507-e939-4ecb-8ac5-956cf2beca7d"/>
    <ds:schemaRef ds:uri="6f6f8ff7-e814-4f75-9440-5678fc1613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1F1E13-896C-44AC-917E-742D8529F3B6}">
  <ds:schemaRefs>
    <ds:schemaRef ds:uri="http://www.w3.org/2001/XMLSchema"/>
  </ds:schemaRefs>
</ds:datastoreItem>
</file>

<file path=customXml/itemProps4.xml><?xml version="1.0" encoding="utf-8"?>
<ds:datastoreItem xmlns:ds="http://schemas.openxmlformats.org/officeDocument/2006/customXml" ds:itemID="{B6E48181-1D08-47CE-9EFF-B1064BC0F3C7}">
  <ds:schemaRefs>
    <ds:schemaRef ds:uri="http://schemas.microsoft.com/sharepoint/v3/contenttype/forms"/>
  </ds:schemaRefs>
</ds:datastoreItem>
</file>

<file path=customXml/itemProps5.xml><?xml version="1.0" encoding="utf-8"?>
<ds:datastoreItem xmlns:ds="http://schemas.openxmlformats.org/officeDocument/2006/customXml" ds:itemID="{AA8622AE-4CEB-4911-AB4A-495A8031C36C}">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133</TotalTime>
  <Pages>1</Pages>
  <Words>24443</Words>
  <Characters>139331</Characters>
  <Application>Microsoft Office Word</Application>
  <DocSecurity>4</DocSecurity>
  <Lines>1161</Lines>
  <Paragraphs>326</Paragraphs>
  <ScaleCrop>false</ScaleCrop>
  <Company/>
  <LinksUpToDate>false</LinksUpToDate>
  <CharactersWithSpaces>163448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Zorba</dc:creator>
  <cp:keywords/>
  <dc:description/>
  <cp:lastModifiedBy>Salomina Malan</cp:lastModifiedBy>
  <cp:revision>95</cp:revision>
  <dcterms:created xsi:type="dcterms:W3CDTF">2026-09-24T15:52:00Z</dcterms:created>
  <dcterms:modified xsi:type="dcterms:W3CDTF">2026-10-07T23:33:00Z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2025-02-11T06:10:28Z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4b1eae28-2ade-4e6a-bb56-7fd377bbdeef</vt:lpwstr>
  </property>
  <property fmtid="{D5CDD505-2E9C-101B-9397-08002B2CF9AE}" pid="8" name="MSIP_Label_ea60d57e-af5b-4752-ac57-3e4f28ca11dc_ContentBits">
    <vt:lpwstr>0</vt:lpwstr>
  </property>
  <property fmtid="{D5CDD505-2E9C-101B-9397-08002B2CF9AE}" pid="9" name="ContentTypeId">
    <vt:lpwstr>0x0101009F949B2B8C704A4B9CCA0649104CFE47</vt:lpwstr>
  </property>
  <property fmtid="{D5CDD505-2E9C-101B-9397-08002B2CF9AE}" pid="10" name="MediaServiceImageTags">
    <vt:lpwstr/>
  </property>
</Properties>
</file>