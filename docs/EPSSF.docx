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E88D5" w14:textId="20CD8A8A" w:rsidR="001E678D" w:rsidRPr="00AF5BE5" w:rsidRDefault="001E678D" w:rsidP="001E678D">
      <w:pPr>
        <w:rPr>
          <w:rStyle w:val="cf01"/>
          <w:b/>
          <w:bCs/>
          <w:sz w:val="28"/>
          <w:szCs w:val="28"/>
        </w:rPr>
      </w:pPr>
      <w:r w:rsidRPr="19C956BC">
        <w:rPr>
          <w:rStyle w:val="cf01"/>
          <w:b/>
          <w:bCs/>
          <w:sz w:val="28"/>
          <w:szCs w:val="28"/>
        </w:rPr>
        <w:t>Technology &amp; Communication Services Command (TCSC)</w:t>
      </w:r>
    </w:p>
    <w:p w14:paraId="6EC42353" w14:textId="77777777" w:rsidR="001E678D" w:rsidRPr="00C04686" w:rsidRDefault="001E678D" w:rsidP="001E678D">
      <w:pPr>
        <w:rPr>
          <w:color w:val="000000" w:themeColor="text1"/>
        </w:rPr>
      </w:pPr>
      <w:r w:rsidRPr="00C04686">
        <w:rPr>
          <w:b/>
          <w:bCs/>
          <w:color w:val="000000" w:themeColor="text1"/>
          <w:sz w:val="36"/>
          <w:szCs w:val="36"/>
        </w:rPr>
        <w:t>NSW Police Force</w:t>
      </w:r>
    </w:p>
    <w:p w14:paraId="758C2015" w14:textId="77777777" w:rsidR="001E678D" w:rsidRDefault="001E678D" w:rsidP="001E678D"/>
    <w:p w14:paraId="1BB7CC6D" w14:textId="77777777" w:rsidR="001E678D" w:rsidRDefault="001E678D" w:rsidP="001E678D"/>
    <w:p w14:paraId="752A42BE" w14:textId="77777777" w:rsidR="001E678D" w:rsidRDefault="001E678D" w:rsidP="001E678D"/>
    <w:p w14:paraId="4DE411FC" w14:textId="643D88A2" w:rsidR="001E678D" w:rsidRPr="001B5118" w:rsidRDefault="001E678D" w:rsidP="001B5118">
      <w:pPr>
        <w:rPr>
          <w:b/>
          <w:bCs/>
          <w:sz w:val="64"/>
          <w:szCs w:val="64"/>
        </w:rPr>
      </w:pPr>
      <w:r w:rsidRPr="001B5118">
        <w:rPr>
          <w:sz w:val="64"/>
          <w:szCs w:val="64"/>
        </w:rPr>
        <w:t xml:space="preserve">EPSS period 2 SAP </w:t>
      </w:r>
      <w:r w:rsidR="001B5118">
        <w:rPr>
          <w:sz w:val="64"/>
          <w:szCs w:val="64"/>
        </w:rPr>
        <w:t xml:space="preserve">BRD </w:t>
      </w:r>
      <w:r w:rsidRPr="001B5118">
        <w:rPr>
          <w:sz w:val="64"/>
          <w:szCs w:val="64"/>
        </w:rPr>
        <w:t xml:space="preserve">design </w:t>
      </w:r>
    </w:p>
    <w:p w14:paraId="4192C4D7" w14:textId="77777777" w:rsidR="001E678D" w:rsidRDefault="001E678D" w:rsidP="001E678D">
      <w:pPr>
        <w:pStyle w:val="Default"/>
      </w:pP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093"/>
        <w:gridCol w:w="4111"/>
      </w:tblGrid>
      <w:tr w:rsidR="00CC07E2" w14:paraId="4BB25887" w14:textId="77777777" w:rsidTr="00660F97">
        <w:trPr>
          <w:trHeight w:val="112"/>
        </w:trPr>
        <w:tc>
          <w:tcPr>
            <w:tcW w:w="2093" w:type="dxa"/>
            <w:tcBorders>
              <w:top w:val="none" w:sz="6" w:space="0" w:color="auto"/>
              <w:bottom w:val="none" w:sz="6" w:space="0" w:color="auto"/>
              <w:right w:val="none" w:sz="6" w:space="0" w:color="auto"/>
            </w:tcBorders>
          </w:tcPr>
          <w:p w14:paraId="36965335" w14:textId="77777777" w:rsidR="001E678D" w:rsidRDefault="001E678D" w:rsidP="00660F97">
            <w:pPr>
              <w:pStyle w:val="Default"/>
              <w:rPr>
                <w:sz w:val="23"/>
                <w:szCs w:val="23"/>
              </w:rPr>
            </w:pPr>
            <w:r>
              <w:rPr>
                <w:sz w:val="23"/>
                <w:szCs w:val="23"/>
              </w:rPr>
              <w:t xml:space="preserve">Owner </w:t>
            </w:r>
          </w:p>
        </w:tc>
        <w:tc>
          <w:tcPr>
            <w:tcW w:w="4111" w:type="dxa"/>
            <w:tcBorders>
              <w:top w:val="none" w:sz="6" w:space="0" w:color="auto"/>
              <w:left w:val="none" w:sz="6" w:space="0" w:color="auto"/>
              <w:bottom w:val="none" w:sz="6" w:space="0" w:color="auto"/>
            </w:tcBorders>
          </w:tcPr>
          <w:p w14:paraId="4002EFB2" w14:textId="77777777" w:rsidR="001E678D" w:rsidRDefault="001E678D" w:rsidP="00660F97">
            <w:pPr>
              <w:pStyle w:val="Default"/>
              <w:rPr>
                <w:sz w:val="23"/>
                <w:szCs w:val="23"/>
              </w:rPr>
            </w:pPr>
            <w:r>
              <w:rPr>
                <w:rStyle w:val="ui-provider"/>
              </w:rPr>
              <w:t>Group Director, Shared Services</w:t>
            </w:r>
          </w:p>
        </w:tc>
      </w:tr>
      <w:tr w:rsidR="00CC07E2" w14:paraId="4D08B07C" w14:textId="77777777" w:rsidTr="00660F97">
        <w:trPr>
          <w:trHeight w:val="112"/>
        </w:trPr>
        <w:tc>
          <w:tcPr>
            <w:tcW w:w="2093" w:type="dxa"/>
            <w:tcBorders>
              <w:top w:val="none" w:sz="6" w:space="0" w:color="auto"/>
              <w:bottom w:val="none" w:sz="6" w:space="0" w:color="auto"/>
              <w:right w:val="none" w:sz="6" w:space="0" w:color="auto"/>
            </w:tcBorders>
          </w:tcPr>
          <w:p w14:paraId="13FB1D38" w14:textId="77777777" w:rsidR="001E678D" w:rsidRDefault="001E678D" w:rsidP="00660F97">
            <w:pPr>
              <w:pStyle w:val="Default"/>
              <w:rPr>
                <w:sz w:val="23"/>
                <w:szCs w:val="23"/>
              </w:rPr>
            </w:pPr>
            <w:r>
              <w:rPr>
                <w:sz w:val="23"/>
                <w:szCs w:val="23"/>
              </w:rPr>
              <w:t xml:space="preserve">Status </w:t>
            </w:r>
          </w:p>
        </w:tc>
        <w:tc>
          <w:tcPr>
            <w:tcW w:w="4111" w:type="dxa"/>
            <w:tcBorders>
              <w:top w:val="none" w:sz="6" w:space="0" w:color="auto"/>
              <w:left w:val="none" w:sz="6" w:space="0" w:color="auto"/>
              <w:bottom w:val="none" w:sz="6" w:space="0" w:color="auto"/>
            </w:tcBorders>
          </w:tcPr>
          <w:p w14:paraId="239CAF95" w14:textId="77777777" w:rsidR="001E678D" w:rsidRDefault="001E678D" w:rsidP="00660F97">
            <w:pPr>
              <w:pStyle w:val="Default"/>
              <w:rPr>
                <w:sz w:val="23"/>
                <w:szCs w:val="23"/>
              </w:rPr>
            </w:pPr>
            <w:r>
              <w:rPr>
                <w:i/>
                <w:iCs/>
                <w:sz w:val="23"/>
                <w:szCs w:val="23"/>
              </w:rPr>
              <w:t xml:space="preserve">Review </w:t>
            </w:r>
          </w:p>
        </w:tc>
      </w:tr>
      <w:tr w:rsidR="00CC07E2" w14:paraId="04EDD3D7" w14:textId="77777777" w:rsidTr="00660F97">
        <w:trPr>
          <w:trHeight w:val="112"/>
        </w:trPr>
        <w:tc>
          <w:tcPr>
            <w:tcW w:w="2093" w:type="dxa"/>
            <w:tcBorders>
              <w:top w:val="none" w:sz="6" w:space="0" w:color="auto"/>
              <w:bottom w:val="none" w:sz="6" w:space="0" w:color="auto"/>
              <w:right w:val="none" w:sz="6" w:space="0" w:color="auto"/>
            </w:tcBorders>
          </w:tcPr>
          <w:p w14:paraId="61675837" w14:textId="77777777" w:rsidR="001E678D" w:rsidRDefault="001E678D" w:rsidP="00660F97">
            <w:pPr>
              <w:pStyle w:val="Default"/>
              <w:rPr>
                <w:sz w:val="23"/>
                <w:szCs w:val="23"/>
              </w:rPr>
            </w:pPr>
            <w:r>
              <w:rPr>
                <w:sz w:val="23"/>
                <w:szCs w:val="23"/>
              </w:rPr>
              <w:t xml:space="preserve">Version No. </w:t>
            </w:r>
          </w:p>
        </w:tc>
        <w:tc>
          <w:tcPr>
            <w:tcW w:w="4111" w:type="dxa"/>
            <w:tcBorders>
              <w:top w:val="none" w:sz="6" w:space="0" w:color="auto"/>
              <w:left w:val="none" w:sz="6" w:space="0" w:color="auto"/>
              <w:bottom w:val="none" w:sz="6" w:space="0" w:color="auto"/>
            </w:tcBorders>
          </w:tcPr>
          <w:p w14:paraId="54B027A5" w14:textId="3883C49B" w:rsidR="001E678D" w:rsidRDefault="006C4016" w:rsidP="00660F97">
            <w:pPr>
              <w:pStyle w:val="Default"/>
              <w:rPr>
                <w:sz w:val="23"/>
                <w:szCs w:val="23"/>
              </w:rPr>
            </w:pPr>
            <w:r>
              <w:rPr>
                <w:i/>
                <w:iCs/>
                <w:sz w:val="23"/>
                <w:szCs w:val="23"/>
              </w:rPr>
              <w:t>0.2</w:t>
            </w:r>
            <w:r w:rsidR="001E678D">
              <w:rPr>
                <w:i/>
                <w:iCs/>
                <w:sz w:val="23"/>
                <w:szCs w:val="23"/>
              </w:rPr>
              <w:t xml:space="preserve"> </w:t>
            </w:r>
          </w:p>
        </w:tc>
      </w:tr>
      <w:tr w:rsidR="00CC07E2" w14:paraId="697A3E7B" w14:textId="77777777" w:rsidTr="00660F97">
        <w:trPr>
          <w:trHeight w:val="112"/>
        </w:trPr>
        <w:tc>
          <w:tcPr>
            <w:tcW w:w="2093" w:type="dxa"/>
            <w:tcBorders>
              <w:top w:val="none" w:sz="6" w:space="0" w:color="auto"/>
              <w:bottom w:val="none" w:sz="6" w:space="0" w:color="auto"/>
              <w:right w:val="none" w:sz="6" w:space="0" w:color="auto"/>
            </w:tcBorders>
          </w:tcPr>
          <w:p w14:paraId="32E48BFD" w14:textId="77777777" w:rsidR="001E678D" w:rsidRDefault="001E678D" w:rsidP="00660F97">
            <w:pPr>
              <w:pStyle w:val="Default"/>
              <w:rPr>
                <w:sz w:val="23"/>
                <w:szCs w:val="23"/>
              </w:rPr>
            </w:pPr>
            <w:r>
              <w:rPr>
                <w:sz w:val="23"/>
                <w:szCs w:val="23"/>
              </w:rPr>
              <w:t xml:space="preserve">Version Date </w:t>
            </w:r>
          </w:p>
        </w:tc>
        <w:tc>
          <w:tcPr>
            <w:tcW w:w="4111" w:type="dxa"/>
            <w:tcBorders>
              <w:top w:val="none" w:sz="6" w:space="0" w:color="auto"/>
              <w:left w:val="none" w:sz="6" w:space="0" w:color="auto"/>
              <w:bottom w:val="none" w:sz="6" w:space="0" w:color="auto"/>
            </w:tcBorders>
          </w:tcPr>
          <w:p w14:paraId="04DB3B2F" w14:textId="53B9120B" w:rsidR="001E678D" w:rsidRDefault="006C4016" w:rsidP="00660F97">
            <w:pPr>
              <w:pStyle w:val="Default"/>
              <w:rPr>
                <w:i/>
                <w:sz w:val="23"/>
                <w:szCs w:val="23"/>
              </w:rPr>
            </w:pPr>
            <w:r>
              <w:rPr>
                <w:i/>
                <w:sz w:val="23"/>
                <w:szCs w:val="23"/>
              </w:rPr>
              <w:t>07/08/2025</w:t>
            </w:r>
          </w:p>
        </w:tc>
      </w:tr>
    </w:tbl>
    <w:p w14:paraId="11BBEEAC" w14:textId="77777777" w:rsidR="001E678D" w:rsidRDefault="001E678D" w:rsidP="001E678D">
      <w:pPr>
        <w:rPr>
          <w:ins w:id="0" w:author="Bibhas Biniwale" w:date="2024-09-13T09:22:00Z"/>
          <w:b/>
          <w:bCs/>
          <w:sz w:val="40"/>
          <w:szCs w:val="40"/>
        </w:rPr>
      </w:pPr>
    </w:p>
    <w:p w14:paraId="71BFE4DE" w14:textId="77777777" w:rsidR="001E678D" w:rsidRDefault="001E678D" w:rsidP="001E678D">
      <w:pPr>
        <w:rPr>
          <w:ins w:id="1" w:author="Bibhas Biniwale" w:date="2024-09-13T09:22:00Z"/>
          <w:b/>
          <w:bCs/>
          <w:sz w:val="40"/>
          <w:szCs w:val="40"/>
        </w:rPr>
      </w:pPr>
    </w:p>
    <w:p w14:paraId="7D10F42E" w14:textId="77777777" w:rsidR="001E678D" w:rsidRDefault="001E678D" w:rsidP="001E678D"/>
    <w:p w14:paraId="0E74931B" w14:textId="77777777" w:rsidR="001E678D" w:rsidRDefault="001E678D" w:rsidP="001E678D"/>
    <w:p w14:paraId="2919BDA4" w14:textId="77777777" w:rsidR="001E678D" w:rsidRDefault="001E678D" w:rsidP="00C15921">
      <w:pPr>
        <w:rPr>
          <w:rFonts w:ascii="Arial" w:hAnsi="Arial" w:cs="Arial"/>
          <w:kern w:val="0"/>
          <w:sz w:val="16"/>
          <w:szCs w:val="16"/>
        </w:rPr>
      </w:pPr>
      <w:r>
        <w:rPr>
          <w:rFonts w:ascii="Arial" w:hAnsi="Arial" w:cs="Arial"/>
          <w:kern w:val="0"/>
          <w:sz w:val="16"/>
          <w:szCs w:val="16"/>
        </w:rPr>
        <w:t xml:space="preserve">Copyright of this document is vested in the Commissioner of Police </w:t>
      </w:r>
      <w:r>
        <w:rPr>
          <w:rFonts w:ascii="Arial" w:hAnsi="Arial" w:cs="Arial"/>
          <w:b/>
          <w:bCs/>
          <w:kern w:val="0"/>
          <w:sz w:val="16"/>
          <w:szCs w:val="16"/>
        </w:rPr>
        <w:t xml:space="preserve">© </w:t>
      </w:r>
      <w:r>
        <w:rPr>
          <w:rFonts w:ascii="Arial" w:hAnsi="Arial" w:cs="Arial"/>
          <w:kern w:val="0"/>
          <w:sz w:val="16"/>
          <w:szCs w:val="16"/>
        </w:rPr>
        <w:t>2024</w:t>
      </w:r>
      <w:r w:rsidRPr="004E7CE4">
        <w:rPr>
          <w:noProof/>
        </w:rPr>
        <w:drawing>
          <wp:inline distT="0" distB="0" distL="0" distR="0" wp14:anchorId="5B8CF61F" wp14:editId="49CAF048">
            <wp:extent cx="1470025" cy="14560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70025" cy="1456055"/>
                    </a:xfrm>
                    <a:prstGeom prst="rect">
                      <a:avLst/>
                    </a:prstGeom>
                    <a:noFill/>
                    <a:ln>
                      <a:noFill/>
                    </a:ln>
                  </pic:spPr>
                </pic:pic>
              </a:graphicData>
            </a:graphic>
          </wp:inline>
        </w:drawing>
      </w:r>
    </w:p>
    <w:p w14:paraId="19BD9A43" w14:textId="77777777" w:rsidR="00086152" w:rsidRDefault="00086152" w:rsidP="00C15921">
      <w:pPr>
        <w:rPr>
          <w:rFonts w:ascii="Arial" w:hAnsi="Arial" w:cs="Arial"/>
          <w:kern w:val="0"/>
          <w:sz w:val="16"/>
          <w:szCs w:val="16"/>
        </w:rPr>
      </w:pPr>
    </w:p>
    <w:p w14:paraId="6D7C2383" w14:textId="77777777" w:rsidR="00086152" w:rsidRDefault="00086152" w:rsidP="00C15921">
      <w:pPr>
        <w:rPr>
          <w:rFonts w:ascii="Arial" w:hAnsi="Arial" w:cs="Arial"/>
          <w:kern w:val="0"/>
          <w:sz w:val="16"/>
          <w:szCs w:val="16"/>
        </w:rPr>
      </w:pPr>
    </w:p>
    <w:p w14:paraId="04ADB2C7" w14:textId="77777777" w:rsidR="00086152" w:rsidRDefault="00086152" w:rsidP="00C15921">
      <w:pPr>
        <w:rPr>
          <w:rFonts w:ascii="Arial" w:hAnsi="Arial" w:cs="Arial"/>
          <w:kern w:val="0"/>
          <w:sz w:val="16"/>
          <w:szCs w:val="16"/>
        </w:rPr>
      </w:pPr>
    </w:p>
    <w:p w14:paraId="024A718B" w14:textId="77777777" w:rsidR="00086152" w:rsidRDefault="00086152" w:rsidP="00C15921">
      <w:pPr>
        <w:rPr>
          <w:rFonts w:ascii="Arial" w:hAnsi="Arial" w:cs="Arial"/>
          <w:kern w:val="0"/>
          <w:sz w:val="16"/>
          <w:szCs w:val="16"/>
        </w:rPr>
      </w:pPr>
    </w:p>
    <w:p w14:paraId="7E3EE92D" w14:textId="77777777" w:rsidR="00086152" w:rsidRDefault="00086152" w:rsidP="00C15921">
      <w:pPr>
        <w:rPr>
          <w:rFonts w:ascii="Arial" w:hAnsi="Arial" w:cs="Arial"/>
          <w:kern w:val="0"/>
          <w:sz w:val="16"/>
          <w:szCs w:val="16"/>
        </w:rPr>
      </w:pPr>
    </w:p>
    <w:p w14:paraId="46313DE3" w14:textId="77777777" w:rsidR="00086152" w:rsidRDefault="00086152" w:rsidP="00C15921">
      <w:pPr>
        <w:rPr>
          <w:rFonts w:ascii="Arial" w:hAnsi="Arial" w:cs="Arial"/>
          <w:kern w:val="0"/>
          <w:sz w:val="16"/>
          <w:szCs w:val="16"/>
        </w:rPr>
      </w:pPr>
    </w:p>
    <w:p w14:paraId="681E8004" w14:textId="77777777" w:rsidR="00086152" w:rsidRDefault="00086152" w:rsidP="00C15921"/>
    <w:p w14:paraId="64A4F07E" w14:textId="67BC6B73" w:rsidR="007B7A4B" w:rsidRDefault="00013CF3">
      <w:r>
        <w:t xml:space="preserve">EPSS </w:t>
      </w:r>
      <w:r w:rsidR="001E52CB">
        <w:t xml:space="preserve">‘SAP’ </w:t>
      </w:r>
      <w:r w:rsidR="006C4016">
        <w:t xml:space="preserve">functional </w:t>
      </w:r>
      <w:r w:rsidR="001E52CB">
        <w:t>design for releases since June’25</w:t>
      </w:r>
    </w:p>
    <w:p w14:paraId="78059539" w14:textId="77777777" w:rsidR="00013CF3" w:rsidRDefault="00013CF3"/>
    <w:p w14:paraId="6FBB65AA" w14:textId="355F4F59" w:rsidR="001B5118" w:rsidRDefault="001B5118" w:rsidP="00013CF3">
      <w:pPr>
        <w:pStyle w:val="Heading1"/>
      </w:pPr>
      <w:bookmarkStart w:id="2" w:name="_Toc205482174"/>
      <w:r>
        <w:lastRenderedPageBreak/>
        <w:t>Index</w:t>
      </w:r>
      <w:bookmarkEnd w:id="2"/>
    </w:p>
    <w:p w14:paraId="0294CA01" w14:textId="590A054C" w:rsidR="009D79FC" w:rsidRDefault="001B5118">
      <w:pPr>
        <w:pStyle w:val="TOC1"/>
        <w:tabs>
          <w:tab w:val="right" w:leader="dot" w:pos="9016"/>
        </w:tabs>
        <w:rPr>
          <w:rFonts w:eastAsiaTheme="minorEastAsia"/>
          <w:noProof/>
          <w:lang w:eastAsia="en-AU"/>
        </w:rPr>
      </w:pPr>
      <w:r>
        <w:fldChar w:fldCharType="begin"/>
      </w:r>
      <w:r>
        <w:instrText xml:space="preserve"> TOC \o "1-7" \h \z \u </w:instrText>
      </w:r>
      <w:r>
        <w:fldChar w:fldCharType="separate"/>
      </w:r>
      <w:hyperlink w:anchor="_Toc205482174" w:history="1">
        <w:r w:rsidR="009D79FC" w:rsidRPr="00597E29">
          <w:rPr>
            <w:rStyle w:val="Hyperlink"/>
            <w:noProof/>
          </w:rPr>
          <w:t>Index</w:t>
        </w:r>
        <w:r w:rsidR="009D79FC">
          <w:rPr>
            <w:noProof/>
            <w:webHidden/>
          </w:rPr>
          <w:tab/>
        </w:r>
        <w:r w:rsidR="009D79FC">
          <w:rPr>
            <w:noProof/>
            <w:webHidden/>
          </w:rPr>
          <w:fldChar w:fldCharType="begin"/>
        </w:r>
        <w:r w:rsidR="009D79FC">
          <w:rPr>
            <w:noProof/>
            <w:webHidden/>
          </w:rPr>
          <w:instrText xml:space="preserve"> PAGEREF _Toc205482174 \h </w:instrText>
        </w:r>
        <w:r w:rsidR="009D79FC">
          <w:rPr>
            <w:noProof/>
            <w:webHidden/>
          </w:rPr>
        </w:r>
        <w:r w:rsidR="009D79FC">
          <w:rPr>
            <w:noProof/>
            <w:webHidden/>
          </w:rPr>
          <w:fldChar w:fldCharType="separate"/>
        </w:r>
        <w:r w:rsidR="009D79FC">
          <w:rPr>
            <w:noProof/>
            <w:webHidden/>
          </w:rPr>
          <w:t>2</w:t>
        </w:r>
        <w:r w:rsidR="009D79FC">
          <w:rPr>
            <w:noProof/>
            <w:webHidden/>
          </w:rPr>
          <w:fldChar w:fldCharType="end"/>
        </w:r>
      </w:hyperlink>
    </w:p>
    <w:p w14:paraId="2116334D" w14:textId="05CB01A6" w:rsidR="009D79FC" w:rsidRDefault="009D79FC">
      <w:pPr>
        <w:pStyle w:val="TOC1"/>
        <w:tabs>
          <w:tab w:val="right" w:leader="dot" w:pos="9016"/>
        </w:tabs>
        <w:rPr>
          <w:rFonts w:eastAsiaTheme="minorEastAsia"/>
          <w:noProof/>
          <w:lang w:eastAsia="en-AU"/>
        </w:rPr>
      </w:pPr>
      <w:hyperlink w:anchor="_Toc205482175" w:history="1">
        <w:r w:rsidRPr="00597E29">
          <w:rPr>
            <w:rStyle w:val="Hyperlink"/>
            <w:noProof/>
          </w:rPr>
          <w:t>Document history</w:t>
        </w:r>
        <w:r>
          <w:rPr>
            <w:noProof/>
            <w:webHidden/>
          </w:rPr>
          <w:tab/>
        </w:r>
        <w:r>
          <w:rPr>
            <w:noProof/>
            <w:webHidden/>
          </w:rPr>
          <w:fldChar w:fldCharType="begin"/>
        </w:r>
        <w:r>
          <w:rPr>
            <w:noProof/>
            <w:webHidden/>
          </w:rPr>
          <w:instrText xml:space="preserve"> PAGEREF _Toc205482175 \h </w:instrText>
        </w:r>
        <w:r>
          <w:rPr>
            <w:noProof/>
            <w:webHidden/>
          </w:rPr>
        </w:r>
        <w:r>
          <w:rPr>
            <w:noProof/>
            <w:webHidden/>
          </w:rPr>
          <w:fldChar w:fldCharType="separate"/>
        </w:r>
        <w:r>
          <w:rPr>
            <w:noProof/>
            <w:webHidden/>
          </w:rPr>
          <w:t>8</w:t>
        </w:r>
        <w:r>
          <w:rPr>
            <w:noProof/>
            <w:webHidden/>
          </w:rPr>
          <w:fldChar w:fldCharType="end"/>
        </w:r>
      </w:hyperlink>
    </w:p>
    <w:p w14:paraId="6BBAC785" w14:textId="686BA032" w:rsidR="009D79FC" w:rsidRDefault="009D79FC">
      <w:pPr>
        <w:pStyle w:val="TOC1"/>
        <w:tabs>
          <w:tab w:val="right" w:leader="dot" w:pos="9016"/>
        </w:tabs>
        <w:rPr>
          <w:rFonts w:eastAsiaTheme="minorEastAsia"/>
          <w:noProof/>
          <w:lang w:eastAsia="en-AU"/>
        </w:rPr>
      </w:pPr>
      <w:hyperlink w:anchor="_Toc205482176" w:history="1">
        <w:r w:rsidRPr="00597E29">
          <w:rPr>
            <w:rStyle w:val="Hyperlink"/>
            <w:noProof/>
          </w:rPr>
          <w:t>Abbreviations</w:t>
        </w:r>
        <w:r>
          <w:rPr>
            <w:noProof/>
            <w:webHidden/>
          </w:rPr>
          <w:tab/>
        </w:r>
        <w:r>
          <w:rPr>
            <w:noProof/>
            <w:webHidden/>
          </w:rPr>
          <w:fldChar w:fldCharType="begin"/>
        </w:r>
        <w:r>
          <w:rPr>
            <w:noProof/>
            <w:webHidden/>
          </w:rPr>
          <w:instrText xml:space="preserve"> PAGEREF _Toc205482176 \h </w:instrText>
        </w:r>
        <w:r>
          <w:rPr>
            <w:noProof/>
            <w:webHidden/>
          </w:rPr>
        </w:r>
        <w:r>
          <w:rPr>
            <w:noProof/>
            <w:webHidden/>
          </w:rPr>
          <w:fldChar w:fldCharType="separate"/>
        </w:r>
        <w:r>
          <w:rPr>
            <w:noProof/>
            <w:webHidden/>
          </w:rPr>
          <w:t>8</w:t>
        </w:r>
        <w:r>
          <w:rPr>
            <w:noProof/>
            <w:webHidden/>
          </w:rPr>
          <w:fldChar w:fldCharType="end"/>
        </w:r>
      </w:hyperlink>
    </w:p>
    <w:p w14:paraId="77853326" w14:textId="34BACD1A" w:rsidR="009D79FC" w:rsidRDefault="009D79FC">
      <w:pPr>
        <w:pStyle w:val="TOC1"/>
        <w:tabs>
          <w:tab w:val="right" w:leader="dot" w:pos="9016"/>
        </w:tabs>
        <w:rPr>
          <w:rFonts w:eastAsiaTheme="minorEastAsia"/>
          <w:noProof/>
          <w:lang w:eastAsia="en-AU"/>
        </w:rPr>
      </w:pPr>
      <w:hyperlink w:anchor="_Toc205482177" w:history="1">
        <w:r w:rsidRPr="00597E29">
          <w:rPr>
            <w:rStyle w:val="Hyperlink"/>
            <w:noProof/>
          </w:rPr>
          <w:t>Introduction</w:t>
        </w:r>
        <w:r>
          <w:rPr>
            <w:noProof/>
            <w:webHidden/>
          </w:rPr>
          <w:tab/>
        </w:r>
        <w:r>
          <w:rPr>
            <w:noProof/>
            <w:webHidden/>
          </w:rPr>
          <w:fldChar w:fldCharType="begin"/>
        </w:r>
        <w:r>
          <w:rPr>
            <w:noProof/>
            <w:webHidden/>
          </w:rPr>
          <w:instrText xml:space="preserve"> PAGEREF _Toc205482177 \h </w:instrText>
        </w:r>
        <w:r>
          <w:rPr>
            <w:noProof/>
            <w:webHidden/>
          </w:rPr>
        </w:r>
        <w:r>
          <w:rPr>
            <w:noProof/>
            <w:webHidden/>
          </w:rPr>
          <w:fldChar w:fldCharType="separate"/>
        </w:r>
        <w:r>
          <w:rPr>
            <w:noProof/>
            <w:webHidden/>
          </w:rPr>
          <w:t>8</w:t>
        </w:r>
        <w:r>
          <w:rPr>
            <w:noProof/>
            <w:webHidden/>
          </w:rPr>
          <w:fldChar w:fldCharType="end"/>
        </w:r>
      </w:hyperlink>
    </w:p>
    <w:p w14:paraId="4C082021" w14:textId="478B3267" w:rsidR="009D79FC" w:rsidRDefault="009D79FC">
      <w:pPr>
        <w:pStyle w:val="TOC1"/>
        <w:tabs>
          <w:tab w:val="right" w:leader="dot" w:pos="9016"/>
        </w:tabs>
        <w:rPr>
          <w:rFonts w:eastAsiaTheme="minorEastAsia"/>
          <w:noProof/>
          <w:lang w:eastAsia="en-AU"/>
        </w:rPr>
      </w:pPr>
      <w:hyperlink w:anchor="_Toc205482178" w:history="1">
        <w:r w:rsidRPr="00597E29">
          <w:rPr>
            <w:rStyle w:val="Hyperlink"/>
            <w:noProof/>
          </w:rPr>
          <w:t>SAP configuration period 2 June ’25 release Phase 3.</w:t>
        </w:r>
        <w:r>
          <w:rPr>
            <w:noProof/>
            <w:webHidden/>
          </w:rPr>
          <w:tab/>
        </w:r>
        <w:r>
          <w:rPr>
            <w:noProof/>
            <w:webHidden/>
          </w:rPr>
          <w:fldChar w:fldCharType="begin"/>
        </w:r>
        <w:r>
          <w:rPr>
            <w:noProof/>
            <w:webHidden/>
          </w:rPr>
          <w:instrText xml:space="preserve"> PAGEREF _Toc205482178 \h </w:instrText>
        </w:r>
        <w:r>
          <w:rPr>
            <w:noProof/>
            <w:webHidden/>
          </w:rPr>
        </w:r>
        <w:r>
          <w:rPr>
            <w:noProof/>
            <w:webHidden/>
          </w:rPr>
          <w:fldChar w:fldCharType="separate"/>
        </w:r>
        <w:r>
          <w:rPr>
            <w:noProof/>
            <w:webHidden/>
          </w:rPr>
          <w:t>8</w:t>
        </w:r>
        <w:r>
          <w:rPr>
            <w:noProof/>
            <w:webHidden/>
          </w:rPr>
          <w:fldChar w:fldCharType="end"/>
        </w:r>
      </w:hyperlink>
    </w:p>
    <w:p w14:paraId="6EC57E68" w14:textId="6B48B42F" w:rsidR="009D79FC" w:rsidRDefault="009D79FC">
      <w:pPr>
        <w:pStyle w:val="TOC2"/>
        <w:tabs>
          <w:tab w:val="right" w:leader="dot" w:pos="9016"/>
        </w:tabs>
        <w:rPr>
          <w:rFonts w:eastAsiaTheme="minorEastAsia"/>
          <w:noProof/>
          <w:lang w:eastAsia="en-AU"/>
        </w:rPr>
      </w:pPr>
      <w:hyperlink w:anchor="_Toc205482179" w:history="1">
        <w:r w:rsidRPr="00597E29">
          <w:rPr>
            <w:rStyle w:val="Hyperlink"/>
            <w:noProof/>
          </w:rPr>
          <w:t>Employees included for period 2.</w:t>
        </w:r>
        <w:r>
          <w:rPr>
            <w:noProof/>
            <w:webHidden/>
          </w:rPr>
          <w:tab/>
        </w:r>
        <w:r>
          <w:rPr>
            <w:noProof/>
            <w:webHidden/>
          </w:rPr>
          <w:fldChar w:fldCharType="begin"/>
        </w:r>
        <w:r>
          <w:rPr>
            <w:noProof/>
            <w:webHidden/>
          </w:rPr>
          <w:instrText xml:space="preserve"> PAGEREF _Toc205482179 \h </w:instrText>
        </w:r>
        <w:r>
          <w:rPr>
            <w:noProof/>
            <w:webHidden/>
          </w:rPr>
        </w:r>
        <w:r>
          <w:rPr>
            <w:noProof/>
            <w:webHidden/>
          </w:rPr>
          <w:fldChar w:fldCharType="separate"/>
        </w:r>
        <w:r>
          <w:rPr>
            <w:noProof/>
            <w:webHidden/>
          </w:rPr>
          <w:t>8</w:t>
        </w:r>
        <w:r>
          <w:rPr>
            <w:noProof/>
            <w:webHidden/>
          </w:rPr>
          <w:fldChar w:fldCharType="end"/>
        </w:r>
      </w:hyperlink>
    </w:p>
    <w:p w14:paraId="298F559E" w14:textId="265131DD" w:rsidR="009D79FC" w:rsidRDefault="009D79FC">
      <w:pPr>
        <w:pStyle w:val="TOC3"/>
        <w:tabs>
          <w:tab w:val="right" w:leader="dot" w:pos="9016"/>
        </w:tabs>
        <w:rPr>
          <w:rFonts w:eastAsiaTheme="minorEastAsia"/>
          <w:noProof/>
          <w:lang w:eastAsia="en-AU"/>
        </w:rPr>
      </w:pPr>
      <w:hyperlink w:anchor="_Toc205482180" w:history="1">
        <w:r w:rsidRPr="00597E29">
          <w:rPr>
            <w:rStyle w:val="Hyperlink"/>
            <w:noProof/>
          </w:rPr>
          <w:t>Technical and Functional</w:t>
        </w:r>
        <w:r>
          <w:rPr>
            <w:noProof/>
            <w:webHidden/>
          </w:rPr>
          <w:tab/>
        </w:r>
        <w:r>
          <w:rPr>
            <w:noProof/>
            <w:webHidden/>
          </w:rPr>
          <w:fldChar w:fldCharType="begin"/>
        </w:r>
        <w:r>
          <w:rPr>
            <w:noProof/>
            <w:webHidden/>
          </w:rPr>
          <w:instrText xml:space="preserve"> PAGEREF _Toc205482180 \h </w:instrText>
        </w:r>
        <w:r>
          <w:rPr>
            <w:noProof/>
            <w:webHidden/>
          </w:rPr>
        </w:r>
        <w:r>
          <w:rPr>
            <w:noProof/>
            <w:webHidden/>
          </w:rPr>
          <w:fldChar w:fldCharType="separate"/>
        </w:r>
        <w:r>
          <w:rPr>
            <w:noProof/>
            <w:webHidden/>
          </w:rPr>
          <w:t>9</w:t>
        </w:r>
        <w:r>
          <w:rPr>
            <w:noProof/>
            <w:webHidden/>
          </w:rPr>
          <w:fldChar w:fldCharType="end"/>
        </w:r>
      </w:hyperlink>
    </w:p>
    <w:p w14:paraId="7AD44F5C" w14:textId="05E3C6D7" w:rsidR="009D79FC" w:rsidRDefault="009D79FC">
      <w:pPr>
        <w:pStyle w:val="TOC2"/>
        <w:tabs>
          <w:tab w:val="right" w:leader="dot" w:pos="9016"/>
        </w:tabs>
        <w:rPr>
          <w:rFonts w:eastAsiaTheme="minorEastAsia"/>
          <w:noProof/>
          <w:lang w:eastAsia="en-AU"/>
        </w:rPr>
      </w:pPr>
      <w:hyperlink w:anchor="_Toc205482181" w:history="1">
        <w:r w:rsidRPr="00597E29">
          <w:rPr>
            <w:rStyle w:val="Hyperlink"/>
            <w:noProof/>
          </w:rPr>
          <w:t>Assumptions</w:t>
        </w:r>
        <w:r>
          <w:rPr>
            <w:noProof/>
            <w:webHidden/>
          </w:rPr>
          <w:tab/>
        </w:r>
        <w:r>
          <w:rPr>
            <w:noProof/>
            <w:webHidden/>
          </w:rPr>
          <w:fldChar w:fldCharType="begin"/>
        </w:r>
        <w:r>
          <w:rPr>
            <w:noProof/>
            <w:webHidden/>
          </w:rPr>
          <w:instrText xml:space="preserve"> PAGEREF _Toc205482181 \h </w:instrText>
        </w:r>
        <w:r>
          <w:rPr>
            <w:noProof/>
            <w:webHidden/>
          </w:rPr>
        </w:r>
        <w:r>
          <w:rPr>
            <w:noProof/>
            <w:webHidden/>
          </w:rPr>
          <w:fldChar w:fldCharType="separate"/>
        </w:r>
        <w:r>
          <w:rPr>
            <w:noProof/>
            <w:webHidden/>
          </w:rPr>
          <w:t>9</w:t>
        </w:r>
        <w:r>
          <w:rPr>
            <w:noProof/>
            <w:webHidden/>
          </w:rPr>
          <w:fldChar w:fldCharType="end"/>
        </w:r>
      </w:hyperlink>
    </w:p>
    <w:p w14:paraId="3DF568C5" w14:textId="128AFA07" w:rsidR="009D79FC" w:rsidRDefault="009D79FC">
      <w:pPr>
        <w:pStyle w:val="TOC2"/>
        <w:tabs>
          <w:tab w:val="right" w:leader="dot" w:pos="9016"/>
        </w:tabs>
        <w:rPr>
          <w:rFonts w:eastAsiaTheme="minorEastAsia"/>
          <w:noProof/>
          <w:lang w:eastAsia="en-AU"/>
        </w:rPr>
      </w:pPr>
      <w:hyperlink w:anchor="_Toc205482182" w:history="1">
        <w:r w:rsidRPr="00597E29">
          <w:rPr>
            <w:rStyle w:val="Hyperlink"/>
            <w:noProof/>
          </w:rPr>
          <w:t>Period 2 definition</w:t>
        </w:r>
        <w:r>
          <w:rPr>
            <w:noProof/>
            <w:webHidden/>
          </w:rPr>
          <w:tab/>
        </w:r>
        <w:r>
          <w:rPr>
            <w:noProof/>
            <w:webHidden/>
          </w:rPr>
          <w:fldChar w:fldCharType="begin"/>
        </w:r>
        <w:r>
          <w:rPr>
            <w:noProof/>
            <w:webHidden/>
          </w:rPr>
          <w:instrText xml:space="preserve"> PAGEREF _Toc205482182 \h </w:instrText>
        </w:r>
        <w:r>
          <w:rPr>
            <w:noProof/>
            <w:webHidden/>
          </w:rPr>
        </w:r>
        <w:r>
          <w:rPr>
            <w:noProof/>
            <w:webHidden/>
          </w:rPr>
          <w:fldChar w:fldCharType="separate"/>
        </w:r>
        <w:r>
          <w:rPr>
            <w:noProof/>
            <w:webHidden/>
          </w:rPr>
          <w:t>9</w:t>
        </w:r>
        <w:r>
          <w:rPr>
            <w:noProof/>
            <w:webHidden/>
          </w:rPr>
          <w:fldChar w:fldCharType="end"/>
        </w:r>
      </w:hyperlink>
    </w:p>
    <w:p w14:paraId="0AC11A39" w14:textId="79100DC5" w:rsidR="009D79FC" w:rsidRDefault="009D79FC">
      <w:pPr>
        <w:pStyle w:val="TOC3"/>
        <w:tabs>
          <w:tab w:val="right" w:leader="dot" w:pos="9016"/>
        </w:tabs>
        <w:rPr>
          <w:rFonts w:eastAsiaTheme="minorEastAsia"/>
          <w:noProof/>
          <w:lang w:eastAsia="en-AU"/>
        </w:rPr>
      </w:pPr>
      <w:hyperlink w:anchor="_Toc205482183" w:history="1">
        <w:r w:rsidRPr="00597E29">
          <w:rPr>
            <w:rStyle w:val="Hyperlink"/>
            <w:noProof/>
          </w:rPr>
          <w:t>Technical</w:t>
        </w:r>
        <w:r>
          <w:rPr>
            <w:noProof/>
            <w:webHidden/>
          </w:rPr>
          <w:tab/>
        </w:r>
        <w:r>
          <w:rPr>
            <w:noProof/>
            <w:webHidden/>
          </w:rPr>
          <w:fldChar w:fldCharType="begin"/>
        </w:r>
        <w:r>
          <w:rPr>
            <w:noProof/>
            <w:webHidden/>
          </w:rPr>
          <w:instrText xml:space="preserve"> PAGEREF _Toc205482183 \h </w:instrText>
        </w:r>
        <w:r>
          <w:rPr>
            <w:noProof/>
            <w:webHidden/>
          </w:rPr>
        </w:r>
        <w:r>
          <w:rPr>
            <w:noProof/>
            <w:webHidden/>
          </w:rPr>
          <w:fldChar w:fldCharType="separate"/>
        </w:r>
        <w:r>
          <w:rPr>
            <w:noProof/>
            <w:webHidden/>
          </w:rPr>
          <w:t>9</w:t>
        </w:r>
        <w:r>
          <w:rPr>
            <w:noProof/>
            <w:webHidden/>
          </w:rPr>
          <w:fldChar w:fldCharType="end"/>
        </w:r>
      </w:hyperlink>
    </w:p>
    <w:p w14:paraId="2D17A937" w14:textId="7C115208" w:rsidR="009D79FC" w:rsidRDefault="009D79FC">
      <w:pPr>
        <w:pStyle w:val="TOC4"/>
        <w:tabs>
          <w:tab w:val="right" w:leader="dot" w:pos="9016"/>
        </w:tabs>
        <w:rPr>
          <w:rFonts w:eastAsiaTheme="minorEastAsia"/>
          <w:noProof/>
          <w:lang w:eastAsia="en-AU"/>
        </w:rPr>
      </w:pPr>
      <w:hyperlink w:anchor="_Toc205482184" w:history="1">
        <w:r w:rsidRPr="00597E29">
          <w:rPr>
            <w:rStyle w:val="Hyperlink"/>
            <w:noProof/>
          </w:rPr>
          <w:t>Corrections to the week table for retrospective changes</w:t>
        </w:r>
        <w:r>
          <w:rPr>
            <w:noProof/>
            <w:webHidden/>
          </w:rPr>
          <w:tab/>
        </w:r>
        <w:r>
          <w:rPr>
            <w:noProof/>
            <w:webHidden/>
          </w:rPr>
          <w:fldChar w:fldCharType="begin"/>
        </w:r>
        <w:r>
          <w:rPr>
            <w:noProof/>
            <w:webHidden/>
          </w:rPr>
          <w:instrText xml:space="preserve"> PAGEREF _Toc205482184 \h </w:instrText>
        </w:r>
        <w:r>
          <w:rPr>
            <w:noProof/>
            <w:webHidden/>
          </w:rPr>
        </w:r>
        <w:r>
          <w:rPr>
            <w:noProof/>
            <w:webHidden/>
          </w:rPr>
          <w:fldChar w:fldCharType="separate"/>
        </w:r>
        <w:r>
          <w:rPr>
            <w:noProof/>
            <w:webHidden/>
          </w:rPr>
          <w:t>9</w:t>
        </w:r>
        <w:r>
          <w:rPr>
            <w:noProof/>
            <w:webHidden/>
          </w:rPr>
          <w:fldChar w:fldCharType="end"/>
        </w:r>
      </w:hyperlink>
    </w:p>
    <w:p w14:paraId="7FC378C5" w14:textId="03A2D0C4" w:rsidR="009D79FC" w:rsidRDefault="009D79FC">
      <w:pPr>
        <w:pStyle w:val="TOC4"/>
        <w:tabs>
          <w:tab w:val="right" w:leader="dot" w:pos="9016"/>
        </w:tabs>
        <w:rPr>
          <w:rFonts w:eastAsiaTheme="minorEastAsia"/>
          <w:noProof/>
          <w:lang w:eastAsia="en-AU"/>
        </w:rPr>
      </w:pPr>
      <w:hyperlink w:anchor="_Toc205482185" w:history="1">
        <w:r w:rsidRPr="00597E29">
          <w:rPr>
            <w:rStyle w:val="Hyperlink"/>
            <w:noProof/>
          </w:rPr>
          <w:t>Payroll operation change for period 1 or 2</w:t>
        </w:r>
        <w:r>
          <w:rPr>
            <w:noProof/>
            <w:webHidden/>
          </w:rPr>
          <w:tab/>
        </w:r>
        <w:r>
          <w:rPr>
            <w:noProof/>
            <w:webHidden/>
          </w:rPr>
          <w:fldChar w:fldCharType="begin"/>
        </w:r>
        <w:r>
          <w:rPr>
            <w:noProof/>
            <w:webHidden/>
          </w:rPr>
          <w:instrText xml:space="preserve"> PAGEREF _Toc205482185 \h </w:instrText>
        </w:r>
        <w:r>
          <w:rPr>
            <w:noProof/>
            <w:webHidden/>
          </w:rPr>
        </w:r>
        <w:r>
          <w:rPr>
            <w:noProof/>
            <w:webHidden/>
          </w:rPr>
          <w:fldChar w:fldCharType="separate"/>
        </w:r>
        <w:r>
          <w:rPr>
            <w:noProof/>
            <w:webHidden/>
          </w:rPr>
          <w:t>9</w:t>
        </w:r>
        <w:r>
          <w:rPr>
            <w:noProof/>
            <w:webHidden/>
          </w:rPr>
          <w:fldChar w:fldCharType="end"/>
        </w:r>
      </w:hyperlink>
    </w:p>
    <w:p w14:paraId="08FD1CF3" w14:textId="6DCC0A54" w:rsidR="009D79FC" w:rsidRDefault="009D79FC">
      <w:pPr>
        <w:pStyle w:val="TOC3"/>
        <w:tabs>
          <w:tab w:val="right" w:leader="dot" w:pos="9016"/>
        </w:tabs>
        <w:rPr>
          <w:rFonts w:eastAsiaTheme="minorEastAsia"/>
          <w:noProof/>
          <w:lang w:eastAsia="en-AU"/>
        </w:rPr>
      </w:pPr>
      <w:hyperlink w:anchor="_Toc205482186" w:history="1">
        <w:r w:rsidRPr="00597E29">
          <w:rPr>
            <w:rStyle w:val="Hyperlink"/>
            <w:noProof/>
          </w:rPr>
          <w:t>Functional</w:t>
        </w:r>
        <w:r>
          <w:rPr>
            <w:noProof/>
            <w:webHidden/>
          </w:rPr>
          <w:tab/>
        </w:r>
        <w:r>
          <w:rPr>
            <w:noProof/>
            <w:webHidden/>
          </w:rPr>
          <w:fldChar w:fldCharType="begin"/>
        </w:r>
        <w:r>
          <w:rPr>
            <w:noProof/>
            <w:webHidden/>
          </w:rPr>
          <w:instrText xml:space="preserve"> PAGEREF _Toc205482186 \h </w:instrText>
        </w:r>
        <w:r>
          <w:rPr>
            <w:noProof/>
            <w:webHidden/>
          </w:rPr>
        </w:r>
        <w:r>
          <w:rPr>
            <w:noProof/>
            <w:webHidden/>
          </w:rPr>
          <w:fldChar w:fldCharType="separate"/>
        </w:r>
        <w:r>
          <w:rPr>
            <w:noProof/>
            <w:webHidden/>
          </w:rPr>
          <w:t>10</w:t>
        </w:r>
        <w:r>
          <w:rPr>
            <w:noProof/>
            <w:webHidden/>
          </w:rPr>
          <w:fldChar w:fldCharType="end"/>
        </w:r>
      </w:hyperlink>
    </w:p>
    <w:p w14:paraId="714C41A8" w14:textId="5DF66242" w:rsidR="009D79FC" w:rsidRDefault="009D79FC">
      <w:pPr>
        <w:pStyle w:val="TOC2"/>
        <w:tabs>
          <w:tab w:val="right" w:leader="dot" w:pos="9016"/>
        </w:tabs>
        <w:rPr>
          <w:rFonts w:eastAsiaTheme="minorEastAsia"/>
          <w:noProof/>
          <w:lang w:eastAsia="en-AU"/>
        </w:rPr>
      </w:pPr>
      <w:hyperlink w:anchor="_Toc205482187" w:history="1">
        <w:r w:rsidRPr="00597E29">
          <w:rPr>
            <w:rStyle w:val="Hyperlink"/>
            <w:noProof/>
          </w:rPr>
          <w:t>Supplementary payment period 2</w:t>
        </w:r>
        <w:r>
          <w:rPr>
            <w:noProof/>
            <w:webHidden/>
          </w:rPr>
          <w:tab/>
        </w:r>
        <w:r>
          <w:rPr>
            <w:noProof/>
            <w:webHidden/>
          </w:rPr>
          <w:fldChar w:fldCharType="begin"/>
        </w:r>
        <w:r>
          <w:rPr>
            <w:noProof/>
            <w:webHidden/>
          </w:rPr>
          <w:instrText xml:space="preserve"> PAGEREF _Toc205482187 \h </w:instrText>
        </w:r>
        <w:r>
          <w:rPr>
            <w:noProof/>
            <w:webHidden/>
          </w:rPr>
        </w:r>
        <w:r>
          <w:rPr>
            <w:noProof/>
            <w:webHidden/>
          </w:rPr>
          <w:fldChar w:fldCharType="separate"/>
        </w:r>
        <w:r>
          <w:rPr>
            <w:noProof/>
            <w:webHidden/>
          </w:rPr>
          <w:t>10</w:t>
        </w:r>
        <w:r>
          <w:rPr>
            <w:noProof/>
            <w:webHidden/>
          </w:rPr>
          <w:fldChar w:fldCharType="end"/>
        </w:r>
      </w:hyperlink>
    </w:p>
    <w:p w14:paraId="157FD0C1" w14:textId="1CE5C144" w:rsidR="009D79FC" w:rsidRDefault="009D79FC">
      <w:pPr>
        <w:pStyle w:val="TOC3"/>
        <w:tabs>
          <w:tab w:val="right" w:leader="dot" w:pos="9016"/>
        </w:tabs>
        <w:rPr>
          <w:rFonts w:eastAsiaTheme="minorEastAsia"/>
          <w:noProof/>
          <w:lang w:eastAsia="en-AU"/>
        </w:rPr>
      </w:pPr>
      <w:hyperlink w:anchor="_Toc205482188" w:history="1">
        <w:r w:rsidRPr="00597E29">
          <w:rPr>
            <w:rStyle w:val="Hyperlink"/>
            <w:noProof/>
          </w:rPr>
          <w:t>Definition of ‘Salary’ used as comparison for supplementary payment.</w:t>
        </w:r>
        <w:r>
          <w:rPr>
            <w:noProof/>
            <w:webHidden/>
          </w:rPr>
          <w:tab/>
        </w:r>
        <w:r>
          <w:rPr>
            <w:noProof/>
            <w:webHidden/>
          </w:rPr>
          <w:fldChar w:fldCharType="begin"/>
        </w:r>
        <w:r>
          <w:rPr>
            <w:noProof/>
            <w:webHidden/>
          </w:rPr>
          <w:instrText xml:space="preserve"> PAGEREF _Toc205482188 \h </w:instrText>
        </w:r>
        <w:r>
          <w:rPr>
            <w:noProof/>
            <w:webHidden/>
          </w:rPr>
        </w:r>
        <w:r>
          <w:rPr>
            <w:noProof/>
            <w:webHidden/>
          </w:rPr>
          <w:fldChar w:fldCharType="separate"/>
        </w:r>
        <w:r>
          <w:rPr>
            <w:noProof/>
            <w:webHidden/>
          </w:rPr>
          <w:t>10</w:t>
        </w:r>
        <w:r>
          <w:rPr>
            <w:noProof/>
            <w:webHidden/>
          </w:rPr>
          <w:fldChar w:fldCharType="end"/>
        </w:r>
      </w:hyperlink>
    </w:p>
    <w:p w14:paraId="6378465E" w14:textId="0464885D" w:rsidR="009D79FC" w:rsidRDefault="009D79FC">
      <w:pPr>
        <w:pStyle w:val="TOC4"/>
        <w:tabs>
          <w:tab w:val="right" w:leader="dot" w:pos="9016"/>
        </w:tabs>
        <w:rPr>
          <w:rFonts w:eastAsiaTheme="minorEastAsia"/>
          <w:noProof/>
          <w:lang w:eastAsia="en-AU"/>
        </w:rPr>
      </w:pPr>
      <w:hyperlink w:anchor="_Toc205482189" w:history="1">
        <w:r w:rsidRPr="00597E29">
          <w:rPr>
            <w:rStyle w:val="Hyperlink"/>
            <w:noProof/>
          </w:rPr>
          <w:t>Technical:</w:t>
        </w:r>
        <w:r>
          <w:rPr>
            <w:noProof/>
            <w:webHidden/>
          </w:rPr>
          <w:tab/>
        </w:r>
        <w:r>
          <w:rPr>
            <w:noProof/>
            <w:webHidden/>
          </w:rPr>
          <w:fldChar w:fldCharType="begin"/>
        </w:r>
        <w:r>
          <w:rPr>
            <w:noProof/>
            <w:webHidden/>
          </w:rPr>
          <w:instrText xml:space="preserve"> PAGEREF _Toc205482189 \h </w:instrText>
        </w:r>
        <w:r>
          <w:rPr>
            <w:noProof/>
            <w:webHidden/>
          </w:rPr>
        </w:r>
        <w:r>
          <w:rPr>
            <w:noProof/>
            <w:webHidden/>
          </w:rPr>
          <w:fldChar w:fldCharType="separate"/>
        </w:r>
        <w:r>
          <w:rPr>
            <w:noProof/>
            <w:webHidden/>
          </w:rPr>
          <w:t>11</w:t>
        </w:r>
        <w:r>
          <w:rPr>
            <w:noProof/>
            <w:webHidden/>
          </w:rPr>
          <w:fldChar w:fldCharType="end"/>
        </w:r>
      </w:hyperlink>
    </w:p>
    <w:p w14:paraId="18305E37" w14:textId="6EE3A83C" w:rsidR="009D79FC" w:rsidRDefault="009D79FC">
      <w:pPr>
        <w:pStyle w:val="TOC3"/>
        <w:tabs>
          <w:tab w:val="right" w:leader="dot" w:pos="9016"/>
        </w:tabs>
        <w:rPr>
          <w:rFonts w:eastAsiaTheme="minorEastAsia"/>
          <w:noProof/>
          <w:lang w:eastAsia="en-AU"/>
        </w:rPr>
      </w:pPr>
      <w:hyperlink w:anchor="_Toc205482190" w:history="1">
        <w:r w:rsidRPr="00597E29">
          <w:rPr>
            <w:rStyle w:val="Hyperlink"/>
            <w:noProof/>
          </w:rPr>
          <w:t>External earnings</w:t>
        </w:r>
        <w:r>
          <w:rPr>
            <w:noProof/>
            <w:webHidden/>
          </w:rPr>
          <w:tab/>
        </w:r>
        <w:r>
          <w:rPr>
            <w:noProof/>
            <w:webHidden/>
          </w:rPr>
          <w:fldChar w:fldCharType="begin"/>
        </w:r>
        <w:r>
          <w:rPr>
            <w:noProof/>
            <w:webHidden/>
          </w:rPr>
          <w:instrText xml:space="preserve"> PAGEREF _Toc205482190 \h </w:instrText>
        </w:r>
        <w:r>
          <w:rPr>
            <w:noProof/>
            <w:webHidden/>
          </w:rPr>
        </w:r>
        <w:r>
          <w:rPr>
            <w:noProof/>
            <w:webHidden/>
          </w:rPr>
          <w:fldChar w:fldCharType="separate"/>
        </w:r>
        <w:r>
          <w:rPr>
            <w:noProof/>
            <w:webHidden/>
          </w:rPr>
          <w:t>12</w:t>
        </w:r>
        <w:r>
          <w:rPr>
            <w:noProof/>
            <w:webHidden/>
          </w:rPr>
          <w:fldChar w:fldCharType="end"/>
        </w:r>
      </w:hyperlink>
    </w:p>
    <w:p w14:paraId="129B2432" w14:textId="0A139592" w:rsidR="009D79FC" w:rsidRDefault="009D79FC">
      <w:pPr>
        <w:pStyle w:val="TOC3"/>
        <w:tabs>
          <w:tab w:val="right" w:leader="dot" w:pos="9016"/>
        </w:tabs>
        <w:rPr>
          <w:rFonts w:eastAsiaTheme="minorEastAsia"/>
          <w:noProof/>
          <w:lang w:eastAsia="en-AU"/>
        </w:rPr>
      </w:pPr>
      <w:hyperlink w:anchor="_Toc205482191" w:history="1">
        <w:r w:rsidRPr="00597E29">
          <w:rPr>
            <w:rStyle w:val="Hyperlink"/>
            <w:noProof/>
          </w:rPr>
          <w:t>Supplementary payment calculation</w:t>
        </w:r>
        <w:r>
          <w:rPr>
            <w:noProof/>
            <w:webHidden/>
          </w:rPr>
          <w:tab/>
        </w:r>
        <w:r>
          <w:rPr>
            <w:noProof/>
            <w:webHidden/>
          </w:rPr>
          <w:fldChar w:fldCharType="begin"/>
        </w:r>
        <w:r>
          <w:rPr>
            <w:noProof/>
            <w:webHidden/>
          </w:rPr>
          <w:instrText xml:space="preserve"> PAGEREF _Toc205482191 \h </w:instrText>
        </w:r>
        <w:r>
          <w:rPr>
            <w:noProof/>
            <w:webHidden/>
          </w:rPr>
        </w:r>
        <w:r>
          <w:rPr>
            <w:noProof/>
            <w:webHidden/>
          </w:rPr>
          <w:fldChar w:fldCharType="separate"/>
        </w:r>
        <w:r>
          <w:rPr>
            <w:noProof/>
            <w:webHidden/>
          </w:rPr>
          <w:t>12</w:t>
        </w:r>
        <w:r>
          <w:rPr>
            <w:noProof/>
            <w:webHidden/>
          </w:rPr>
          <w:fldChar w:fldCharType="end"/>
        </w:r>
      </w:hyperlink>
    </w:p>
    <w:p w14:paraId="64C85F30" w14:textId="408B5DFB" w:rsidR="009D79FC" w:rsidRDefault="009D79FC">
      <w:pPr>
        <w:pStyle w:val="TOC3"/>
        <w:tabs>
          <w:tab w:val="right" w:leader="dot" w:pos="9016"/>
        </w:tabs>
        <w:rPr>
          <w:rFonts w:eastAsiaTheme="minorEastAsia"/>
          <w:noProof/>
          <w:lang w:eastAsia="en-AU"/>
        </w:rPr>
      </w:pPr>
      <w:hyperlink w:anchor="_Toc205482192" w:history="1">
        <w:r w:rsidRPr="00597E29">
          <w:rPr>
            <w:rStyle w:val="Hyperlink"/>
            <w:noProof/>
          </w:rPr>
          <w:t>Manual adjustment WT for period 2</w:t>
        </w:r>
        <w:r>
          <w:rPr>
            <w:noProof/>
            <w:webHidden/>
          </w:rPr>
          <w:tab/>
        </w:r>
        <w:r>
          <w:rPr>
            <w:noProof/>
            <w:webHidden/>
          </w:rPr>
          <w:fldChar w:fldCharType="begin"/>
        </w:r>
        <w:r>
          <w:rPr>
            <w:noProof/>
            <w:webHidden/>
          </w:rPr>
          <w:instrText xml:space="preserve"> PAGEREF _Toc205482192 \h </w:instrText>
        </w:r>
        <w:r>
          <w:rPr>
            <w:noProof/>
            <w:webHidden/>
          </w:rPr>
        </w:r>
        <w:r>
          <w:rPr>
            <w:noProof/>
            <w:webHidden/>
          </w:rPr>
          <w:fldChar w:fldCharType="separate"/>
        </w:r>
        <w:r>
          <w:rPr>
            <w:noProof/>
            <w:webHidden/>
          </w:rPr>
          <w:t>12</w:t>
        </w:r>
        <w:r>
          <w:rPr>
            <w:noProof/>
            <w:webHidden/>
          </w:rPr>
          <w:fldChar w:fldCharType="end"/>
        </w:r>
      </w:hyperlink>
    </w:p>
    <w:p w14:paraId="75F8AA26" w14:textId="679824DF" w:rsidR="009D79FC" w:rsidRDefault="009D79FC">
      <w:pPr>
        <w:pStyle w:val="TOC3"/>
        <w:tabs>
          <w:tab w:val="right" w:leader="dot" w:pos="9016"/>
        </w:tabs>
        <w:rPr>
          <w:rFonts w:eastAsiaTheme="minorEastAsia"/>
          <w:noProof/>
          <w:lang w:eastAsia="en-AU"/>
        </w:rPr>
      </w:pPr>
      <w:hyperlink w:anchor="_Toc205482193" w:history="1">
        <w:r w:rsidRPr="00597E29">
          <w:rPr>
            <w:rStyle w:val="Hyperlink"/>
            <w:noProof/>
          </w:rPr>
          <w:t>Monthly cap</w:t>
        </w:r>
        <w:r>
          <w:rPr>
            <w:noProof/>
            <w:webHidden/>
          </w:rPr>
          <w:tab/>
        </w:r>
        <w:r>
          <w:rPr>
            <w:noProof/>
            <w:webHidden/>
          </w:rPr>
          <w:fldChar w:fldCharType="begin"/>
        </w:r>
        <w:r>
          <w:rPr>
            <w:noProof/>
            <w:webHidden/>
          </w:rPr>
          <w:instrText xml:space="preserve"> PAGEREF _Toc205482193 \h </w:instrText>
        </w:r>
        <w:r>
          <w:rPr>
            <w:noProof/>
            <w:webHidden/>
          </w:rPr>
        </w:r>
        <w:r>
          <w:rPr>
            <w:noProof/>
            <w:webHidden/>
          </w:rPr>
          <w:fldChar w:fldCharType="separate"/>
        </w:r>
        <w:r>
          <w:rPr>
            <w:noProof/>
            <w:webHidden/>
          </w:rPr>
          <w:t>12</w:t>
        </w:r>
        <w:r>
          <w:rPr>
            <w:noProof/>
            <w:webHidden/>
          </w:rPr>
          <w:fldChar w:fldCharType="end"/>
        </w:r>
      </w:hyperlink>
    </w:p>
    <w:p w14:paraId="5FA45B5B" w14:textId="23A6F77D" w:rsidR="009D79FC" w:rsidRDefault="009D79FC">
      <w:pPr>
        <w:pStyle w:val="TOC3"/>
        <w:tabs>
          <w:tab w:val="right" w:leader="dot" w:pos="9016"/>
        </w:tabs>
        <w:rPr>
          <w:rFonts w:eastAsiaTheme="minorEastAsia"/>
          <w:noProof/>
          <w:lang w:eastAsia="en-AU"/>
        </w:rPr>
      </w:pPr>
      <w:hyperlink w:anchor="_Toc205482194" w:history="1">
        <w:r w:rsidRPr="00597E29">
          <w:rPr>
            <w:rStyle w:val="Hyperlink"/>
            <w:noProof/>
          </w:rPr>
          <w:t>Options</w:t>
        </w:r>
        <w:r>
          <w:rPr>
            <w:noProof/>
            <w:webHidden/>
          </w:rPr>
          <w:tab/>
        </w:r>
        <w:r>
          <w:rPr>
            <w:noProof/>
            <w:webHidden/>
          </w:rPr>
          <w:fldChar w:fldCharType="begin"/>
        </w:r>
        <w:r>
          <w:rPr>
            <w:noProof/>
            <w:webHidden/>
          </w:rPr>
          <w:instrText xml:space="preserve"> PAGEREF _Toc205482194 \h </w:instrText>
        </w:r>
        <w:r>
          <w:rPr>
            <w:noProof/>
            <w:webHidden/>
          </w:rPr>
        </w:r>
        <w:r>
          <w:rPr>
            <w:noProof/>
            <w:webHidden/>
          </w:rPr>
          <w:fldChar w:fldCharType="separate"/>
        </w:r>
        <w:r>
          <w:rPr>
            <w:noProof/>
            <w:webHidden/>
          </w:rPr>
          <w:t>12</w:t>
        </w:r>
        <w:r>
          <w:rPr>
            <w:noProof/>
            <w:webHidden/>
          </w:rPr>
          <w:fldChar w:fldCharType="end"/>
        </w:r>
      </w:hyperlink>
    </w:p>
    <w:p w14:paraId="3F518D19" w14:textId="7543E542" w:rsidR="009D79FC" w:rsidRDefault="009D79FC">
      <w:pPr>
        <w:pStyle w:val="TOC4"/>
        <w:tabs>
          <w:tab w:val="right" w:leader="dot" w:pos="9016"/>
        </w:tabs>
        <w:rPr>
          <w:rFonts w:eastAsiaTheme="minorEastAsia"/>
          <w:noProof/>
          <w:lang w:eastAsia="en-AU"/>
        </w:rPr>
      </w:pPr>
      <w:hyperlink w:anchor="_Toc205482195" w:history="1">
        <w:r w:rsidRPr="00597E29">
          <w:rPr>
            <w:rStyle w:val="Hyperlink"/>
            <w:noProof/>
          </w:rPr>
          <w:t>Option a Use the SAP monthly totals</w:t>
        </w:r>
        <w:r>
          <w:rPr>
            <w:noProof/>
            <w:webHidden/>
          </w:rPr>
          <w:tab/>
        </w:r>
        <w:r>
          <w:rPr>
            <w:noProof/>
            <w:webHidden/>
          </w:rPr>
          <w:fldChar w:fldCharType="begin"/>
        </w:r>
        <w:r>
          <w:rPr>
            <w:noProof/>
            <w:webHidden/>
          </w:rPr>
          <w:instrText xml:space="preserve"> PAGEREF _Toc205482195 \h </w:instrText>
        </w:r>
        <w:r>
          <w:rPr>
            <w:noProof/>
            <w:webHidden/>
          </w:rPr>
        </w:r>
        <w:r>
          <w:rPr>
            <w:noProof/>
            <w:webHidden/>
          </w:rPr>
          <w:fldChar w:fldCharType="separate"/>
        </w:r>
        <w:r>
          <w:rPr>
            <w:noProof/>
            <w:webHidden/>
          </w:rPr>
          <w:t>12</w:t>
        </w:r>
        <w:r>
          <w:rPr>
            <w:noProof/>
            <w:webHidden/>
          </w:rPr>
          <w:fldChar w:fldCharType="end"/>
        </w:r>
      </w:hyperlink>
    </w:p>
    <w:p w14:paraId="369EC629" w14:textId="6F5E1D82" w:rsidR="009D79FC" w:rsidRDefault="009D79FC">
      <w:pPr>
        <w:pStyle w:val="TOC4"/>
        <w:tabs>
          <w:tab w:val="right" w:leader="dot" w:pos="9016"/>
        </w:tabs>
        <w:rPr>
          <w:rFonts w:eastAsiaTheme="minorEastAsia"/>
          <w:noProof/>
          <w:lang w:eastAsia="en-AU"/>
        </w:rPr>
      </w:pPr>
      <w:hyperlink w:anchor="_Toc205482196" w:history="1">
        <w:r w:rsidRPr="00597E29">
          <w:rPr>
            <w:rStyle w:val="Hyperlink"/>
            <w:noProof/>
          </w:rPr>
          <w:t>Option b define a fortnight cap</w:t>
        </w:r>
        <w:r>
          <w:rPr>
            <w:noProof/>
            <w:webHidden/>
          </w:rPr>
          <w:tab/>
        </w:r>
        <w:r>
          <w:rPr>
            <w:noProof/>
            <w:webHidden/>
          </w:rPr>
          <w:fldChar w:fldCharType="begin"/>
        </w:r>
        <w:r>
          <w:rPr>
            <w:noProof/>
            <w:webHidden/>
          </w:rPr>
          <w:instrText xml:space="preserve"> PAGEREF _Toc205482196 \h </w:instrText>
        </w:r>
        <w:r>
          <w:rPr>
            <w:noProof/>
            <w:webHidden/>
          </w:rPr>
        </w:r>
        <w:r>
          <w:rPr>
            <w:noProof/>
            <w:webHidden/>
          </w:rPr>
          <w:fldChar w:fldCharType="separate"/>
        </w:r>
        <w:r>
          <w:rPr>
            <w:noProof/>
            <w:webHidden/>
          </w:rPr>
          <w:t>13</w:t>
        </w:r>
        <w:r>
          <w:rPr>
            <w:noProof/>
            <w:webHidden/>
          </w:rPr>
          <w:fldChar w:fldCharType="end"/>
        </w:r>
      </w:hyperlink>
    </w:p>
    <w:p w14:paraId="0424D0B7" w14:textId="24A0505B" w:rsidR="009D79FC" w:rsidRDefault="009D79FC">
      <w:pPr>
        <w:pStyle w:val="TOC4"/>
        <w:tabs>
          <w:tab w:val="right" w:leader="dot" w:pos="9016"/>
        </w:tabs>
        <w:rPr>
          <w:rFonts w:eastAsiaTheme="minorEastAsia"/>
          <w:noProof/>
          <w:lang w:eastAsia="en-AU"/>
        </w:rPr>
      </w:pPr>
      <w:hyperlink w:anchor="_Toc205482197" w:history="1">
        <w:r w:rsidRPr="00597E29">
          <w:rPr>
            <w:rStyle w:val="Hyperlink"/>
            <w:noProof/>
          </w:rPr>
          <w:t>Option c Complex build for factors to EOM</w:t>
        </w:r>
        <w:r>
          <w:rPr>
            <w:noProof/>
            <w:webHidden/>
          </w:rPr>
          <w:tab/>
        </w:r>
        <w:r>
          <w:rPr>
            <w:noProof/>
            <w:webHidden/>
          </w:rPr>
          <w:fldChar w:fldCharType="begin"/>
        </w:r>
        <w:r>
          <w:rPr>
            <w:noProof/>
            <w:webHidden/>
          </w:rPr>
          <w:instrText xml:space="preserve"> PAGEREF _Toc205482197 \h </w:instrText>
        </w:r>
        <w:r>
          <w:rPr>
            <w:noProof/>
            <w:webHidden/>
          </w:rPr>
        </w:r>
        <w:r>
          <w:rPr>
            <w:noProof/>
            <w:webHidden/>
          </w:rPr>
          <w:fldChar w:fldCharType="separate"/>
        </w:r>
        <w:r>
          <w:rPr>
            <w:noProof/>
            <w:webHidden/>
          </w:rPr>
          <w:t>13</w:t>
        </w:r>
        <w:r>
          <w:rPr>
            <w:noProof/>
            <w:webHidden/>
          </w:rPr>
          <w:fldChar w:fldCharType="end"/>
        </w:r>
      </w:hyperlink>
    </w:p>
    <w:p w14:paraId="1367AA57" w14:textId="50EAAEAD" w:rsidR="009D79FC" w:rsidRDefault="009D79FC">
      <w:pPr>
        <w:pStyle w:val="TOC1"/>
        <w:tabs>
          <w:tab w:val="right" w:leader="dot" w:pos="9016"/>
        </w:tabs>
        <w:rPr>
          <w:rFonts w:eastAsiaTheme="minorEastAsia"/>
          <w:noProof/>
          <w:lang w:eastAsia="en-AU"/>
        </w:rPr>
      </w:pPr>
      <w:hyperlink w:anchor="_Toc205482198" w:history="1">
        <w:r w:rsidRPr="00597E29">
          <w:rPr>
            <w:rStyle w:val="Hyperlink"/>
            <w:noProof/>
          </w:rPr>
          <w:t>SAP configuration period Oct ’25 release Phase 4.</w:t>
        </w:r>
        <w:r>
          <w:rPr>
            <w:noProof/>
            <w:webHidden/>
          </w:rPr>
          <w:tab/>
        </w:r>
        <w:r>
          <w:rPr>
            <w:noProof/>
            <w:webHidden/>
          </w:rPr>
          <w:fldChar w:fldCharType="begin"/>
        </w:r>
        <w:r>
          <w:rPr>
            <w:noProof/>
            <w:webHidden/>
          </w:rPr>
          <w:instrText xml:space="preserve"> PAGEREF _Toc205482198 \h </w:instrText>
        </w:r>
        <w:r>
          <w:rPr>
            <w:noProof/>
            <w:webHidden/>
          </w:rPr>
        </w:r>
        <w:r>
          <w:rPr>
            <w:noProof/>
            <w:webHidden/>
          </w:rPr>
          <w:fldChar w:fldCharType="separate"/>
        </w:r>
        <w:r>
          <w:rPr>
            <w:noProof/>
            <w:webHidden/>
          </w:rPr>
          <w:t>13</w:t>
        </w:r>
        <w:r>
          <w:rPr>
            <w:noProof/>
            <w:webHidden/>
          </w:rPr>
          <w:fldChar w:fldCharType="end"/>
        </w:r>
      </w:hyperlink>
    </w:p>
    <w:p w14:paraId="0AFE8561" w14:textId="6D390E1B" w:rsidR="009D79FC" w:rsidRDefault="009D79FC">
      <w:pPr>
        <w:pStyle w:val="TOC2"/>
        <w:tabs>
          <w:tab w:val="right" w:leader="dot" w:pos="9016"/>
        </w:tabs>
        <w:rPr>
          <w:rFonts w:eastAsiaTheme="minorEastAsia"/>
          <w:noProof/>
          <w:lang w:eastAsia="en-AU"/>
        </w:rPr>
      </w:pPr>
      <w:hyperlink w:anchor="_Toc205482199" w:history="1">
        <w:r w:rsidRPr="00597E29">
          <w:rPr>
            <w:rStyle w:val="Hyperlink"/>
            <w:noProof/>
          </w:rPr>
          <w:t>Oct’25 go live date.</w:t>
        </w:r>
        <w:r>
          <w:rPr>
            <w:noProof/>
            <w:webHidden/>
          </w:rPr>
          <w:tab/>
        </w:r>
        <w:r>
          <w:rPr>
            <w:noProof/>
            <w:webHidden/>
          </w:rPr>
          <w:fldChar w:fldCharType="begin"/>
        </w:r>
        <w:r>
          <w:rPr>
            <w:noProof/>
            <w:webHidden/>
          </w:rPr>
          <w:instrText xml:space="preserve"> PAGEREF _Toc205482199 \h </w:instrText>
        </w:r>
        <w:r>
          <w:rPr>
            <w:noProof/>
            <w:webHidden/>
          </w:rPr>
        </w:r>
        <w:r>
          <w:rPr>
            <w:noProof/>
            <w:webHidden/>
          </w:rPr>
          <w:fldChar w:fldCharType="separate"/>
        </w:r>
        <w:r>
          <w:rPr>
            <w:noProof/>
            <w:webHidden/>
          </w:rPr>
          <w:t>13</w:t>
        </w:r>
        <w:r>
          <w:rPr>
            <w:noProof/>
            <w:webHidden/>
          </w:rPr>
          <w:fldChar w:fldCharType="end"/>
        </w:r>
      </w:hyperlink>
    </w:p>
    <w:p w14:paraId="614F8F70" w14:textId="52E21249" w:rsidR="009D79FC" w:rsidRDefault="009D79FC">
      <w:pPr>
        <w:pStyle w:val="TOC2"/>
        <w:tabs>
          <w:tab w:val="right" w:leader="dot" w:pos="9016"/>
        </w:tabs>
        <w:rPr>
          <w:rFonts w:eastAsiaTheme="minorEastAsia"/>
          <w:noProof/>
          <w:lang w:eastAsia="en-AU"/>
        </w:rPr>
      </w:pPr>
      <w:hyperlink w:anchor="_Toc205482200" w:history="1">
        <w:r w:rsidRPr="00597E29">
          <w:rPr>
            <w:rStyle w:val="Hyperlink"/>
            <w:noProof/>
          </w:rPr>
          <w:t>Test phases.</w:t>
        </w:r>
        <w:r>
          <w:rPr>
            <w:noProof/>
            <w:webHidden/>
          </w:rPr>
          <w:tab/>
        </w:r>
        <w:r>
          <w:rPr>
            <w:noProof/>
            <w:webHidden/>
          </w:rPr>
          <w:fldChar w:fldCharType="begin"/>
        </w:r>
        <w:r>
          <w:rPr>
            <w:noProof/>
            <w:webHidden/>
          </w:rPr>
          <w:instrText xml:space="preserve"> PAGEREF _Toc205482200 \h </w:instrText>
        </w:r>
        <w:r>
          <w:rPr>
            <w:noProof/>
            <w:webHidden/>
          </w:rPr>
        </w:r>
        <w:r>
          <w:rPr>
            <w:noProof/>
            <w:webHidden/>
          </w:rPr>
          <w:fldChar w:fldCharType="separate"/>
        </w:r>
        <w:r>
          <w:rPr>
            <w:noProof/>
            <w:webHidden/>
          </w:rPr>
          <w:t>13</w:t>
        </w:r>
        <w:r>
          <w:rPr>
            <w:noProof/>
            <w:webHidden/>
          </w:rPr>
          <w:fldChar w:fldCharType="end"/>
        </w:r>
      </w:hyperlink>
    </w:p>
    <w:p w14:paraId="443E942E" w14:textId="08964307" w:rsidR="009D79FC" w:rsidRDefault="009D79FC">
      <w:pPr>
        <w:pStyle w:val="TOC2"/>
        <w:tabs>
          <w:tab w:val="right" w:leader="dot" w:pos="9016"/>
        </w:tabs>
        <w:rPr>
          <w:rFonts w:eastAsiaTheme="minorEastAsia"/>
          <w:noProof/>
          <w:lang w:eastAsia="en-AU"/>
        </w:rPr>
      </w:pPr>
      <w:hyperlink w:anchor="_Toc205482201" w:history="1">
        <w:r w:rsidRPr="00597E29">
          <w:rPr>
            <w:rStyle w:val="Hyperlink"/>
            <w:noProof/>
          </w:rPr>
          <w:t>Period 2 CPI and Weekly cap increases</w:t>
        </w:r>
        <w:r>
          <w:rPr>
            <w:noProof/>
            <w:webHidden/>
          </w:rPr>
          <w:tab/>
        </w:r>
        <w:r>
          <w:rPr>
            <w:noProof/>
            <w:webHidden/>
          </w:rPr>
          <w:fldChar w:fldCharType="begin"/>
        </w:r>
        <w:r>
          <w:rPr>
            <w:noProof/>
            <w:webHidden/>
          </w:rPr>
          <w:instrText xml:space="preserve"> PAGEREF _Toc205482201 \h </w:instrText>
        </w:r>
        <w:r>
          <w:rPr>
            <w:noProof/>
            <w:webHidden/>
          </w:rPr>
        </w:r>
        <w:r>
          <w:rPr>
            <w:noProof/>
            <w:webHidden/>
          </w:rPr>
          <w:fldChar w:fldCharType="separate"/>
        </w:r>
        <w:r>
          <w:rPr>
            <w:noProof/>
            <w:webHidden/>
          </w:rPr>
          <w:t>14</w:t>
        </w:r>
        <w:r>
          <w:rPr>
            <w:noProof/>
            <w:webHidden/>
          </w:rPr>
          <w:fldChar w:fldCharType="end"/>
        </w:r>
      </w:hyperlink>
    </w:p>
    <w:p w14:paraId="2FC7700B" w14:textId="12EA6948" w:rsidR="009D79FC" w:rsidRDefault="009D79FC">
      <w:pPr>
        <w:pStyle w:val="TOC3"/>
        <w:tabs>
          <w:tab w:val="right" w:leader="dot" w:pos="9016"/>
        </w:tabs>
        <w:rPr>
          <w:rFonts w:eastAsiaTheme="minorEastAsia"/>
          <w:noProof/>
          <w:lang w:eastAsia="en-AU"/>
        </w:rPr>
      </w:pPr>
      <w:hyperlink w:anchor="_Toc205482202" w:history="1">
        <w:r w:rsidRPr="00597E29">
          <w:rPr>
            <w:rStyle w:val="Hyperlink"/>
            <w:noProof/>
          </w:rPr>
          <w:t>Current setup/issue</w:t>
        </w:r>
        <w:r>
          <w:rPr>
            <w:noProof/>
            <w:webHidden/>
          </w:rPr>
          <w:tab/>
        </w:r>
        <w:r>
          <w:rPr>
            <w:noProof/>
            <w:webHidden/>
          </w:rPr>
          <w:fldChar w:fldCharType="begin"/>
        </w:r>
        <w:r>
          <w:rPr>
            <w:noProof/>
            <w:webHidden/>
          </w:rPr>
          <w:instrText xml:space="preserve"> PAGEREF _Toc205482202 \h </w:instrText>
        </w:r>
        <w:r>
          <w:rPr>
            <w:noProof/>
            <w:webHidden/>
          </w:rPr>
        </w:r>
        <w:r>
          <w:rPr>
            <w:noProof/>
            <w:webHidden/>
          </w:rPr>
          <w:fldChar w:fldCharType="separate"/>
        </w:r>
        <w:r>
          <w:rPr>
            <w:noProof/>
            <w:webHidden/>
          </w:rPr>
          <w:t>14</w:t>
        </w:r>
        <w:r>
          <w:rPr>
            <w:noProof/>
            <w:webHidden/>
          </w:rPr>
          <w:fldChar w:fldCharType="end"/>
        </w:r>
      </w:hyperlink>
    </w:p>
    <w:p w14:paraId="11222CD7" w14:textId="3B1AC572" w:rsidR="009D79FC" w:rsidRDefault="009D79FC">
      <w:pPr>
        <w:pStyle w:val="TOC4"/>
        <w:tabs>
          <w:tab w:val="right" w:leader="dot" w:pos="9016"/>
        </w:tabs>
        <w:rPr>
          <w:rFonts w:eastAsiaTheme="minorEastAsia"/>
          <w:noProof/>
          <w:lang w:eastAsia="en-AU"/>
        </w:rPr>
      </w:pPr>
      <w:hyperlink w:anchor="_Toc205482203" w:history="1">
        <w:r w:rsidRPr="00597E29">
          <w:rPr>
            <w:rStyle w:val="Hyperlink"/>
            <w:noProof/>
          </w:rPr>
          <w:t>Period 2 salary</w:t>
        </w:r>
        <w:r>
          <w:rPr>
            <w:noProof/>
            <w:webHidden/>
          </w:rPr>
          <w:tab/>
        </w:r>
        <w:r>
          <w:rPr>
            <w:noProof/>
            <w:webHidden/>
          </w:rPr>
          <w:fldChar w:fldCharType="begin"/>
        </w:r>
        <w:r>
          <w:rPr>
            <w:noProof/>
            <w:webHidden/>
          </w:rPr>
          <w:instrText xml:space="preserve"> PAGEREF _Toc205482203 \h </w:instrText>
        </w:r>
        <w:r>
          <w:rPr>
            <w:noProof/>
            <w:webHidden/>
          </w:rPr>
        </w:r>
        <w:r>
          <w:rPr>
            <w:noProof/>
            <w:webHidden/>
          </w:rPr>
          <w:fldChar w:fldCharType="separate"/>
        </w:r>
        <w:r>
          <w:rPr>
            <w:noProof/>
            <w:webHidden/>
          </w:rPr>
          <w:t>14</w:t>
        </w:r>
        <w:r>
          <w:rPr>
            <w:noProof/>
            <w:webHidden/>
          </w:rPr>
          <w:fldChar w:fldCharType="end"/>
        </w:r>
      </w:hyperlink>
    </w:p>
    <w:p w14:paraId="671EFB96" w14:textId="5D44C2BC" w:rsidR="009D79FC" w:rsidRDefault="009D79FC">
      <w:pPr>
        <w:pStyle w:val="TOC4"/>
        <w:tabs>
          <w:tab w:val="right" w:leader="dot" w:pos="9016"/>
        </w:tabs>
        <w:rPr>
          <w:rFonts w:eastAsiaTheme="minorEastAsia"/>
          <w:noProof/>
          <w:lang w:eastAsia="en-AU"/>
        </w:rPr>
      </w:pPr>
      <w:hyperlink w:anchor="_Toc205482204" w:history="1">
        <w:r w:rsidRPr="00597E29">
          <w:rPr>
            <w:rStyle w:val="Hyperlink"/>
            <w:noProof/>
          </w:rPr>
          <w:t>Weekly cap</w:t>
        </w:r>
        <w:r>
          <w:rPr>
            <w:noProof/>
            <w:webHidden/>
          </w:rPr>
          <w:tab/>
        </w:r>
        <w:r>
          <w:rPr>
            <w:noProof/>
            <w:webHidden/>
          </w:rPr>
          <w:fldChar w:fldCharType="begin"/>
        </w:r>
        <w:r>
          <w:rPr>
            <w:noProof/>
            <w:webHidden/>
          </w:rPr>
          <w:instrText xml:space="preserve"> PAGEREF _Toc205482204 \h </w:instrText>
        </w:r>
        <w:r>
          <w:rPr>
            <w:noProof/>
            <w:webHidden/>
          </w:rPr>
        </w:r>
        <w:r>
          <w:rPr>
            <w:noProof/>
            <w:webHidden/>
          </w:rPr>
          <w:fldChar w:fldCharType="separate"/>
        </w:r>
        <w:r>
          <w:rPr>
            <w:noProof/>
            <w:webHidden/>
          </w:rPr>
          <w:t>15</w:t>
        </w:r>
        <w:r>
          <w:rPr>
            <w:noProof/>
            <w:webHidden/>
          </w:rPr>
          <w:fldChar w:fldCharType="end"/>
        </w:r>
      </w:hyperlink>
    </w:p>
    <w:p w14:paraId="2AA68E46" w14:textId="0BA64775" w:rsidR="009D79FC" w:rsidRDefault="009D79FC">
      <w:pPr>
        <w:pStyle w:val="TOC3"/>
        <w:tabs>
          <w:tab w:val="right" w:leader="dot" w:pos="9016"/>
        </w:tabs>
        <w:rPr>
          <w:rFonts w:eastAsiaTheme="minorEastAsia"/>
          <w:noProof/>
          <w:lang w:eastAsia="en-AU"/>
        </w:rPr>
      </w:pPr>
      <w:hyperlink w:anchor="_Toc205482205" w:history="1">
        <w:r w:rsidRPr="00597E29">
          <w:rPr>
            <w:rStyle w:val="Hyperlink"/>
            <w:noProof/>
          </w:rPr>
          <w:t>Changes required.</w:t>
        </w:r>
        <w:r>
          <w:rPr>
            <w:noProof/>
            <w:webHidden/>
          </w:rPr>
          <w:tab/>
        </w:r>
        <w:r>
          <w:rPr>
            <w:noProof/>
            <w:webHidden/>
          </w:rPr>
          <w:fldChar w:fldCharType="begin"/>
        </w:r>
        <w:r>
          <w:rPr>
            <w:noProof/>
            <w:webHidden/>
          </w:rPr>
          <w:instrText xml:space="preserve"> PAGEREF _Toc205482205 \h </w:instrText>
        </w:r>
        <w:r>
          <w:rPr>
            <w:noProof/>
            <w:webHidden/>
          </w:rPr>
        </w:r>
        <w:r>
          <w:rPr>
            <w:noProof/>
            <w:webHidden/>
          </w:rPr>
          <w:fldChar w:fldCharType="separate"/>
        </w:r>
        <w:r>
          <w:rPr>
            <w:noProof/>
            <w:webHidden/>
          </w:rPr>
          <w:t>15</w:t>
        </w:r>
        <w:r>
          <w:rPr>
            <w:noProof/>
            <w:webHidden/>
          </w:rPr>
          <w:fldChar w:fldCharType="end"/>
        </w:r>
      </w:hyperlink>
    </w:p>
    <w:p w14:paraId="52ACD2AB" w14:textId="6DACDA60" w:rsidR="009D79FC" w:rsidRDefault="009D79FC">
      <w:pPr>
        <w:pStyle w:val="TOC4"/>
        <w:tabs>
          <w:tab w:val="right" w:leader="dot" w:pos="9016"/>
        </w:tabs>
        <w:rPr>
          <w:rFonts w:eastAsiaTheme="minorEastAsia"/>
          <w:noProof/>
          <w:lang w:eastAsia="en-AU"/>
        </w:rPr>
      </w:pPr>
      <w:hyperlink w:anchor="_Toc205482206" w:history="1">
        <w:r w:rsidRPr="00597E29">
          <w:rPr>
            <w:rStyle w:val="Hyperlink"/>
            <w:noProof/>
          </w:rPr>
          <w:t>Functional</w:t>
        </w:r>
        <w:r>
          <w:rPr>
            <w:noProof/>
            <w:webHidden/>
          </w:rPr>
          <w:tab/>
        </w:r>
        <w:r>
          <w:rPr>
            <w:noProof/>
            <w:webHidden/>
          </w:rPr>
          <w:fldChar w:fldCharType="begin"/>
        </w:r>
        <w:r>
          <w:rPr>
            <w:noProof/>
            <w:webHidden/>
          </w:rPr>
          <w:instrText xml:space="preserve"> PAGEREF _Toc205482206 \h </w:instrText>
        </w:r>
        <w:r>
          <w:rPr>
            <w:noProof/>
            <w:webHidden/>
          </w:rPr>
        </w:r>
        <w:r>
          <w:rPr>
            <w:noProof/>
            <w:webHidden/>
          </w:rPr>
          <w:fldChar w:fldCharType="separate"/>
        </w:r>
        <w:r>
          <w:rPr>
            <w:noProof/>
            <w:webHidden/>
          </w:rPr>
          <w:t>15</w:t>
        </w:r>
        <w:r>
          <w:rPr>
            <w:noProof/>
            <w:webHidden/>
          </w:rPr>
          <w:fldChar w:fldCharType="end"/>
        </w:r>
      </w:hyperlink>
    </w:p>
    <w:p w14:paraId="4B1ACFA6" w14:textId="05012184" w:rsidR="009D79FC" w:rsidRDefault="009D79FC">
      <w:pPr>
        <w:pStyle w:val="TOC4"/>
        <w:tabs>
          <w:tab w:val="right" w:leader="dot" w:pos="9016"/>
        </w:tabs>
        <w:rPr>
          <w:rFonts w:eastAsiaTheme="minorEastAsia"/>
          <w:noProof/>
          <w:lang w:eastAsia="en-AU"/>
        </w:rPr>
      </w:pPr>
      <w:hyperlink w:anchor="_Toc205482207" w:history="1">
        <w:r w:rsidRPr="00597E29">
          <w:rPr>
            <w:rStyle w:val="Hyperlink"/>
            <w:noProof/>
          </w:rPr>
          <w:t>Technical</w:t>
        </w:r>
        <w:r>
          <w:rPr>
            <w:noProof/>
            <w:webHidden/>
          </w:rPr>
          <w:tab/>
        </w:r>
        <w:r>
          <w:rPr>
            <w:noProof/>
            <w:webHidden/>
          </w:rPr>
          <w:fldChar w:fldCharType="begin"/>
        </w:r>
        <w:r>
          <w:rPr>
            <w:noProof/>
            <w:webHidden/>
          </w:rPr>
          <w:instrText xml:space="preserve"> PAGEREF _Toc205482207 \h </w:instrText>
        </w:r>
        <w:r>
          <w:rPr>
            <w:noProof/>
            <w:webHidden/>
          </w:rPr>
        </w:r>
        <w:r>
          <w:rPr>
            <w:noProof/>
            <w:webHidden/>
          </w:rPr>
          <w:fldChar w:fldCharType="separate"/>
        </w:r>
        <w:r>
          <w:rPr>
            <w:noProof/>
            <w:webHidden/>
          </w:rPr>
          <w:t>16</w:t>
        </w:r>
        <w:r>
          <w:rPr>
            <w:noProof/>
            <w:webHidden/>
          </w:rPr>
          <w:fldChar w:fldCharType="end"/>
        </w:r>
      </w:hyperlink>
    </w:p>
    <w:p w14:paraId="5E9CF1DD" w14:textId="1C14E886" w:rsidR="009D79FC" w:rsidRDefault="009D79FC">
      <w:pPr>
        <w:pStyle w:val="TOC5"/>
        <w:tabs>
          <w:tab w:val="right" w:leader="dot" w:pos="9016"/>
        </w:tabs>
        <w:rPr>
          <w:rFonts w:eastAsiaTheme="minorEastAsia"/>
          <w:noProof/>
          <w:lang w:eastAsia="en-AU"/>
        </w:rPr>
      </w:pPr>
      <w:hyperlink w:anchor="_Toc205482208" w:history="1">
        <w:r w:rsidRPr="00597E29">
          <w:rPr>
            <w:rStyle w:val="Hyperlink"/>
            <w:noProof/>
          </w:rPr>
          <w:t>OLIMS</w:t>
        </w:r>
        <w:r>
          <w:rPr>
            <w:noProof/>
            <w:webHidden/>
          </w:rPr>
          <w:tab/>
        </w:r>
        <w:r>
          <w:rPr>
            <w:noProof/>
            <w:webHidden/>
          </w:rPr>
          <w:fldChar w:fldCharType="begin"/>
        </w:r>
        <w:r>
          <w:rPr>
            <w:noProof/>
            <w:webHidden/>
          </w:rPr>
          <w:instrText xml:space="preserve"> PAGEREF _Toc205482208 \h </w:instrText>
        </w:r>
        <w:r>
          <w:rPr>
            <w:noProof/>
            <w:webHidden/>
          </w:rPr>
        </w:r>
        <w:r>
          <w:rPr>
            <w:noProof/>
            <w:webHidden/>
          </w:rPr>
          <w:fldChar w:fldCharType="separate"/>
        </w:r>
        <w:r>
          <w:rPr>
            <w:noProof/>
            <w:webHidden/>
          </w:rPr>
          <w:t>16</w:t>
        </w:r>
        <w:r>
          <w:rPr>
            <w:noProof/>
            <w:webHidden/>
          </w:rPr>
          <w:fldChar w:fldCharType="end"/>
        </w:r>
      </w:hyperlink>
    </w:p>
    <w:p w14:paraId="45F78DF7" w14:textId="38C763A6" w:rsidR="009D79FC" w:rsidRDefault="009D79FC">
      <w:pPr>
        <w:pStyle w:val="TOC5"/>
        <w:tabs>
          <w:tab w:val="right" w:leader="dot" w:pos="9016"/>
        </w:tabs>
        <w:rPr>
          <w:rFonts w:eastAsiaTheme="minorEastAsia"/>
          <w:noProof/>
          <w:lang w:eastAsia="en-AU"/>
        </w:rPr>
      </w:pPr>
      <w:hyperlink w:anchor="_Toc205482209" w:history="1">
        <w:r w:rsidRPr="00597E29">
          <w:rPr>
            <w:rStyle w:val="Hyperlink"/>
            <w:noProof/>
          </w:rPr>
          <w:t>SAP</w:t>
        </w:r>
        <w:r>
          <w:rPr>
            <w:noProof/>
            <w:webHidden/>
          </w:rPr>
          <w:tab/>
        </w:r>
        <w:r>
          <w:rPr>
            <w:noProof/>
            <w:webHidden/>
          </w:rPr>
          <w:fldChar w:fldCharType="begin"/>
        </w:r>
        <w:r>
          <w:rPr>
            <w:noProof/>
            <w:webHidden/>
          </w:rPr>
          <w:instrText xml:space="preserve"> PAGEREF _Toc205482209 \h </w:instrText>
        </w:r>
        <w:r>
          <w:rPr>
            <w:noProof/>
            <w:webHidden/>
          </w:rPr>
        </w:r>
        <w:r>
          <w:rPr>
            <w:noProof/>
            <w:webHidden/>
          </w:rPr>
          <w:fldChar w:fldCharType="separate"/>
        </w:r>
        <w:r>
          <w:rPr>
            <w:noProof/>
            <w:webHidden/>
          </w:rPr>
          <w:t>16</w:t>
        </w:r>
        <w:r>
          <w:rPr>
            <w:noProof/>
            <w:webHidden/>
          </w:rPr>
          <w:fldChar w:fldCharType="end"/>
        </w:r>
      </w:hyperlink>
    </w:p>
    <w:p w14:paraId="450E1F09" w14:textId="0E1D63AC" w:rsidR="009D79FC" w:rsidRDefault="009D79FC">
      <w:pPr>
        <w:pStyle w:val="TOC6"/>
        <w:tabs>
          <w:tab w:val="right" w:leader="dot" w:pos="9016"/>
        </w:tabs>
        <w:rPr>
          <w:rFonts w:eastAsiaTheme="minorEastAsia"/>
          <w:noProof/>
          <w:lang w:eastAsia="en-AU"/>
        </w:rPr>
      </w:pPr>
      <w:hyperlink w:anchor="_Toc205482210" w:history="1">
        <w:r w:rsidRPr="00597E29">
          <w:rPr>
            <w:rStyle w:val="Hyperlink"/>
            <w:noProof/>
          </w:rPr>
          <w:t>P2 salary operation Z75S</w:t>
        </w:r>
        <w:r>
          <w:rPr>
            <w:noProof/>
            <w:webHidden/>
          </w:rPr>
          <w:tab/>
        </w:r>
        <w:r>
          <w:rPr>
            <w:noProof/>
            <w:webHidden/>
          </w:rPr>
          <w:fldChar w:fldCharType="begin"/>
        </w:r>
        <w:r>
          <w:rPr>
            <w:noProof/>
            <w:webHidden/>
          </w:rPr>
          <w:instrText xml:space="preserve"> PAGEREF _Toc205482210 \h </w:instrText>
        </w:r>
        <w:r>
          <w:rPr>
            <w:noProof/>
            <w:webHidden/>
          </w:rPr>
        </w:r>
        <w:r>
          <w:rPr>
            <w:noProof/>
            <w:webHidden/>
          </w:rPr>
          <w:fldChar w:fldCharType="separate"/>
        </w:r>
        <w:r>
          <w:rPr>
            <w:noProof/>
            <w:webHidden/>
          </w:rPr>
          <w:t>16</w:t>
        </w:r>
        <w:r>
          <w:rPr>
            <w:noProof/>
            <w:webHidden/>
          </w:rPr>
          <w:fldChar w:fldCharType="end"/>
        </w:r>
      </w:hyperlink>
    </w:p>
    <w:p w14:paraId="49C98219" w14:textId="5F857DBB" w:rsidR="009D79FC" w:rsidRDefault="009D79FC">
      <w:pPr>
        <w:pStyle w:val="TOC6"/>
        <w:tabs>
          <w:tab w:val="right" w:leader="dot" w:pos="9016"/>
        </w:tabs>
        <w:rPr>
          <w:rFonts w:eastAsiaTheme="minorEastAsia"/>
          <w:noProof/>
          <w:lang w:eastAsia="en-AU"/>
        </w:rPr>
      </w:pPr>
      <w:hyperlink w:anchor="_Toc205482211" w:history="1">
        <w:r w:rsidRPr="00597E29">
          <w:rPr>
            <w:rStyle w:val="Hyperlink"/>
            <w:noProof/>
          </w:rPr>
          <w:t>Force payroll split on 1 Oct</w:t>
        </w:r>
        <w:r>
          <w:rPr>
            <w:noProof/>
            <w:webHidden/>
          </w:rPr>
          <w:tab/>
        </w:r>
        <w:r>
          <w:rPr>
            <w:noProof/>
            <w:webHidden/>
          </w:rPr>
          <w:fldChar w:fldCharType="begin"/>
        </w:r>
        <w:r>
          <w:rPr>
            <w:noProof/>
            <w:webHidden/>
          </w:rPr>
          <w:instrText xml:space="preserve"> PAGEREF _Toc205482211 \h </w:instrText>
        </w:r>
        <w:r>
          <w:rPr>
            <w:noProof/>
            <w:webHidden/>
          </w:rPr>
        </w:r>
        <w:r>
          <w:rPr>
            <w:noProof/>
            <w:webHidden/>
          </w:rPr>
          <w:fldChar w:fldCharType="separate"/>
        </w:r>
        <w:r>
          <w:rPr>
            <w:noProof/>
            <w:webHidden/>
          </w:rPr>
          <w:t>17</w:t>
        </w:r>
        <w:r>
          <w:rPr>
            <w:noProof/>
            <w:webHidden/>
          </w:rPr>
          <w:fldChar w:fldCharType="end"/>
        </w:r>
      </w:hyperlink>
    </w:p>
    <w:p w14:paraId="5290CD27" w14:textId="709321CE" w:rsidR="009D79FC" w:rsidRDefault="009D79FC">
      <w:pPr>
        <w:pStyle w:val="TOC3"/>
        <w:tabs>
          <w:tab w:val="right" w:leader="dot" w:pos="9016"/>
        </w:tabs>
        <w:rPr>
          <w:rFonts w:eastAsiaTheme="minorEastAsia"/>
          <w:noProof/>
          <w:lang w:eastAsia="en-AU"/>
        </w:rPr>
      </w:pPr>
      <w:hyperlink w:anchor="_Toc205482212" w:history="1">
        <w:r w:rsidRPr="00597E29">
          <w:rPr>
            <w:rStyle w:val="Hyperlink"/>
            <w:noProof/>
          </w:rPr>
          <w:t>Business impact</w:t>
        </w:r>
        <w:r>
          <w:rPr>
            <w:noProof/>
            <w:webHidden/>
          </w:rPr>
          <w:tab/>
        </w:r>
        <w:r>
          <w:rPr>
            <w:noProof/>
            <w:webHidden/>
          </w:rPr>
          <w:fldChar w:fldCharType="begin"/>
        </w:r>
        <w:r>
          <w:rPr>
            <w:noProof/>
            <w:webHidden/>
          </w:rPr>
          <w:instrText xml:space="preserve"> PAGEREF _Toc205482212 \h </w:instrText>
        </w:r>
        <w:r>
          <w:rPr>
            <w:noProof/>
            <w:webHidden/>
          </w:rPr>
        </w:r>
        <w:r>
          <w:rPr>
            <w:noProof/>
            <w:webHidden/>
          </w:rPr>
          <w:fldChar w:fldCharType="separate"/>
        </w:r>
        <w:r>
          <w:rPr>
            <w:noProof/>
            <w:webHidden/>
          </w:rPr>
          <w:t>18</w:t>
        </w:r>
        <w:r>
          <w:rPr>
            <w:noProof/>
            <w:webHidden/>
          </w:rPr>
          <w:fldChar w:fldCharType="end"/>
        </w:r>
      </w:hyperlink>
    </w:p>
    <w:p w14:paraId="181B235E" w14:textId="2EE3DEC1" w:rsidR="009D79FC" w:rsidRDefault="009D79FC">
      <w:pPr>
        <w:pStyle w:val="TOC2"/>
        <w:tabs>
          <w:tab w:val="right" w:leader="dot" w:pos="9016"/>
        </w:tabs>
        <w:rPr>
          <w:rFonts w:eastAsiaTheme="minorEastAsia"/>
          <w:noProof/>
          <w:lang w:eastAsia="en-AU"/>
        </w:rPr>
      </w:pPr>
      <w:hyperlink w:anchor="_Toc205482213" w:history="1">
        <w:r w:rsidRPr="00597E29">
          <w:rPr>
            <w:rStyle w:val="Hyperlink"/>
            <w:rFonts w:eastAsia="Times New Roman"/>
            <w:noProof/>
            <w:lang w:eastAsia="en-AU"/>
          </w:rPr>
          <w:t>Salary factor- Paid leave marked as unpaid and the effects on EPSS factoring.  WIP</w:t>
        </w:r>
        <w:r>
          <w:rPr>
            <w:noProof/>
            <w:webHidden/>
          </w:rPr>
          <w:tab/>
        </w:r>
        <w:r>
          <w:rPr>
            <w:noProof/>
            <w:webHidden/>
          </w:rPr>
          <w:fldChar w:fldCharType="begin"/>
        </w:r>
        <w:r>
          <w:rPr>
            <w:noProof/>
            <w:webHidden/>
          </w:rPr>
          <w:instrText xml:space="preserve"> PAGEREF _Toc205482213 \h </w:instrText>
        </w:r>
        <w:r>
          <w:rPr>
            <w:noProof/>
            <w:webHidden/>
          </w:rPr>
        </w:r>
        <w:r>
          <w:rPr>
            <w:noProof/>
            <w:webHidden/>
          </w:rPr>
          <w:fldChar w:fldCharType="separate"/>
        </w:r>
        <w:r>
          <w:rPr>
            <w:noProof/>
            <w:webHidden/>
          </w:rPr>
          <w:t>18</w:t>
        </w:r>
        <w:r>
          <w:rPr>
            <w:noProof/>
            <w:webHidden/>
          </w:rPr>
          <w:fldChar w:fldCharType="end"/>
        </w:r>
      </w:hyperlink>
    </w:p>
    <w:p w14:paraId="64288A96" w14:textId="445A4BEB" w:rsidR="009D79FC" w:rsidRDefault="009D79FC">
      <w:pPr>
        <w:pStyle w:val="TOC3"/>
        <w:tabs>
          <w:tab w:val="right" w:leader="dot" w:pos="9016"/>
        </w:tabs>
        <w:rPr>
          <w:rFonts w:eastAsiaTheme="minorEastAsia"/>
          <w:noProof/>
          <w:lang w:eastAsia="en-AU"/>
        </w:rPr>
      </w:pPr>
      <w:hyperlink w:anchor="_Toc205482214" w:history="1">
        <w:r w:rsidRPr="00597E29">
          <w:rPr>
            <w:rStyle w:val="Hyperlink"/>
            <w:noProof/>
            <w:lang w:eastAsia="en-AU"/>
          </w:rPr>
          <w:t>Current setup/issue definition</w:t>
        </w:r>
        <w:r>
          <w:rPr>
            <w:noProof/>
            <w:webHidden/>
          </w:rPr>
          <w:tab/>
        </w:r>
        <w:r>
          <w:rPr>
            <w:noProof/>
            <w:webHidden/>
          </w:rPr>
          <w:fldChar w:fldCharType="begin"/>
        </w:r>
        <w:r>
          <w:rPr>
            <w:noProof/>
            <w:webHidden/>
          </w:rPr>
          <w:instrText xml:space="preserve"> PAGEREF _Toc205482214 \h </w:instrText>
        </w:r>
        <w:r>
          <w:rPr>
            <w:noProof/>
            <w:webHidden/>
          </w:rPr>
        </w:r>
        <w:r>
          <w:rPr>
            <w:noProof/>
            <w:webHidden/>
          </w:rPr>
          <w:fldChar w:fldCharType="separate"/>
        </w:r>
        <w:r>
          <w:rPr>
            <w:noProof/>
            <w:webHidden/>
          </w:rPr>
          <w:t>18</w:t>
        </w:r>
        <w:r>
          <w:rPr>
            <w:noProof/>
            <w:webHidden/>
          </w:rPr>
          <w:fldChar w:fldCharType="end"/>
        </w:r>
      </w:hyperlink>
    </w:p>
    <w:p w14:paraId="02599A9A" w14:textId="01564A91" w:rsidR="009D79FC" w:rsidRDefault="009D79FC">
      <w:pPr>
        <w:pStyle w:val="TOC3"/>
        <w:tabs>
          <w:tab w:val="right" w:leader="dot" w:pos="9016"/>
        </w:tabs>
        <w:rPr>
          <w:rFonts w:eastAsiaTheme="minorEastAsia"/>
          <w:noProof/>
          <w:lang w:eastAsia="en-AU"/>
        </w:rPr>
      </w:pPr>
      <w:hyperlink w:anchor="_Toc205482215" w:history="1">
        <w:r w:rsidRPr="00597E29">
          <w:rPr>
            <w:rStyle w:val="Hyperlink"/>
            <w:noProof/>
            <w:lang w:eastAsia="en-AU"/>
          </w:rPr>
          <w:t>Changes required</w:t>
        </w:r>
        <w:r>
          <w:rPr>
            <w:noProof/>
            <w:webHidden/>
          </w:rPr>
          <w:tab/>
        </w:r>
        <w:r>
          <w:rPr>
            <w:noProof/>
            <w:webHidden/>
          </w:rPr>
          <w:fldChar w:fldCharType="begin"/>
        </w:r>
        <w:r>
          <w:rPr>
            <w:noProof/>
            <w:webHidden/>
          </w:rPr>
          <w:instrText xml:space="preserve"> PAGEREF _Toc205482215 \h </w:instrText>
        </w:r>
        <w:r>
          <w:rPr>
            <w:noProof/>
            <w:webHidden/>
          </w:rPr>
        </w:r>
        <w:r>
          <w:rPr>
            <w:noProof/>
            <w:webHidden/>
          </w:rPr>
          <w:fldChar w:fldCharType="separate"/>
        </w:r>
        <w:r>
          <w:rPr>
            <w:noProof/>
            <w:webHidden/>
          </w:rPr>
          <w:t>20</w:t>
        </w:r>
        <w:r>
          <w:rPr>
            <w:noProof/>
            <w:webHidden/>
          </w:rPr>
          <w:fldChar w:fldCharType="end"/>
        </w:r>
      </w:hyperlink>
    </w:p>
    <w:p w14:paraId="428CADF5" w14:textId="01DF3F65" w:rsidR="009D79FC" w:rsidRDefault="009D79FC">
      <w:pPr>
        <w:pStyle w:val="TOC4"/>
        <w:tabs>
          <w:tab w:val="right" w:leader="dot" w:pos="9016"/>
        </w:tabs>
        <w:rPr>
          <w:rFonts w:eastAsiaTheme="minorEastAsia"/>
          <w:noProof/>
          <w:lang w:eastAsia="en-AU"/>
        </w:rPr>
      </w:pPr>
      <w:hyperlink w:anchor="_Toc205482216" w:history="1">
        <w:r w:rsidRPr="00597E29">
          <w:rPr>
            <w:rStyle w:val="Hyperlink"/>
            <w:noProof/>
            <w:lang w:eastAsia="en-AU"/>
          </w:rPr>
          <w:t>Functional</w:t>
        </w:r>
        <w:r>
          <w:rPr>
            <w:noProof/>
            <w:webHidden/>
          </w:rPr>
          <w:tab/>
        </w:r>
        <w:r>
          <w:rPr>
            <w:noProof/>
            <w:webHidden/>
          </w:rPr>
          <w:fldChar w:fldCharType="begin"/>
        </w:r>
        <w:r>
          <w:rPr>
            <w:noProof/>
            <w:webHidden/>
          </w:rPr>
          <w:instrText xml:space="preserve"> PAGEREF _Toc205482216 \h </w:instrText>
        </w:r>
        <w:r>
          <w:rPr>
            <w:noProof/>
            <w:webHidden/>
          </w:rPr>
        </w:r>
        <w:r>
          <w:rPr>
            <w:noProof/>
            <w:webHidden/>
          </w:rPr>
          <w:fldChar w:fldCharType="separate"/>
        </w:r>
        <w:r>
          <w:rPr>
            <w:noProof/>
            <w:webHidden/>
          </w:rPr>
          <w:t>20</w:t>
        </w:r>
        <w:r>
          <w:rPr>
            <w:noProof/>
            <w:webHidden/>
          </w:rPr>
          <w:fldChar w:fldCharType="end"/>
        </w:r>
      </w:hyperlink>
    </w:p>
    <w:p w14:paraId="29FA69B2" w14:textId="4480998D" w:rsidR="009D79FC" w:rsidRDefault="009D79FC">
      <w:pPr>
        <w:pStyle w:val="TOC4"/>
        <w:tabs>
          <w:tab w:val="right" w:leader="dot" w:pos="9016"/>
        </w:tabs>
        <w:rPr>
          <w:rFonts w:eastAsiaTheme="minorEastAsia"/>
          <w:noProof/>
          <w:lang w:eastAsia="en-AU"/>
        </w:rPr>
      </w:pPr>
      <w:hyperlink w:anchor="_Toc205482217" w:history="1">
        <w:r w:rsidRPr="00597E29">
          <w:rPr>
            <w:rStyle w:val="Hyperlink"/>
            <w:noProof/>
            <w:lang w:eastAsia="en-AU"/>
          </w:rPr>
          <w:t>Cutover impact</w:t>
        </w:r>
        <w:r>
          <w:rPr>
            <w:noProof/>
            <w:webHidden/>
          </w:rPr>
          <w:tab/>
        </w:r>
        <w:r>
          <w:rPr>
            <w:noProof/>
            <w:webHidden/>
          </w:rPr>
          <w:fldChar w:fldCharType="begin"/>
        </w:r>
        <w:r>
          <w:rPr>
            <w:noProof/>
            <w:webHidden/>
          </w:rPr>
          <w:instrText xml:space="preserve"> PAGEREF _Toc205482217 \h </w:instrText>
        </w:r>
        <w:r>
          <w:rPr>
            <w:noProof/>
            <w:webHidden/>
          </w:rPr>
        </w:r>
        <w:r>
          <w:rPr>
            <w:noProof/>
            <w:webHidden/>
          </w:rPr>
          <w:fldChar w:fldCharType="separate"/>
        </w:r>
        <w:r>
          <w:rPr>
            <w:noProof/>
            <w:webHidden/>
          </w:rPr>
          <w:t>20</w:t>
        </w:r>
        <w:r>
          <w:rPr>
            <w:noProof/>
            <w:webHidden/>
          </w:rPr>
          <w:fldChar w:fldCharType="end"/>
        </w:r>
      </w:hyperlink>
    </w:p>
    <w:p w14:paraId="06B5AC68" w14:textId="015B7AAA" w:rsidR="009D79FC" w:rsidRDefault="009D79FC">
      <w:pPr>
        <w:pStyle w:val="TOC5"/>
        <w:tabs>
          <w:tab w:val="right" w:leader="dot" w:pos="9016"/>
        </w:tabs>
        <w:rPr>
          <w:rFonts w:eastAsiaTheme="minorEastAsia"/>
          <w:noProof/>
          <w:lang w:eastAsia="en-AU"/>
        </w:rPr>
      </w:pPr>
      <w:hyperlink w:anchor="_Toc205482218" w:history="1">
        <w:r w:rsidRPr="00597E29">
          <w:rPr>
            <w:rStyle w:val="Hyperlink"/>
            <w:noProof/>
            <w:lang w:eastAsia="en-AU"/>
          </w:rPr>
          <w:t>Business cutover impact</w:t>
        </w:r>
        <w:r>
          <w:rPr>
            <w:noProof/>
            <w:webHidden/>
          </w:rPr>
          <w:tab/>
        </w:r>
        <w:r>
          <w:rPr>
            <w:noProof/>
            <w:webHidden/>
          </w:rPr>
          <w:fldChar w:fldCharType="begin"/>
        </w:r>
        <w:r>
          <w:rPr>
            <w:noProof/>
            <w:webHidden/>
          </w:rPr>
          <w:instrText xml:space="preserve"> PAGEREF _Toc205482218 \h </w:instrText>
        </w:r>
        <w:r>
          <w:rPr>
            <w:noProof/>
            <w:webHidden/>
          </w:rPr>
        </w:r>
        <w:r>
          <w:rPr>
            <w:noProof/>
            <w:webHidden/>
          </w:rPr>
          <w:fldChar w:fldCharType="separate"/>
        </w:r>
        <w:r>
          <w:rPr>
            <w:noProof/>
            <w:webHidden/>
          </w:rPr>
          <w:t>20</w:t>
        </w:r>
        <w:r>
          <w:rPr>
            <w:noProof/>
            <w:webHidden/>
          </w:rPr>
          <w:fldChar w:fldCharType="end"/>
        </w:r>
      </w:hyperlink>
    </w:p>
    <w:p w14:paraId="02A3C3FD" w14:textId="63790B9D" w:rsidR="009D79FC" w:rsidRDefault="009D79FC">
      <w:pPr>
        <w:pStyle w:val="TOC2"/>
        <w:tabs>
          <w:tab w:val="right" w:leader="dot" w:pos="9016"/>
        </w:tabs>
        <w:rPr>
          <w:rFonts w:eastAsiaTheme="minorEastAsia"/>
          <w:noProof/>
          <w:lang w:eastAsia="en-AU"/>
        </w:rPr>
      </w:pPr>
      <w:hyperlink w:anchor="_Toc205482219" w:history="1">
        <w:r w:rsidRPr="00597E29">
          <w:rPr>
            <w:rStyle w:val="Hyperlink"/>
            <w:rFonts w:eastAsia="Times New Roman"/>
            <w:noProof/>
            <w:lang w:eastAsia="en-AU"/>
          </w:rPr>
          <w:t>External earnings for Period 1</w:t>
        </w:r>
        <w:r>
          <w:rPr>
            <w:noProof/>
            <w:webHidden/>
          </w:rPr>
          <w:tab/>
        </w:r>
        <w:r>
          <w:rPr>
            <w:noProof/>
            <w:webHidden/>
          </w:rPr>
          <w:fldChar w:fldCharType="begin"/>
        </w:r>
        <w:r>
          <w:rPr>
            <w:noProof/>
            <w:webHidden/>
          </w:rPr>
          <w:instrText xml:space="preserve"> PAGEREF _Toc205482219 \h </w:instrText>
        </w:r>
        <w:r>
          <w:rPr>
            <w:noProof/>
            <w:webHidden/>
          </w:rPr>
        </w:r>
        <w:r>
          <w:rPr>
            <w:noProof/>
            <w:webHidden/>
          </w:rPr>
          <w:fldChar w:fldCharType="separate"/>
        </w:r>
        <w:r>
          <w:rPr>
            <w:noProof/>
            <w:webHidden/>
          </w:rPr>
          <w:t>20</w:t>
        </w:r>
        <w:r>
          <w:rPr>
            <w:noProof/>
            <w:webHidden/>
          </w:rPr>
          <w:fldChar w:fldCharType="end"/>
        </w:r>
      </w:hyperlink>
    </w:p>
    <w:p w14:paraId="5FA268D8" w14:textId="427BA6E6" w:rsidR="009D79FC" w:rsidRDefault="009D79FC">
      <w:pPr>
        <w:pStyle w:val="TOC3"/>
        <w:tabs>
          <w:tab w:val="right" w:leader="dot" w:pos="9016"/>
        </w:tabs>
        <w:rPr>
          <w:rFonts w:eastAsiaTheme="minorEastAsia"/>
          <w:noProof/>
          <w:lang w:eastAsia="en-AU"/>
        </w:rPr>
      </w:pPr>
      <w:hyperlink w:anchor="_Toc205482220" w:history="1">
        <w:r w:rsidRPr="00597E29">
          <w:rPr>
            <w:rStyle w:val="Hyperlink"/>
            <w:noProof/>
            <w:lang w:eastAsia="en-AU"/>
          </w:rPr>
          <w:t>Current setup/issue</w:t>
        </w:r>
        <w:r>
          <w:rPr>
            <w:noProof/>
            <w:webHidden/>
          </w:rPr>
          <w:tab/>
        </w:r>
        <w:r>
          <w:rPr>
            <w:noProof/>
            <w:webHidden/>
          </w:rPr>
          <w:fldChar w:fldCharType="begin"/>
        </w:r>
        <w:r>
          <w:rPr>
            <w:noProof/>
            <w:webHidden/>
          </w:rPr>
          <w:instrText xml:space="preserve"> PAGEREF _Toc205482220 \h </w:instrText>
        </w:r>
        <w:r>
          <w:rPr>
            <w:noProof/>
            <w:webHidden/>
          </w:rPr>
        </w:r>
        <w:r>
          <w:rPr>
            <w:noProof/>
            <w:webHidden/>
          </w:rPr>
          <w:fldChar w:fldCharType="separate"/>
        </w:r>
        <w:r>
          <w:rPr>
            <w:noProof/>
            <w:webHidden/>
          </w:rPr>
          <w:t>20</w:t>
        </w:r>
        <w:r>
          <w:rPr>
            <w:noProof/>
            <w:webHidden/>
          </w:rPr>
          <w:fldChar w:fldCharType="end"/>
        </w:r>
      </w:hyperlink>
    </w:p>
    <w:p w14:paraId="749D1F8D" w14:textId="4FACD6D3" w:rsidR="009D79FC" w:rsidRDefault="009D79FC">
      <w:pPr>
        <w:pStyle w:val="TOC3"/>
        <w:tabs>
          <w:tab w:val="right" w:leader="dot" w:pos="9016"/>
        </w:tabs>
        <w:rPr>
          <w:rFonts w:eastAsiaTheme="minorEastAsia"/>
          <w:noProof/>
          <w:lang w:eastAsia="en-AU"/>
        </w:rPr>
      </w:pPr>
      <w:hyperlink w:anchor="_Toc205482221" w:history="1">
        <w:r w:rsidRPr="00597E29">
          <w:rPr>
            <w:rStyle w:val="Hyperlink"/>
            <w:noProof/>
          </w:rPr>
          <w:t>Changes required.</w:t>
        </w:r>
        <w:r>
          <w:rPr>
            <w:noProof/>
            <w:webHidden/>
          </w:rPr>
          <w:tab/>
        </w:r>
        <w:r>
          <w:rPr>
            <w:noProof/>
            <w:webHidden/>
          </w:rPr>
          <w:fldChar w:fldCharType="begin"/>
        </w:r>
        <w:r>
          <w:rPr>
            <w:noProof/>
            <w:webHidden/>
          </w:rPr>
          <w:instrText xml:space="preserve"> PAGEREF _Toc205482221 \h </w:instrText>
        </w:r>
        <w:r>
          <w:rPr>
            <w:noProof/>
            <w:webHidden/>
          </w:rPr>
        </w:r>
        <w:r>
          <w:rPr>
            <w:noProof/>
            <w:webHidden/>
          </w:rPr>
          <w:fldChar w:fldCharType="separate"/>
        </w:r>
        <w:r>
          <w:rPr>
            <w:noProof/>
            <w:webHidden/>
          </w:rPr>
          <w:t>21</w:t>
        </w:r>
        <w:r>
          <w:rPr>
            <w:noProof/>
            <w:webHidden/>
          </w:rPr>
          <w:fldChar w:fldCharType="end"/>
        </w:r>
      </w:hyperlink>
    </w:p>
    <w:p w14:paraId="4AD06972" w14:textId="0D02AC0D" w:rsidR="009D79FC" w:rsidRDefault="009D79FC">
      <w:pPr>
        <w:pStyle w:val="TOC4"/>
        <w:tabs>
          <w:tab w:val="right" w:leader="dot" w:pos="9016"/>
        </w:tabs>
        <w:rPr>
          <w:rFonts w:eastAsiaTheme="minorEastAsia"/>
          <w:noProof/>
          <w:lang w:eastAsia="en-AU"/>
        </w:rPr>
      </w:pPr>
      <w:hyperlink w:anchor="_Toc205482222" w:history="1">
        <w:r w:rsidRPr="00597E29">
          <w:rPr>
            <w:rStyle w:val="Hyperlink"/>
            <w:noProof/>
          </w:rPr>
          <w:t>Functional</w:t>
        </w:r>
        <w:r>
          <w:rPr>
            <w:noProof/>
            <w:webHidden/>
          </w:rPr>
          <w:tab/>
        </w:r>
        <w:r>
          <w:rPr>
            <w:noProof/>
            <w:webHidden/>
          </w:rPr>
          <w:fldChar w:fldCharType="begin"/>
        </w:r>
        <w:r>
          <w:rPr>
            <w:noProof/>
            <w:webHidden/>
          </w:rPr>
          <w:instrText xml:space="preserve"> PAGEREF _Toc205482222 \h </w:instrText>
        </w:r>
        <w:r>
          <w:rPr>
            <w:noProof/>
            <w:webHidden/>
          </w:rPr>
        </w:r>
        <w:r>
          <w:rPr>
            <w:noProof/>
            <w:webHidden/>
          </w:rPr>
          <w:fldChar w:fldCharType="separate"/>
        </w:r>
        <w:r>
          <w:rPr>
            <w:noProof/>
            <w:webHidden/>
          </w:rPr>
          <w:t>21</w:t>
        </w:r>
        <w:r>
          <w:rPr>
            <w:noProof/>
            <w:webHidden/>
          </w:rPr>
          <w:fldChar w:fldCharType="end"/>
        </w:r>
      </w:hyperlink>
    </w:p>
    <w:p w14:paraId="386A12C1" w14:textId="3CE6F209" w:rsidR="009D79FC" w:rsidRDefault="009D79FC">
      <w:pPr>
        <w:pStyle w:val="TOC4"/>
        <w:tabs>
          <w:tab w:val="right" w:leader="dot" w:pos="9016"/>
        </w:tabs>
        <w:rPr>
          <w:rFonts w:eastAsiaTheme="minorEastAsia"/>
          <w:noProof/>
          <w:lang w:eastAsia="en-AU"/>
        </w:rPr>
      </w:pPr>
      <w:hyperlink w:anchor="_Toc205482223" w:history="1">
        <w:r w:rsidRPr="00597E29">
          <w:rPr>
            <w:rStyle w:val="Hyperlink"/>
            <w:noProof/>
            <w:lang w:eastAsia="en-AU"/>
          </w:rPr>
          <w:t>Cutover impact</w:t>
        </w:r>
        <w:r>
          <w:rPr>
            <w:noProof/>
            <w:webHidden/>
          </w:rPr>
          <w:tab/>
        </w:r>
        <w:r>
          <w:rPr>
            <w:noProof/>
            <w:webHidden/>
          </w:rPr>
          <w:fldChar w:fldCharType="begin"/>
        </w:r>
        <w:r>
          <w:rPr>
            <w:noProof/>
            <w:webHidden/>
          </w:rPr>
          <w:instrText xml:space="preserve"> PAGEREF _Toc205482223 \h </w:instrText>
        </w:r>
        <w:r>
          <w:rPr>
            <w:noProof/>
            <w:webHidden/>
          </w:rPr>
        </w:r>
        <w:r>
          <w:rPr>
            <w:noProof/>
            <w:webHidden/>
          </w:rPr>
          <w:fldChar w:fldCharType="separate"/>
        </w:r>
        <w:r>
          <w:rPr>
            <w:noProof/>
            <w:webHidden/>
          </w:rPr>
          <w:t>21</w:t>
        </w:r>
        <w:r>
          <w:rPr>
            <w:noProof/>
            <w:webHidden/>
          </w:rPr>
          <w:fldChar w:fldCharType="end"/>
        </w:r>
      </w:hyperlink>
    </w:p>
    <w:p w14:paraId="585E55DF" w14:textId="5925FB6F" w:rsidR="009D79FC" w:rsidRDefault="009D79FC">
      <w:pPr>
        <w:pStyle w:val="TOC5"/>
        <w:tabs>
          <w:tab w:val="right" w:leader="dot" w:pos="9016"/>
        </w:tabs>
        <w:rPr>
          <w:rFonts w:eastAsiaTheme="minorEastAsia"/>
          <w:noProof/>
          <w:lang w:eastAsia="en-AU"/>
        </w:rPr>
      </w:pPr>
      <w:hyperlink w:anchor="_Toc205482224" w:history="1">
        <w:r w:rsidRPr="00597E29">
          <w:rPr>
            <w:rStyle w:val="Hyperlink"/>
            <w:noProof/>
            <w:lang w:eastAsia="en-AU"/>
          </w:rPr>
          <w:t>Business cutover impact</w:t>
        </w:r>
        <w:r>
          <w:rPr>
            <w:noProof/>
            <w:webHidden/>
          </w:rPr>
          <w:tab/>
        </w:r>
        <w:r>
          <w:rPr>
            <w:noProof/>
            <w:webHidden/>
          </w:rPr>
          <w:fldChar w:fldCharType="begin"/>
        </w:r>
        <w:r>
          <w:rPr>
            <w:noProof/>
            <w:webHidden/>
          </w:rPr>
          <w:instrText xml:space="preserve"> PAGEREF _Toc205482224 \h </w:instrText>
        </w:r>
        <w:r>
          <w:rPr>
            <w:noProof/>
            <w:webHidden/>
          </w:rPr>
        </w:r>
        <w:r>
          <w:rPr>
            <w:noProof/>
            <w:webHidden/>
          </w:rPr>
          <w:fldChar w:fldCharType="separate"/>
        </w:r>
        <w:r>
          <w:rPr>
            <w:noProof/>
            <w:webHidden/>
          </w:rPr>
          <w:t>21</w:t>
        </w:r>
        <w:r>
          <w:rPr>
            <w:noProof/>
            <w:webHidden/>
          </w:rPr>
          <w:fldChar w:fldCharType="end"/>
        </w:r>
      </w:hyperlink>
    </w:p>
    <w:p w14:paraId="36112B19" w14:textId="53512021" w:rsidR="009D79FC" w:rsidRDefault="009D79FC">
      <w:pPr>
        <w:pStyle w:val="TOC2"/>
        <w:tabs>
          <w:tab w:val="right" w:leader="dot" w:pos="9016"/>
        </w:tabs>
        <w:rPr>
          <w:rFonts w:eastAsiaTheme="minorEastAsia"/>
          <w:noProof/>
          <w:lang w:eastAsia="en-AU"/>
        </w:rPr>
      </w:pPr>
      <w:hyperlink w:anchor="_Toc205482225" w:history="1">
        <w:r w:rsidRPr="00597E29">
          <w:rPr>
            <w:rStyle w:val="Hyperlink"/>
            <w:noProof/>
          </w:rPr>
          <w:t>Pause Period 2 commencement.</w:t>
        </w:r>
        <w:r>
          <w:rPr>
            <w:noProof/>
            <w:webHidden/>
          </w:rPr>
          <w:tab/>
        </w:r>
        <w:r>
          <w:rPr>
            <w:noProof/>
            <w:webHidden/>
          </w:rPr>
          <w:fldChar w:fldCharType="begin"/>
        </w:r>
        <w:r>
          <w:rPr>
            <w:noProof/>
            <w:webHidden/>
          </w:rPr>
          <w:instrText xml:space="preserve"> PAGEREF _Toc205482225 \h </w:instrText>
        </w:r>
        <w:r>
          <w:rPr>
            <w:noProof/>
            <w:webHidden/>
          </w:rPr>
        </w:r>
        <w:r>
          <w:rPr>
            <w:noProof/>
            <w:webHidden/>
          </w:rPr>
          <w:fldChar w:fldCharType="separate"/>
        </w:r>
        <w:r>
          <w:rPr>
            <w:noProof/>
            <w:webHidden/>
          </w:rPr>
          <w:t>21</w:t>
        </w:r>
        <w:r>
          <w:rPr>
            <w:noProof/>
            <w:webHidden/>
          </w:rPr>
          <w:fldChar w:fldCharType="end"/>
        </w:r>
      </w:hyperlink>
    </w:p>
    <w:p w14:paraId="4BAF24D0" w14:textId="5069279F" w:rsidR="009D79FC" w:rsidRDefault="009D79FC">
      <w:pPr>
        <w:pStyle w:val="TOC3"/>
        <w:tabs>
          <w:tab w:val="right" w:leader="dot" w:pos="9016"/>
        </w:tabs>
        <w:rPr>
          <w:rFonts w:eastAsiaTheme="minorEastAsia"/>
          <w:noProof/>
          <w:lang w:eastAsia="en-AU"/>
        </w:rPr>
      </w:pPr>
      <w:hyperlink w:anchor="_Toc205482226" w:history="1">
        <w:r w:rsidRPr="00597E29">
          <w:rPr>
            <w:rStyle w:val="Hyperlink"/>
            <w:noProof/>
          </w:rPr>
          <w:t>Current setup/issue</w:t>
        </w:r>
        <w:r>
          <w:rPr>
            <w:noProof/>
            <w:webHidden/>
          </w:rPr>
          <w:tab/>
        </w:r>
        <w:r>
          <w:rPr>
            <w:noProof/>
            <w:webHidden/>
          </w:rPr>
          <w:fldChar w:fldCharType="begin"/>
        </w:r>
        <w:r>
          <w:rPr>
            <w:noProof/>
            <w:webHidden/>
          </w:rPr>
          <w:instrText xml:space="preserve"> PAGEREF _Toc205482226 \h </w:instrText>
        </w:r>
        <w:r>
          <w:rPr>
            <w:noProof/>
            <w:webHidden/>
          </w:rPr>
        </w:r>
        <w:r>
          <w:rPr>
            <w:noProof/>
            <w:webHidden/>
          </w:rPr>
          <w:fldChar w:fldCharType="separate"/>
        </w:r>
        <w:r>
          <w:rPr>
            <w:noProof/>
            <w:webHidden/>
          </w:rPr>
          <w:t>21</w:t>
        </w:r>
        <w:r>
          <w:rPr>
            <w:noProof/>
            <w:webHidden/>
          </w:rPr>
          <w:fldChar w:fldCharType="end"/>
        </w:r>
      </w:hyperlink>
    </w:p>
    <w:p w14:paraId="19242B63" w14:textId="26F1FD3A" w:rsidR="009D79FC" w:rsidRDefault="009D79FC">
      <w:pPr>
        <w:pStyle w:val="TOC3"/>
        <w:tabs>
          <w:tab w:val="right" w:leader="dot" w:pos="9016"/>
        </w:tabs>
        <w:rPr>
          <w:rFonts w:eastAsiaTheme="minorEastAsia"/>
          <w:noProof/>
          <w:lang w:eastAsia="en-AU"/>
        </w:rPr>
      </w:pPr>
      <w:hyperlink w:anchor="_Toc205482227" w:history="1">
        <w:r w:rsidRPr="00597E29">
          <w:rPr>
            <w:rStyle w:val="Hyperlink"/>
            <w:noProof/>
          </w:rPr>
          <w:t>Changes required.</w:t>
        </w:r>
        <w:r>
          <w:rPr>
            <w:noProof/>
            <w:webHidden/>
          </w:rPr>
          <w:tab/>
        </w:r>
        <w:r>
          <w:rPr>
            <w:noProof/>
            <w:webHidden/>
          </w:rPr>
          <w:fldChar w:fldCharType="begin"/>
        </w:r>
        <w:r>
          <w:rPr>
            <w:noProof/>
            <w:webHidden/>
          </w:rPr>
          <w:instrText xml:space="preserve"> PAGEREF _Toc205482227 \h </w:instrText>
        </w:r>
        <w:r>
          <w:rPr>
            <w:noProof/>
            <w:webHidden/>
          </w:rPr>
        </w:r>
        <w:r>
          <w:rPr>
            <w:noProof/>
            <w:webHidden/>
          </w:rPr>
          <w:fldChar w:fldCharType="separate"/>
        </w:r>
        <w:r>
          <w:rPr>
            <w:noProof/>
            <w:webHidden/>
          </w:rPr>
          <w:t>22</w:t>
        </w:r>
        <w:r>
          <w:rPr>
            <w:noProof/>
            <w:webHidden/>
          </w:rPr>
          <w:fldChar w:fldCharType="end"/>
        </w:r>
      </w:hyperlink>
    </w:p>
    <w:p w14:paraId="1BA1370E" w14:textId="6E498962" w:rsidR="009D79FC" w:rsidRDefault="009D79FC">
      <w:pPr>
        <w:pStyle w:val="TOC4"/>
        <w:tabs>
          <w:tab w:val="right" w:leader="dot" w:pos="9016"/>
        </w:tabs>
        <w:rPr>
          <w:rFonts w:eastAsiaTheme="minorEastAsia"/>
          <w:noProof/>
          <w:lang w:eastAsia="en-AU"/>
        </w:rPr>
      </w:pPr>
      <w:hyperlink w:anchor="_Toc205482228" w:history="1">
        <w:r w:rsidRPr="00597E29">
          <w:rPr>
            <w:rStyle w:val="Hyperlink"/>
            <w:noProof/>
          </w:rPr>
          <w:t>Functional</w:t>
        </w:r>
        <w:r>
          <w:rPr>
            <w:noProof/>
            <w:webHidden/>
          </w:rPr>
          <w:tab/>
        </w:r>
        <w:r>
          <w:rPr>
            <w:noProof/>
            <w:webHidden/>
          </w:rPr>
          <w:fldChar w:fldCharType="begin"/>
        </w:r>
        <w:r>
          <w:rPr>
            <w:noProof/>
            <w:webHidden/>
          </w:rPr>
          <w:instrText xml:space="preserve"> PAGEREF _Toc205482228 \h </w:instrText>
        </w:r>
        <w:r>
          <w:rPr>
            <w:noProof/>
            <w:webHidden/>
          </w:rPr>
        </w:r>
        <w:r>
          <w:rPr>
            <w:noProof/>
            <w:webHidden/>
          </w:rPr>
          <w:fldChar w:fldCharType="separate"/>
        </w:r>
        <w:r>
          <w:rPr>
            <w:noProof/>
            <w:webHidden/>
          </w:rPr>
          <w:t>22</w:t>
        </w:r>
        <w:r>
          <w:rPr>
            <w:noProof/>
            <w:webHidden/>
          </w:rPr>
          <w:fldChar w:fldCharType="end"/>
        </w:r>
      </w:hyperlink>
    </w:p>
    <w:p w14:paraId="12C9CF82" w14:textId="12627755" w:rsidR="009D79FC" w:rsidRDefault="009D79FC">
      <w:pPr>
        <w:pStyle w:val="TOC4"/>
        <w:tabs>
          <w:tab w:val="right" w:leader="dot" w:pos="9016"/>
        </w:tabs>
        <w:rPr>
          <w:rFonts w:eastAsiaTheme="minorEastAsia"/>
          <w:noProof/>
          <w:lang w:eastAsia="en-AU"/>
        </w:rPr>
      </w:pPr>
      <w:hyperlink w:anchor="_Toc205482229" w:history="1">
        <w:r w:rsidRPr="00597E29">
          <w:rPr>
            <w:rStyle w:val="Hyperlink"/>
            <w:noProof/>
          </w:rPr>
          <w:t>Technical</w:t>
        </w:r>
        <w:r>
          <w:rPr>
            <w:noProof/>
            <w:webHidden/>
          </w:rPr>
          <w:tab/>
        </w:r>
        <w:r>
          <w:rPr>
            <w:noProof/>
            <w:webHidden/>
          </w:rPr>
          <w:fldChar w:fldCharType="begin"/>
        </w:r>
        <w:r>
          <w:rPr>
            <w:noProof/>
            <w:webHidden/>
          </w:rPr>
          <w:instrText xml:space="preserve"> PAGEREF _Toc205482229 \h </w:instrText>
        </w:r>
        <w:r>
          <w:rPr>
            <w:noProof/>
            <w:webHidden/>
          </w:rPr>
        </w:r>
        <w:r>
          <w:rPr>
            <w:noProof/>
            <w:webHidden/>
          </w:rPr>
          <w:fldChar w:fldCharType="separate"/>
        </w:r>
        <w:r>
          <w:rPr>
            <w:noProof/>
            <w:webHidden/>
          </w:rPr>
          <w:t>22</w:t>
        </w:r>
        <w:r>
          <w:rPr>
            <w:noProof/>
            <w:webHidden/>
          </w:rPr>
          <w:fldChar w:fldCharType="end"/>
        </w:r>
      </w:hyperlink>
    </w:p>
    <w:p w14:paraId="632A6346" w14:textId="74D96B84" w:rsidR="009D79FC" w:rsidRDefault="009D79FC">
      <w:pPr>
        <w:pStyle w:val="TOC5"/>
        <w:tabs>
          <w:tab w:val="right" w:leader="dot" w:pos="9016"/>
        </w:tabs>
        <w:rPr>
          <w:rFonts w:eastAsiaTheme="minorEastAsia"/>
          <w:noProof/>
          <w:lang w:eastAsia="en-AU"/>
        </w:rPr>
      </w:pPr>
      <w:hyperlink w:anchor="_Toc205482230" w:history="1">
        <w:r w:rsidRPr="00597E29">
          <w:rPr>
            <w:rStyle w:val="Hyperlink"/>
            <w:noProof/>
          </w:rPr>
          <w:t>OLIMS</w:t>
        </w:r>
        <w:r>
          <w:rPr>
            <w:noProof/>
            <w:webHidden/>
          </w:rPr>
          <w:tab/>
        </w:r>
        <w:r>
          <w:rPr>
            <w:noProof/>
            <w:webHidden/>
          </w:rPr>
          <w:fldChar w:fldCharType="begin"/>
        </w:r>
        <w:r>
          <w:rPr>
            <w:noProof/>
            <w:webHidden/>
          </w:rPr>
          <w:instrText xml:space="preserve"> PAGEREF _Toc205482230 \h </w:instrText>
        </w:r>
        <w:r>
          <w:rPr>
            <w:noProof/>
            <w:webHidden/>
          </w:rPr>
        </w:r>
        <w:r>
          <w:rPr>
            <w:noProof/>
            <w:webHidden/>
          </w:rPr>
          <w:fldChar w:fldCharType="separate"/>
        </w:r>
        <w:r>
          <w:rPr>
            <w:noProof/>
            <w:webHidden/>
          </w:rPr>
          <w:t>22</w:t>
        </w:r>
        <w:r>
          <w:rPr>
            <w:noProof/>
            <w:webHidden/>
          </w:rPr>
          <w:fldChar w:fldCharType="end"/>
        </w:r>
      </w:hyperlink>
    </w:p>
    <w:p w14:paraId="6C2F6558" w14:textId="5F486028" w:rsidR="009D79FC" w:rsidRDefault="009D79FC">
      <w:pPr>
        <w:pStyle w:val="TOC5"/>
        <w:tabs>
          <w:tab w:val="right" w:leader="dot" w:pos="9016"/>
        </w:tabs>
        <w:rPr>
          <w:rFonts w:eastAsiaTheme="minorEastAsia"/>
          <w:noProof/>
          <w:lang w:eastAsia="en-AU"/>
        </w:rPr>
      </w:pPr>
      <w:hyperlink w:anchor="_Toc205482231" w:history="1">
        <w:r w:rsidRPr="00597E29">
          <w:rPr>
            <w:rStyle w:val="Hyperlink"/>
            <w:noProof/>
          </w:rPr>
          <w:t>SAP</w:t>
        </w:r>
        <w:r>
          <w:rPr>
            <w:noProof/>
            <w:webHidden/>
          </w:rPr>
          <w:tab/>
        </w:r>
        <w:r>
          <w:rPr>
            <w:noProof/>
            <w:webHidden/>
          </w:rPr>
          <w:fldChar w:fldCharType="begin"/>
        </w:r>
        <w:r>
          <w:rPr>
            <w:noProof/>
            <w:webHidden/>
          </w:rPr>
          <w:instrText xml:space="preserve"> PAGEREF _Toc205482231 \h </w:instrText>
        </w:r>
        <w:r>
          <w:rPr>
            <w:noProof/>
            <w:webHidden/>
          </w:rPr>
        </w:r>
        <w:r>
          <w:rPr>
            <w:noProof/>
            <w:webHidden/>
          </w:rPr>
          <w:fldChar w:fldCharType="separate"/>
        </w:r>
        <w:r>
          <w:rPr>
            <w:noProof/>
            <w:webHidden/>
          </w:rPr>
          <w:t>22</w:t>
        </w:r>
        <w:r>
          <w:rPr>
            <w:noProof/>
            <w:webHidden/>
          </w:rPr>
          <w:fldChar w:fldCharType="end"/>
        </w:r>
      </w:hyperlink>
    </w:p>
    <w:p w14:paraId="714FD6E7" w14:textId="30A0B5E2" w:rsidR="009D79FC" w:rsidRDefault="009D79FC">
      <w:pPr>
        <w:pStyle w:val="TOC3"/>
        <w:tabs>
          <w:tab w:val="right" w:leader="dot" w:pos="9016"/>
        </w:tabs>
        <w:rPr>
          <w:rFonts w:eastAsiaTheme="minorEastAsia"/>
          <w:noProof/>
          <w:lang w:eastAsia="en-AU"/>
        </w:rPr>
      </w:pPr>
      <w:hyperlink w:anchor="_Toc205482232" w:history="1">
        <w:r w:rsidRPr="00597E29">
          <w:rPr>
            <w:rStyle w:val="Hyperlink"/>
            <w:noProof/>
          </w:rPr>
          <w:t>Cutover impact</w:t>
        </w:r>
        <w:r>
          <w:rPr>
            <w:noProof/>
            <w:webHidden/>
          </w:rPr>
          <w:tab/>
        </w:r>
        <w:r>
          <w:rPr>
            <w:noProof/>
            <w:webHidden/>
          </w:rPr>
          <w:fldChar w:fldCharType="begin"/>
        </w:r>
        <w:r>
          <w:rPr>
            <w:noProof/>
            <w:webHidden/>
          </w:rPr>
          <w:instrText xml:space="preserve"> PAGEREF _Toc205482232 \h </w:instrText>
        </w:r>
        <w:r>
          <w:rPr>
            <w:noProof/>
            <w:webHidden/>
          </w:rPr>
        </w:r>
        <w:r>
          <w:rPr>
            <w:noProof/>
            <w:webHidden/>
          </w:rPr>
          <w:fldChar w:fldCharType="separate"/>
        </w:r>
        <w:r>
          <w:rPr>
            <w:noProof/>
            <w:webHidden/>
          </w:rPr>
          <w:t>23</w:t>
        </w:r>
        <w:r>
          <w:rPr>
            <w:noProof/>
            <w:webHidden/>
          </w:rPr>
          <w:fldChar w:fldCharType="end"/>
        </w:r>
      </w:hyperlink>
    </w:p>
    <w:p w14:paraId="1EF45887" w14:textId="37614B13" w:rsidR="009D79FC" w:rsidRDefault="009D79FC">
      <w:pPr>
        <w:pStyle w:val="TOC4"/>
        <w:tabs>
          <w:tab w:val="right" w:leader="dot" w:pos="9016"/>
        </w:tabs>
        <w:rPr>
          <w:rFonts w:eastAsiaTheme="minorEastAsia"/>
          <w:noProof/>
          <w:lang w:eastAsia="en-AU"/>
        </w:rPr>
      </w:pPr>
      <w:hyperlink w:anchor="_Toc205482233" w:history="1">
        <w:r w:rsidRPr="00597E29">
          <w:rPr>
            <w:rStyle w:val="Hyperlink"/>
            <w:noProof/>
          </w:rPr>
          <w:t>Business impact</w:t>
        </w:r>
        <w:r>
          <w:rPr>
            <w:noProof/>
            <w:webHidden/>
          </w:rPr>
          <w:tab/>
        </w:r>
        <w:r>
          <w:rPr>
            <w:noProof/>
            <w:webHidden/>
          </w:rPr>
          <w:fldChar w:fldCharType="begin"/>
        </w:r>
        <w:r>
          <w:rPr>
            <w:noProof/>
            <w:webHidden/>
          </w:rPr>
          <w:instrText xml:space="preserve"> PAGEREF _Toc205482233 \h </w:instrText>
        </w:r>
        <w:r>
          <w:rPr>
            <w:noProof/>
            <w:webHidden/>
          </w:rPr>
        </w:r>
        <w:r>
          <w:rPr>
            <w:noProof/>
            <w:webHidden/>
          </w:rPr>
          <w:fldChar w:fldCharType="separate"/>
        </w:r>
        <w:r>
          <w:rPr>
            <w:noProof/>
            <w:webHidden/>
          </w:rPr>
          <w:t>23</w:t>
        </w:r>
        <w:r>
          <w:rPr>
            <w:noProof/>
            <w:webHidden/>
          </w:rPr>
          <w:fldChar w:fldCharType="end"/>
        </w:r>
      </w:hyperlink>
    </w:p>
    <w:p w14:paraId="1EF4E938" w14:textId="10F65FED" w:rsidR="009D79FC" w:rsidRDefault="009D79FC">
      <w:pPr>
        <w:pStyle w:val="TOC5"/>
        <w:tabs>
          <w:tab w:val="right" w:leader="dot" w:pos="9016"/>
        </w:tabs>
        <w:rPr>
          <w:rFonts w:eastAsiaTheme="minorEastAsia"/>
          <w:noProof/>
          <w:lang w:eastAsia="en-AU"/>
        </w:rPr>
      </w:pPr>
      <w:hyperlink w:anchor="_Toc205482234" w:history="1">
        <w:r w:rsidRPr="00597E29">
          <w:rPr>
            <w:rStyle w:val="Hyperlink"/>
            <w:noProof/>
          </w:rPr>
          <w:t>Tick/check Period 2 commencement flag.</w:t>
        </w:r>
        <w:r>
          <w:rPr>
            <w:noProof/>
            <w:webHidden/>
          </w:rPr>
          <w:tab/>
        </w:r>
        <w:r>
          <w:rPr>
            <w:noProof/>
            <w:webHidden/>
          </w:rPr>
          <w:fldChar w:fldCharType="begin"/>
        </w:r>
        <w:r>
          <w:rPr>
            <w:noProof/>
            <w:webHidden/>
          </w:rPr>
          <w:instrText xml:space="preserve"> PAGEREF _Toc205482234 \h </w:instrText>
        </w:r>
        <w:r>
          <w:rPr>
            <w:noProof/>
            <w:webHidden/>
          </w:rPr>
        </w:r>
        <w:r>
          <w:rPr>
            <w:noProof/>
            <w:webHidden/>
          </w:rPr>
          <w:fldChar w:fldCharType="separate"/>
        </w:r>
        <w:r>
          <w:rPr>
            <w:noProof/>
            <w:webHidden/>
          </w:rPr>
          <w:t>23</w:t>
        </w:r>
        <w:r>
          <w:rPr>
            <w:noProof/>
            <w:webHidden/>
          </w:rPr>
          <w:fldChar w:fldCharType="end"/>
        </w:r>
      </w:hyperlink>
    </w:p>
    <w:p w14:paraId="34A3C955" w14:textId="2368BEA1" w:rsidR="009D79FC" w:rsidRDefault="009D79FC">
      <w:pPr>
        <w:pStyle w:val="TOC5"/>
        <w:tabs>
          <w:tab w:val="right" w:leader="dot" w:pos="9016"/>
        </w:tabs>
        <w:rPr>
          <w:rFonts w:eastAsiaTheme="minorEastAsia"/>
          <w:noProof/>
          <w:lang w:eastAsia="en-AU"/>
        </w:rPr>
      </w:pPr>
      <w:hyperlink w:anchor="_Toc205482235" w:history="1">
        <w:r w:rsidRPr="00597E29">
          <w:rPr>
            <w:rStyle w:val="Hyperlink"/>
            <w:noProof/>
          </w:rPr>
          <w:t>Set retro to P2 (week 40) if P2 commencement flag should remain unchecked/not ticked.</w:t>
        </w:r>
        <w:r>
          <w:rPr>
            <w:noProof/>
            <w:webHidden/>
          </w:rPr>
          <w:tab/>
        </w:r>
        <w:r>
          <w:rPr>
            <w:noProof/>
            <w:webHidden/>
          </w:rPr>
          <w:fldChar w:fldCharType="begin"/>
        </w:r>
        <w:r>
          <w:rPr>
            <w:noProof/>
            <w:webHidden/>
          </w:rPr>
          <w:instrText xml:space="preserve"> PAGEREF _Toc205482235 \h </w:instrText>
        </w:r>
        <w:r>
          <w:rPr>
            <w:noProof/>
            <w:webHidden/>
          </w:rPr>
        </w:r>
        <w:r>
          <w:rPr>
            <w:noProof/>
            <w:webHidden/>
          </w:rPr>
          <w:fldChar w:fldCharType="separate"/>
        </w:r>
        <w:r>
          <w:rPr>
            <w:noProof/>
            <w:webHidden/>
          </w:rPr>
          <w:t>23</w:t>
        </w:r>
        <w:r>
          <w:rPr>
            <w:noProof/>
            <w:webHidden/>
          </w:rPr>
          <w:fldChar w:fldCharType="end"/>
        </w:r>
      </w:hyperlink>
    </w:p>
    <w:p w14:paraId="0A6FA05E" w14:textId="2E78086A" w:rsidR="009D79FC" w:rsidRDefault="009D79FC">
      <w:pPr>
        <w:pStyle w:val="TOC2"/>
        <w:tabs>
          <w:tab w:val="right" w:leader="dot" w:pos="9016"/>
        </w:tabs>
        <w:rPr>
          <w:rFonts w:eastAsiaTheme="minorEastAsia"/>
          <w:noProof/>
          <w:lang w:eastAsia="en-AU"/>
        </w:rPr>
      </w:pPr>
      <w:hyperlink w:anchor="_Toc205482236" w:history="1">
        <w:r w:rsidRPr="00597E29">
          <w:rPr>
            <w:rStyle w:val="Hyperlink"/>
            <w:noProof/>
          </w:rPr>
          <w:t>BR019 Leave impact to EPSS payments.</w:t>
        </w:r>
        <w:r>
          <w:rPr>
            <w:noProof/>
            <w:webHidden/>
          </w:rPr>
          <w:tab/>
        </w:r>
        <w:r>
          <w:rPr>
            <w:noProof/>
            <w:webHidden/>
          </w:rPr>
          <w:fldChar w:fldCharType="begin"/>
        </w:r>
        <w:r>
          <w:rPr>
            <w:noProof/>
            <w:webHidden/>
          </w:rPr>
          <w:instrText xml:space="preserve"> PAGEREF _Toc205482236 \h </w:instrText>
        </w:r>
        <w:r>
          <w:rPr>
            <w:noProof/>
            <w:webHidden/>
          </w:rPr>
        </w:r>
        <w:r>
          <w:rPr>
            <w:noProof/>
            <w:webHidden/>
          </w:rPr>
          <w:fldChar w:fldCharType="separate"/>
        </w:r>
        <w:r>
          <w:rPr>
            <w:noProof/>
            <w:webHidden/>
          </w:rPr>
          <w:t>23</w:t>
        </w:r>
        <w:r>
          <w:rPr>
            <w:noProof/>
            <w:webHidden/>
          </w:rPr>
          <w:fldChar w:fldCharType="end"/>
        </w:r>
      </w:hyperlink>
    </w:p>
    <w:p w14:paraId="7767EB7F" w14:textId="37A6CAAA" w:rsidR="009D79FC" w:rsidRDefault="009D79FC">
      <w:pPr>
        <w:pStyle w:val="TOC3"/>
        <w:tabs>
          <w:tab w:val="right" w:leader="dot" w:pos="9016"/>
        </w:tabs>
        <w:rPr>
          <w:rFonts w:eastAsiaTheme="minorEastAsia"/>
          <w:noProof/>
          <w:lang w:eastAsia="en-AU"/>
        </w:rPr>
      </w:pPr>
      <w:hyperlink w:anchor="_Toc205482237" w:history="1">
        <w:r w:rsidRPr="00597E29">
          <w:rPr>
            <w:rStyle w:val="Hyperlink"/>
            <w:noProof/>
          </w:rPr>
          <w:t>Current setup/issue</w:t>
        </w:r>
        <w:r>
          <w:rPr>
            <w:noProof/>
            <w:webHidden/>
          </w:rPr>
          <w:tab/>
        </w:r>
        <w:r>
          <w:rPr>
            <w:noProof/>
            <w:webHidden/>
          </w:rPr>
          <w:fldChar w:fldCharType="begin"/>
        </w:r>
        <w:r>
          <w:rPr>
            <w:noProof/>
            <w:webHidden/>
          </w:rPr>
          <w:instrText xml:space="preserve"> PAGEREF _Toc205482237 \h </w:instrText>
        </w:r>
        <w:r>
          <w:rPr>
            <w:noProof/>
            <w:webHidden/>
          </w:rPr>
        </w:r>
        <w:r>
          <w:rPr>
            <w:noProof/>
            <w:webHidden/>
          </w:rPr>
          <w:fldChar w:fldCharType="separate"/>
        </w:r>
        <w:r>
          <w:rPr>
            <w:noProof/>
            <w:webHidden/>
          </w:rPr>
          <w:t>23</w:t>
        </w:r>
        <w:r>
          <w:rPr>
            <w:noProof/>
            <w:webHidden/>
          </w:rPr>
          <w:fldChar w:fldCharType="end"/>
        </w:r>
      </w:hyperlink>
    </w:p>
    <w:p w14:paraId="68C24D90" w14:textId="46C1CC8F" w:rsidR="009D79FC" w:rsidRDefault="009D79FC">
      <w:pPr>
        <w:pStyle w:val="TOC3"/>
        <w:tabs>
          <w:tab w:val="right" w:leader="dot" w:pos="9016"/>
        </w:tabs>
        <w:rPr>
          <w:rFonts w:eastAsiaTheme="minorEastAsia"/>
          <w:noProof/>
          <w:lang w:eastAsia="en-AU"/>
        </w:rPr>
      </w:pPr>
      <w:hyperlink w:anchor="_Toc205482238" w:history="1">
        <w:r w:rsidRPr="00597E29">
          <w:rPr>
            <w:rStyle w:val="Hyperlink"/>
            <w:noProof/>
          </w:rPr>
          <w:t>Changes required.</w:t>
        </w:r>
        <w:r>
          <w:rPr>
            <w:noProof/>
            <w:webHidden/>
          </w:rPr>
          <w:tab/>
        </w:r>
        <w:r>
          <w:rPr>
            <w:noProof/>
            <w:webHidden/>
          </w:rPr>
          <w:fldChar w:fldCharType="begin"/>
        </w:r>
        <w:r>
          <w:rPr>
            <w:noProof/>
            <w:webHidden/>
          </w:rPr>
          <w:instrText xml:space="preserve"> PAGEREF _Toc205482238 \h </w:instrText>
        </w:r>
        <w:r>
          <w:rPr>
            <w:noProof/>
            <w:webHidden/>
          </w:rPr>
        </w:r>
        <w:r>
          <w:rPr>
            <w:noProof/>
            <w:webHidden/>
          </w:rPr>
          <w:fldChar w:fldCharType="separate"/>
        </w:r>
        <w:r>
          <w:rPr>
            <w:noProof/>
            <w:webHidden/>
          </w:rPr>
          <w:t>24</w:t>
        </w:r>
        <w:r>
          <w:rPr>
            <w:noProof/>
            <w:webHidden/>
          </w:rPr>
          <w:fldChar w:fldCharType="end"/>
        </w:r>
      </w:hyperlink>
    </w:p>
    <w:p w14:paraId="012672D8" w14:textId="241B0741" w:rsidR="009D79FC" w:rsidRDefault="009D79FC">
      <w:pPr>
        <w:pStyle w:val="TOC4"/>
        <w:tabs>
          <w:tab w:val="right" w:leader="dot" w:pos="9016"/>
        </w:tabs>
        <w:rPr>
          <w:rFonts w:eastAsiaTheme="minorEastAsia"/>
          <w:noProof/>
          <w:lang w:eastAsia="en-AU"/>
        </w:rPr>
      </w:pPr>
      <w:hyperlink w:anchor="_Toc205482239" w:history="1">
        <w:r w:rsidRPr="00597E29">
          <w:rPr>
            <w:rStyle w:val="Hyperlink"/>
            <w:noProof/>
          </w:rPr>
          <w:t>Functional</w:t>
        </w:r>
        <w:r>
          <w:rPr>
            <w:noProof/>
            <w:webHidden/>
          </w:rPr>
          <w:tab/>
        </w:r>
        <w:r>
          <w:rPr>
            <w:noProof/>
            <w:webHidden/>
          </w:rPr>
          <w:fldChar w:fldCharType="begin"/>
        </w:r>
        <w:r>
          <w:rPr>
            <w:noProof/>
            <w:webHidden/>
          </w:rPr>
          <w:instrText xml:space="preserve"> PAGEREF _Toc205482239 \h </w:instrText>
        </w:r>
        <w:r>
          <w:rPr>
            <w:noProof/>
            <w:webHidden/>
          </w:rPr>
        </w:r>
        <w:r>
          <w:rPr>
            <w:noProof/>
            <w:webHidden/>
          </w:rPr>
          <w:fldChar w:fldCharType="separate"/>
        </w:r>
        <w:r>
          <w:rPr>
            <w:noProof/>
            <w:webHidden/>
          </w:rPr>
          <w:t>24</w:t>
        </w:r>
        <w:r>
          <w:rPr>
            <w:noProof/>
            <w:webHidden/>
          </w:rPr>
          <w:fldChar w:fldCharType="end"/>
        </w:r>
      </w:hyperlink>
    </w:p>
    <w:p w14:paraId="3B1080AA" w14:textId="0440C2B8" w:rsidR="009D79FC" w:rsidRDefault="009D79FC">
      <w:pPr>
        <w:pStyle w:val="TOC5"/>
        <w:tabs>
          <w:tab w:val="right" w:leader="dot" w:pos="9016"/>
        </w:tabs>
        <w:rPr>
          <w:rFonts w:eastAsiaTheme="minorEastAsia"/>
          <w:noProof/>
          <w:lang w:eastAsia="en-AU"/>
        </w:rPr>
      </w:pPr>
      <w:hyperlink w:anchor="_Toc205482240" w:history="1">
        <w:r w:rsidRPr="00597E29">
          <w:rPr>
            <w:rStyle w:val="Hyperlink"/>
            <w:noProof/>
          </w:rPr>
          <w:t>New actual earnings WT effective retrospectively.</w:t>
        </w:r>
        <w:r>
          <w:rPr>
            <w:noProof/>
            <w:webHidden/>
          </w:rPr>
          <w:tab/>
        </w:r>
        <w:r>
          <w:rPr>
            <w:noProof/>
            <w:webHidden/>
          </w:rPr>
          <w:fldChar w:fldCharType="begin"/>
        </w:r>
        <w:r>
          <w:rPr>
            <w:noProof/>
            <w:webHidden/>
          </w:rPr>
          <w:instrText xml:space="preserve"> PAGEREF _Toc205482240 \h </w:instrText>
        </w:r>
        <w:r>
          <w:rPr>
            <w:noProof/>
            <w:webHidden/>
          </w:rPr>
        </w:r>
        <w:r>
          <w:rPr>
            <w:noProof/>
            <w:webHidden/>
          </w:rPr>
          <w:fldChar w:fldCharType="separate"/>
        </w:r>
        <w:r>
          <w:rPr>
            <w:noProof/>
            <w:webHidden/>
          </w:rPr>
          <w:t>24</w:t>
        </w:r>
        <w:r>
          <w:rPr>
            <w:noProof/>
            <w:webHidden/>
          </w:rPr>
          <w:fldChar w:fldCharType="end"/>
        </w:r>
      </w:hyperlink>
    </w:p>
    <w:p w14:paraId="0324DC72" w14:textId="6A827A1F" w:rsidR="009D79FC" w:rsidRDefault="009D79FC">
      <w:pPr>
        <w:pStyle w:val="TOC6"/>
        <w:tabs>
          <w:tab w:val="right" w:leader="dot" w:pos="9016"/>
        </w:tabs>
        <w:rPr>
          <w:rFonts w:eastAsiaTheme="minorEastAsia"/>
          <w:noProof/>
          <w:lang w:eastAsia="en-AU"/>
        </w:rPr>
      </w:pPr>
      <w:hyperlink w:anchor="_Toc205482241" w:history="1">
        <w:r w:rsidRPr="00597E29">
          <w:rPr>
            <w:rStyle w:val="Hyperlink"/>
            <w:noProof/>
          </w:rPr>
          <w:t>Notes from previous implementations</w:t>
        </w:r>
        <w:r>
          <w:rPr>
            <w:noProof/>
            <w:webHidden/>
          </w:rPr>
          <w:tab/>
        </w:r>
        <w:r>
          <w:rPr>
            <w:noProof/>
            <w:webHidden/>
          </w:rPr>
          <w:fldChar w:fldCharType="begin"/>
        </w:r>
        <w:r>
          <w:rPr>
            <w:noProof/>
            <w:webHidden/>
          </w:rPr>
          <w:instrText xml:space="preserve"> PAGEREF _Toc205482241 \h </w:instrText>
        </w:r>
        <w:r>
          <w:rPr>
            <w:noProof/>
            <w:webHidden/>
          </w:rPr>
        </w:r>
        <w:r>
          <w:rPr>
            <w:noProof/>
            <w:webHidden/>
          </w:rPr>
          <w:fldChar w:fldCharType="separate"/>
        </w:r>
        <w:r>
          <w:rPr>
            <w:noProof/>
            <w:webHidden/>
          </w:rPr>
          <w:t>26</w:t>
        </w:r>
        <w:r>
          <w:rPr>
            <w:noProof/>
            <w:webHidden/>
          </w:rPr>
          <w:fldChar w:fldCharType="end"/>
        </w:r>
      </w:hyperlink>
    </w:p>
    <w:p w14:paraId="3829A275" w14:textId="02DFF58D" w:rsidR="009D79FC" w:rsidRDefault="009D79FC">
      <w:pPr>
        <w:pStyle w:val="TOC7"/>
        <w:tabs>
          <w:tab w:val="right" w:leader="dot" w:pos="9016"/>
        </w:tabs>
        <w:rPr>
          <w:rFonts w:eastAsiaTheme="minorEastAsia"/>
          <w:noProof/>
          <w:lang w:eastAsia="en-AU"/>
        </w:rPr>
      </w:pPr>
      <w:hyperlink w:anchor="_Toc205482242" w:history="1">
        <w:r w:rsidRPr="00597E29">
          <w:rPr>
            <w:rStyle w:val="Hyperlink"/>
            <w:noProof/>
          </w:rPr>
          <w:t>Full paid leave before P23 2024</w:t>
        </w:r>
        <w:r>
          <w:rPr>
            <w:noProof/>
            <w:webHidden/>
          </w:rPr>
          <w:tab/>
        </w:r>
        <w:r>
          <w:rPr>
            <w:noProof/>
            <w:webHidden/>
          </w:rPr>
          <w:fldChar w:fldCharType="begin"/>
        </w:r>
        <w:r>
          <w:rPr>
            <w:noProof/>
            <w:webHidden/>
          </w:rPr>
          <w:instrText xml:space="preserve"> PAGEREF _Toc205482242 \h </w:instrText>
        </w:r>
        <w:r>
          <w:rPr>
            <w:noProof/>
            <w:webHidden/>
          </w:rPr>
        </w:r>
        <w:r>
          <w:rPr>
            <w:noProof/>
            <w:webHidden/>
          </w:rPr>
          <w:fldChar w:fldCharType="separate"/>
        </w:r>
        <w:r>
          <w:rPr>
            <w:noProof/>
            <w:webHidden/>
          </w:rPr>
          <w:t>26</w:t>
        </w:r>
        <w:r>
          <w:rPr>
            <w:noProof/>
            <w:webHidden/>
          </w:rPr>
          <w:fldChar w:fldCharType="end"/>
        </w:r>
      </w:hyperlink>
    </w:p>
    <w:p w14:paraId="304A4051" w14:textId="6286159E" w:rsidR="009D79FC" w:rsidRDefault="009D79FC">
      <w:pPr>
        <w:pStyle w:val="TOC7"/>
        <w:tabs>
          <w:tab w:val="right" w:leader="dot" w:pos="9016"/>
        </w:tabs>
        <w:rPr>
          <w:rFonts w:eastAsiaTheme="minorEastAsia"/>
          <w:noProof/>
          <w:lang w:eastAsia="en-AU"/>
        </w:rPr>
      </w:pPr>
      <w:hyperlink w:anchor="_Toc205482243" w:history="1">
        <w:r w:rsidRPr="00597E29">
          <w:rPr>
            <w:rStyle w:val="Hyperlink"/>
            <w:noProof/>
          </w:rPr>
          <w:t>Full paid leave From P23 2024</w:t>
        </w:r>
        <w:r>
          <w:rPr>
            <w:noProof/>
            <w:webHidden/>
          </w:rPr>
          <w:tab/>
        </w:r>
        <w:r>
          <w:rPr>
            <w:noProof/>
            <w:webHidden/>
          </w:rPr>
          <w:fldChar w:fldCharType="begin"/>
        </w:r>
        <w:r>
          <w:rPr>
            <w:noProof/>
            <w:webHidden/>
          </w:rPr>
          <w:instrText xml:space="preserve"> PAGEREF _Toc205482243 \h </w:instrText>
        </w:r>
        <w:r>
          <w:rPr>
            <w:noProof/>
            <w:webHidden/>
          </w:rPr>
        </w:r>
        <w:r>
          <w:rPr>
            <w:noProof/>
            <w:webHidden/>
          </w:rPr>
          <w:fldChar w:fldCharType="separate"/>
        </w:r>
        <w:r>
          <w:rPr>
            <w:noProof/>
            <w:webHidden/>
          </w:rPr>
          <w:t>26</w:t>
        </w:r>
        <w:r>
          <w:rPr>
            <w:noProof/>
            <w:webHidden/>
          </w:rPr>
          <w:fldChar w:fldCharType="end"/>
        </w:r>
      </w:hyperlink>
    </w:p>
    <w:p w14:paraId="2B923DCA" w14:textId="057819FA" w:rsidR="009D79FC" w:rsidRDefault="009D79FC">
      <w:pPr>
        <w:pStyle w:val="TOC7"/>
        <w:tabs>
          <w:tab w:val="right" w:leader="dot" w:pos="9016"/>
        </w:tabs>
        <w:rPr>
          <w:rFonts w:eastAsiaTheme="minorEastAsia"/>
          <w:noProof/>
          <w:lang w:eastAsia="en-AU"/>
        </w:rPr>
      </w:pPr>
      <w:hyperlink w:anchor="_Toc205482244" w:history="1">
        <w:r w:rsidRPr="00597E29">
          <w:rPr>
            <w:rStyle w:val="Hyperlink"/>
            <w:noProof/>
          </w:rPr>
          <w:t>Half paid leave Before P23 2024:</w:t>
        </w:r>
        <w:r>
          <w:rPr>
            <w:noProof/>
            <w:webHidden/>
          </w:rPr>
          <w:tab/>
        </w:r>
        <w:r>
          <w:rPr>
            <w:noProof/>
            <w:webHidden/>
          </w:rPr>
          <w:fldChar w:fldCharType="begin"/>
        </w:r>
        <w:r>
          <w:rPr>
            <w:noProof/>
            <w:webHidden/>
          </w:rPr>
          <w:instrText xml:space="preserve"> PAGEREF _Toc205482244 \h </w:instrText>
        </w:r>
        <w:r>
          <w:rPr>
            <w:noProof/>
            <w:webHidden/>
          </w:rPr>
        </w:r>
        <w:r>
          <w:rPr>
            <w:noProof/>
            <w:webHidden/>
          </w:rPr>
          <w:fldChar w:fldCharType="separate"/>
        </w:r>
        <w:r>
          <w:rPr>
            <w:noProof/>
            <w:webHidden/>
          </w:rPr>
          <w:t>26</w:t>
        </w:r>
        <w:r>
          <w:rPr>
            <w:noProof/>
            <w:webHidden/>
          </w:rPr>
          <w:fldChar w:fldCharType="end"/>
        </w:r>
      </w:hyperlink>
    </w:p>
    <w:p w14:paraId="24594A79" w14:textId="3047DB85" w:rsidR="009D79FC" w:rsidRDefault="009D79FC">
      <w:pPr>
        <w:pStyle w:val="TOC7"/>
        <w:tabs>
          <w:tab w:val="right" w:leader="dot" w:pos="9016"/>
        </w:tabs>
        <w:rPr>
          <w:rFonts w:eastAsiaTheme="minorEastAsia"/>
          <w:noProof/>
          <w:lang w:eastAsia="en-AU"/>
        </w:rPr>
      </w:pPr>
      <w:hyperlink w:anchor="_Toc205482245" w:history="1">
        <w:r w:rsidRPr="00597E29">
          <w:rPr>
            <w:rStyle w:val="Hyperlink"/>
            <w:noProof/>
          </w:rPr>
          <w:t>Half paid leave From P23 2024:</w:t>
        </w:r>
        <w:r>
          <w:rPr>
            <w:noProof/>
            <w:webHidden/>
          </w:rPr>
          <w:tab/>
        </w:r>
        <w:r>
          <w:rPr>
            <w:noProof/>
            <w:webHidden/>
          </w:rPr>
          <w:fldChar w:fldCharType="begin"/>
        </w:r>
        <w:r>
          <w:rPr>
            <w:noProof/>
            <w:webHidden/>
          </w:rPr>
          <w:instrText xml:space="preserve"> PAGEREF _Toc205482245 \h </w:instrText>
        </w:r>
        <w:r>
          <w:rPr>
            <w:noProof/>
            <w:webHidden/>
          </w:rPr>
        </w:r>
        <w:r>
          <w:rPr>
            <w:noProof/>
            <w:webHidden/>
          </w:rPr>
          <w:fldChar w:fldCharType="separate"/>
        </w:r>
        <w:r>
          <w:rPr>
            <w:noProof/>
            <w:webHidden/>
          </w:rPr>
          <w:t>26</w:t>
        </w:r>
        <w:r>
          <w:rPr>
            <w:noProof/>
            <w:webHidden/>
          </w:rPr>
          <w:fldChar w:fldCharType="end"/>
        </w:r>
      </w:hyperlink>
    </w:p>
    <w:p w14:paraId="108AC081" w14:textId="23801E13" w:rsidR="009D79FC" w:rsidRDefault="009D79FC">
      <w:pPr>
        <w:pStyle w:val="TOC7"/>
        <w:tabs>
          <w:tab w:val="right" w:leader="dot" w:pos="9016"/>
        </w:tabs>
        <w:rPr>
          <w:rFonts w:eastAsiaTheme="minorEastAsia"/>
          <w:noProof/>
          <w:lang w:eastAsia="en-AU"/>
        </w:rPr>
      </w:pPr>
      <w:hyperlink w:anchor="_Toc205482246" w:history="1">
        <w:r w:rsidRPr="00597E29">
          <w:rPr>
            <w:rStyle w:val="Hyperlink"/>
            <w:noProof/>
          </w:rPr>
          <w:t>Extended double Before P23 2024:</w:t>
        </w:r>
        <w:r>
          <w:rPr>
            <w:noProof/>
            <w:webHidden/>
          </w:rPr>
          <w:tab/>
        </w:r>
        <w:r>
          <w:rPr>
            <w:noProof/>
            <w:webHidden/>
          </w:rPr>
          <w:fldChar w:fldCharType="begin"/>
        </w:r>
        <w:r>
          <w:rPr>
            <w:noProof/>
            <w:webHidden/>
          </w:rPr>
          <w:instrText xml:space="preserve"> PAGEREF _Toc205482246 \h </w:instrText>
        </w:r>
        <w:r>
          <w:rPr>
            <w:noProof/>
            <w:webHidden/>
          </w:rPr>
        </w:r>
        <w:r>
          <w:rPr>
            <w:noProof/>
            <w:webHidden/>
          </w:rPr>
          <w:fldChar w:fldCharType="separate"/>
        </w:r>
        <w:r>
          <w:rPr>
            <w:noProof/>
            <w:webHidden/>
          </w:rPr>
          <w:t>27</w:t>
        </w:r>
        <w:r>
          <w:rPr>
            <w:noProof/>
            <w:webHidden/>
          </w:rPr>
          <w:fldChar w:fldCharType="end"/>
        </w:r>
      </w:hyperlink>
    </w:p>
    <w:p w14:paraId="3607BF59" w14:textId="0A1A70FC" w:rsidR="009D79FC" w:rsidRDefault="009D79FC">
      <w:pPr>
        <w:pStyle w:val="TOC7"/>
        <w:tabs>
          <w:tab w:val="right" w:leader="dot" w:pos="9016"/>
        </w:tabs>
        <w:rPr>
          <w:rFonts w:eastAsiaTheme="minorEastAsia"/>
          <w:noProof/>
          <w:lang w:eastAsia="en-AU"/>
        </w:rPr>
      </w:pPr>
      <w:hyperlink w:anchor="_Toc205482247" w:history="1">
        <w:r w:rsidRPr="00597E29">
          <w:rPr>
            <w:rStyle w:val="Hyperlink"/>
            <w:noProof/>
          </w:rPr>
          <w:t>Extended double From P23 2024 onwards:</w:t>
        </w:r>
        <w:r>
          <w:rPr>
            <w:noProof/>
            <w:webHidden/>
          </w:rPr>
          <w:tab/>
        </w:r>
        <w:r>
          <w:rPr>
            <w:noProof/>
            <w:webHidden/>
          </w:rPr>
          <w:fldChar w:fldCharType="begin"/>
        </w:r>
        <w:r>
          <w:rPr>
            <w:noProof/>
            <w:webHidden/>
          </w:rPr>
          <w:instrText xml:space="preserve"> PAGEREF _Toc205482247 \h </w:instrText>
        </w:r>
        <w:r>
          <w:rPr>
            <w:noProof/>
            <w:webHidden/>
          </w:rPr>
        </w:r>
        <w:r>
          <w:rPr>
            <w:noProof/>
            <w:webHidden/>
          </w:rPr>
          <w:fldChar w:fldCharType="separate"/>
        </w:r>
        <w:r>
          <w:rPr>
            <w:noProof/>
            <w:webHidden/>
          </w:rPr>
          <w:t>27</w:t>
        </w:r>
        <w:r>
          <w:rPr>
            <w:noProof/>
            <w:webHidden/>
          </w:rPr>
          <w:fldChar w:fldCharType="end"/>
        </w:r>
      </w:hyperlink>
    </w:p>
    <w:p w14:paraId="624492CB" w14:textId="581B4E3C" w:rsidR="009D79FC" w:rsidRDefault="009D79FC">
      <w:pPr>
        <w:pStyle w:val="TOC5"/>
        <w:tabs>
          <w:tab w:val="right" w:leader="dot" w:pos="9016"/>
        </w:tabs>
        <w:rPr>
          <w:rFonts w:eastAsiaTheme="minorEastAsia"/>
          <w:noProof/>
          <w:lang w:eastAsia="en-AU"/>
        </w:rPr>
      </w:pPr>
      <w:hyperlink w:anchor="_Toc205482248" w:history="1">
        <w:r w:rsidRPr="00597E29">
          <w:rPr>
            <w:rStyle w:val="Hyperlink"/>
            <w:noProof/>
          </w:rPr>
          <w:t>EPSS rules using WT 9WCA</w:t>
        </w:r>
        <w:r>
          <w:rPr>
            <w:noProof/>
            <w:webHidden/>
          </w:rPr>
          <w:tab/>
        </w:r>
        <w:r>
          <w:rPr>
            <w:noProof/>
            <w:webHidden/>
          </w:rPr>
          <w:fldChar w:fldCharType="begin"/>
        </w:r>
        <w:r>
          <w:rPr>
            <w:noProof/>
            <w:webHidden/>
          </w:rPr>
          <w:instrText xml:space="preserve"> PAGEREF _Toc205482248 \h </w:instrText>
        </w:r>
        <w:r>
          <w:rPr>
            <w:noProof/>
            <w:webHidden/>
          </w:rPr>
        </w:r>
        <w:r>
          <w:rPr>
            <w:noProof/>
            <w:webHidden/>
          </w:rPr>
          <w:fldChar w:fldCharType="separate"/>
        </w:r>
        <w:r>
          <w:rPr>
            <w:noProof/>
            <w:webHidden/>
          </w:rPr>
          <w:t>27</w:t>
        </w:r>
        <w:r>
          <w:rPr>
            <w:noProof/>
            <w:webHidden/>
          </w:rPr>
          <w:fldChar w:fldCharType="end"/>
        </w:r>
      </w:hyperlink>
    </w:p>
    <w:p w14:paraId="7BC0714D" w14:textId="5892612E" w:rsidR="009D79FC" w:rsidRDefault="009D79FC">
      <w:pPr>
        <w:pStyle w:val="TOC5"/>
        <w:tabs>
          <w:tab w:val="right" w:leader="dot" w:pos="9016"/>
        </w:tabs>
        <w:rPr>
          <w:rFonts w:eastAsiaTheme="minorEastAsia"/>
          <w:noProof/>
          <w:lang w:eastAsia="en-AU"/>
        </w:rPr>
      </w:pPr>
      <w:hyperlink w:anchor="_Toc205482249" w:history="1">
        <w:r w:rsidRPr="00597E29">
          <w:rPr>
            <w:rStyle w:val="Hyperlink"/>
            <w:noProof/>
          </w:rPr>
          <w:t>Use of WT 3670</w:t>
        </w:r>
        <w:r>
          <w:rPr>
            <w:noProof/>
            <w:webHidden/>
          </w:rPr>
          <w:tab/>
        </w:r>
        <w:r>
          <w:rPr>
            <w:noProof/>
            <w:webHidden/>
          </w:rPr>
          <w:fldChar w:fldCharType="begin"/>
        </w:r>
        <w:r>
          <w:rPr>
            <w:noProof/>
            <w:webHidden/>
          </w:rPr>
          <w:instrText xml:space="preserve"> PAGEREF _Toc205482249 \h </w:instrText>
        </w:r>
        <w:r>
          <w:rPr>
            <w:noProof/>
            <w:webHidden/>
          </w:rPr>
        </w:r>
        <w:r>
          <w:rPr>
            <w:noProof/>
            <w:webHidden/>
          </w:rPr>
          <w:fldChar w:fldCharType="separate"/>
        </w:r>
        <w:r>
          <w:rPr>
            <w:noProof/>
            <w:webHidden/>
          </w:rPr>
          <w:t>27</w:t>
        </w:r>
        <w:r>
          <w:rPr>
            <w:noProof/>
            <w:webHidden/>
          </w:rPr>
          <w:fldChar w:fldCharType="end"/>
        </w:r>
      </w:hyperlink>
    </w:p>
    <w:p w14:paraId="20C784F8" w14:textId="11C93B54" w:rsidR="009D79FC" w:rsidRDefault="009D79FC">
      <w:pPr>
        <w:pStyle w:val="TOC4"/>
        <w:tabs>
          <w:tab w:val="right" w:leader="dot" w:pos="9016"/>
        </w:tabs>
        <w:rPr>
          <w:rFonts w:eastAsiaTheme="minorEastAsia"/>
          <w:noProof/>
          <w:lang w:eastAsia="en-AU"/>
        </w:rPr>
      </w:pPr>
      <w:hyperlink w:anchor="_Toc205482250" w:history="1">
        <w:r w:rsidRPr="00597E29">
          <w:rPr>
            <w:rStyle w:val="Hyperlink"/>
            <w:noProof/>
          </w:rPr>
          <w:t>Technical</w:t>
        </w:r>
        <w:r>
          <w:rPr>
            <w:noProof/>
            <w:webHidden/>
          </w:rPr>
          <w:tab/>
        </w:r>
        <w:r>
          <w:rPr>
            <w:noProof/>
            <w:webHidden/>
          </w:rPr>
          <w:fldChar w:fldCharType="begin"/>
        </w:r>
        <w:r>
          <w:rPr>
            <w:noProof/>
            <w:webHidden/>
          </w:rPr>
          <w:instrText xml:space="preserve"> PAGEREF _Toc205482250 \h </w:instrText>
        </w:r>
        <w:r>
          <w:rPr>
            <w:noProof/>
            <w:webHidden/>
          </w:rPr>
        </w:r>
        <w:r>
          <w:rPr>
            <w:noProof/>
            <w:webHidden/>
          </w:rPr>
          <w:fldChar w:fldCharType="separate"/>
        </w:r>
        <w:r>
          <w:rPr>
            <w:noProof/>
            <w:webHidden/>
          </w:rPr>
          <w:t>27</w:t>
        </w:r>
        <w:r>
          <w:rPr>
            <w:noProof/>
            <w:webHidden/>
          </w:rPr>
          <w:fldChar w:fldCharType="end"/>
        </w:r>
      </w:hyperlink>
    </w:p>
    <w:p w14:paraId="2144EA73" w14:textId="32AB046D" w:rsidR="009D79FC" w:rsidRDefault="009D79FC">
      <w:pPr>
        <w:pStyle w:val="TOC5"/>
        <w:tabs>
          <w:tab w:val="right" w:leader="dot" w:pos="9016"/>
        </w:tabs>
        <w:rPr>
          <w:rFonts w:eastAsiaTheme="minorEastAsia"/>
          <w:noProof/>
          <w:lang w:eastAsia="en-AU"/>
        </w:rPr>
      </w:pPr>
      <w:hyperlink w:anchor="_Toc205482251" w:history="1">
        <w:r w:rsidRPr="00597E29">
          <w:rPr>
            <w:rStyle w:val="Hyperlink"/>
            <w:noProof/>
          </w:rPr>
          <w:t>OLIMS</w:t>
        </w:r>
        <w:r>
          <w:rPr>
            <w:noProof/>
            <w:webHidden/>
          </w:rPr>
          <w:tab/>
        </w:r>
        <w:r>
          <w:rPr>
            <w:noProof/>
            <w:webHidden/>
          </w:rPr>
          <w:fldChar w:fldCharType="begin"/>
        </w:r>
        <w:r>
          <w:rPr>
            <w:noProof/>
            <w:webHidden/>
          </w:rPr>
          <w:instrText xml:space="preserve"> PAGEREF _Toc205482251 \h </w:instrText>
        </w:r>
        <w:r>
          <w:rPr>
            <w:noProof/>
            <w:webHidden/>
          </w:rPr>
        </w:r>
        <w:r>
          <w:rPr>
            <w:noProof/>
            <w:webHidden/>
          </w:rPr>
          <w:fldChar w:fldCharType="separate"/>
        </w:r>
        <w:r>
          <w:rPr>
            <w:noProof/>
            <w:webHidden/>
          </w:rPr>
          <w:t>27</w:t>
        </w:r>
        <w:r>
          <w:rPr>
            <w:noProof/>
            <w:webHidden/>
          </w:rPr>
          <w:fldChar w:fldCharType="end"/>
        </w:r>
      </w:hyperlink>
    </w:p>
    <w:p w14:paraId="6BE2F4C6" w14:textId="3EDB64D1" w:rsidR="009D79FC" w:rsidRDefault="009D79FC">
      <w:pPr>
        <w:pStyle w:val="TOC5"/>
        <w:tabs>
          <w:tab w:val="right" w:leader="dot" w:pos="9016"/>
        </w:tabs>
        <w:rPr>
          <w:rFonts w:eastAsiaTheme="minorEastAsia"/>
          <w:noProof/>
          <w:lang w:eastAsia="en-AU"/>
        </w:rPr>
      </w:pPr>
      <w:hyperlink w:anchor="_Toc205482252" w:history="1">
        <w:r w:rsidRPr="00597E29">
          <w:rPr>
            <w:rStyle w:val="Hyperlink"/>
            <w:noProof/>
          </w:rPr>
          <w:t>SAP</w:t>
        </w:r>
        <w:r>
          <w:rPr>
            <w:noProof/>
            <w:webHidden/>
          </w:rPr>
          <w:tab/>
        </w:r>
        <w:r>
          <w:rPr>
            <w:noProof/>
            <w:webHidden/>
          </w:rPr>
          <w:fldChar w:fldCharType="begin"/>
        </w:r>
        <w:r>
          <w:rPr>
            <w:noProof/>
            <w:webHidden/>
          </w:rPr>
          <w:instrText xml:space="preserve"> PAGEREF _Toc205482252 \h </w:instrText>
        </w:r>
        <w:r>
          <w:rPr>
            <w:noProof/>
            <w:webHidden/>
          </w:rPr>
        </w:r>
        <w:r>
          <w:rPr>
            <w:noProof/>
            <w:webHidden/>
          </w:rPr>
          <w:fldChar w:fldCharType="separate"/>
        </w:r>
        <w:r>
          <w:rPr>
            <w:noProof/>
            <w:webHidden/>
          </w:rPr>
          <w:t>27</w:t>
        </w:r>
        <w:r>
          <w:rPr>
            <w:noProof/>
            <w:webHidden/>
          </w:rPr>
          <w:fldChar w:fldCharType="end"/>
        </w:r>
      </w:hyperlink>
    </w:p>
    <w:p w14:paraId="7CD53634" w14:textId="339FF5CE" w:rsidR="009D79FC" w:rsidRDefault="009D79FC">
      <w:pPr>
        <w:pStyle w:val="TOC4"/>
        <w:tabs>
          <w:tab w:val="right" w:leader="dot" w:pos="9016"/>
        </w:tabs>
        <w:rPr>
          <w:rFonts w:eastAsiaTheme="minorEastAsia"/>
          <w:noProof/>
          <w:lang w:eastAsia="en-AU"/>
        </w:rPr>
      </w:pPr>
      <w:hyperlink w:anchor="_Toc205482253" w:history="1">
        <w:r w:rsidRPr="00597E29">
          <w:rPr>
            <w:rStyle w:val="Hyperlink"/>
            <w:noProof/>
          </w:rPr>
          <w:t>Cutover impact</w:t>
        </w:r>
        <w:r>
          <w:rPr>
            <w:noProof/>
            <w:webHidden/>
          </w:rPr>
          <w:tab/>
        </w:r>
        <w:r>
          <w:rPr>
            <w:noProof/>
            <w:webHidden/>
          </w:rPr>
          <w:fldChar w:fldCharType="begin"/>
        </w:r>
        <w:r>
          <w:rPr>
            <w:noProof/>
            <w:webHidden/>
          </w:rPr>
          <w:instrText xml:space="preserve"> PAGEREF _Toc205482253 \h </w:instrText>
        </w:r>
        <w:r>
          <w:rPr>
            <w:noProof/>
            <w:webHidden/>
          </w:rPr>
        </w:r>
        <w:r>
          <w:rPr>
            <w:noProof/>
            <w:webHidden/>
          </w:rPr>
          <w:fldChar w:fldCharType="separate"/>
        </w:r>
        <w:r>
          <w:rPr>
            <w:noProof/>
            <w:webHidden/>
          </w:rPr>
          <w:t>28</w:t>
        </w:r>
        <w:r>
          <w:rPr>
            <w:noProof/>
            <w:webHidden/>
          </w:rPr>
          <w:fldChar w:fldCharType="end"/>
        </w:r>
      </w:hyperlink>
    </w:p>
    <w:p w14:paraId="1A8D66D9" w14:textId="5A0C523B" w:rsidR="009D79FC" w:rsidRDefault="009D79FC">
      <w:pPr>
        <w:pStyle w:val="TOC5"/>
        <w:tabs>
          <w:tab w:val="right" w:leader="dot" w:pos="9016"/>
        </w:tabs>
        <w:rPr>
          <w:rFonts w:eastAsiaTheme="minorEastAsia"/>
          <w:noProof/>
          <w:lang w:eastAsia="en-AU"/>
        </w:rPr>
      </w:pPr>
      <w:hyperlink w:anchor="_Toc205482254" w:history="1">
        <w:r w:rsidRPr="00597E29">
          <w:rPr>
            <w:rStyle w:val="Hyperlink"/>
            <w:noProof/>
          </w:rPr>
          <w:t>Business Cutover impact</w:t>
        </w:r>
        <w:r>
          <w:rPr>
            <w:noProof/>
            <w:webHidden/>
          </w:rPr>
          <w:tab/>
        </w:r>
        <w:r>
          <w:rPr>
            <w:noProof/>
            <w:webHidden/>
          </w:rPr>
          <w:fldChar w:fldCharType="begin"/>
        </w:r>
        <w:r>
          <w:rPr>
            <w:noProof/>
            <w:webHidden/>
          </w:rPr>
          <w:instrText xml:space="preserve"> PAGEREF _Toc205482254 \h </w:instrText>
        </w:r>
        <w:r>
          <w:rPr>
            <w:noProof/>
            <w:webHidden/>
          </w:rPr>
        </w:r>
        <w:r>
          <w:rPr>
            <w:noProof/>
            <w:webHidden/>
          </w:rPr>
          <w:fldChar w:fldCharType="separate"/>
        </w:r>
        <w:r>
          <w:rPr>
            <w:noProof/>
            <w:webHidden/>
          </w:rPr>
          <w:t>28</w:t>
        </w:r>
        <w:r>
          <w:rPr>
            <w:noProof/>
            <w:webHidden/>
          </w:rPr>
          <w:fldChar w:fldCharType="end"/>
        </w:r>
      </w:hyperlink>
    </w:p>
    <w:p w14:paraId="3DAF5359" w14:textId="3500C974" w:rsidR="009D79FC" w:rsidRDefault="009D79FC">
      <w:pPr>
        <w:pStyle w:val="TOC2"/>
        <w:tabs>
          <w:tab w:val="right" w:leader="dot" w:pos="9016"/>
        </w:tabs>
        <w:rPr>
          <w:rFonts w:eastAsiaTheme="minorEastAsia"/>
          <w:noProof/>
          <w:lang w:eastAsia="en-AU"/>
        </w:rPr>
      </w:pPr>
      <w:hyperlink w:anchor="_Toc205482255" w:history="1">
        <w:r w:rsidRPr="00597E29">
          <w:rPr>
            <w:rStyle w:val="Hyperlink"/>
            <w:noProof/>
          </w:rPr>
          <w:t>Period 1 salary – basic pay used</w:t>
        </w:r>
        <w:r>
          <w:rPr>
            <w:noProof/>
            <w:webHidden/>
          </w:rPr>
          <w:tab/>
        </w:r>
        <w:r>
          <w:rPr>
            <w:noProof/>
            <w:webHidden/>
          </w:rPr>
          <w:fldChar w:fldCharType="begin"/>
        </w:r>
        <w:r>
          <w:rPr>
            <w:noProof/>
            <w:webHidden/>
          </w:rPr>
          <w:instrText xml:space="preserve"> PAGEREF _Toc205482255 \h </w:instrText>
        </w:r>
        <w:r>
          <w:rPr>
            <w:noProof/>
            <w:webHidden/>
          </w:rPr>
        </w:r>
        <w:r>
          <w:rPr>
            <w:noProof/>
            <w:webHidden/>
          </w:rPr>
          <w:fldChar w:fldCharType="separate"/>
        </w:r>
        <w:r>
          <w:rPr>
            <w:noProof/>
            <w:webHidden/>
          </w:rPr>
          <w:t>28</w:t>
        </w:r>
        <w:r>
          <w:rPr>
            <w:noProof/>
            <w:webHidden/>
          </w:rPr>
          <w:fldChar w:fldCharType="end"/>
        </w:r>
      </w:hyperlink>
    </w:p>
    <w:p w14:paraId="0A1D3FDF" w14:textId="018C0B16" w:rsidR="009D79FC" w:rsidRDefault="009D79FC">
      <w:pPr>
        <w:pStyle w:val="TOC3"/>
        <w:tabs>
          <w:tab w:val="right" w:leader="dot" w:pos="9016"/>
        </w:tabs>
        <w:rPr>
          <w:rFonts w:eastAsiaTheme="minorEastAsia"/>
          <w:noProof/>
          <w:lang w:eastAsia="en-AU"/>
        </w:rPr>
      </w:pPr>
      <w:hyperlink w:anchor="_Toc205482256" w:history="1">
        <w:r w:rsidRPr="00597E29">
          <w:rPr>
            <w:rStyle w:val="Hyperlink"/>
            <w:noProof/>
          </w:rPr>
          <w:t>Current setup/issue</w:t>
        </w:r>
        <w:r>
          <w:rPr>
            <w:noProof/>
            <w:webHidden/>
          </w:rPr>
          <w:tab/>
        </w:r>
        <w:r>
          <w:rPr>
            <w:noProof/>
            <w:webHidden/>
          </w:rPr>
          <w:fldChar w:fldCharType="begin"/>
        </w:r>
        <w:r>
          <w:rPr>
            <w:noProof/>
            <w:webHidden/>
          </w:rPr>
          <w:instrText xml:space="preserve"> PAGEREF _Toc205482256 \h </w:instrText>
        </w:r>
        <w:r>
          <w:rPr>
            <w:noProof/>
            <w:webHidden/>
          </w:rPr>
        </w:r>
        <w:r>
          <w:rPr>
            <w:noProof/>
            <w:webHidden/>
          </w:rPr>
          <w:fldChar w:fldCharType="separate"/>
        </w:r>
        <w:r>
          <w:rPr>
            <w:noProof/>
            <w:webHidden/>
          </w:rPr>
          <w:t>28</w:t>
        </w:r>
        <w:r>
          <w:rPr>
            <w:noProof/>
            <w:webHidden/>
          </w:rPr>
          <w:fldChar w:fldCharType="end"/>
        </w:r>
      </w:hyperlink>
    </w:p>
    <w:p w14:paraId="1F280CE1" w14:textId="5697C152" w:rsidR="009D79FC" w:rsidRDefault="009D79FC">
      <w:pPr>
        <w:pStyle w:val="TOC3"/>
        <w:tabs>
          <w:tab w:val="right" w:leader="dot" w:pos="9016"/>
        </w:tabs>
        <w:rPr>
          <w:rFonts w:eastAsiaTheme="minorEastAsia"/>
          <w:noProof/>
          <w:lang w:eastAsia="en-AU"/>
        </w:rPr>
      </w:pPr>
      <w:hyperlink w:anchor="_Toc205482257" w:history="1">
        <w:r w:rsidRPr="00597E29">
          <w:rPr>
            <w:rStyle w:val="Hyperlink"/>
            <w:noProof/>
          </w:rPr>
          <w:t>Changes required.</w:t>
        </w:r>
        <w:r>
          <w:rPr>
            <w:noProof/>
            <w:webHidden/>
          </w:rPr>
          <w:tab/>
        </w:r>
        <w:r>
          <w:rPr>
            <w:noProof/>
            <w:webHidden/>
          </w:rPr>
          <w:fldChar w:fldCharType="begin"/>
        </w:r>
        <w:r>
          <w:rPr>
            <w:noProof/>
            <w:webHidden/>
          </w:rPr>
          <w:instrText xml:space="preserve"> PAGEREF _Toc205482257 \h </w:instrText>
        </w:r>
        <w:r>
          <w:rPr>
            <w:noProof/>
            <w:webHidden/>
          </w:rPr>
        </w:r>
        <w:r>
          <w:rPr>
            <w:noProof/>
            <w:webHidden/>
          </w:rPr>
          <w:fldChar w:fldCharType="separate"/>
        </w:r>
        <w:r>
          <w:rPr>
            <w:noProof/>
            <w:webHidden/>
          </w:rPr>
          <w:t>28</w:t>
        </w:r>
        <w:r>
          <w:rPr>
            <w:noProof/>
            <w:webHidden/>
          </w:rPr>
          <w:fldChar w:fldCharType="end"/>
        </w:r>
      </w:hyperlink>
    </w:p>
    <w:p w14:paraId="5E82D66C" w14:textId="63ACC7A6" w:rsidR="009D79FC" w:rsidRDefault="009D79FC">
      <w:pPr>
        <w:pStyle w:val="TOC4"/>
        <w:tabs>
          <w:tab w:val="right" w:leader="dot" w:pos="9016"/>
        </w:tabs>
        <w:rPr>
          <w:rFonts w:eastAsiaTheme="minorEastAsia"/>
          <w:noProof/>
          <w:lang w:eastAsia="en-AU"/>
        </w:rPr>
      </w:pPr>
      <w:hyperlink w:anchor="_Toc205482258" w:history="1">
        <w:r w:rsidRPr="00597E29">
          <w:rPr>
            <w:rStyle w:val="Hyperlink"/>
            <w:noProof/>
          </w:rPr>
          <w:t>Functional</w:t>
        </w:r>
        <w:r>
          <w:rPr>
            <w:noProof/>
            <w:webHidden/>
          </w:rPr>
          <w:tab/>
        </w:r>
        <w:r>
          <w:rPr>
            <w:noProof/>
            <w:webHidden/>
          </w:rPr>
          <w:fldChar w:fldCharType="begin"/>
        </w:r>
        <w:r>
          <w:rPr>
            <w:noProof/>
            <w:webHidden/>
          </w:rPr>
          <w:instrText xml:space="preserve"> PAGEREF _Toc205482258 \h </w:instrText>
        </w:r>
        <w:r>
          <w:rPr>
            <w:noProof/>
            <w:webHidden/>
          </w:rPr>
        </w:r>
        <w:r>
          <w:rPr>
            <w:noProof/>
            <w:webHidden/>
          </w:rPr>
          <w:fldChar w:fldCharType="separate"/>
        </w:r>
        <w:r>
          <w:rPr>
            <w:noProof/>
            <w:webHidden/>
          </w:rPr>
          <w:t>28</w:t>
        </w:r>
        <w:r>
          <w:rPr>
            <w:noProof/>
            <w:webHidden/>
          </w:rPr>
          <w:fldChar w:fldCharType="end"/>
        </w:r>
      </w:hyperlink>
    </w:p>
    <w:p w14:paraId="5C68E066" w14:textId="138C1FD7" w:rsidR="009D79FC" w:rsidRDefault="009D79FC">
      <w:pPr>
        <w:pStyle w:val="TOC4"/>
        <w:tabs>
          <w:tab w:val="right" w:leader="dot" w:pos="9016"/>
        </w:tabs>
        <w:rPr>
          <w:rFonts w:eastAsiaTheme="minorEastAsia"/>
          <w:noProof/>
          <w:lang w:eastAsia="en-AU"/>
        </w:rPr>
      </w:pPr>
      <w:hyperlink w:anchor="_Toc205482259" w:history="1">
        <w:r w:rsidRPr="00597E29">
          <w:rPr>
            <w:rStyle w:val="Hyperlink"/>
            <w:noProof/>
          </w:rPr>
          <w:t>Technical</w:t>
        </w:r>
        <w:r>
          <w:rPr>
            <w:noProof/>
            <w:webHidden/>
          </w:rPr>
          <w:tab/>
        </w:r>
        <w:r>
          <w:rPr>
            <w:noProof/>
            <w:webHidden/>
          </w:rPr>
          <w:fldChar w:fldCharType="begin"/>
        </w:r>
        <w:r>
          <w:rPr>
            <w:noProof/>
            <w:webHidden/>
          </w:rPr>
          <w:instrText xml:space="preserve"> PAGEREF _Toc205482259 \h </w:instrText>
        </w:r>
        <w:r>
          <w:rPr>
            <w:noProof/>
            <w:webHidden/>
          </w:rPr>
        </w:r>
        <w:r>
          <w:rPr>
            <w:noProof/>
            <w:webHidden/>
          </w:rPr>
          <w:fldChar w:fldCharType="separate"/>
        </w:r>
        <w:r>
          <w:rPr>
            <w:noProof/>
            <w:webHidden/>
          </w:rPr>
          <w:t>28</w:t>
        </w:r>
        <w:r>
          <w:rPr>
            <w:noProof/>
            <w:webHidden/>
          </w:rPr>
          <w:fldChar w:fldCharType="end"/>
        </w:r>
      </w:hyperlink>
    </w:p>
    <w:p w14:paraId="3E7589DD" w14:textId="384AB23D" w:rsidR="009D79FC" w:rsidRDefault="009D79FC">
      <w:pPr>
        <w:pStyle w:val="TOC5"/>
        <w:tabs>
          <w:tab w:val="right" w:leader="dot" w:pos="9016"/>
        </w:tabs>
        <w:rPr>
          <w:rFonts w:eastAsiaTheme="minorEastAsia"/>
          <w:noProof/>
          <w:lang w:eastAsia="en-AU"/>
        </w:rPr>
      </w:pPr>
      <w:hyperlink w:anchor="_Toc205482260" w:history="1">
        <w:r w:rsidRPr="00597E29">
          <w:rPr>
            <w:rStyle w:val="Hyperlink"/>
            <w:noProof/>
          </w:rPr>
          <w:t>OLIMS</w:t>
        </w:r>
        <w:r>
          <w:rPr>
            <w:noProof/>
            <w:webHidden/>
          </w:rPr>
          <w:tab/>
        </w:r>
        <w:r>
          <w:rPr>
            <w:noProof/>
            <w:webHidden/>
          </w:rPr>
          <w:fldChar w:fldCharType="begin"/>
        </w:r>
        <w:r>
          <w:rPr>
            <w:noProof/>
            <w:webHidden/>
          </w:rPr>
          <w:instrText xml:space="preserve"> PAGEREF _Toc205482260 \h </w:instrText>
        </w:r>
        <w:r>
          <w:rPr>
            <w:noProof/>
            <w:webHidden/>
          </w:rPr>
        </w:r>
        <w:r>
          <w:rPr>
            <w:noProof/>
            <w:webHidden/>
          </w:rPr>
          <w:fldChar w:fldCharType="separate"/>
        </w:r>
        <w:r>
          <w:rPr>
            <w:noProof/>
            <w:webHidden/>
          </w:rPr>
          <w:t>28</w:t>
        </w:r>
        <w:r>
          <w:rPr>
            <w:noProof/>
            <w:webHidden/>
          </w:rPr>
          <w:fldChar w:fldCharType="end"/>
        </w:r>
      </w:hyperlink>
    </w:p>
    <w:p w14:paraId="3E36B0D6" w14:textId="505B0B09" w:rsidR="009D79FC" w:rsidRDefault="009D79FC">
      <w:pPr>
        <w:pStyle w:val="TOC5"/>
        <w:tabs>
          <w:tab w:val="right" w:leader="dot" w:pos="9016"/>
        </w:tabs>
        <w:rPr>
          <w:rFonts w:eastAsiaTheme="minorEastAsia"/>
          <w:noProof/>
          <w:lang w:eastAsia="en-AU"/>
        </w:rPr>
      </w:pPr>
      <w:hyperlink w:anchor="_Toc205482261" w:history="1">
        <w:r w:rsidRPr="00597E29">
          <w:rPr>
            <w:rStyle w:val="Hyperlink"/>
            <w:noProof/>
          </w:rPr>
          <w:t>SAP</w:t>
        </w:r>
        <w:r>
          <w:rPr>
            <w:noProof/>
            <w:webHidden/>
          </w:rPr>
          <w:tab/>
        </w:r>
        <w:r>
          <w:rPr>
            <w:noProof/>
            <w:webHidden/>
          </w:rPr>
          <w:fldChar w:fldCharType="begin"/>
        </w:r>
        <w:r>
          <w:rPr>
            <w:noProof/>
            <w:webHidden/>
          </w:rPr>
          <w:instrText xml:space="preserve"> PAGEREF _Toc205482261 \h </w:instrText>
        </w:r>
        <w:r>
          <w:rPr>
            <w:noProof/>
            <w:webHidden/>
          </w:rPr>
        </w:r>
        <w:r>
          <w:rPr>
            <w:noProof/>
            <w:webHidden/>
          </w:rPr>
          <w:fldChar w:fldCharType="separate"/>
        </w:r>
        <w:r>
          <w:rPr>
            <w:noProof/>
            <w:webHidden/>
          </w:rPr>
          <w:t>28</w:t>
        </w:r>
        <w:r>
          <w:rPr>
            <w:noProof/>
            <w:webHidden/>
          </w:rPr>
          <w:fldChar w:fldCharType="end"/>
        </w:r>
      </w:hyperlink>
    </w:p>
    <w:p w14:paraId="532ADB81" w14:textId="64E3BAAE" w:rsidR="009D79FC" w:rsidRDefault="009D79FC">
      <w:pPr>
        <w:pStyle w:val="TOC4"/>
        <w:tabs>
          <w:tab w:val="right" w:leader="dot" w:pos="9016"/>
        </w:tabs>
        <w:rPr>
          <w:rFonts w:eastAsiaTheme="minorEastAsia"/>
          <w:noProof/>
          <w:lang w:eastAsia="en-AU"/>
        </w:rPr>
      </w:pPr>
      <w:hyperlink w:anchor="_Toc205482262" w:history="1">
        <w:r w:rsidRPr="00597E29">
          <w:rPr>
            <w:rStyle w:val="Hyperlink"/>
            <w:noProof/>
          </w:rPr>
          <w:t>Cutover impact</w:t>
        </w:r>
        <w:r>
          <w:rPr>
            <w:noProof/>
            <w:webHidden/>
          </w:rPr>
          <w:tab/>
        </w:r>
        <w:r>
          <w:rPr>
            <w:noProof/>
            <w:webHidden/>
          </w:rPr>
          <w:fldChar w:fldCharType="begin"/>
        </w:r>
        <w:r>
          <w:rPr>
            <w:noProof/>
            <w:webHidden/>
          </w:rPr>
          <w:instrText xml:space="preserve"> PAGEREF _Toc205482262 \h </w:instrText>
        </w:r>
        <w:r>
          <w:rPr>
            <w:noProof/>
            <w:webHidden/>
          </w:rPr>
        </w:r>
        <w:r>
          <w:rPr>
            <w:noProof/>
            <w:webHidden/>
          </w:rPr>
          <w:fldChar w:fldCharType="separate"/>
        </w:r>
        <w:r>
          <w:rPr>
            <w:noProof/>
            <w:webHidden/>
          </w:rPr>
          <w:t>29</w:t>
        </w:r>
        <w:r>
          <w:rPr>
            <w:noProof/>
            <w:webHidden/>
          </w:rPr>
          <w:fldChar w:fldCharType="end"/>
        </w:r>
      </w:hyperlink>
    </w:p>
    <w:p w14:paraId="2E33D4EE" w14:textId="47260B1B" w:rsidR="009D79FC" w:rsidRDefault="009D79FC">
      <w:pPr>
        <w:pStyle w:val="TOC5"/>
        <w:tabs>
          <w:tab w:val="right" w:leader="dot" w:pos="9016"/>
        </w:tabs>
        <w:rPr>
          <w:rFonts w:eastAsiaTheme="minorEastAsia"/>
          <w:noProof/>
          <w:lang w:eastAsia="en-AU"/>
        </w:rPr>
      </w:pPr>
      <w:hyperlink w:anchor="_Toc205482263" w:history="1">
        <w:r w:rsidRPr="00597E29">
          <w:rPr>
            <w:rStyle w:val="Hyperlink"/>
            <w:noProof/>
          </w:rPr>
          <w:t>Business cutover impact</w:t>
        </w:r>
        <w:r>
          <w:rPr>
            <w:noProof/>
            <w:webHidden/>
          </w:rPr>
          <w:tab/>
        </w:r>
        <w:r>
          <w:rPr>
            <w:noProof/>
            <w:webHidden/>
          </w:rPr>
          <w:fldChar w:fldCharType="begin"/>
        </w:r>
        <w:r>
          <w:rPr>
            <w:noProof/>
            <w:webHidden/>
          </w:rPr>
          <w:instrText xml:space="preserve"> PAGEREF _Toc205482263 \h </w:instrText>
        </w:r>
        <w:r>
          <w:rPr>
            <w:noProof/>
            <w:webHidden/>
          </w:rPr>
        </w:r>
        <w:r>
          <w:rPr>
            <w:noProof/>
            <w:webHidden/>
          </w:rPr>
          <w:fldChar w:fldCharType="separate"/>
        </w:r>
        <w:r>
          <w:rPr>
            <w:noProof/>
            <w:webHidden/>
          </w:rPr>
          <w:t>29</w:t>
        </w:r>
        <w:r>
          <w:rPr>
            <w:noProof/>
            <w:webHidden/>
          </w:rPr>
          <w:fldChar w:fldCharType="end"/>
        </w:r>
      </w:hyperlink>
    </w:p>
    <w:p w14:paraId="157C8BF9" w14:textId="5DF8A83C" w:rsidR="009D79FC" w:rsidRDefault="009D79FC">
      <w:pPr>
        <w:pStyle w:val="TOC2"/>
        <w:tabs>
          <w:tab w:val="right" w:leader="dot" w:pos="9016"/>
        </w:tabs>
        <w:rPr>
          <w:rFonts w:eastAsiaTheme="minorEastAsia"/>
          <w:noProof/>
          <w:lang w:eastAsia="en-AU"/>
        </w:rPr>
      </w:pPr>
      <w:hyperlink w:anchor="_Toc205482264" w:history="1">
        <w:r w:rsidRPr="00597E29">
          <w:rPr>
            <w:rStyle w:val="Hyperlink"/>
            <w:noProof/>
          </w:rPr>
          <w:t>BRD06 ICARE recoup report</w:t>
        </w:r>
        <w:r>
          <w:rPr>
            <w:noProof/>
            <w:webHidden/>
          </w:rPr>
          <w:tab/>
        </w:r>
        <w:r>
          <w:rPr>
            <w:noProof/>
            <w:webHidden/>
          </w:rPr>
          <w:fldChar w:fldCharType="begin"/>
        </w:r>
        <w:r>
          <w:rPr>
            <w:noProof/>
            <w:webHidden/>
          </w:rPr>
          <w:instrText xml:space="preserve"> PAGEREF _Toc205482264 \h </w:instrText>
        </w:r>
        <w:r>
          <w:rPr>
            <w:noProof/>
            <w:webHidden/>
          </w:rPr>
        </w:r>
        <w:r>
          <w:rPr>
            <w:noProof/>
            <w:webHidden/>
          </w:rPr>
          <w:fldChar w:fldCharType="separate"/>
        </w:r>
        <w:r>
          <w:rPr>
            <w:noProof/>
            <w:webHidden/>
          </w:rPr>
          <w:t>29</w:t>
        </w:r>
        <w:r>
          <w:rPr>
            <w:noProof/>
            <w:webHidden/>
          </w:rPr>
          <w:fldChar w:fldCharType="end"/>
        </w:r>
      </w:hyperlink>
    </w:p>
    <w:p w14:paraId="66129D4E" w14:textId="6EA010F6" w:rsidR="009D79FC" w:rsidRDefault="009D79FC">
      <w:pPr>
        <w:pStyle w:val="TOC3"/>
        <w:tabs>
          <w:tab w:val="right" w:leader="dot" w:pos="9016"/>
        </w:tabs>
        <w:rPr>
          <w:rFonts w:eastAsiaTheme="minorEastAsia"/>
          <w:noProof/>
          <w:lang w:eastAsia="en-AU"/>
        </w:rPr>
      </w:pPr>
      <w:hyperlink w:anchor="_Toc205482265" w:history="1">
        <w:r w:rsidRPr="00597E29">
          <w:rPr>
            <w:rStyle w:val="Hyperlink"/>
            <w:noProof/>
          </w:rPr>
          <w:t>Current setup/issue</w:t>
        </w:r>
        <w:r>
          <w:rPr>
            <w:noProof/>
            <w:webHidden/>
          </w:rPr>
          <w:tab/>
        </w:r>
        <w:r>
          <w:rPr>
            <w:noProof/>
            <w:webHidden/>
          </w:rPr>
          <w:fldChar w:fldCharType="begin"/>
        </w:r>
        <w:r>
          <w:rPr>
            <w:noProof/>
            <w:webHidden/>
          </w:rPr>
          <w:instrText xml:space="preserve"> PAGEREF _Toc205482265 \h </w:instrText>
        </w:r>
        <w:r>
          <w:rPr>
            <w:noProof/>
            <w:webHidden/>
          </w:rPr>
        </w:r>
        <w:r>
          <w:rPr>
            <w:noProof/>
            <w:webHidden/>
          </w:rPr>
          <w:fldChar w:fldCharType="separate"/>
        </w:r>
        <w:r>
          <w:rPr>
            <w:noProof/>
            <w:webHidden/>
          </w:rPr>
          <w:t>29</w:t>
        </w:r>
        <w:r>
          <w:rPr>
            <w:noProof/>
            <w:webHidden/>
          </w:rPr>
          <w:fldChar w:fldCharType="end"/>
        </w:r>
      </w:hyperlink>
    </w:p>
    <w:p w14:paraId="7329AEF8" w14:textId="241F4FE0" w:rsidR="009D79FC" w:rsidRDefault="009D79FC">
      <w:pPr>
        <w:pStyle w:val="TOC3"/>
        <w:tabs>
          <w:tab w:val="right" w:leader="dot" w:pos="9016"/>
        </w:tabs>
        <w:rPr>
          <w:rFonts w:eastAsiaTheme="minorEastAsia"/>
          <w:noProof/>
          <w:lang w:eastAsia="en-AU"/>
        </w:rPr>
      </w:pPr>
      <w:hyperlink w:anchor="_Toc205482266" w:history="1">
        <w:r w:rsidRPr="00597E29">
          <w:rPr>
            <w:rStyle w:val="Hyperlink"/>
            <w:noProof/>
          </w:rPr>
          <w:t>Changes required.</w:t>
        </w:r>
        <w:r>
          <w:rPr>
            <w:noProof/>
            <w:webHidden/>
          </w:rPr>
          <w:tab/>
        </w:r>
        <w:r>
          <w:rPr>
            <w:noProof/>
            <w:webHidden/>
          </w:rPr>
          <w:fldChar w:fldCharType="begin"/>
        </w:r>
        <w:r>
          <w:rPr>
            <w:noProof/>
            <w:webHidden/>
          </w:rPr>
          <w:instrText xml:space="preserve"> PAGEREF _Toc205482266 \h </w:instrText>
        </w:r>
        <w:r>
          <w:rPr>
            <w:noProof/>
            <w:webHidden/>
          </w:rPr>
        </w:r>
        <w:r>
          <w:rPr>
            <w:noProof/>
            <w:webHidden/>
          </w:rPr>
          <w:fldChar w:fldCharType="separate"/>
        </w:r>
        <w:r>
          <w:rPr>
            <w:noProof/>
            <w:webHidden/>
          </w:rPr>
          <w:t>29</w:t>
        </w:r>
        <w:r>
          <w:rPr>
            <w:noProof/>
            <w:webHidden/>
          </w:rPr>
          <w:fldChar w:fldCharType="end"/>
        </w:r>
      </w:hyperlink>
    </w:p>
    <w:p w14:paraId="212A670B" w14:textId="45D1E382" w:rsidR="009D79FC" w:rsidRDefault="009D79FC">
      <w:pPr>
        <w:pStyle w:val="TOC4"/>
        <w:tabs>
          <w:tab w:val="right" w:leader="dot" w:pos="9016"/>
        </w:tabs>
        <w:rPr>
          <w:rFonts w:eastAsiaTheme="minorEastAsia"/>
          <w:noProof/>
          <w:lang w:eastAsia="en-AU"/>
        </w:rPr>
      </w:pPr>
      <w:hyperlink w:anchor="_Toc205482267" w:history="1">
        <w:r w:rsidRPr="00597E29">
          <w:rPr>
            <w:rStyle w:val="Hyperlink"/>
            <w:noProof/>
          </w:rPr>
          <w:t>Functional</w:t>
        </w:r>
        <w:r>
          <w:rPr>
            <w:noProof/>
            <w:webHidden/>
          </w:rPr>
          <w:tab/>
        </w:r>
        <w:r>
          <w:rPr>
            <w:noProof/>
            <w:webHidden/>
          </w:rPr>
          <w:fldChar w:fldCharType="begin"/>
        </w:r>
        <w:r>
          <w:rPr>
            <w:noProof/>
            <w:webHidden/>
          </w:rPr>
          <w:instrText xml:space="preserve"> PAGEREF _Toc205482267 \h </w:instrText>
        </w:r>
        <w:r>
          <w:rPr>
            <w:noProof/>
            <w:webHidden/>
          </w:rPr>
        </w:r>
        <w:r>
          <w:rPr>
            <w:noProof/>
            <w:webHidden/>
          </w:rPr>
          <w:fldChar w:fldCharType="separate"/>
        </w:r>
        <w:r>
          <w:rPr>
            <w:noProof/>
            <w:webHidden/>
          </w:rPr>
          <w:t>29</w:t>
        </w:r>
        <w:r>
          <w:rPr>
            <w:noProof/>
            <w:webHidden/>
          </w:rPr>
          <w:fldChar w:fldCharType="end"/>
        </w:r>
      </w:hyperlink>
    </w:p>
    <w:p w14:paraId="72BFC9B7" w14:textId="1FC42A84" w:rsidR="009D79FC" w:rsidRDefault="009D79FC">
      <w:pPr>
        <w:pStyle w:val="TOC4"/>
        <w:tabs>
          <w:tab w:val="right" w:leader="dot" w:pos="9016"/>
        </w:tabs>
        <w:rPr>
          <w:rFonts w:eastAsiaTheme="minorEastAsia"/>
          <w:noProof/>
          <w:lang w:eastAsia="en-AU"/>
        </w:rPr>
      </w:pPr>
      <w:hyperlink w:anchor="_Toc205482268" w:history="1">
        <w:r w:rsidRPr="00597E29">
          <w:rPr>
            <w:rStyle w:val="Hyperlink"/>
            <w:noProof/>
          </w:rPr>
          <w:t>Technical</w:t>
        </w:r>
        <w:r>
          <w:rPr>
            <w:noProof/>
            <w:webHidden/>
          </w:rPr>
          <w:tab/>
        </w:r>
        <w:r>
          <w:rPr>
            <w:noProof/>
            <w:webHidden/>
          </w:rPr>
          <w:fldChar w:fldCharType="begin"/>
        </w:r>
        <w:r>
          <w:rPr>
            <w:noProof/>
            <w:webHidden/>
          </w:rPr>
          <w:instrText xml:space="preserve"> PAGEREF _Toc205482268 \h </w:instrText>
        </w:r>
        <w:r>
          <w:rPr>
            <w:noProof/>
            <w:webHidden/>
          </w:rPr>
        </w:r>
        <w:r>
          <w:rPr>
            <w:noProof/>
            <w:webHidden/>
          </w:rPr>
          <w:fldChar w:fldCharType="separate"/>
        </w:r>
        <w:r>
          <w:rPr>
            <w:noProof/>
            <w:webHidden/>
          </w:rPr>
          <w:t>29</w:t>
        </w:r>
        <w:r>
          <w:rPr>
            <w:noProof/>
            <w:webHidden/>
          </w:rPr>
          <w:fldChar w:fldCharType="end"/>
        </w:r>
      </w:hyperlink>
    </w:p>
    <w:p w14:paraId="42AA5E94" w14:textId="1A4C25B3" w:rsidR="009D79FC" w:rsidRDefault="009D79FC">
      <w:pPr>
        <w:pStyle w:val="TOC5"/>
        <w:tabs>
          <w:tab w:val="right" w:leader="dot" w:pos="9016"/>
        </w:tabs>
        <w:rPr>
          <w:rFonts w:eastAsiaTheme="minorEastAsia"/>
          <w:noProof/>
          <w:lang w:eastAsia="en-AU"/>
        </w:rPr>
      </w:pPr>
      <w:hyperlink w:anchor="_Toc205482269" w:history="1">
        <w:r w:rsidRPr="00597E29">
          <w:rPr>
            <w:rStyle w:val="Hyperlink"/>
            <w:noProof/>
          </w:rPr>
          <w:t>SAP</w:t>
        </w:r>
        <w:r>
          <w:rPr>
            <w:noProof/>
            <w:webHidden/>
          </w:rPr>
          <w:tab/>
        </w:r>
        <w:r>
          <w:rPr>
            <w:noProof/>
            <w:webHidden/>
          </w:rPr>
          <w:fldChar w:fldCharType="begin"/>
        </w:r>
        <w:r>
          <w:rPr>
            <w:noProof/>
            <w:webHidden/>
          </w:rPr>
          <w:instrText xml:space="preserve"> PAGEREF _Toc205482269 \h </w:instrText>
        </w:r>
        <w:r>
          <w:rPr>
            <w:noProof/>
            <w:webHidden/>
          </w:rPr>
        </w:r>
        <w:r>
          <w:rPr>
            <w:noProof/>
            <w:webHidden/>
          </w:rPr>
          <w:fldChar w:fldCharType="separate"/>
        </w:r>
        <w:r>
          <w:rPr>
            <w:noProof/>
            <w:webHidden/>
          </w:rPr>
          <w:t>29</w:t>
        </w:r>
        <w:r>
          <w:rPr>
            <w:noProof/>
            <w:webHidden/>
          </w:rPr>
          <w:fldChar w:fldCharType="end"/>
        </w:r>
      </w:hyperlink>
    </w:p>
    <w:p w14:paraId="1CFB193A" w14:textId="077B2661" w:rsidR="009D79FC" w:rsidRDefault="009D79FC">
      <w:pPr>
        <w:pStyle w:val="TOC3"/>
        <w:tabs>
          <w:tab w:val="right" w:leader="dot" w:pos="9016"/>
        </w:tabs>
        <w:rPr>
          <w:rFonts w:eastAsiaTheme="minorEastAsia"/>
          <w:noProof/>
          <w:lang w:eastAsia="en-AU"/>
        </w:rPr>
      </w:pPr>
      <w:hyperlink w:anchor="_Toc205482270" w:history="1">
        <w:r w:rsidRPr="00597E29">
          <w:rPr>
            <w:rStyle w:val="Hyperlink"/>
            <w:noProof/>
          </w:rPr>
          <w:t>Business impact</w:t>
        </w:r>
        <w:r>
          <w:rPr>
            <w:noProof/>
            <w:webHidden/>
          </w:rPr>
          <w:tab/>
        </w:r>
        <w:r>
          <w:rPr>
            <w:noProof/>
            <w:webHidden/>
          </w:rPr>
          <w:fldChar w:fldCharType="begin"/>
        </w:r>
        <w:r>
          <w:rPr>
            <w:noProof/>
            <w:webHidden/>
          </w:rPr>
          <w:instrText xml:space="preserve"> PAGEREF _Toc205482270 \h </w:instrText>
        </w:r>
        <w:r>
          <w:rPr>
            <w:noProof/>
            <w:webHidden/>
          </w:rPr>
        </w:r>
        <w:r>
          <w:rPr>
            <w:noProof/>
            <w:webHidden/>
          </w:rPr>
          <w:fldChar w:fldCharType="separate"/>
        </w:r>
        <w:r>
          <w:rPr>
            <w:noProof/>
            <w:webHidden/>
          </w:rPr>
          <w:t>32</w:t>
        </w:r>
        <w:r>
          <w:rPr>
            <w:noProof/>
            <w:webHidden/>
          </w:rPr>
          <w:fldChar w:fldCharType="end"/>
        </w:r>
      </w:hyperlink>
    </w:p>
    <w:p w14:paraId="68038828" w14:textId="2EFE950B" w:rsidR="009D79FC" w:rsidRDefault="009D79FC">
      <w:pPr>
        <w:pStyle w:val="TOC2"/>
        <w:tabs>
          <w:tab w:val="right" w:leader="dot" w:pos="9016"/>
        </w:tabs>
        <w:rPr>
          <w:rFonts w:eastAsiaTheme="minorEastAsia"/>
          <w:noProof/>
          <w:lang w:eastAsia="en-AU"/>
        </w:rPr>
      </w:pPr>
      <w:hyperlink w:anchor="_Toc205482271" w:history="1">
        <w:r w:rsidRPr="00597E29">
          <w:rPr>
            <w:rStyle w:val="Hyperlink"/>
            <w:noProof/>
          </w:rPr>
          <w:t>Section 36/37 Period 1 weeks</w:t>
        </w:r>
        <w:r>
          <w:rPr>
            <w:noProof/>
            <w:webHidden/>
          </w:rPr>
          <w:tab/>
        </w:r>
        <w:r>
          <w:rPr>
            <w:noProof/>
            <w:webHidden/>
          </w:rPr>
          <w:fldChar w:fldCharType="begin"/>
        </w:r>
        <w:r>
          <w:rPr>
            <w:noProof/>
            <w:webHidden/>
          </w:rPr>
          <w:instrText xml:space="preserve"> PAGEREF _Toc205482271 \h </w:instrText>
        </w:r>
        <w:r>
          <w:rPr>
            <w:noProof/>
            <w:webHidden/>
          </w:rPr>
        </w:r>
        <w:r>
          <w:rPr>
            <w:noProof/>
            <w:webHidden/>
          </w:rPr>
          <w:fldChar w:fldCharType="separate"/>
        </w:r>
        <w:r>
          <w:rPr>
            <w:noProof/>
            <w:webHidden/>
          </w:rPr>
          <w:t>32</w:t>
        </w:r>
        <w:r>
          <w:rPr>
            <w:noProof/>
            <w:webHidden/>
          </w:rPr>
          <w:fldChar w:fldCharType="end"/>
        </w:r>
      </w:hyperlink>
    </w:p>
    <w:p w14:paraId="6A8B484F" w14:textId="3AA2476C" w:rsidR="009D79FC" w:rsidRDefault="009D79FC">
      <w:pPr>
        <w:pStyle w:val="TOC3"/>
        <w:tabs>
          <w:tab w:val="right" w:leader="dot" w:pos="9016"/>
        </w:tabs>
        <w:rPr>
          <w:rFonts w:eastAsiaTheme="minorEastAsia"/>
          <w:noProof/>
          <w:lang w:eastAsia="en-AU"/>
        </w:rPr>
      </w:pPr>
      <w:hyperlink w:anchor="_Toc205482272" w:history="1">
        <w:r w:rsidRPr="00597E29">
          <w:rPr>
            <w:rStyle w:val="Hyperlink"/>
            <w:noProof/>
          </w:rPr>
          <w:t>Current setup/issue</w:t>
        </w:r>
        <w:r>
          <w:rPr>
            <w:noProof/>
            <w:webHidden/>
          </w:rPr>
          <w:tab/>
        </w:r>
        <w:r>
          <w:rPr>
            <w:noProof/>
            <w:webHidden/>
          </w:rPr>
          <w:fldChar w:fldCharType="begin"/>
        </w:r>
        <w:r>
          <w:rPr>
            <w:noProof/>
            <w:webHidden/>
          </w:rPr>
          <w:instrText xml:space="preserve"> PAGEREF _Toc205482272 \h </w:instrText>
        </w:r>
        <w:r>
          <w:rPr>
            <w:noProof/>
            <w:webHidden/>
          </w:rPr>
        </w:r>
        <w:r>
          <w:rPr>
            <w:noProof/>
            <w:webHidden/>
          </w:rPr>
          <w:fldChar w:fldCharType="separate"/>
        </w:r>
        <w:r>
          <w:rPr>
            <w:noProof/>
            <w:webHidden/>
          </w:rPr>
          <w:t>32</w:t>
        </w:r>
        <w:r>
          <w:rPr>
            <w:noProof/>
            <w:webHidden/>
          </w:rPr>
          <w:fldChar w:fldCharType="end"/>
        </w:r>
      </w:hyperlink>
    </w:p>
    <w:p w14:paraId="7C620079" w14:textId="58A82F58" w:rsidR="009D79FC" w:rsidRDefault="009D79FC">
      <w:pPr>
        <w:pStyle w:val="TOC3"/>
        <w:tabs>
          <w:tab w:val="right" w:leader="dot" w:pos="9016"/>
        </w:tabs>
        <w:rPr>
          <w:rFonts w:eastAsiaTheme="minorEastAsia"/>
          <w:noProof/>
          <w:lang w:eastAsia="en-AU"/>
        </w:rPr>
      </w:pPr>
      <w:hyperlink w:anchor="_Toc205482273" w:history="1">
        <w:r w:rsidRPr="00597E29">
          <w:rPr>
            <w:rStyle w:val="Hyperlink"/>
            <w:noProof/>
          </w:rPr>
          <w:t>Changes required.</w:t>
        </w:r>
        <w:r>
          <w:rPr>
            <w:noProof/>
            <w:webHidden/>
          </w:rPr>
          <w:tab/>
        </w:r>
        <w:r>
          <w:rPr>
            <w:noProof/>
            <w:webHidden/>
          </w:rPr>
          <w:fldChar w:fldCharType="begin"/>
        </w:r>
        <w:r>
          <w:rPr>
            <w:noProof/>
            <w:webHidden/>
          </w:rPr>
          <w:instrText xml:space="preserve"> PAGEREF _Toc205482273 \h </w:instrText>
        </w:r>
        <w:r>
          <w:rPr>
            <w:noProof/>
            <w:webHidden/>
          </w:rPr>
        </w:r>
        <w:r>
          <w:rPr>
            <w:noProof/>
            <w:webHidden/>
          </w:rPr>
          <w:fldChar w:fldCharType="separate"/>
        </w:r>
        <w:r>
          <w:rPr>
            <w:noProof/>
            <w:webHidden/>
          </w:rPr>
          <w:t>33</w:t>
        </w:r>
        <w:r>
          <w:rPr>
            <w:noProof/>
            <w:webHidden/>
          </w:rPr>
          <w:fldChar w:fldCharType="end"/>
        </w:r>
      </w:hyperlink>
    </w:p>
    <w:p w14:paraId="56B912DF" w14:textId="7624639B" w:rsidR="009D79FC" w:rsidRDefault="009D79FC">
      <w:pPr>
        <w:pStyle w:val="TOC4"/>
        <w:tabs>
          <w:tab w:val="right" w:leader="dot" w:pos="9016"/>
        </w:tabs>
        <w:rPr>
          <w:rFonts w:eastAsiaTheme="minorEastAsia"/>
          <w:noProof/>
          <w:lang w:eastAsia="en-AU"/>
        </w:rPr>
      </w:pPr>
      <w:hyperlink w:anchor="_Toc205482274" w:history="1">
        <w:r w:rsidRPr="00597E29">
          <w:rPr>
            <w:rStyle w:val="Hyperlink"/>
            <w:noProof/>
          </w:rPr>
          <w:t>Functional</w:t>
        </w:r>
        <w:r>
          <w:rPr>
            <w:noProof/>
            <w:webHidden/>
          </w:rPr>
          <w:tab/>
        </w:r>
        <w:r>
          <w:rPr>
            <w:noProof/>
            <w:webHidden/>
          </w:rPr>
          <w:fldChar w:fldCharType="begin"/>
        </w:r>
        <w:r>
          <w:rPr>
            <w:noProof/>
            <w:webHidden/>
          </w:rPr>
          <w:instrText xml:space="preserve"> PAGEREF _Toc205482274 \h </w:instrText>
        </w:r>
        <w:r>
          <w:rPr>
            <w:noProof/>
            <w:webHidden/>
          </w:rPr>
        </w:r>
        <w:r>
          <w:rPr>
            <w:noProof/>
            <w:webHidden/>
          </w:rPr>
          <w:fldChar w:fldCharType="separate"/>
        </w:r>
        <w:r>
          <w:rPr>
            <w:noProof/>
            <w:webHidden/>
          </w:rPr>
          <w:t>33</w:t>
        </w:r>
        <w:r>
          <w:rPr>
            <w:noProof/>
            <w:webHidden/>
          </w:rPr>
          <w:fldChar w:fldCharType="end"/>
        </w:r>
      </w:hyperlink>
    </w:p>
    <w:p w14:paraId="1515EB07" w14:textId="1DB918A5" w:rsidR="009D79FC" w:rsidRDefault="009D79FC">
      <w:pPr>
        <w:pStyle w:val="TOC4"/>
        <w:tabs>
          <w:tab w:val="right" w:leader="dot" w:pos="9016"/>
        </w:tabs>
        <w:rPr>
          <w:rFonts w:eastAsiaTheme="minorEastAsia"/>
          <w:noProof/>
          <w:lang w:eastAsia="en-AU"/>
        </w:rPr>
      </w:pPr>
      <w:hyperlink w:anchor="_Toc205482275" w:history="1">
        <w:r w:rsidRPr="00597E29">
          <w:rPr>
            <w:rStyle w:val="Hyperlink"/>
            <w:noProof/>
          </w:rPr>
          <w:t>Technical</w:t>
        </w:r>
        <w:r>
          <w:rPr>
            <w:noProof/>
            <w:webHidden/>
          </w:rPr>
          <w:tab/>
        </w:r>
        <w:r>
          <w:rPr>
            <w:noProof/>
            <w:webHidden/>
          </w:rPr>
          <w:fldChar w:fldCharType="begin"/>
        </w:r>
        <w:r>
          <w:rPr>
            <w:noProof/>
            <w:webHidden/>
          </w:rPr>
          <w:instrText xml:space="preserve"> PAGEREF _Toc205482275 \h </w:instrText>
        </w:r>
        <w:r>
          <w:rPr>
            <w:noProof/>
            <w:webHidden/>
          </w:rPr>
        </w:r>
        <w:r>
          <w:rPr>
            <w:noProof/>
            <w:webHidden/>
          </w:rPr>
          <w:fldChar w:fldCharType="separate"/>
        </w:r>
        <w:r>
          <w:rPr>
            <w:noProof/>
            <w:webHidden/>
          </w:rPr>
          <w:t>33</w:t>
        </w:r>
        <w:r>
          <w:rPr>
            <w:noProof/>
            <w:webHidden/>
          </w:rPr>
          <w:fldChar w:fldCharType="end"/>
        </w:r>
      </w:hyperlink>
    </w:p>
    <w:p w14:paraId="04E6223F" w14:textId="0311B888" w:rsidR="009D79FC" w:rsidRDefault="009D79FC">
      <w:pPr>
        <w:pStyle w:val="TOC5"/>
        <w:tabs>
          <w:tab w:val="right" w:leader="dot" w:pos="9016"/>
        </w:tabs>
        <w:rPr>
          <w:rFonts w:eastAsiaTheme="minorEastAsia"/>
          <w:noProof/>
          <w:lang w:eastAsia="en-AU"/>
        </w:rPr>
      </w:pPr>
      <w:hyperlink w:anchor="_Toc205482276" w:history="1">
        <w:r w:rsidRPr="00597E29">
          <w:rPr>
            <w:rStyle w:val="Hyperlink"/>
            <w:noProof/>
          </w:rPr>
          <w:t>SAP</w:t>
        </w:r>
        <w:r>
          <w:rPr>
            <w:noProof/>
            <w:webHidden/>
          </w:rPr>
          <w:tab/>
        </w:r>
        <w:r>
          <w:rPr>
            <w:noProof/>
            <w:webHidden/>
          </w:rPr>
          <w:fldChar w:fldCharType="begin"/>
        </w:r>
        <w:r>
          <w:rPr>
            <w:noProof/>
            <w:webHidden/>
          </w:rPr>
          <w:instrText xml:space="preserve"> PAGEREF _Toc205482276 \h </w:instrText>
        </w:r>
        <w:r>
          <w:rPr>
            <w:noProof/>
            <w:webHidden/>
          </w:rPr>
        </w:r>
        <w:r>
          <w:rPr>
            <w:noProof/>
            <w:webHidden/>
          </w:rPr>
          <w:fldChar w:fldCharType="separate"/>
        </w:r>
        <w:r>
          <w:rPr>
            <w:noProof/>
            <w:webHidden/>
          </w:rPr>
          <w:t>33</w:t>
        </w:r>
        <w:r>
          <w:rPr>
            <w:noProof/>
            <w:webHidden/>
          </w:rPr>
          <w:fldChar w:fldCharType="end"/>
        </w:r>
      </w:hyperlink>
    </w:p>
    <w:p w14:paraId="0BBC6EEE" w14:textId="09AC5879" w:rsidR="009D79FC" w:rsidRDefault="009D79FC">
      <w:pPr>
        <w:pStyle w:val="TOC4"/>
        <w:tabs>
          <w:tab w:val="right" w:leader="dot" w:pos="9016"/>
        </w:tabs>
        <w:rPr>
          <w:rFonts w:eastAsiaTheme="minorEastAsia"/>
          <w:noProof/>
          <w:lang w:eastAsia="en-AU"/>
        </w:rPr>
      </w:pPr>
      <w:hyperlink w:anchor="_Toc205482277" w:history="1">
        <w:r w:rsidRPr="00597E29">
          <w:rPr>
            <w:rStyle w:val="Hyperlink"/>
            <w:noProof/>
          </w:rPr>
          <w:t>Cutover</w:t>
        </w:r>
        <w:r>
          <w:rPr>
            <w:noProof/>
            <w:webHidden/>
          </w:rPr>
          <w:tab/>
        </w:r>
        <w:r>
          <w:rPr>
            <w:noProof/>
            <w:webHidden/>
          </w:rPr>
          <w:fldChar w:fldCharType="begin"/>
        </w:r>
        <w:r>
          <w:rPr>
            <w:noProof/>
            <w:webHidden/>
          </w:rPr>
          <w:instrText xml:space="preserve"> PAGEREF _Toc205482277 \h </w:instrText>
        </w:r>
        <w:r>
          <w:rPr>
            <w:noProof/>
            <w:webHidden/>
          </w:rPr>
        </w:r>
        <w:r>
          <w:rPr>
            <w:noProof/>
            <w:webHidden/>
          </w:rPr>
          <w:fldChar w:fldCharType="separate"/>
        </w:r>
        <w:r>
          <w:rPr>
            <w:noProof/>
            <w:webHidden/>
          </w:rPr>
          <w:t>34</w:t>
        </w:r>
        <w:r>
          <w:rPr>
            <w:noProof/>
            <w:webHidden/>
          </w:rPr>
          <w:fldChar w:fldCharType="end"/>
        </w:r>
      </w:hyperlink>
    </w:p>
    <w:p w14:paraId="56F86219" w14:textId="0CCD4C01" w:rsidR="009D79FC" w:rsidRDefault="009D79FC">
      <w:pPr>
        <w:pStyle w:val="TOC5"/>
        <w:tabs>
          <w:tab w:val="right" w:leader="dot" w:pos="9016"/>
        </w:tabs>
        <w:rPr>
          <w:rFonts w:eastAsiaTheme="minorEastAsia"/>
          <w:noProof/>
          <w:lang w:eastAsia="en-AU"/>
        </w:rPr>
      </w:pPr>
      <w:hyperlink w:anchor="_Toc205482278" w:history="1">
        <w:r w:rsidRPr="00597E29">
          <w:rPr>
            <w:rStyle w:val="Hyperlink"/>
            <w:noProof/>
          </w:rPr>
          <w:t>Business impact</w:t>
        </w:r>
        <w:r>
          <w:rPr>
            <w:noProof/>
            <w:webHidden/>
          </w:rPr>
          <w:tab/>
        </w:r>
        <w:r>
          <w:rPr>
            <w:noProof/>
            <w:webHidden/>
          </w:rPr>
          <w:fldChar w:fldCharType="begin"/>
        </w:r>
        <w:r>
          <w:rPr>
            <w:noProof/>
            <w:webHidden/>
          </w:rPr>
          <w:instrText xml:space="preserve"> PAGEREF _Toc205482278 \h </w:instrText>
        </w:r>
        <w:r>
          <w:rPr>
            <w:noProof/>
            <w:webHidden/>
          </w:rPr>
        </w:r>
        <w:r>
          <w:rPr>
            <w:noProof/>
            <w:webHidden/>
          </w:rPr>
          <w:fldChar w:fldCharType="separate"/>
        </w:r>
        <w:r>
          <w:rPr>
            <w:noProof/>
            <w:webHidden/>
          </w:rPr>
          <w:t>34</w:t>
        </w:r>
        <w:r>
          <w:rPr>
            <w:noProof/>
            <w:webHidden/>
          </w:rPr>
          <w:fldChar w:fldCharType="end"/>
        </w:r>
      </w:hyperlink>
    </w:p>
    <w:p w14:paraId="11D8376B" w14:textId="2B5C687A" w:rsidR="009D79FC" w:rsidRDefault="009D79FC">
      <w:pPr>
        <w:pStyle w:val="TOC2"/>
        <w:tabs>
          <w:tab w:val="right" w:leader="dot" w:pos="9016"/>
        </w:tabs>
        <w:rPr>
          <w:rFonts w:eastAsiaTheme="minorEastAsia"/>
          <w:noProof/>
          <w:lang w:eastAsia="en-AU"/>
        </w:rPr>
      </w:pPr>
      <w:hyperlink w:anchor="_Toc205482279" w:history="1">
        <w:r w:rsidRPr="00597E29">
          <w:rPr>
            <w:rStyle w:val="Hyperlink"/>
            <w:noProof/>
          </w:rPr>
          <w:t>EPSS age driven employee contributions</w:t>
        </w:r>
        <w:r>
          <w:rPr>
            <w:noProof/>
            <w:webHidden/>
          </w:rPr>
          <w:tab/>
        </w:r>
        <w:r>
          <w:rPr>
            <w:noProof/>
            <w:webHidden/>
          </w:rPr>
          <w:fldChar w:fldCharType="begin"/>
        </w:r>
        <w:r>
          <w:rPr>
            <w:noProof/>
            <w:webHidden/>
          </w:rPr>
          <w:instrText xml:space="preserve"> PAGEREF _Toc205482279 \h </w:instrText>
        </w:r>
        <w:r>
          <w:rPr>
            <w:noProof/>
            <w:webHidden/>
          </w:rPr>
        </w:r>
        <w:r>
          <w:rPr>
            <w:noProof/>
            <w:webHidden/>
          </w:rPr>
          <w:fldChar w:fldCharType="separate"/>
        </w:r>
        <w:r>
          <w:rPr>
            <w:noProof/>
            <w:webHidden/>
          </w:rPr>
          <w:t>34</w:t>
        </w:r>
        <w:r>
          <w:rPr>
            <w:noProof/>
            <w:webHidden/>
          </w:rPr>
          <w:fldChar w:fldCharType="end"/>
        </w:r>
      </w:hyperlink>
    </w:p>
    <w:p w14:paraId="2ED2D1A6" w14:textId="726D5CFE" w:rsidR="009D79FC" w:rsidRDefault="009D79FC">
      <w:pPr>
        <w:pStyle w:val="TOC3"/>
        <w:tabs>
          <w:tab w:val="right" w:leader="dot" w:pos="9016"/>
        </w:tabs>
        <w:rPr>
          <w:rFonts w:eastAsiaTheme="minorEastAsia"/>
          <w:noProof/>
          <w:lang w:eastAsia="en-AU"/>
        </w:rPr>
      </w:pPr>
      <w:hyperlink w:anchor="_Toc205482280" w:history="1">
        <w:r w:rsidRPr="00597E29">
          <w:rPr>
            <w:rStyle w:val="Hyperlink"/>
            <w:noProof/>
          </w:rPr>
          <w:t>Current setup/issue</w:t>
        </w:r>
        <w:r>
          <w:rPr>
            <w:noProof/>
            <w:webHidden/>
          </w:rPr>
          <w:tab/>
        </w:r>
        <w:r>
          <w:rPr>
            <w:noProof/>
            <w:webHidden/>
          </w:rPr>
          <w:fldChar w:fldCharType="begin"/>
        </w:r>
        <w:r>
          <w:rPr>
            <w:noProof/>
            <w:webHidden/>
          </w:rPr>
          <w:instrText xml:space="preserve"> PAGEREF _Toc205482280 \h </w:instrText>
        </w:r>
        <w:r>
          <w:rPr>
            <w:noProof/>
            <w:webHidden/>
          </w:rPr>
        </w:r>
        <w:r>
          <w:rPr>
            <w:noProof/>
            <w:webHidden/>
          </w:rPr>
          <w:fldChar w:fldCharType="separate"/>
        </w:r>
        <w:r>
          <w:rPr>
            <w:noProof/>
            <w:webHidden/>
          </w:rPr>
          <w:t>34</w:t>
        </w:r>
        <w:r>
          <w:rPr>
            <w:noProof/>
            <w:webHidden/>
          </w:rPr>
          <w:fldChar w:fldCharType="end"/>
        </w:r>
      </w:hyperlink>
    </w:p>
    <w:p w14:paraId="68C1959C" w14:textId="42DE8C0E" w:rsidR="009D79FC" w:rsidRDefault="009D79FC">
      <w:pPr>
        <w:pStyle w:val="TOC3"/>
        <w:tabs>
          <w:tab w:val="right" w:leader="dot" w:pos="9016"/>
        </w:tabs>
        <w:rPr>
          <w:rFonts w:eastAsiaTheme="minorEastAsia"/>
          <w:noProof/>
          <w:lang w:eastAsia="en-AU"/>
        </w:rPr>
      </w:pPr>
      <w:hyperlink w:anchor="_Toc205482281" w:history="1">
        <w:r w:rsidRPr="00597E29">
          <w:rPr>
            <w:rStyle w:val="Hyperlink"/>
            <w:noProof/>
          </w:rPr>
          <w:t>Changes required.</w:t>
        </w:r>
        <w:r>
          <w:rPr>
            <w:noProof/>
            <w:webHidden/>
          </w:rPr>
          <w:tab/>
        </w:r>
        <w:r>
          <w:rPr>
            <w:noProof/>
            <w:webHidden/>
          </w:rPr>
          <w:fldChar w:fldCharType="begin"/>
        </w:r>
        <w:r>
          <w:rPr>
            <w:noProof/>
            <w:webHidden/>
          </w:rPr>
          <w:instrText xml:space="preserve"> PAGEREF _Toc205482281 \h </w:instrText>
        </w:r>
        <w:r>
          <w:rPr>
            <w:noProof/>
            <w:webHidden/>
          </w:rPr>
        </w:r>
        <w:r>
          <w:rPr>
            <w:noProof/>
            <w:webHidden/>
          </w:rPr>
          <w:fldChar w:fldCharType="separate"/>
        </w:r>
        <w:r>
          <w:rPr>
            <w:noProof/>
            <w:webHidden/>
          </w:rPr>
          <w:t>34</w:t>
        </w:r>
        <w:r>
          <w:rPr>
            <w:noProof/>
            <w:webHidden/>
          </w:rPr>
          <w:fldChar w:fldCharType="end"/>
        </w:r>
      </w:hyperlink>
    </w:p>
    <w:p w14:paraId="65956660" w14:textId="36DC10BB" w:rsidR="009D79FC" w:rsidRDefault="009D79FC">
      <w:pPr>
        <w:pStyle w:val="TOC4"/>
        <w:tabs>
          <w:tab w:val="right" w:leader="dot" w:pos="9016"/>
        </w:tabs>
        <w:rPr>
          <w:rFonts w:eastAsiaTheme="minorEastAsia"/>
          <w:noProof/>
          <w:lang w:eastAsia="en-AU"/>
        </w:rPr>
      </w:pPr>
      <w:hyperlink w:anchor="_Toc205482282" w:history="1">
        <w:r w:rsidRPr="00597E29">
          <w:rPr>
            <w:rStyle w:val="Hyperlink"/>
            <w:noProof/>
          </w:rPr>
          <w:t>Functional</w:t>
        </w:r>
        <w:r>
          <w:rPr>
            <w:noProof/>
            <w:webHidden/>
          </w:rPr>
          <w:tab/>
        </w:r>
        <w:r>
          <w:rPr>
            <w:noProof/>
            <w:webHidden/>
          </w:rPr>
          <w:fldChar w:fldCharType="begin"/>
        </w:r>
        <w:r>
          <w:rPr>
            <w:noProof/>
            <w:webHidden/>
          </w:rPr>
          <w:instrText xml:space="preserve"> PAGEREF _Toc205482282 \h </w:instrText>
        </w:r>
        <w:r>
          <w:rPr>
            <w:noProof/>
            <w:webHidden/>
          </w:rPr>
        </w:r>
        <w:r>
          <w:rPr>
            <w:noProof/>
            <w:webHidden/>
          </w:rPr>
          <w:fldChar w:fldCharType="separate"/>
        </w:r>
        <w:r>
          <w:rPr>
            <w:noProof/>
            <w:webHidden/>
          </w:rPr>
          <w:t>34</w:t>
        </w:r>
        <w:r>
          <w:rPr>
            <w:noProof/>
            <w:webHidden/>
          </w:rPr>
          <w:fldChar w:fldCharType="end"/>
        </w:r>
      </w:hyperlink>
    </w:p>
    <w:p w14:paraId="2F854F83" w14:textId="012CED12" w:rsidR="009D79FC" w:rsidRDefault="009D79FC">
      <w:pPr>
        <w:pStyle w:val="TOC5"/>
        <w:tabs>
          <w:tab w:val="right" w:leader="dot" w:pos="9016"/>
        </w:tabs>
        <w:rPr>
          <w:rFonts w:eastAsiaTheme="minorEastAsia"/>
          <w:noProof/>
          <w:lang w:eastAsia="en-AU"/>
        </w:rPr>
      </w:pPr>
      <w:hyperlink w:anchor="_Toc205482283" w:history="1">
        <w:r w:rsidRPr="00597E29">
          <w:rPr>
            <w:rStyle w:val="Hyperlink"/>
            <w:noProof/>
          </w:rPr>
          <w:t>Effective date</w:t>
        </w:r>
        <w:r>
          <w:rPr>
            <w:noProof/>
            <w:webHidden/>
          </w:rPr>
          <w:tab/>
        </w:r>
        <w:r>
          <w:rPr>
            <w:noProof/>
            <w:webHidden/>
          </w:rPr>
          <w:fldChar w:fldCharType="begin"/>
        </w:r>
        <w:r>
          <w:rPr>
            <w:noProof/>
            <w:webHidden/>
          </w:rPr>
          <w:instrText xml:space="preserve"> PAGEREF _Toc205482283 \h </w:instrText>
        </w:r>
        <w:r>
          <w:rPr>
            <w:noProof/>
            <w:webHidden/>
          </w:rPr>
        </w:r>
        <w:r>
          <w:rPr>
            <w:noProof/>
            <w:webHidden/>
          </w:rPr>
          <w:fldChar w:fldCharType="separate"/>
        </w:r>
        <w:r>
          <w:rPr>
            <w:noProof/>
            <w:webHidden/>
          </w:rPr>
          <w:t>34</w:t>
        </w:r>
        <w:r>
          <w:rPr>
            <w:noProof/>
            <w:webHidden/>
          </w:rPr>
          <w:fldChar w:fldCharType="end"/>
        </w:r>
      </w:hyperlink>
    </w:p>
    <w:p w14:paraId="284817E1" w14:textId="320CE024" w:rsidR="009D79FC" w:rsidRDefault="009D79FC">
      <w:pPr>
        <w:pStyle w:val="TOC5"/>
        <w:tabs>
          <w:tab w:val="right" w:leader="dot" w:pos="9016"/>
        </w:tabs>
        <w:rPr>
          <w:rFonts w:eastAsiaTheme="minorEastAsia"/>
          <w:noProof/>
          <w:lang w:eastAsia="en-AU"/>
        </w:rPr>
      </w:pPr>
      <w:hyperlink w:anchor="_Toc205482284" w:history="1">
        <w:r w:rsidRPr="00597E29">
          <w:rPr>
            <w:rStyle w:val="Hyperlink"/>
            <w:noProof/>
          </w:rPr>
          <w:t>Super fund changes</w:t>
        </w:r>
        <w:r>
          <w:rPr>
            <w:noProof/>
            <w:webHidden/>
          </w:rPr>
          <w:tab/>
        </w:r>
        <w:r>
          <w:rPr>
            <w:noProof/>
            <w:webHidden/>
          </w:rPr>
          <w:fldChar w:fldCharType="begin"/>
        </w:r>
        <w:r>
          <w:rPr>
            <w:noProof/>
            <w:webHidden/>
          </w:rPr>
          <w:instrText xml:space="preserve"> PAGEREF _Toc205482284 \h </w:instrText>
        </w:r>
        <w:r>
          <w:rPr>
            <w:noProof/>
            <w:webHidden/>
          </w:rPr>
        </w:r>
        <w:r>
          <w:rPr>
            <w:noProof/>
            <w:webHidden/>
          </w:rPr>
          <w:fldChar w:fldCharType="separate"/>
        </w:r>
        <w:r>
          <w:rPr>
            <w:noProof/>
            <w:webHidden/>
          </w:rPr>
          <w:t>35</w:t>
        </w:r>
        <w:r>
          <w:rPr>
            <w:noProof/>
            <w:webHidden/>
          </w:rPr>
          <w:fldChar w:fldCharType="end"/>
        </w:r>
      </w:hyperlink>
    </w:p>
    <w:p w14:paraId="70C8CA8F" w14:textId="2A4E9311" w:rsidR="009D79FC" w:rsidRDefault="009D79FC">
      <w:pPr>
        <w:pStyle w:val="TOC4"/>
        <w:tabs>
          <w:tab w:val="right" w:leader="dot" w:pos="9016"/>
        </w:tabs>
        <w:rPr>
          <w:rFonts w:eastAsiaTheme="minorEastAsia"/>
          <w:noProof/>
          <w:lang w:eastAsia="en-AU"/>
        </w:rPr>
      </w:pPr>
      <w:hyperlink w:anchor="_Toc205482285" w:history="1">
        <w:r w:rsidRPr="00597E29">
          <w:rPr>
            <w:rStyle w:val="Hyperlink"/>
            <w:noProof/>
          </w:rPr>
          <w:t>Technical</w:t>
        </w:r>
        <w:r>
          <w:rPr>
            <w:noProof/>
            <w:webHidden/>
          </w:rPr>
          <w:tab/>
        </w:r>
        <w:r>
          <w:rPr>
            <w:noProof/>
            <w:webHidden/>
          </w:rPr>
          <w:fldChar w:fldCharType="begin"/>
        </w:r>
        <w:r>
          <w:rPr>
            <w:noProof/>
            <w:webHidden/>
          </w:rPr>
          <w:instrText xml:space="preserve"> PAGEREF _Toc205482285 \h </w:instrText>
        </w:r>
        <w:r>
          <w:rPr>
            <w:noProof/>
            <w:webHidden/>
          </w:rPr>
        </w:r>
        <w:r>
          <w:rPr>
            <w:noProof/>
            <w:webHidden/>
          </w:rPr>
          <w:fldChar w:fldCharType="separate"/>
        </w:r>
        <w:r>
          <w:rPr>
            <w:noProof/>
            <w:webHidden/>
          </w:rPr>
          <w:t>35</w:t>
        </w:r>
        <w:r>
          <w:rPr>
            <w:noProof/>
            <w:webHidden/>
          </w:rPr>
          <w:fldChar w:fldCharType="end"/>
        </w:r>
      </w:hyperlink>
    </w:p>
    <w:p w14:paraId="620FB626" w14:textId="7FDB3F70" w:rsidR="009D79FC" w:rsidRDefault="009D79FC">
      <w:pPr>
        <w:pStyle w:val="TOC5"/>
        <w:tabs>
          <w:tab w:val="right" w:leader="dot" w:pos="9016"/>
        </w:tabs>
        <w:rPr>
          <w:rFonts w:eastAsiaTheme="minorEastAsia"/>
          <w:noProof/>
          <w:lang w:eastAsia="en-AU"/>
        </w:rPr>
      </w:pPr>
      <w:hyperlink w:anchor="_Toc205482286" w:history="1">
        <w:r w:rsidRPr="00597E29">
          <w:rPr>
            <w:rStyle w:val="Hyperlink"/>
            <w:noProof/>
          </w:rPr>
          <w:t>SAP</w:t>
        </w:r>
        <w:r>
          <w:rPr>
            <w:noProof/>
            <w:webHidden/>
          </w:rPr>
          <w:tab/>
        </w:r>
        <w:r>
          <w:rPr>
            <w:noProof/>
            <w:webHidden/>
          </w:rPr>
          <w:fldChar w:fldCharType="begin"/>
        </w:r>
        <w:r>
          <w:rPr>
            <w:noProof/>
            <w:webHidden/>
          </w:rPr>
          <w:instrText xml:space="preserve"> PAGEREF _Toc205482286 \h </w:instrText>
        </w:r>
        <w:r>
          <w:rPr>
            <w:noProof/>
            <w:webHidden/>
          </w:rPr>
        </w:r>
        <w:r>
          <w:rPr>
            <w:noProof/>
            <w:webHidden/>
          </w:rPr>
          <w:fldChar w:fldCharType="separate"/>
        </w:r>
        <w:r>
          <w:rPr>
            <w:noProof/>
            <w:webHidden/>
          </w:rPr>
          <w:t>35</w:t>
        </w:r>
        <w:r>
          <w:rPr>
            <w:noProof/>
            <w:webHidden/>
          </w:rPr>
          <w:fldChar w:fldCharType="end"/>
        </w:r>
      </w:hyperlink>
    </w:p>
    <w:p w14:paraId="0FCBC6B8" w14:textId="5E9FD1EB" w:rsidR="009D79FC" w:rsidRDefault="009D79FC">
      <w:pPr>
        <w:pStyle w:val="TOC3"/>
        <w:tabs>
          <w:tab w:val="right" w:leader="dot" w:pos="9016"/>
        </w:tabs>
        <w:rPr>
          <w:rFonts w:eastAsiaTheme="minorEastAsia"/>
          <w:noProof/>
          <w:lang w:eastAsia="en-AU"/>
        </w:rPr>
      </w:pPr>
      <w:hyperlink w:anchor="_Toc205482287" w:history="1">
        <w:r w:rsidRPr="00597E29">
          <w:rPr>
            <w:rStyle w:val="Hyperlink"/>
            <w:noProof/>
          </w:rPr>
          <w:t>Cutover impact</w:t>
        </w:r>
        <w:r>
          <w:rPr>
            <w:noProof/>
            <w:webHidden/>
          </w:rPr>
          <w:tab/>
        </w:r>
        <w:r>
          <w:rPr>
            <w:noProof/>
            <w:webHidden/>
          </w:rPr>
          <w:fldChar w:fldCharType="begin"/>
        </w:r>
        <w:r>
          <w:rPr>
            <w:noProof/>
            <w:webHidden/>
          </w:rPr>
          <w:instrText xml:space="preserve"> PAGEREF _Toc205482287 \h </w:instrText>
        </w:r>
        <w:r>
          <w:rPr>
            <w:noProof/>
            <w:webHidden/>
          </w:rPr>
        </w:r>
        <w:r>
          <w:rPr>
            <w:noProof/>
            <w:webHidden/>
          </w:rPr>
          <w:fldChar w:fldCharType="separate"/>
        </w:r>
        <w:r>
          <w:rPr>
            <w:noProof/>
            <w:webHidden/>
          </w:rPr>
          <w:t>35</w:t>
        </w:r>
        <w:r>
          <w:rPr>
            <w:noProof/>
            <w:webHidden/>
          </w:rPr>
          <w:fldChar w:fldCharType="end"/>
        </w:r>
      </w:hyperlink>
    </w:p>
    <w:p w14:paraId="17933E70" w14:textId="563BB1C0" w:rsidR="009D79FC" w:rsidRDefault="009D79FC">
      <w:pPr>
        <w:pStyle w:val="TOC4"/>
        <w:tabs>
          <w:tab w:val="right" w:leader="dot" w:pos="9016"/>
        </w:tabs>
        <w:rPr>
          <w:rFonts w:eastAsiaTheme="minorEastAsia"/>
          <w:noProof/>
          <w:lang w:eastAsia="en-AU"/>
        </w:rPr>
      </w:pPr>
      <w:hyperlink w:anchor="_Toc205482288" w:history="1">
        <w:r w:rsidRPr="00597E29">
          <w:rPr>
            <w:rStyle w:val="Hyperlink"/>
            <w:noProof/>
          </w:rPr>
          <w:t>Functional</w:t>
        </w:r>
        <w:r>
          <w:rPr>
            <w:noProof/>
            <w:webHidden/>
          </w:rPr>
          <w:tab/>
        </w:r>
        <w:r>
          <w:rPr>
            <w:noProof/>
            <w:webHidden/>
          </w:rPr>
          <w:fldChar w:fldCharType="begin"/>
        </w:r>
        <w:r>
          <w:rPr>
            <w:noProof/>
            <w:webHidden/>
          </w:rPr>
          <w:instrText xml:space="preserve"> PAGEREF _Toc205482288 \h </w:instrText>
        </w:r>
        <w:r>
          <w:rPr>
            <w:noProof/>
            <w:webHidden/>
          </w:rPr>
        </w:r>
        <w:r>
          <w:rPr>
            <w:noProof/>
            <w:webHidden/>
          </w:rPr>
          <w:fldChar w:fldCharType="separate"/>
        </w:r>
        <w:r>
          <w:rPr>
            <w:noProof/>
            <w:webHidden/>
          </w:rPr>
          <w:t>35</w:t>
        </w:r>
        <w:r>
          <w:rPr>
            <w:noProof/>
            <w:webHidden/>
          </w:rPr>
          <w:fldChar w:fldCharType="end"/>
        </w:r>
      </w:hyperlink>
    </w:p>
    <w:p w14:paraId="06CF0E01" w14:textId="467985BC" w:rsidR="009D79FC" w:rsidRDefault="009D79FC">
      <w:pPr>
        <w:pStyle w:val="TOC3"/>
        <w:tabs>
          <w:tab w:val="right" w:leader="dot" w:pos="9016"/>
        </w:tabs>
        <w:rPr>
          <w:rFonts w:eastAsiaTheme="minorEastAsia"/>
          <w:noProof/>
          <w:lang w:eastAsia="en-AU"/>
        </w:rPr>
      </w:pPr>
      <w:hyperlink w:anchor="_Toc205482289" w:history="1">
        <w:r w:rsidRPr="00597E29">
          <w:rPr>
            <w:rStyle w:val="Hyperlink"/>
            <w:noProof/>
          </w:rPr>
          <w:t>Testing impact - all</w:t>
        </w:r>
        <w:r>
          <w:rPr>
            <w:noProof/>
            <w:webHidden/>
          </w:rPr>
          <w:tab/>
        </w:r>
        <w:r>
          <w:rPr>
            <w:noProof/>
            <w:webHidden/>
          </w:rPr>
          <w:fldChar w:fldCharType="begin"/>
        </w:r>
        <w:r>
          <w:rPr>
            <w:noProof/>
            <w:webHidden/>
          </w:rPr>
          <w:instrText xml:space="preserve"> PAGEREF _Toc205482289 \h </w:instrText>
        </w:r>
        <w:r>
          <w:rPr>
            <w:noProof/>
            <w:webHidden/>
          </w:rPr>
        </w:r>
        <w:r>
          <w:rPr>
            <w:noProof/>
            <w:webHidden/>
          </w:rPr>
          <w:fldChar w:fldCharType="separate"/>
        </w:r>
        <w:r>
          <w:rPr>
            <w:noProof/>
            <w:webHidden/>
          </w:rPr>
          <w:t>35</w:t>
        </w:r>
        <w:r>
          <w:rPr>
            <w:noProof/>
            <w:webHidden/>
          </w:rPr>
          <w:fldChar w:fldCharType="end"/>
        </w:r>
      </w:hyperlink>
    </w:p>
    <w:p w14:paraId="5059027F" w14:textId="20AC91CD" w:rsidR="009D79FC" w:rsidRDefault="009D79FC">
      <w:pPr>
        <w:pStyle w:val="TOC2"/>
        <w:tabs>
          <w:tab w:val="right" w:leader="dot" w:pos="9016"/>
        </w:tabs>
        <w:rPr>
          <w:rFonts w:eastAsiaTheme="minorEastAsia"/>
          <w:noProof/>
          <w:lang w:eastAsia="en-AU"/>
        </w:rPr>
      </w:pPr>
      <w:hyperlink w:anchor="_Toc205482290" w:history="1">
        <w:r w:rsidRPr="00597E29">
          <w:rPr>
            <w:rStyle w:val="Hyperlink"/>
            <w:noProof/>
          </w:rPr>
          <w:t>EPSS payments cease at retirement.</w:t>
        </w:r>
        <w:r>
          <w:rPr>
            <w:noProof/>
            <w:webHidden/>
          </w:rPr>
          <w:tab/>
        </w:r>
        <w:r>
          <w:rPr>
            <w:noProof/>
            <w:webHidden/>
          </w:rPr>
          <w:fldChar w:fldCharType="begin"/>
        </w:r>
        <w:r>
          <w:rPr>
            <w:noProof/>
            <w:webHidden/>
          </w:rPr>
          <w:instrText xml:space="preserve"> PAGEREF _Toc205482290 \h </w:instrText>
        </w:r>
        <w:r>
          <w:rPr>
            <w:noProof/>
            <w:webHidden/>
          </w:rPr>
        </w:r>
        <w:r>
          <w:rPr>
            <w:noProof/>
            <w:webHidden/>
          </w:rPr>
          <w:fldChar w:fldCharType="separate"/>
        </w:r>
        <w:r>
          <w:rPr>
            <w:noProof/>
            <w:webHidden/>
          </w:rPr>
          <w:t>36</w:t>
        </w:r>
        <w:r>
          <w:rPr>
            <w:noProof/>
            <w:webHidden/>
          </w:rPr>
          <w:fldChar w:fldCharType="end"/>
        </w:r>
      </w:hyperlink>
    </w:p>
    <w:p w14:paraId="01C19C94" w14:textId="13A976D2" w:rsidR="009D79FC" w:rsidRDefault="009D79FC">
      <w:pPr>
        <w:pStyle w:val="TOC3"/>
        <w:tabs>
          <w:tab w:val="right" w:leader="dot" w:pos="9016"/>
        </w:tabs>
        <w:rPr>
          <w:rFonts w:eastAsiaTheme="minorEastAsia"/>
          <w:noProof/>
          <w:lang w:eastAsia="en-AU"/>
        </w:rPr>
      </w:pPr>
      <w:hyperlink w:anchor="_Toc205482291" w:history="1">
        <w:r w:rsidRPr="00597E29">
          <w:rPr>
            <w:rStyle w:val="Hyperlink"/>
            <w:noProof/>
          </w:rPr>
          <w:t>Current setup/issue</w:t>
        </w:r>
        <w:r>
          <w:rPr>
            <w:noProof/>
            <w:webHidden/>
          </w:rPr>
          <w:tab/>
        </w:r>
        <w:r>
          <w:rPr>
            <w:noProof/>
            <w:webHidden/>
          </w:rPr>
          <w:fldChar w:fldCharType="begin"/>
        </w:r>
        <w:r>
          <w:rPr>
            <w:noProof/>
            <w:webHidden/>
          </w:rPr>
          <w:instrText xml:space="preserve"> PAGEREF _Toc205482291 \h </w:instrText>
        </w:r>
        <w:r>
          <w:rPr>
            <w:noProof/>
            <w:webHidden/>
          </w:rPr>
        </w:r>
        <w:r>
          <w:rPr>
            <w:noProof/>
            <w:webHidden/>
          </w:rPr>
          <w:fldChar w:fldCharType="separate"/>
        </w:r>
        <w:r>
          <w:rPr>
            <w:noProof/>
            <w:webHidden/>
          </w:rPr>
          <w:t>36</w:t>
        </w:r>
        <w:r>
          <w:rPr>
            <w:noProof/>
            <w:webHidden/>
          </w:rPr>
          <w:fldChar w:fldCharType="end"/>
        </w:r>
      </w:hyperlink>
    </w:p>
    <w:p w14:paraId="7BA09674" w14:textId="6AB6DB6D" w:rsidR="009D79FC" w:rsidRDefault="009D79FC">
      <w:pPr>
        <w:pStyle w:val="TOC3"/>
        <w:tabs>
          <w:tab w:val="right" w:leader="dot" w:pos="9016"/>
        </w:tabs>
        <w:rPr>
          <w:rFonts w:eastAsiaTheme="minorEastAsia"/>
          <w:noProof/>
          <w:lang w:eastAsia="en-AU"/>
        </w:rPr>
      </w:pPr>
      <w:hyperlink w:anchor="_Toc205482292" w:history="1">
        <w:r w:rsidRPr="00597E29">
          <w:rPr>
            <w:rStyle w:val="Hyperlink"/>
            <w:noProof/>
          </w:rPr>
          <w:t>Changes required.</w:t>
        </w:r>
        <w:r>
          <w:rPr>
            <w:noProof/>
            <w:webHidden/>
          </w:rPr>
          <w:tab/>
        </w:r>
        <w:r>
          <w:rPr>
            <w:noProof/>
            <w:webHidden/>
          </w:rPr>
          <w:fldChar w:fldCharType="begin"/>
        </w:r>
        <w:r>
          <w:rPr>
            <w:noProof/>
            <w:webHidden/>
          </w:rPr>
          <w:instrText xml:space="preserve"> PAGEREF _Toc205482292 \h </w:instrText>
        </w:r>
        <w:r>
          <w:rPr>
            <w:noProof/>
            <w:webHidden/>
          </w:rPr>
        </w:r>
        <w:r>
          <w:rPr>
            <w:noProof/>
            <w:webHidden/>
          </w:rPr>
          <w:fldChar w:fldCharType="separate"/>
        </w:r>
        <w:r>
          <w:rPr>
            <w:noProof/>
            <w:webHidden/>
          </w:rPr>
          <w:t>36</w:t>
        </w:r>
        <w:r>
          <w:rPr>
            <w:noProof/>
            <w:webHidden/>
          </w:rPr>
          <w:fldChar w:fldCharType="end"/>
        </w:r>
      </w:hyperlink>
    </w:p>
    <w:p w14:paraId="5AB8E54A" w14:textId="7C558C0D" w:rsidR="009D79FC" w:rsidRDefault="009D79FC">
      <w:pPr>
        <w:pStyle w:val="TOC4"/>
        <w:tabs>
          <w:tab w:val="right" w:leader="dot" w:pos="9016"/>
        </w:tabs>
        <w:rPr>
          <w:rFonts w:eastAsiaTheme="minorEastAsia"/>
          <w:noProof/>
          <w:lang w:eastAsia="en-AU"/>
        </w:rPr>
      </w:pPr>
      <w:hyperlink w:anchor="_Toc205482293" w:history="1">
        <w:r w:rsidRPr="00597E29">
          <w:rPr>
            <w:rStyle w:val="Hyperlink"/>
            <w:noProof/>
          </w:rPr>
          <w:t>Functional</w:t>
        </w:r>
        <w:r>
          <w:rPr>
            <w:noProof/>
            <w:webHidden/>
          </w:rPr>
          <w:tab/>
        </w:r>
        <w:r>
          <w:rPr>
            <w:noProof/>
            <w:webHidden/>
          </w:rPr>
          <w:fldChar w:fldCharType="begin"/>
        </w:r>
        <w:r>
          <w:rPr>
            <w:noProof/>
            <w:webHidden/>
          </w:rPr>
          <w:instrText xml:space="preserve"> PAGEREF _Toc205482293 \h </w:instrText>
        </w:r>
        <w:r>
          <w:rPr>
            <w:noProof/>
            <w:webHidden/>
          </w:rPr>
        </w:r>
        <w:r>
          <w:rPr>
            <w:noProof/>
            <w:webHidden/>
          </w:rPr>
          <w:fldChar w:fldCharType="separate"/>
        </w:r>
        <w:r>
          <w:rPr>
            <w:noProof/>
            <w:webHidden/>
          </w:rPr>
          <w:t>36</w:t>
        </w:r>
        <w:r>
          <w:rPr>
            <w:noProof/>
            <w:webHidden/>
          </w:rPr>
          <w:fldChar w:fldCharType="end"/>
        </w:r>
      </w:hyperlink>
    </w:p>
    <w:p w14:paraId="0241301D" w14:textId="3A341F08" w:rsidR="009D79FC" w:rsidRDefault="009D79FC">
      <w:pPr>
        <w:pStyle w:val="TOC5"/>
        <w:tabs>
          <w:tab w:val="right" w:leader="dot" w:pos="9016"/>
        </w:tabs>
        <w:rPr>
          <w:rFonts w:eastAsiaTheme="minorEastAsia"/>
          <w:noProof/>
          <w:lang w:eastAsia="en-AU"/>
        </w:rPr>
      </w:pPr>
      <w:hyperlink w:anchor="_Toc205482294" w:history="1">
        <w:r w:rsidRPr="00597E29">
          <w:rPr>
            <w:rStyle w:val="Hyperlink"/>
            <w:noProof/>
          </w:rPr>
          <w:t>Effective date</w:t>
        </w:r>
        <w:r>
          <w:rPr>
            <w:noProof/>
            <w:webHidden/>
          </w:rPr>
          <w:tab/>
        </w:r>
        <w:r>
          <w:rPr>
            <w:noProof/>
            <w:webHidden/>
          </w:rPr>
          <w:fldChar w:fldCharType="begin"/>
        </w:r>
        <w:r>
          <w:rPr>
            <w:noProof/>
            <w:webHidden/>
          </w:rPr>
          <w:instrText xml:space="preserve"> PAGEREF _Toc205482294 \h </w:instrText>
        </w:r>
        <w:r>
          <w:rPr>
            <w:noProof/>
            <w:webHidden/>
          </w:rPr>
        </w:r>
        <w:r>
          <w:rPr>
            <w:noProof/>
            <w:webHidden/>
          </w:rPr>
          <w:fldChar w:fldCharType="separate"/>
        </w:r>
        <w:r>
          <w:rPr>
            <w:noProof/>
            <w:webHidden/>
          </w:rPr>
          <w:t>36</w:t>
        </w:r>
        <w:r>
          <w:rPr>
            <w:noProof/>
            <w:webHidden/>
          </w:rPr>
          <w:fldChar w:fldCharType="end"/>
        </w:r>
      </w:hyperlink>
    </w:p>
    <w:p w14:paraId="19DF6F0D" w14:textId="110A4557" w:rsidR="009D79FC" w:rsidRDefault="009D79FC">
      <w:pPr>
        <w:pStyle w:val="TOC5"/>
        <w:tabs>
          <w:tab w:val="right" w:leader="dot" w:pos="9016"/>
        </w:tabs>
        <w:rPr>
          <w:rFonts w:eastAsiaTheme="minorEastAsia"/>
          <w:noProof/>
          <w:lang w:eastAsia="en-AU"/>
        </w:rPr>
      </w:pPr>
      <w:hyperlink w:anchor="_Toc205482295" w:history="1">
        <w:r w:rsidRPr="00597E29">
          <w:rPr>
            <w:rStyle w:val="Hyperlink"/>
            <w:noProof/>
          </w:rPr>
          <w:t>Payroll rules</w:t>
        </w:r>
        <w:r>
          <w:rPr>
            <w:noProof/>
            <w:webHidden/>
          </w:rPr>
          <w:tab/>
        </w:r>
        <w:r>
          <w:rPr>
            <w:noProof/>
            <w:webHidden/>
          </w:rPr>
          <w:fldChar w:fldCharType="begin"/>
        </w:r>
        <w:r>
          <w:rPr>
            <w:noProof/>
            <w:webHidden/>
          </w:rPr>
          <w:instrText xml:space="preserve"> PAGEREF _Toc205482295 \h </w:instrText>
        </w:r>
        <w:r>
          <w:rPr>
            <w:noProof/>
            <w:webHidden/>
          </w:rPr>
        </w:r>
        <w:r>
          <w:rPr>
            <w:noProof/>
            <w:webHidden/>
          </w:rPr>
          <w:fldChar w:fldCharType="separate"/>
        </w:r>
        <w:r>
          <w:rPr>
            <w:noProof/>
            <w:webHidden/>
          </w:rPr>
          <w:t>36</w:t>
        </w:r>
        <w:r>
          <w:rPr>
            <w:noProof/>
            <w:webHidden/>
          </w:rPr>
          <w:fldChar w:fldCharType="end"/>
        </w:r>
      </w:hyperlink>
    </w:p>
    <w:p w14:paraId="2BB40724" w14:textId="767EB142" w:rsidR="009D79FC" w:rsidRDefault="009D79FC">
      <w:pPr>
        <w:pStyle w:val="TOC4"/>
        <w:tabs>
          <w:tab w:val="right" w:leader="dot" w:pos="9016"/>
        </w:tabs>
        <w:rPr>
          <w:rFonts w:eastAsiaTheme="minorEastAsia"/>
          <w:noProof/>
          <w:lang w:eastAsia="en-AU"/>
        </w:rPr>
      </w:pPr>
      <w:hyperlink w:anchor="_Toc205482296" w:history="1">
        <w:r w:rsidRPr="00597E29">
          <w:rPr>
            <w:rStyle w:val="Hyperlink"/>
            <w:noProof/>
          </w:rPr>
          <w:t>Technical</w:t>
        </w:r>
        <w:r>
          <w:rPr>
            <w:noProof/>
            <w:webHidden/>
          </w:rPr>
          <w:tab/>
        </w:r>
        <w:r>
          <w:rPr>
            <w:noProof/>
            <w:webHidden/>
          </w:rPr>
          <w:fldChar w:fldCharType="begin"/>
        </w:r>
        <w:r>
          <w:rPr>
            <w:noProof/>
            <w:webHidden/>
          </w:rPr>
          <w:instrText xml:space="preserve"> PAGEREF _Toc205482296 \h </w:instrText>
        </w:r>
        <w:r>
          <w:rPr>
            <w:noProof/>
            <w:webHidden/>
          </w:rPr>
        </w:r>
        <w:r>
          <w:rPr>
            <w:noProof/>
            <w:webHidden/>
          </w:rPr>
          <w:fldChar w:fldCharType="separate"/>
        </w:r>
        <w:r>
          <w:rPr>
            <w:noProof/>
            <w:webHidden/>
          </w:rPr>
          <w:t>36</w:t>
        </w:r>
        <w:r>
          <w:rPr>
            <w:noProof/>
            <w:webHidden/>
          </w:rPr>
          <w:fldChar w:fldCharType="end"/>
        </w:r>
      </w:hyperlink>
    </w:p>
    <w:p w14:paraId="3482AA26" w14:textId="247D7B56" w:rsidR="009D79FC" w:rsidRDefault="009D79FC">
      <w:pPr>
        <w:pStyle w:val="TOC5"/>
        <w:tabs>
          <w:tab w:val="right" w:leader="dot" w:pos="9016"/>
        </w:tabs>
        <w:rPr>
          <w:rFonts w:eastAsiaTheme="minorEastAsia"/>
          <w:noProof/>
          <w:lang w:eastAsia="en-AU"/>
        </w:rPr>
      </w:pPr>
      <w:hyperlink w:anchor="_Toc205482297" w:history="1">
        <w:r w:rsidRPr="00597E29">
          <w:rPr>
            <w:rStyle w:val="Hyperlink"/>
            <w:noProof/>
          </w:rPr>
          <w:t>SAP</w:t>
        </w:r>
        <w:r>
          <w:rPr>
            <w:noProof/>
            <w:webHidden/>
          </w:rPr>
          <w:tab/>
        </w:r>
        <w:r>
          <w:rPr>
            <w:noProof/>
            <w:webHidden/>
          </w:rPr>
          <w:fldChar w:fldCharType="begin"/>
        </w:r>
        <w:r>
          <w:rPr>
            <w:noProof/>
            <w:webHidden/>
          </w:rPr>
          <w:instrText xml:space="preserve"> PAGEREF _Toc205482297 \h </w:instrText>
        </w:r>
        <w:r>
          <w:rPr>
            <w:noProof/>
            <w:webHidden/>
          </w:rPr>
        </w:r>
        <w:r>
          <w:rPr>
            <w:noProof/>
            <w:webHidden/>
          </w:rPr>
          <w:fldChar w:fldCharType="separate"/>
        </w:r>
        <w:r>
          <w:rPr>
            <w:noProof/>
            <w:webHidden/>
          </w:rPr>
          <w:t>36</w:t>
        </w:r>
        <w:r>
          <w:rPr>
            <w:noProof/>
            <w:webHidden/>
          </w:rPr>
          <w:fldChar w:fldCharType="end"/>
        </w:r>
      </w:hyperlink>
    </w:p>
    <w:p w14:paraId="13C644E1" w14:textId="7049E812" w:rsidR="009D79FC" w:rsidRDefault="009D79FC">
      <w:pPr>
        <w:pStyle w:val="TOC3"/>
        <w:tabs>
          <w:tab w:val="right" w:leader="dot" w:pos="9016"/>
        </w:tabs>
        <w:rPr>
          <w:rFonts w:eastAsiaTheme="minorEastAsia"/>
          <w:noProof/>
          <w:lang w:eastAsia="en-AU"/>
        </w:rPr>
      </w:pPr>
      <w:hyperlink w:anchor="_Toc205482298" w:history="1">
        <w:r w:rsidRPr="00597E29">
          <w:rPr>
            <w:rStyle w:val="Hyperlink"/>
            <w:noProof/>
          </w:rPr>
          <w:t>Business impact</w:t>
        </w:r>
        <w:r>
          <w:rPr>
            <w:noProof/>
            <w:webHidden/>
          </w:rPr>
          <w:tab/>
        </w:r>
        <w:r>
          <w:rPr>
            <w:noProof/>
            <w:webHidden/>
          </w:rPr>
          <w:fldChar w:fldCharType="begin"/>
        </w:r>
        <w:r>
          <w:rPr>
            <w:noProof/>
            <w:webHidden/>
          </w:rPr>
          <w:instrText xml:space="preserve"> PAGEREF _Toc205482298 \h </w:instrText>
        </w:r>
        <w:r>
          <w:rPr>
            <w:noProof/>
            <w:webHidden/>
          </w:rPr>
        </w:r>
        <w:r>
          <w:rPr>
            <w:noProof/>
            <w:webHidden/>
          </w:rPr>
          <w:fldChar w:fldCharType="separate"/>
        </w:r>
        <w:r>
          <w:rPr>
            <w:noProof/>
            <w:webHidden/>
          </w:rPr>
          <w:t>37</w:t>
        </w:r>
        <w:r>
          <w:rPr>
            <w:noProof/>
            <w:webHidden/>
          </w:rPr>
          <w:fldChar w:fldCharType="end"/>
        </w:r>
      </w:hyperlink>
    </w:p>
    <w:p w14:paraId="384D33BF" w14:textId="4ED1D958" w:rsidR="009D79FC" w:rsidRDefault="009D79FC">
      <w:pPr>
        <w:pStyle w:val="TOC2"/>
        <w:tabs>
          <w:tab w:val="right" w:leader="dot" w:pos="9016"/>
        </w:tabs>
        <w:rPr>
          <w:rFonts w:eastAsiaTheme="minorEastAsia"/>
          <w:noProof/>
          <w:lang w:eastAsia="en-AU"/>
        </w:rPr>
      </w:pPr>
      <w:hyperlink w:anchor="_Toc205482299" w:history="1">
        <w:r w:rsidRPr="00597E29">
          <w:rPr>
            <w:rStyle w:val="Hyperlink"/>
            <w:noProof/>
          </w:rPr>
          <w:t>Sign-off – Oct ’25 release phase 4</w:t>
        </w:r>
        <w:r>
          <w:rPr>
            <w:noProof/>
            <w:webHidden/>
          </w:rPr>
          <w:tab/>
        </w:r>
        <w:r>
          <w:rPr>
            <w:noProof/>
            <w:webHidden/>
          </w:rPr>
          <w:fldChar w:fldCharType="begin"/>
        </w:r>
        <w:r>
          <w:rPr>
            <w:noProof/>
            <w:webHidden/>
          </w:rPr>
          <w:instrText xml:space="preserve"> PAGEREF _Toc205482299 \h </w:instrText>
        </w:r>
        <w:r>
          <w:rPr>
            <w:noProof/>
            <w:webHidden/>
          </w:rPr>
        </w:r>
        <w:r>
          <w:rPr>
            <w:noProof/>
            <w:webHidden/>
          </w:rPr>
          <w:fldChar w:fldCharType="separate"/>
        </w:r>
        <w:r>
          <w:rPr>
            <w:noProof/>
            <w:webHidden/>
          </w:rPr>
          <w:t>38</w:t>
        </w:r>
        <w:r>
          <w:rPr>
            <w:noProof/>
            <w:webHidden/>
          </w:rPr>
          <w:fldChar w:fldCharType="end"/>
        </w:r>
      </w:hyperlink>
    </w:p>
    <w:p w14:paraId="04C6EF39" w14:textId="75D6B91E" w:rsidR="009D79FC" w:rsidRDefault="009D79FC">
      <w:pPr>
        <w:pStyle w:val="TOC1"/>
        <w:tabs>
          <w:tab w:val="right" w:leader="dot" w:pos="9016"/>
        </w:tabs>
        <w:rPr>
          <w:rFonts w:eastAsiaTheme="minorEastAsia"/>
          <w:noProof/>
          <w:lang w:eastAsia="en-AU"/>
        </w:rPr>
      </w:pPr>
      <w:hyperlink w:anchor="_Toc205482300" w:history="1">
        <w:r w:rsidRPr="00597E29">
          <w:rPr>
            <w:rStyle w:val="Hyperlink"/>
            <w:noProof/>
          </w:rPr>
          <w:t>SAP configuration released TBC – kept for future FYI.</w:t>
        </w:r>
        <w:r>
          <w:rPr>
            <w:noProof/>
            <w:webHidden/>
          </w:rPr>
          <w:tab/>
        </w:r>
        <w:r>
          <w:rPr>
            <w:noProof/>
            <w:webHidden/>
          </w:rPr>
          <w:fldChar w:fldCharType="begin"/>
        </w:r>
        <w:r>
          <w:rPr>
            <w:noProof/>
            <w:webHidden/>
          </w:rPr>
          <w:instrText xml:space="preserve"> PAGEREF _Toc205482300 \h </w:instrText>
        </w:r>
        <w:r>
          <w:rPr>
            <w:noProof/>
            <w:webHidden/>
          </w:rPr>
        </w:r>
        <w:r>
          <w:rPr>
            <w:noProof/>
            <w:webHidden/>
          </w:rPr>
          <w:fldChar w:fldCharType="separate"/>
        </w:r>
        <w:r>
          <w:rPr>
            <w:noProof/>
            <w:webHidden/>
          </w:rPr>
          <w:t>38</w:t>
        </w:r>
        <w:r>
          <w:rPr>
            <w:noProof/>
            <w:webHidden/>
          </w:rPr>
          <w:fldChar w:fldCharType="end"/>
        </w:r>
      </w:hyperlink>
    </w:p>
    <w:p w14:paraId="5ED40019" w14:textId="392CD594" w:rsidR="009D79FC" w:rsidRDefault="009D79FC">
      <w:pPr>
        <w:pStyle w:val="TOC2"/>
        <w:tabs>
          <w:tab w:val="right" w:leader="dot" w:pos="9016"/>
        </w:tabs>
        <w:rPr>
          <w:rFonts w:eastAsiaTheme="minorEastAsia"/>
          <w:noProof/>
          <w:lang w:eastAsia="en-AU"/>
        </w:rPr>
      </w:pPr>
      <w:hyperlink w:anchor="_Toc205482301" w:history="1">
        <w:r w:rsidRPr="00597E29">
          <w:rPr>
            <w:rStyle w:val="Hyperlink"/>
            <w:rFonts w:eastAsia="Times New Roman"/>
            <w:noProof/>
            <w:lang w:eastAsia="en-AU"/>
          </w:rPr>
          <w:t>IT15 external earnings - Integration</w:t>
        </w:r>
        <w:r>
          <w:rPr>
            <w:noProof/>
            <w:webHidden/>
          </w:rPr>
          <w:tab/>
        </w:r>
        <w:r>
          <w:rPr>
            <w:noProof/>
            <w:webHidden/>
          </w:rPr>
          <w:fldChar w:fldCharType="begin"/>
        </w:r>
        <w:r>
          <w:rPr>
            <w:noProof/>
            <w:webHidden/>
          </w:rPr>
          <w:instrText xml:space="preserve"> PAGEREF _Toc205482301 \h </w:instrText>
        </w:r>
        <w:r>
          <w:rPr>
            <w:noProof/>
            <w:webHidden/>
          </w:rPr>
        </w:r>
        <w:r>
          <w:rPr>
            <w:noProof/>
            <w:webHidden/>
          </w:rPr>
          <w:fldChar w:fldCharType="separate"/>
        </w:r>
        <w:r>
          <w:rPr>
            <w:noProof/>
            <w:webHidden/>
          </w:rPr>
          <w:t>38</w:t>
        </w:r>
        <w:r>
          <w:rPr>
            <w:noProof/>
            <w:webHidden/>
          </w:rPr>
          <w:fldChar w:fldCharType="end"/>
        </w:r>
      </w:hyperlink>
    </w:p>
    <w:p w14:paraId="0614A73C" w14:textId="7C1C2947" w:rsidR="009D79FC" w:rsidRDefault="009D79FC">
      <w:pPr>
        <w:pStyle w:val="TOC3"/>
        <w:tabs>
          <w:tab w:val="right" w:leader="dot" w:pos="9016"/>
        </w:tabs>
        <w:rPr>
          <w:rFonts w:eastAsiaTheme="minorEastAsia"/>
          <w:noProof/>
          <w:lang w:eastAsia="en-AU"/>
        </w:rPr>
      </w:pPr>
      <w:hyperlink w:anchor="_Toc205482302" w:history="1">
        <w:r w:rsidRPr="00597E29">
          <w:rPr>
            <w:rStyle w:val="Hyperlink"/>
            <w:noProof/>
            <w:lang w:eastAsia="en-AU"/>
          </w:rPr>
          <w:t>Current setup/issue definition</w:t>
        </w:r>
        <w:r>
          <w:rPr>
            <w:noProof/>
            <w:webHidden/>
          </w:rPr>
          <w:tab/>
        </w:r>
        <w:r>
          <w:rPr>
            <w:noProof/>
            <w:webHidden/>
          </w:rPr>
          <w:fldChar w:fldCharType="begin"/>
        </w:r>
        <w:r>
          <w:rPr>
            <w:noProof/>
            <w:webHidden/>
          </w:rPr>
          <w:instrText xml:space="preserve"> PAGEREF _Toc205482302 \h </w:instrText>
        </w:r>
        <w:r>
          <w:rPr>
            <w:noProof/>
            <w:webHidden/>
          </w:rPr>
        </w:r>
        <w:r>
          <w:rPr>
            <w:noProof/>
            <w:webHidden/>
          </w:rPr>
          <w:fldChar w:fldCharType="separate"/>
        </w:r>
        <w:r>
          <w:rPr>
            <w:noProof/>
            <w:webHidden/>
          </w:rPr>
          <w:t>38</w:t>
        </w:r>
        <w:r>
          <w:rPr>
            <w:noProof/>
            <w:webHidden/>
          </w:rPr>
          <w:fldChar w:fldCharType="end"/>
        </w:r>
      </w:hyperlink>
    </w:p>
    <w:p w14:paraId="61606EB4" w14:textId="6458955F" w:rsidR="009D79FC" w:rsidRDefault="009D79FC">
      <w:pPr>
        <w:pStyle w:val="TOC3"/>
        <w:tabs>
          <w:tab w:val="right" w:leader="dot" w:pos="9016"/>
        </w:tabs>
        <w:rPr>
          <w:rFonts w:eastAsiaTheme="minorEastAsia"/>
          <w:noProof/>
          <w:lang w:eastAsia="en-AU"/>
        </w:rPr>
      </w:pPr>
      <w:hyperlink w:anchor="_Toc205482303" w:history="1">
        <w:r w:rsidRPr="00597E29">
          <w:rPr>
            <w:rStyle w:val="Hyperlink"/>
            <w:noProof/>
            <w:lang w:eastAsia="en-AU"/>
          </w:rPr>
          <w:t>Changes required</w:t>
        </w:r>
        <w:r>
          <w:rPr>
            <w:noProof/>
            <w:webHidden/>
          </w:rPr>
          <w:tab/>
        </w:r>
        <w:r>
          <w:rPr>
            <w:noProof/>
            <w:webHidden/>
          </w:rPr>
          <w:fldChar w:fldCharType="begin"/>
        </w:r>
        <w:r>
          <w:rPr>
            <w:noProof/>
            <w:webHidden/>
          </w:rPr>
          <w:instrText xml:space="preserve"> PAGEREF _Toc205482303 \h </w:instrText>
        </w:r>
        <w:r>
          <w:rPr>
            <w:noProof/>
            <w:webHidden/>
          </w:rPr>
        </w:r>
        <w:r>
          <w:rPr>
            <w:noProof/>
            <w:webHidden/>
          </w:rPr>
          <w:fldChar w:fldCharType="separate"/>
        </w:r>
        <w:r>
          <w:rPr>
            <w:noProof/>
            <w:webHidden/>
          </w:rPr>
          <w:t>38</w:t>
        </w:r>
        <w:r>
          <w:rPr>
            <w:noProof/>
            <w:webHidden/>
          </w:rPr>
          <w:fldChar w:fldCharType="end"/>
        </w:r>
      </w:hyperlink>
    </w:p>
    <w:p w14:paraId="4B83DB49" w14:textId="5BC1B345" w:rsidR="009D79FC" w:rsidRDefault="009D79FC">
      <w:pPr>
        <w:pStyle w:val="TOC4"/>
        <w:tabs>
          <w:tab w:val="right" w:leader="dot" w:pos="9016"/>
        </w:tabs>
        <w:rPr>
          <w:rFonts w:eastAsiaTheme="minorEastAsia"/>
          <w:noProof/>
          <w:lang w:eastAsia="en-AU"/>
        </w:rPr>
      </w:pPr>
      <w:hyperlink w:anchor="_Toc205482304" w:history="1">
        <w:r w:rsidRPr="00597E29">
          <w:rPr>
            <w:rStyle w:val="Hyperlink"/>
            <w:noProof/>
            <w:lang w:eastAsia="en-AU"/>
          </w:rPr>
          <w:t>Functional</w:t>
        </w:r>
        <w:r>
          <w:rPr>
            <w:noProof/>
            <w:webHidden/>
          </w:rPr>
          <w:tab/>
        </w:r>
        <w:r>
          <w:rPr>
            <w:noProof/>
            <w:webHidden/>
          </w:rPr>
          <w:fldChar w:fldCharType="begin"/>
        </w:r>
        <w:r>
          <w:rPr>
            <w:noProof/>
            <w:webHidden/>
          </w:rPr>
          <w:instrText xml:space="preserve"> PAGEREF _Toc205482304 \h </w:instrText>
        </w:r>
        <w:r>
          <w:rPr>
            <w:noProof/>
            <w:webHidden/>
          </w:rPr>
        </w:r>
        <w:r>
          <w:rPr>
            <w:noProof/>
            <w:webHidden/>
          </w:rPr>
          <w:fldChar w:fldCharType="separate"/>
        </w:r>
        <w:r>
          <w:rPr>
            <w:noProof/>
            <w:webHidden/>
          </w:rPr>
          <w:t>38</w:t>
        </w:r>
        <w:r>
          <w:rPr>
            <w:noProof/>
            <w:webHidden/>
          </w:rPr>
          <w:fldChar w:fldCharType="end"/>
        </w:r>
      </w:hyperlink>
    </w:p>
    <w:p w14:paraId="1C806EF1" w14:textId="291C7E98" w:rsidR="009D79FC" w:rsidRDefault="009D79FC">
      <w:pPr>
        <w:pStyle w:val="TOC5"/>
        <w:tabs>
          <w:tab w:val="right" w:leader="dot" w:pos="9016"/>
        </w:tabs>
        <w:rPr>
          <w:rFonts w:eastAsiaTheme="minorEastAsia"/>
          <w:noProof/>
          <w:lang w:eastAsia="en-AU"/>
        </w:rPr>
      </w:pPr>
      <w:hyperlink w:anchor="_Toc205482305" w:history="1">
        <w:r w:rsidRPr="00597E29">
          <w:rPr>
            <w:rStyle w:val="Hyperlink"/>
            <w:noProof/>
            <w:lang w:eastAsia="en-AU"/>
          </w:rPr>
          <w:t>WT 3670</w:t>
        </w:r>
        <w:r>
          <w:rPr>
            <w:noProof/>
            <w:webHidden/>
          </w:rPr>
          <w:tab/>
        </w:r>
        <w:r>
          <w:rPr>
            <w:noProof/>
            <w:webHidden/>
          </w:rPr>
          <w:fldChar w:fldCharType="begin"/>
        </w:r>
        <w:r>
          <w:rPr>
            <w:noProof/>
            <w:webHidden/>
          </w:rPr>
          <w:instrText xml:space="preserve"> PAGEREF _Toc205482305 \h </w:instrText>
        </w:r>
        <w:r>
          <w:rPr>
            <w:noProof/>
            <w:webHidden/>
          </w:rPr>
        </w:r>
        <w:r>
          <w:rPr>
            <w:noProof/>
            <w:webHidden/>
          </w:rPr>
          <w:fldChar w:fldCharType="separate"/>
        </w:r>
        <w:r>
          <w:rPr>
            <w:noProof/>
            <w:webHidden/>
          </w:rPr>
          <w:t>38</w:t>
        </w:r>
        <w:r>
          <w:rPr>
            <w:noProof/>
            <w:webHidden/>
          </w:rPr>
          <w:fldChar w:fldCharType="end"/>
        </w:r>
      </w:hyperlink>
    </w:p>
    <w:p w14:paraId="062CCADA" w14:textId="26E76071" w:rsidR="009D79FC" w:rsidRDefault="009D79FC">
      <w:pPr>
        <w:pStyle w:val="TOC4"/>
        <w:tabs>
          <w:tab w:val="right" w:leader="dot" w:pos="9016"/>
        </w:tabs>
        <w:rPr>
          <w:rFonts w:eastAsiaTheme="minorEastAsia"/>
          <w:noProof/>
          <w:lang w:eastAsia="en-AU"/>
        </w:rPr>
      </w:pPr>
      <w:hyperlink w:anchor="_Toc205482306" w:history="1">
        <w:r w:rsidRPr="00597E29">
          <w:rPr>
            <w:rStyle w:val="Hyperlink"/>
            <w:noProof/>
            <w:lang w:eastAsia="en-AU"/>
          </w:rPr>
          <w:t>Technical (from a payroll perspective)</w:t>
        </w:r>
        <w:r>
          <w:rPr>
            <w:noProof/>
            <w:webHidden/>
          </w:rPr>
          <w:tab/>
        </w:r>
        <w:r>
          <w:rPr>
            <w:noProof/>
            <w:webHidden/>
          </w:rPr>
          <w:fldChar w:fldCharType="begin"/>
        </w:r>
        <w:r>
          <w:rPr>
            <w:noProof/>
            <w:webHidden/>
          </w:rPr>
          <w:instrText xml:space="preserve"> PAGEREF _Toc205482306 \h </w:instrText>
        </w:r>
        <w:r>
          <w:rPr>
            <w:noProof/>
            <w:webHidden/>
          </w:rPr>
        </w:r>
        <w:r>
          <w:rPr>
            <w:noProof/>
            <w:webHidden/>
          </w:rPr>
          <w:fldChar w:fldCharType="separate"/>
        </w:r>
        <w:r>
          <w:rPr>
            <w:noProof/>
            <w:webHidden/>
          </w:rPr>
          <w:t>39</w:t>
        </w:r>
        <w:r>
          <w:rPr>
            <w:noProof/>
            <w:webHidden/>
          </w:rPr>
          <w:fldChar w:fldCharType="end"/>
        </w:r>
      </w:hyperlink>
    </w:p>
    <w:p w14:paraId="7F6EC29E" w14:textId="2BBBDDC0" w:rsidR="009D79FC" w:rsidRDefault="009D79FC">
      <w:pPr>
        <w:pStyle w:val="TOC5"/>
        <w:tabs>
          <w:tab w:val="right" w:leader="dot" w:pos="9016"/>
        </w:tabs>
        <w:rPr>
          <w:rFonts w:eastAsiaTheme="minorEastAsia"/>
          <w:noProof/>
          <w:lang w:eastAsia="en-AU"/>
        </w:rPr>
      </w:pPr>
      <w:hyperlink w:anchor="_Toc205482307" w:history="1">
        <w:r w:rsidRPr="00597E29">
          <w:rPr>
            <w:rStyle w:val="Hyperlink"/>
            <w:noProof/>
            <w:lang w:eastAsia="en-AU"/>
          </w:rPr>
          <w:t>Olims</w:t>
        </w:r>
        <w:r>
          <w:rPr>
            <w:noProof/>
            <w:webHidden/>
          </w:rPr>
          <w:tab/>
        </w:r>
        <w:r>
          <w:rPr>
            <w:noProof/>
            <w:webHidden/>
          </w:rPr>
          <w:fldChar w:fldCharType="begin"/>
        </w:r>
        <w:r>
          <w:rPr>
            <w:noProof/>
            <w:webHidden/>
          </w:rPr>
          <w:instrText xml:space="preserve"> PAGEREF _Toc205482307 \h </w:instrText>
        </w:r>
        <w:r>
          <w:rPr>
            <w:noProof/>
            <w:webHidden/>
          </w:rPr>
        </w:r>
        <w:r>
          <w:rPr>
            <w:noProof/>
            <w:webHidden/>
          </w:rPr>
          <w:fldChar w:fldCharType="separate"/>
        </w:r>
        <w:r>
          <w:rPr>
            <w:noProof/>
            <w:webHidden/>
          </w:rPr>
          <w:t>39</w:t>
        </w:r>
        <w:r>
          <w:rPr>
            <w:noProof/>
            <w:webHidden/>
          </w:rPr>
          <w:fldChar w:fldCharType="end"/>
        </w:r>
      </w:hyperlink>
    </w:p>
    <w:p w14:paraId="572D14CB" w14:textId="7ADF92BE" w:rsidR="009D79FC" w:rsidRDefault="009D79FC">
      <w:pPr>
        <w:pStyle w:val="TOC6"/>
        <w:tabs>
          <w:tab w:val="right" w:leader="dot" w:pos="9016"/>
        </w:tabs>
        <w:rPr>
          <w:rFonts w:eastAsiaTheme="minorEastAsia"/>
          <w:noProof/>
          <w:lang w:eastAsia="en-AU"/>
        </w:rPr>
      </w:pPr>
      <w:hyperlink w:anchor="_Toc205482308" w:history="1">
        <w:r w:rsidRPr="00597E29">
          <w:rPr>
            <w:rStyle w:val="Hyperlink"/>
            <w:noProof/>
            <w:lang w:eastAsia="en-AU"/>
          </w:rPr>
          <w:t>WT 3670</w:t>
        </w:r>
        <w:r>
          <w:rPr>
            <w:noProof/>
            <w:webHidden/>
          </w:rPr>
          <w:tab/>
        </w:r>
        <w:r>
          <w:rPr>
            <w:noProof/>
            <w:webHidden/>
          </w:rPr>
          <w:fldChar w:fldCharType="begin"/>
        </w:r>
        <w:r>
          <w:rPr>
            <w:noProof/>
            <w:webHidden/>
          </w:rPr>
          <w:instrText xml:space="preserve"> PAGEREF _Toc205482308 \h </w:instrText>
        </w:r>
        <w:r>
          <w:rPr>
            <w:noProof/>
            <w:webHidden/>
          </w:rPr>
        </w:r>
        <w:r>
          <w:rPr>
            <w:noProof/>
            <w:webHidden/>
          </w:rPr>
          <w:fldChar w:fldCharType="separate"/>
        </w:r>
        <w:r>
          <w:rPr>
            <w:noProof/>
            <w:webHidden/>
          </w:rPr>
          <w:t>39</w:t>
        </w:r>
        <w:r>
          <w:rPr>
            <w:noProof/>
            <w:webHidden/>
          </w:rPr>
          <w:fldChar w:fldCharType="end"/>
        </w:r>
      </w:hyperlink>
    </w:p>
    <w:p w14:paraId="77839113" w14:textId="2B0DE7F4" w:rsidR="009D79FC" w:rsidRDefault="009D79FC">
      <w:pPr>
        <w:pStyle w:val="TOC5"/>
        <w:tabs>
          <w:tab w:val="right" w:leader="dot" w:pos="9016"/>
        </w:tabs>
        <w:rPr>
          <w:rFonts w:eastAsiaTheme="minorEastAsia"/>
          <w:noProof/>
          <w:lang w:eastAsia="en-AU"/>
        </w:rPr>
      </w:pPr>
      <w:hyperlink w:anchor="_Toc205482309" w:history="1">
        <w:r w:rsidRPr="00597E29">
          <w:rPr>
            <w:rStyle w:val="Hyperlink"/>
            <w:noProof/>
            <w:lang w:eastAsia="en-AU"/>
          </w:rPr>
          <w:t>SAP</w:t>
        </w:r>
        <w:r>
          <w:rPr>
            <w:noProof/>
            <w:webHidden/>
          </w:rPr>
          <w:tab/>
        </w:r>
        <w:r>
          <w:rPr>
            <w:noProof/>
            <w:webHidden/>
          </w:rPr>
          <w:fldChar w:fldCharType="begin"/>
        </w:r>
        <w:r>
          <w:rPr>
            <w:noProof/>
            <w:webHidden/>
          </w:rPr>
          <w:instrText xml:space="preserve"> PAGEREF _Toc205482309 \h </w:instrText>
        </w:r>
        <w:r>
          <w:rPr>
            <w:noProof/>
            <w:webHidden/>
          </w:rPr>
        </w:r>
        <w:r>
          <w:rPr>
            <w:noProof/>
            <w:webHidden/>
          </w:rPr>
          <w:fldChar w:fldCharType="separate"/>
        </w:r>
        <w:r>
          <w:rPr>
            <w:noProof/>
            <w:webHidden/>
          </w:rPr>
          <w:t>41</w:t>
        </w:r>
        <w:r>
          <w:rPr>
            <w:noProof/>
            <w:webHidden/>
          </w:rPr>
          <w:fldChar w:fldCharType="end"/>
        </w:r>
      </w:hyperlink>
    </w:p>
    <w:p w14:paraId="0D61843C" w14:textId="40CF3734" w:rsidR="009D79FC" w:rsidRDefault="009D79FC">
      <w:pPr>
        <w:pStyle w:val="TOC6"/>
        <w:tabs>
          <w:tab w:val="right" w:leader="dot" w:pos="9016"/>
        </w:tabs>
        <w:rPr>
          <w:rFonts w:eastAsiaTheme="minorEastAsia"/>
          <w:noProof/>
          <w:lang w:eastAsia="en-AU"/>
        </w:rPr>
      </w:pPr>
      <w:hyperlink w:anchor="_Toc205482310" w:history="1">
        <w:r w:rsidRPr="00597E29">
          <w:rPr>
            <w:rStyle w:val="Hyperlink"/>
            <w:noProof/>
            <w:lang w:eastAsia="en-AU"/>
          </w:rPr>
          <w:t>WT 3670</w:t>
        </w:r>
        <w:r>
          <w:rPr>
            <w:noProof/>
            <w:webHidden/>
          </w:rPr>
          <w:tab/>
        </w:r>
        <w:r>
          <w:rPr>
            <w:noProof/>
            <w:webHidden/>
          </w:rPr>
          <w:fldChar w:fldCharType="begin"/>
        </w:r>
        <w:r>
          <w:rPr>
            <w:noProof/>
            <w:webHidden/>
          </w:rPr>
          <w:instrText xml:space="preserve"> PAGEREF _Toc205482310 \h </w:instrText>
        </w:r>
        <w:r>
          <w:rPr>
            <w:noProof/>
            <w:webHidden/>
          </w:rPr>
        </w:r>
        <w:r>
          <w:rPr>
            <w:noProof/>
            <w:webHidden/>
          </w:rPr>
          <w:fldChar w:fldCharType="separate"/>
        </w:r>
        <w:r>
          <w:rPr>
            <w:noProof/>
            <w:webHidden/>
          </w:rPr>
          <w:t>41</w:t>
        </w:r>
        <w:r>
          <w:rPr>
            <w:noProof/>
            <w:webHidden/>
          </w:rPr>
          <w:fldChar w:fldCharType="end"/>
        </w:r>
      </w:hyperlink>
    </w:p>
    <w:p w14:paraId="711AAEDC" w14:textId="7753F577" w:rsidR="009D79FC" w:rsidRDefault="009D79FC">
      <w:pPr>
        <w:pStyle w:val="TOC3"/>
        <w:tabs>
          <w:tab w:val="right" w:leader="dot" w:pos="9016"/>
        </w:tabs>
        <w:rPr>
          <w:rFonts w:eastAsiaTheme="minorEastAsia"/>
          <w:noProof/>
          <w:lang w:eastAsia="en-AU"/>
        </w:rPr>
      </w:pPr>
      <w:hyperlink w:anchor="_Toc205482311" w:history="1">
        <w:r w:rsidRPr="00597E29">
          <w:rPr>
            <w:rStyle w:val="Hyperlink"/>
            <w:noProof/>
            <w:lang w:eastAsia="en-AU"/>
          </w:rPr>
          <w:t>Business</w:t>
        </w:r>
        <w:r>
          <w:rPr>
            <w:noProof/>
            <w:webHidden/>
          </w:rPr>
          <w:tab/>
        </w:r>
        <w:r>
          <w:rPr>
            <w:noProof/>
            <w:webHidden/>
          </w:rPr>
          <w:fldChar w:fldCharType="begin"/>
        </w:r>
        <w:r>
          <w:rPr>
            <w:noProof/>
            <w:webHidden/>
          </w:rPr>
          <w:instrText xml:space="preserve"> PAGEREF _Toc205482311 \h </w:instrText>
        </w:r>
        <w:r>
          <w:rPr>
            <w:noProof/>
            <w:webHidden/>
          </w:rPr>
        </w:r>
        <w:r>
          <w:rPr>
            <w:noProof/>
            <w:webHidden/>
          </w:rPr>
          <w:fldChar w:fldCharType="separate"/>
        </w:r>
        <w:r>
          <w:rPr>
            <w:noProof/>
            <w:webHidden/>
          </w:rPr>
          <w:t>41</w:t>
        </w:r>
        <w:r>
          <w:rPr>
            <w:noProof/>
            <w:webHidden/>
          </w:rPr>
          <w:fldChar w:fldCharType="end"/>
        </w:r>
      </w:hyperlink>
    </w:p>
    <w:p w14:paraId="27B32F8D" w14:textId="790786B4" w:rsidR="009D79FC" w:rsidRDefault="009D79FC">
      <w:pPr>
        <w:pStyle w:val="TOC5"/>
        <w:tabs>
          <w:tab w:val="right" w:leader="dot" w:pos="9016"/>
        </w:tabs>
        <w:rPr>
          <w:rFonts w:eastAsiaTheme="minorEastAsia"/>
          <w:noProof/>
          <w:lang w:eastAsia="en-AU"/>
        </w:rPr>
      </w:pPr>
      <w:hyperlink w:anchor="_Toc205482312" w:history="1">
        <w:r w:rsidRPr="00597E29">
          <w:rPr>
            <w:rStyle w:val="Hyperlink"/>
            <w:noProof/>
            <w:lang w:eastAsia="en-AU"/>
          </w:rPr>
          <w:t>Security (NSWPf)</w:t>
        </w:r>
        <w:r>
          <w:rPr>
            <w:noProof/>
            <w:webHidden/>
          </w:rPr>
          <w:tab/>
        </w:r>
        <w:r>
          <w:rPr>
            <w:noProof/>
            <w:webHidden/>
          </w:rPr>
          <w:fldChar w:fldCharType="begin"/>
        </w:r>
        <w:r>
          <w:rPr>
            <w:noProof/>
            <w:webHidden/>
          </w:rPr>
          <w:instrText xml:space="preserve"> PAGEREF _Toc205482312 \h </w:instrText>
        </w:r>
        <w:r>
          <w:rPr>
            <w:noProof/>
            <w:webHidden/>
          </w:rPr>
        </w:r>
        <w:r>
          <w:rPr>
            <w:noProof/>
            <w:webHidden/>
          </w:rPr>
          <w:fldChar w:fldCharType="separate"/>
        </w:r>
        <w:r>
          <w:rPr>
            <w:noProof/>
            <w:webHidden/>
          </w:rPr>
          <w:t>42</w:t>
        </w:r>
        <w:r>
          <w:rPr>
            <w:noProof/>
            <w:webHidden/>
          </w:rPr>
          <w:fldChar w:fldCharType="end"/>
        </w:r>
      </w:hyperlink>
    </w:p>
    <w:p w14:paraId="2033F0FE" w14:textId="7DB4577C" w:rsidR="009D79FC" w:rsidRDefault="009D79FC">
      <w:pPr>
        <w:pStyle w:val="TOC2"/>
        <w:tabs>
          <w:tab w:val="right" w:leader="dot" w:pos="9016"/>
        </w:tabs>
        <w:rPr>
          <w:rFonts w:eastAsiaTheme="minorEastAsia"/>
          <w:noProof/>
          <w:lang w:eastAsia="en-AU"/>
        </w:rPr>
      </w:pPr>
      <w:hyperlink w:anchor="_Toc205482313" w:history="1">
        <w:r w:rsidRPr="00597E29">
          <w:rPr>
            <w:rStyle w:val="Hyperlink"/>
            <w:rFonts w:eastAsia="Times New Roman"/>
            <w:b/>
            <w:bCs/>
            <w:noProof/>
            <w:lang w:eastAsia="en-AU"/>
          </w:rPr>
          <w:t>Period 2 ends mid pay week</w:t>
        </w:r>
        <w:r w:rsidRPr="00597E29">
          <w:rPr>
            <w:rStyle w:val="Hyperlink"/>
            <w:rFonts w:eastAsia="Times New Roman"/>
            <w:noProof/>
            <w:lang w:eastAsia="en-AU"/>
          </w:rPr>
          <w:t>, no pay split for P3 to commence.  Phase 5?</w:t>
        </w:r>
        <w:r>
          <w:rPr>
            <w:noProof/>
            <w:webHidden/>
          </w:rPr>
          <w:tab/>
        </w:r>
        <w:r>
          <w:rPr>
            <w:noProof/>
            <w:webHidden/>
          </w:rPr>
          <w:fldChar w:fldCharType="begin"/>
        </w:r>
        <w:r>
          <w:rPr>
            <w:noProof/>
            <w:webHidden/>
          </w:rPr>
          <w:instrText xml:space="preserve"> PAGEREF _Toc205482313 \h </w:instrText>
        </w:r>
        <w:r>
          <w:rPr>
            <w:noProof/>
            <w:webHidden/>
          </w:rPr>
        </w:r>
        <w:r>
          <w:rPr>
            <w:noProof/>
            <w:webHidden/>
          </w:rPr>
          <w:fldChar w:fldCharType="separate"/>
        </w:r>
        <w:r>
          <w:rPr>
            <w:noProof/>
            <w:webHidden/>
          </w:rPr>
          <w:t>42</w:t>
        </w:r>
        <w:r>
          <w:rPr>
            <w:noProof/>
            <w:webHidden/>
          </w:rPr>
          <w:fldChar w:fldCharType="end"/>
        </w:r>
      </w:hyperlink>
    </w:p>
    <w:p w14:paraId="03B0FFAB" w14:textId="24940351" w:rsidR="009D79FC" w:rsidRDefault="009D79FC">
      <w:pPr>
        <w:pStyle w:val="TOC3"/>
        <w:tabs>
          <w:tab w:val="right" w:leader="dot" w:pos="9016"/>
        </w:tabs>
        <w:rPr>
          <w:rFonts w:eastAsiaTheme="minorEastAsia"/>
          <w:noProof/>
          <w:lang w:eastAsia="en-AU"/>
        </w:rPr>
      </w:pPr>
      <w:hyperlink w:anchor="_Toc205482314" w:history="1">
        <w:r w:rsidRPr="00597E29">
          <w:rPr>
            <w:rStyle w:val="Hyperlink"/>
            <w:noProof/>
            <w:lang w:eastAsia="en-AU"/>
          </w:rPr>
          <w:t>Current setup/issue</w:t>
        </w:r>
        <w:r>
          <w:rPr>
            <w:noProof/>
            <w:webHidden/>
          </w:rPr>
          <w:tab/>
        </w:r>
        <w:r>
          <w:rPr>
            <w:noProof/>
            <w:webHidden/>
          </w:rPr>
          <w:fldChar w:fldCharType="begin"/>
        </w:r>
        <w:r>
          <w:rPr>
            <w:noProof/>
            <w:webHidden/>
          </w:rPr>
          <w:instrText xml:space="preserve"> PAGEREF _Toc205482314 \h </w:instrText>
        </w:r>
        <w:r>
          <w:rPr>
            <w:noProof/>
            <w:webHidden/>
          </w:rPr>
        </w:r>
        <w:r>
          <w:rPr>
            <w:noProof/>
            <w:webHidden/>
          </w:rPr>
          <w:fldChar w:fldCharType="separate"/>
        </w:r>
        <w:r>
          <w:rPr>
            <w:noProof/>
            <w:webHidden/>
          </w:rPr>
          <w:t>42</w:t>
        </w:r>
        <w:r>
          <w:rPr>
            <w:noProof/>
            <w:webHidden/>
          </w:rPr>
          <w:fldChar w:fldCharType="end"/>
        </w:r>
      </w:hyperlink>
    </w:p>
    <w:p w14:paraId="384CE9DC" w14:textId="4B8882C8" w:rsidR="009D79FC" w:rsidRDefault="009D79FC">
      <w:pPr>
        <w:pStyle w:val="TOC3"/>
        <w:tabs>
          <w:tab w:val="right" w:leader="dot" w:pos="9016"/>
        </w:tabs>
        <w:rPr>
          <w:rFonts w:eastAsiaTheme="minorEastAsia"/>
          <w:noProof/>
          <w:lang w:eastAsia="en-AU"/>
        </w:rPr>
      </w:pPr>
      <w:hyperlink w:anchor="_Toc205482315" w:history="1">
        <w:r w:rsidRPr="00597E29">
          <w:rPr>
            <w:rStyle w:val="Hyperlink"/>
            <w:noProof/>
            <w:lang w:eastAsia="en-AU"/>
          </w:rPr>
          <w:t>Changes required</w:t>
        </w:r>
        <w:r>
          <w:rPr>
            <w:noProof/>
            <w:webHidden/>
          </w:rPr>
          <w:tab/>
        </w:r>
        <w:r>
          <w:rPr>
            <w:noProof/>
            <w:webHidden/>
          </w:rPr>
          <w:fldChar w:fldCharType="begin"/>
        </w:r>
        <w:r>
          <w:rPr>
            <w:noProof/>
            <w:webHidden/>
          </w:rPr>
          <w:instrText xml:space="preserve"> PAGEREF _Toc205482315 \h </w:instrText>
        </w:r>
        <w:r>
          <w:rPr>
            <w:noProof/>
            <w:webHidden/>
          </w:rPr>
        </w:r>
        <w:r>
          <w:rPr>
            <w:noProof/>
            <w:webHidden/>
          </w:rPr>
          <w:fldChar w:fldCharType="separate"/>
        </w:r>
        <w:r>
          <w:rPr>
            <w:noProof/>
            <w:webHidden/>
          </w:rPr>
          <w:t>42</w:t>
        </w:r>
        <w:r>
          <w:rPr>
            <w:noProof/>
            <w:webHidden/>
          </w:rPr>
          <w:fldChar w:fldCharType="end"/>
        </w:r>
      </w:hyperlink>
    </w:p>
    <w:p w14:paraId="79B4733C" w14:textId="242D5D35" w:rsidR="009D79FC" w:rsidRDefault="009D79FC">
      <w:pPr>
        <w:pStyle w:val="TOC4"/>
        <w:tabs>
          <w:tab w:val="right" w:leader="dot" w:pos="9016"/>
        </w:tabs>
        <w:rPr>
          <w:rFonts w:eastAsiaTheme="minorEastAsia"/>
          <w:noProof/>
          <w:lang w:eastAsia="en-AU"/>
        </w:rPr>
      </w:pPr>
      <w:hyperlink w:anchor="_Toc205482316" w:history="1">
        <w:r w:rsidRPr="00597E29">
          <w:rPr>
            <w:rStyle w:val="Hyperlink"/>
            <w:noProof/>
            <w:lang w:eastAsia="en-AU"/>
          </w:rPr>
          <w:t>Functional</w:t>
        </w:r>
        <w:r>
          <w:rPr>
            <w:noProof/>
            <w:webHidden/>
          </w:rPr>
          <w:tab/>
        </w:r>
        <w:r>
          <w:rPr>
            <w:noProof/>
            <w:webHidden/>
          </w:rPr>
          <w:fldChar w:fldCharType="begin"/>
        </w:r>
        <w:r>
          <w:rPr>
            <w:noProof/>
            <w:webHidden/>
          </w:rPr>
          <w:instrText xml:space="preserve"> PAGEREF _Toc205482316 \h </w:instrText>
        </w:r>
        <w:r>
          <w:rPr>
            <w:noProof/>
            <w:webHidden/>
          </w:rPr>
        </w:r>
        <w:r>
          <w:rPr>
            <w:noProof/>
            <w:webHidden/>
          </w:rPr>
          <w:fldChar w:fldCharType="separate"/>
        </w:r>
        <w:r>
          <w:rPr>
            <w:noProof/>
            <w:webHidden/>
          </w:rPr>
          <w:t>42</w:t>
        </w:r>
        <w:r>
          <w:rPr>
            <w:noProof/>
            <w:webHidden/>
          </w:rPr>
          <w:fldChar w:fldCharType="end"/>
        </w:r>
      </w:hyperlink>
    </w:p>
    <w:p w14:paraId="1AB5CE98" w14:textId="2CF112DE" w:rsidR="009D79FC" w:rsidRDefault="009D79FC">
      <w:pPr>
        <w:pStyle w:val="TOC4"/>
        <w:tabs>
          <w:tab w:val="right" w:leader="dot" w:pos="9016"/>
        </w:tabs>
        <w:rPr>
          <w:rFonts w:eastAsiaTheme="minorEastAsia"/>
          <w:noProof/>
          <w:lang w:eastAsia="en-AU"/>
        </w:rPr>
      </w:pPr>
      <w:hyperlink w:anchor="_Toc205482317" w:history="1">
        <w:r w:rsidRPr="00597E29">
          <w:rPr>
            <w:rStyle w:val="Hyperlink"/>
            <w:rFonts w:eastAsia="Times New Roman"/>
            <w:noProof/>
            <w:lang w:eastAsia="en-AU"/>
          </w:rPr>
          <w:t>Technical</w:t>
        </w:r>
        <w:r>
          <w:rPr>
            <w:noProof/>
            <w:webHidden/>
          </w:rPr>
          <w:tab/>
        </w:r>
        <w:r>
          <w:rPr>
            <w:noProof/>
            <w:webHidden/>
          </w:rPr>
          <w:fldChar w:fldCharType="begin"/>
        </w:r>
        <w:r>
          <w:rPr>
            <w:noProof/>
            <w:webHidden/>
          </w:rPr>
          <w:instrText xml:space="preserve"> PAGEREF _Toc205482317 \h </w:instrText>
        </w:r>
        <w:r>
          <w:rPr>
            <w:noProof/>
            <w:webHidden/>
          </w:rPr>
        </w:r>
        <w:r>
          <w:rPr>
            <w:noProof/>
            <w:webHidden/>
          </w:rPr>
          <w:fldChar w:fldCharType="separate"/>
        </w:r>
        <w:r>
          <w:rPr>
            <w:noProof/>
            <w:webHidden/>
          </w:rPr>
          <w:t>43</w:t>
        </w:r>
        <w:r>
          <w:rPr>
            <w:noProof/>
            <w:webHidden/>
          </w:rPr>
          <w:fldChar w:fldCharType="end"/>
        </w:r>
      </w:hyperlink>
    </w:p>
    <w:p w14:paraId="4BC35231" w14:textId="7917959D" w:rsidR="009D79FC" w:rsidRDefault="009D79FC">
      <w:pPr>
        <w:pStyle w:val="TOC5"/>
        <w:tabs>
          <w:tab w:val="right" w:leader="dot" w:pos="9016"/>
        </w:tabs>
        <w:rPr>
          <w:rFonts w:eastAsiaTheme="minorEastAsia"/>
          <w:noProof/>
          <w:lang w:eastAsia="en-AU"/>
        </w:rPr>
      </w:pPr>
      <w:hyperlink w:anchor="_Toc205482318" w:history="1">
        <w:r w:rsidRPr="00597E29">
          <w:rPr>
            <w:rStyle w:val="Hyperlink"/>
            <w:noProof/>
            <w:lang w:eastAsia="en-AU"/>
          </w:rPr>
          <w:t>SAP</w:t>
        </w:r>
        <w:r>
          <w:rPr>
            <w:noProof/>
            <w:webHidden/>
          </w:rPr>
          <w:tab/>
        </w:r>
        <w:r>
          <w:rPr>
            <w:noProof/>
            <w:webHidden/>
          </w:rPr>
          <w:fldChar w:fldCharType="begin"/>
        </w:r>
        <w:r>
          <w:rPr>
            <w:noProof/>
            <w:webHidden/>
          </w:rPr>
          <w:instrText xml:space="preserve"> PAGEREF _Toc205482318 \h </w:instrText>
        </w:r>
        <w:r>
          <w:rPr>
            <w:noProof/>
            <w:webHidden/>
          </w:rPr>
        </w:r>
        <w:r>
          <w:rPr>
            <w:noProof/>
            <w:webHidden/>
          </w:rPr>
          <w:fldChar w:fldCharType="separate"/>
        </w:r>
        <w:r>
          <w:rPr>
            <w:noProof/>
            <w:webHidden/>
          </w:rPr>
          <w:t>43</w:t>
        </w:r>
        <w:r>
          <w:rPr>
            <w:noProof/>
            <w:webHidden/>
          </w:rPr>
          <w:fldChar w:fldCharType="end"/>
        </w:r>
      </w:hyperlink>
    </w:p>
    <w:p w14:paraId="1F350BC0" w14:textId="3DDEC0B9" w:rsidR="009D79FC" w:rsidRDefault="009D79FC">
      <w:pPr>
        <w:pStyle w:val="TOC3"/>
        <w:tabs>
          <w:tab w:val="right" w:leader="dot" w:pos="9016"/>
        </w:tabs>
        <w:rPr>
          <w:rFonts w:eastAsiaTheme="minorEastAsia"/>
          <w:noProof/>
          <w:lang w:eastAsia="en-AU"/>
        </w:rPr>
      </w:pPr>
      <w:hyperlink w:anchor="_Toc205482319" w:history="1">
        <w:r w:rsidRPr="00597E29">
          <w:rPr>
            <w:rStyle w:val="Hyperlink"/>
            <w:noProof/>
            <w:lang w:eastAsia="en-AU"/>
          </w:rPr>
          <w:t>Business impact</w:t>
        </w:r>
        <w:r>
          <w:rPr>
            <w:noProof/>
            <w:webHidden/>
          </w:rPr>
          <w:tab/>
        </w:r>
        <w:r>
          <w:rPr>
            <w:noProof/>
            <w:webHidden/>
          </w:rPr>
          <w:fldChar w:fldCharType="begin"/>
        </w:r>
        <w:r>
          <w:rPr>
            <w:noProof/>
            <w:webHidden/>
          </w:rPr>
          <w:instrText xml:space="preserve"> PAGEREF _Toc205482319 \h </w:instrText>
        </w:r>
        <w:r>
          <w:rPr>
            <w:noProof/>
            <w:webHidden/>
          </w:rPr>
        </w:r>
        <w:r>
          <w:rPr>
            <w:noProof/>
            <w:webHidden/>
          </w:rPr>
          <w:fldChar w:fldCharType="separate"/>
        </w:r>
        <w:r>
          <w:rPr>
            <w:noProof/>
            <w:webHidden/>
          </w:rPr>
          <w:t>43</w:t>
        </w:r>
        <w:r>
          <w:rPr>
            <w:noProof/>
            <w:webHidden/>
          </w:rPr>
          <w:fldChar w:fldCharType="end"/>
        </w:r>
      </w:hyperlink>
    </w:p>
    <w:p w14:paraId="51109872" w14:textId="09232DAA" w:rsidR="009D79FC" w:rsidRDefault="009D79FC">
      <w:pPr>
        <w:pStyle w:val="TOC2"/>
        <w:tabs>
          <w:tab w:val="right" w:leader="dot" w:pos="9016"/>
        </w:tabs>
        <w:rPr>
          <w:rFonts w:eastAsiaTheme="minorEastAsia"/>
          <w:noProof/>
          <w:lang w:eastAsia="en-AU"/>
        </w:rPr>
      </w:pPr>
      <w:hyperlink w:anchor="_Toc205482320" w:history="1">
        <w:r w:rsidRPr="00597E29">
          <w:rPr>
            <w:rStyle w:val="Hyperlink"/>
            <w:noProof/>
          </w:rPr>
          <w:t>Period 2 weeks movement</w:t>
        </w:r>
        <w:r>
          <w:rPr>
            <w:noProof/>
            <w:webHidden/>
          </w:rPr>
          <w:tab/>
        </w:r>
        <w:r>
          <w:rPr>
            <w:noProof/>
            <w:webHidden/>
          </w:rPr>
          <w:fldChar w:fldCharType="begin"/>
        </w:r>
        <w:r>
          <w:rPr>
            <w:noProof/>
            <w:webHidden/>
          </w:rPr>
          <w:instrText xml:space="preserve"> PAGEREF _Toc205482320 \h </w:instrText>
        </w:r>
        <w:r>
          <w:rPr>
            <w:noProof/>
            <w:webHidden/>
          </w:rPr>
        </w:r>
        <w:r>
          <w:rPr>
            <w:noProof/>
            <w:webHidden/>
          </w:rPr>
          <w:fldChar w:fldCharType="separate"/>
        </w:r>
        <w:r>
          <w:rPr>
            <w:noProof/>
            <w:webHidden/>
          </w:rPr>
          <w:t>43</w:t>
        </w:r>
        <w:r>
          <w:rPr>
            <w:noProof/>
            <w:webHidden/>
          </w:rPr>
          <w:fldChar w:fldCharType="end"/>
        </w:r>
      </w:hyperlink>
    </w:p>
    <w:p w14:paraId="04B52323" w14:textId="5C944ACE" w:rsidR="009D79FC" w:rsidRDefault="009D79FC">
      <w:pPr>
        <w:pStyle w:val="TOC3"/>
        <w:tabs>
          <w:tab w:val="right" w:leader="dot" w:pos="9016"/>
        </w:tabs>
        <w:rPr>
          <w:rFonts w:eastAsiaTheme="minorEastAsia"/>
          <w:noProof/>
          <w:lang w:eastAsia="en-AU"/>
        </w:rPr>
      </w:pPr>
      <w:hyperlink w:anchor="_Toc205482321" w:history="1">
        <w:r w:rsidRPr="00597E29">
          <w:rPr>
            <w:rStyle w:val="Hyperlink"/>
            <w:noProof/>
          </w:rPr>
          <w:t>Current setup/issue</w:t>
        </w:r>
        <w:r>
          <w:rPr>
            <w:noProof/>
            <w:webHidden/>
          </w:rPr>
          <w:tab/>
        </w:r>
        <w:r>
          <w:rPr>
            <w:noProof/>
            <w:webHidden/>
          </w:rPr>
          <w:fldChar w:fldCharType="begin"/>
        </w:r>
        <w:r>
          <w:rPr>
            <w:noProof/>
            <w:webHidden/>
          </w:rPr>
          <w:instrText xml:space="preserve"> PAGEREF _Toc205482321 \h </w:instrText>
        </w:r>
        <w:r>
          <w:rPr>
            <w:noProof/>
            <w:webHidden/>
          </w:rPr>
        </w:r>
        <w:r>
          <w:rPr>
            <w:noProof/>
            <w:webHidden/>
          </w:rPr>
          <w:fldChar w:fldCharType="separate"/>
        </w:r>
        <w:r>
          <w:rPr>
            <w:noProof/>
            <w:webHidden/>
          </w:rPr>
          <w:t>43</w:t>
        </w:r>
        <w:r>
          <w:rPr>
            <w:noProof/>
            <w:webHidden/>
          </w:rPr>
          <w:fldChar w:fldCharType="end"/>
        </w:r>
      </w:hyperlink>
    </w:p>
    <w:p w14:paraId="3411A166" w14:textId="5E276AD0" w:rsidR="009D79FC" w:rsidRDefault="009D79FC">
      <w:pPr>
        <w:pStyle w:val="TOC3"/>
        <w:tabs>
          <w:tab w:val="right" w:leader="dot" w:pos="9016"/>
        </w:tabs>
        <w:rPr>
          <w:rFonts w:eastAsiaTheme="minorEastAsia"/>
          <w:noProof/>
          <w:lang w:eastAsia="en-AU"/>
        </w:rPr>
      </w:pPr>
      <w:hyperlink w:anchor="_Toc205482322" w:history="1">
        <w:r w:rsidRPr="00597E29">
          <w:rPr>
            <w:rStyle w:val="Hyperlink"/>
            <w:noProof/>
            <w:lang w:eastAsia="en-AU"/>
          </w:rPr>
          <w:t>Changes required.</w:t>
        </w:r>
        <w:r>
          <w:rPr>
            <w:noProof/>
            <w:webHidden/>
          </w:rPr>
          <w:tab/>
        </w:r>
        <w:r>
          <w:rPr>
            <w:noProof/>
            <w:webHidden/>
          </w:rPr>
          <w:fldChar w:fldCharType="begin"/>
        </w:r>
        <w:r>
          <w:rPr>
            <w:noProof/>
            <w:webHidden/>
          </w:rPr>
          <w:instrText xml:space="preserve"> PAGEREF _Toc205482322 \h </w:instrText>
        </w:r>
        <w:r>
          <w:rPr>
            <w:noProof/>
            <w:webHidden/>
          </w:rPr>
        </w:r>
        <w:r>
          <w:rPr>
            <w:noProof/>
            <w:webHidden/>
          </w:rPr>
          <w:fldChar w:fldCharType="separate"/>
        </w:r>
        <w:r>
          <w:rPr>
            <w:noProof/>
            <w:webHidden/>
          </w:rPr>
          <w:t>43</w:t>
        </w:r>
        <w:r>
          <w:rPr>
            <w:noProof/>
            <w:webHidden/>
          </w:rPr>
          <w:fldChar w:fldCharType="end"/>
        </w:r>
      </w:hyperlink>
    </w:p>
    <w:p w14:paraId="23699BED" w14:textId="510BF22C" w:rsidR="009D79FC" w:rsidRDefault="009D79FC">
      <w:pPr>
        <w:pStyle w:val="TOC4"/>
        <w:tabs>
          <w:tab w:val="right" w:leader="dot" w:pos="9016"/>
        </w:tabs>
        <w:rPr>
          <w:rFonts w:eastAsiaTheme="minorEastAsia"/>
          <w:noProof/>
          <w:lang w:eastAsia="en-AU"/>
        </w:rPr>
      </w:pPr>
      <w:hyperlink w:anchor="_Toc205482323" w:history="1">
        <w:r w:rsidRPr="00597E29">
          <w:rPr>
            <w:rStyle w:val="Hyperlink"/>
            <w:noProof/>
            <w:lang w:eastAsia="en-AU"/>
          </w:rPr>
          <w:t>Functional</w:t>
        </w:r>
        <w:r>
          <w:rPr>
            <w:noProof/>
            <w:webHidden/>
          </w:rPr>
          <w:tab/>
        </w:r>
        <w:r>
          <w:rPr>
            <w:noProof/>
            <w:webHidden/>
          </w:rPr>
          <w:fldChar w:fldCharType="begin"/>
        </w:r>
        <w:r>
          <w:rPr>
            <w:noProof/>
            <w:webHidden/>
          </w:rPr>
          <w:instrText xml:space="preserve"> PAGEREF _Toc205482323 \h </w:instrText>
        </w:r>
        <w:r>
          <w:rPr>
            <w:noProof/>
            <w:webHidden/>
          </w:rPr>
        </w:r>
        <w:r>
          <w:rPr>
            <w:noProof/>
            <w:webHidden/>
          </w:rPr>
          <w:fldChar w:fldCharType="separate"/>
        </w:r>
        <w:r>
          <w:rPr>
            <w:noProof/>
            <w:webHidden/>
          </w:rPr>
          <w:t>43</w:t>
        </w:r>
        <w:r>
          <w:rPr>
            <w:noProof/>
            <w:webHidden/>
          </w:rPr>
          <w:fldChar w:fldCharType="end"/>
        </w:r>
      </w:hyperlink>
    </w:p>
    <w:p w14:paraId="258F8CB8" w14:textId="1590BB9E" w:rsidR="009D79FC" w:rsidRDefault="009D79FC">
      <w:pPr>
        <w:pStyle w:val="TOC5"/>
        <w:tabs>
          <w:tab w:val="right" w:leader="dot" w:pos="9016"/>
        </w:tabs>
        <w:rPr>
          <w:rFonts w:eastAsiaTheme="minorEastAsia"/>
          <w:noProof/>
          <w:lang w:eastAsia="en-AU"/>
        </w:rPr>
      </w:pPr>
      <w:hyperlink w:anchor="_Toc205482324" w:history="1">
        <w:r w:rsidRPr="00597E29">
          <w:rPr>
            <w:rStyle w:val="Hyperlink"/>
            <w:noProof/>
            <w:lang w:eastAsia="en-AU"/>
          </w:rPr>
          <w:t>Rule Z319 that check if period 2 is mid-week</w:t>
        </w:r>
        <w:r>
          <w:rPr>
            <w:noProof/>
            <w:webHidden/>
          </w:rPr>
          <w:tab/>
        </w:r>
        <w:r>
          <w:rPr>
            <w:noProof/>
            <w:webHidden/>
          </w:rPr>
          <w:fldChar w:fldCharType="begin"/>
        </w:r>
        <w:r>
          <w:rPr>
            <w:noProof/>
            <w:webHidden/>
          </w:rPr>
          <w:instrText xml:space="preserve"> PAGEREF _Toc205482324 \h </w:instrText>
        </w:r>
        <w:r>
          <w:rPr>
            <w:noProof/>
            <w:webHidden/>
          </w:rPr>
        </w:r>
        <w:r>
          <w:rPr>
            <w:noProof/>
            <w:webHidden/>
          </w:rPr>
          <w:fldChar w:fldCharType="separate"/>
        </w:r>
        <w:r>
          <w:rPr>
            <w:noProof/>
            <w:webHidden/>
          </w:rPr>
          <w:t>43</w:t>
        </w:r>
        <w:r>
          <w:rPr>
            <w:noProof/>
            <w:webHidden/>
          </w:rPr>
          <w:fldChar w:fldCharType="end"/>
        </w:r>
      </w:hyperlink>
    </w:p>
    <w:p w14:paraId="0F163C79" w14:textId="7A3B8216" w:rsidR="009D79FC" w:rsidRDefault="009D79FC">
      <w:pPr>
        <w:pStyle w:val="TOC4"/>
        <w:tabs>
          <w:tab w:val="right" w:leader="dot" w:pos="9016"/>
        </w:tabs>
        <w:rPr>
          <w:rFonts w:eastAsiaTheme="minorEastAsia"/>
          <w:noProof/>
          <w:lang w:eastAsia="en-AU"/>
        </w:rPr>
      </w:pPr>
      <w:hyperlink w:anchor="_Toc205482325" w:history="1">
        <w:r w:rsidRPr="00597E29">
          <w:rPr>
            <w:rStyle w:val="Hyperlink"/>
            <w:noProof/>
            <w:lang w:eastAsia="en-AU"/>
          </w:rPr>
          <w:t>Technical</w:t>
        </w:r>
        <w:r>
          <w:rPr>
            <w:noProof/>
            <w:webHidden/>
          </w:rPr>
          <w:tab/>
        </w:r>
        <w:r>
          <w:rPr>
            <w:noProof/>
            <w:webHidden/>
          </w:rPr>
          <w:fldChar w:fldCharType="begin"/>
        </w:r>
        <w:r>
          <w:rPr>
            <w:noProof/>
            <w:webHidden/>
          </w:rPr>
          <w:instrText xml:space="preserve"> PAGEREF _Toc205482325 \h </w:instrText>
        </w:r>
        <w:r>
          <w:rPr>
            <w:noProof/>
            <w:webHidden/>
          </w:rPr>
        </w:r>
        <w:r>
          <w:rPr>
            <w:noProof/>
            <w:webHidden/>
          </w:rPr>
          <w:fldChar w:fldCharType="separate"/>
        </w:r>
        <w:r>
          <w:rPr>
            <w:noProof/>
            <w:webHidden/>
          </w:rPr>
          <w:t>44</w:t>
        </w:r>
        <w:r>
          <w:rPr>
            <w:noProof/>
            <w:webHidden/>
          </w:rPr>
          <w:fldChar w:fldCharType="end"/>
        </w:r>
      </w:hyperlink>
    </w:p>
    <w:p w14:paraId="631AA853" w14:textId="433E45F9" w:rsidR="009D79FC" w:rsidRDefault="009D79FC">
      <w:pPr>
        <w:pStyle w:val="TOC5"/>
        <w:tabs>
          <w:tab w:val="right" w:leader="dot" w:pos="9016"/>
        </w:tabs>
        <w:rPr>
          <w:rFonts w:eastAsiaTheme="minorEastAsia"/>
          <w:noProof/>
          <w:lang w:eastAsia="en-AU"/>
        </w:rPr>
      </w:pPr>
      <w:hyperlink w:anchor="_Toc205482326" w:history="1">
        <w:r w:rsidRPr="00597E29">
          <w:rPr>
            <w:rStyle w:val="Hyperlink"/>
            <w:noProof/>
            <w:lang w:eastAsia="en-AU"/>
          </w:rPr>
          <w:t>OLIMS</w:t>
        </w:r>
        <w:r>
          <w:rPr>
            <w:noProof/>
            <w:webHidden/>
          </w:rPr>
          <w:tab/>
        </w:r>
        <w:r>
          <w:rPr>
            <w:noProof/>
            <w:webHidden/>
          </w:rPr>
          <w:fldChar w:fldCharType="begin"/>
        </w:r>
        <w:r>
          <w:rPr>
            <w:noProof/>
            <w:webHidden/>
          </w:rPr>
          <w:instrText xml:space="preserve"> PAGEREF _Toc205482326 \h </w:instrText>
        </w:r>
        <w:r>
          <w:rPr>
            <w:noProof/>
            <w:webHidden/>
          </w:rPr>
        </w:r>
        <w:r>
          <w:rPr>
            <w:noProof/>
            <w:webHidden/>
          </w:rPr>
          <w:fldChar w:fldCharType="separate"/>
        </w:r>
        <w:r>
          <w:rPr>
            <w:noProof/>
            <w:webHidden/>
          </w:rPr>
          <w:t>44</w:t>
        </w:r>
        <w:r>
          <w:rPr>
            <w:noProof/>
            <w:webHidden/>
          </w:rPr>
          <w:fldChar w:fldCharType="end"/>
        </w:r>
      </w:hyperlink>
    </w:p>
    <w:p w14:paraId="10B8651A" w14:textId="116B6D14" w:rsidR="009D79FC" w:rsidRDefault="009D79FC">
      <w:pPr>
        <w:pStyle w:val="TOC6"/>
        <w:tabs>
          <w:tab w:val="right" w:leader="dot" w:pos="9016"/>
        </w:tabs>
        <w:rPr>
          <w:rFonts w:eastAsiaTheme="minorEastAsia"/>
          <w:noProof/>
          <w:lang w:eastAsia="en-AU"/>
        </w:rPr>
      </w:pPr>
      <w:hyperlink w:anchor="_Toc205482327" w:history="1">
        <w:r w:rsidRPr="00597E29">
          <w:rPr>
            <w:rStyle w:val="Hyperlink"/>
            <w:noProof/>
            <w:lang w:eastAsia="en-AU"/>
          </w:rPr>
          <w:t>New field for P2 week commencement</w:t>
        </w:r>
        <w:r>
          <w:rPr>
            <w:noProof/>
            <w:webHidden/>
          </w:rPr>
          <w:tab/>
        </w:r>
        <w:r>
          <w:rPr>
            <w:noProof/>
            <w:webHidden/>
          </w:rPr>
          <w:fldChar w:fldCharType="begin"/>
        </w:r>
        <w:r>
          <w:rPr>
            <w:noProof/>
            <w:webHidden/>
          </w:rPr>
          <w:instrText xml:space="preserve"> PAGEREF _Toc205482327 \h </w:instrText>
        </w:r>
        <w:r>
          <w:rPr>
            <w:noProof/>
            <w:webHidden/>
          </w:rPr>
        </w:r>
        <w:r>
          <w:rPr>
            <w:noProof/>
            <w:webHidden/>
          </w:rPr>
          <w:fldChar w:fldCharType="separate"/>
        </w:r>
        <w:r>
          <w:rPr>
            <w:noProof/>
            <w:webHidden/>
          </w:rPr>
          <w:t>44</w:t>
        </w:r>
        <w:r>
          <w:rPr>
            <w:noProof/>
            <w:webHidden/>
          </w:rPr>
          <w:fldChar w:fldCharType="end"/>
        </w:r>
      </w:hyperlink>
    </w:p>
    <w:p w14:paraId="0D0B4DF8" w14:textId="7A1201AC" w:rsidR="009D79FC" w:rsidRDefault="009D79FC">
      <w:pPr>
        <w:pStyle w:val="TOC6"/>
        <w:tabs>
          <w:tab w:val="right" w:leader="dot" w:pos="9016"/>
        </w:tabs>
        <w:rPr>
          <w:rFonts w:eastAsiaTheme="minorEastAsia"/>
          <w:noProof/>
          <w:lang w:eastAsia="en-AU"/>
        </w:rPr>
      </w:pPr>
      <w:hyperlink w:anchor="_Toc205482328" w:history="1">
        <w:r w:rsidRPr="00597E29">
          <w:rPr>
            <w:rStyle w:val="Hyperlink"/>
            <w:noProof/>
            <w:lang w:eastAsia="en-AU"/>
          </w:rPr>
          <w:t>Table ZIM_IN_ORP</w:t>
        </w:r>
        <w:r>
          <w:rPr>
            <w:noProof/>
            <w:webHidden/>
          </w:rPr>
          <w:tab/>
        </w:r>
        <w:r>
          <w:rPr>
            <w:noProof/>
            <w:webHidden/>
          </w:rPr>
          <w:fldChar w:fldCharType="begin"/>
        </w:r>
        <w:r>
          <w:rPr>
            <w:noProof/>
            <w:webHidden/>
          </w:rPr>
          <w:instrText xml:space="preserve"> PAGEREF _Toc205482328 \h </w:instrText>
        </w:r>
        <w:r>
          <w:rPr>
            <w:noProof/>
            <w:webHidden/>
          </w:rPr>
        </w:r>
        <w:r>
          <w:rPr>
            <w:noProof/>
            <w:webHidden/>
          </w:rPr>
          <w:fldChar w:fldCharType="separate"/>
        </w:r>
        <w:r>
          <w:rPr>
            <w:noProof/>
            <w:webHidden/>
          </w:rPr>
          <w:t>44</w:t>
        </w:r>
        <w:r>
          <w:rPr>
            <w:noProof/>
            <w:webHidden/>
          </w:rPr>
          <w:fldChar w:fldCharType="end"/>
        </w:r>
      </w:hyperlink>
    </w:p>
    <w:p w14:paraId="05BAED6D" w14:textId="75017DEB" w:rsidR="009D79FC" w:rsidRDefault="009D79FC">
      <w:pPr>
        <w:pStyle w:val="TOC5"/>
        <w:tabs>
          <w:tab w:val="right" w:leader="dot" w:pos="9016"/>
        </w:tabs>
        <w:rPr>
          <w:rFonts w:eastAsiaTheme="minorEastAsia"/>
          <w:noProof/>
          <w:lang w:eastAsia="en-AU"/>
        </w:rPr>
      </w:pPr>
      <w:hyperlink w:anchor="_Toc205482329" w:history="1">
        <w:r w:rsidRPr="00597E29">
          <w:rPr>
            <w:rStyle w:val="Hyperlink"/>
            <w:noProof/>
            <w:lang w:eastAsia="en-AU"/>
          </w:rPr>
          <w:t>SAP</w:t>
        </w:r>
        <w:r>
          <w:rPr>
            <w:noProof/>
            <w:webHidden/>
          </w:rPr>
          <w:tab/>
        </w:r>
        <w:r>
          <w:rPr>
            <w:noProof/>
            <w:webHidden/>
          </w:rPr>
          <w:fldChar w:fldCharType="begin"/>
        </w:r>
        <w:r>
          <w:rPr>
            <w:noProof/>
            <w:webHidden/>
          </w:rPr>
          <w:instrText xml:space="preserve"> PAGEREF _Toc205482329 \h </w:instrText>
        </w:r>
        <w:r>
          <w:rPr>
            <w:noProof/>
            <w:webHidden/>
          </w:rPr>
        </w:r>
        <w:r>
          <w:rPr>
            <w:noProof/>
            <w:webHidden/>
          </w:rPr>
          <w:fldChar w:fldCharType="separate"/>
        </w:r>
        <w:r>
          <w:rPr>
            <w:noProof/>
            <w:webHidden/>
          </w:rPr>
          <w:t>44</w:t>
        </w:r>
        <w:r>
          <w:rPr>
            <w:noProof/>
            <w:webHidden/>
          </w:rPr>
          <w:fldChar w:fldCharType="end"/>
        </w:r>
      </w:hyperlink>
    </w:p>
    <w:p w14:paraId="6F332944" w14:textId="67BE0E22" w:rsidR="009D79FC" w:rsidRDefault="009D79FC">
      <w:pPr>
        <w:pStyle w:val="TOC6"/>
        <w:tabs>
          <w:tab w:val="right" w:leader="dot" w:pos="9016"/>
        </w:tabs>
        <w:rPr>
          <w:rFonts w:eastAsiaTheme="minorEastAsia"/>
          <w:noProof/>
          <w:lang w:eastAsia="en-AU"/>
        </w:rPr>
      </w:pPr>
      <w:hyperlink w:anchor="_Toc205482330" w:history="1">
        <w:r w:rsidRPr="00597E29">
          <w:rPr>
            <w:rStyle w:val="Hyperlink"/>
            <w:noProof/>
            <w:lang w:eastAsia="en-AU"/>
          </w:rPr>
          <w:t>Week table</w:t>
        </w:r>
        <w:r>
          <w:rPr>
            <w:noProof/>
            <w:webHidden/>
          </w:rPr>
          <w:tab/>
        </w:r>
        <w:r>
          <w:rPr>
            <w:noProof/>
            <w:webHidden/>
          </w:rPr>
          <w:fldChar w:fldCharType="begin"/>
        </w:r>
        <w:r>
          <w:rPr>
            <w:noProof/>
            <w:webHidden/>
          </w:rPr>
          <w:instrText xml:space="preserve"> PAGEREF _Toc205482330 \h </w:instrText>
        </w:r>
        <w:r>
          <w:rPr>
            <w:noProof/>
            <w:webHidden/>
          </w:rPr>
        </w:r>
        <w:r>
          <w:rPr>
            <w:noProof/>
            <w:webHidden/>
          </w:rPr>
          <w:fldChar w:fldCharType="separate"/>
        </w:r>
        <w:r>
          <w:rPr>
            <w:noProof/>
            <w:webHidden/>
          </w:rPr>
          <w:t>44</w:t>
        </w:r>
        <w:r>
          <w:rPr>
            <w:noProof/>
            <w:webHidden/>
          </w:rPr>
          <w:fldChar w:fldCharType="end"/>
        </w:r>
      </w:hyperlink>
    </w:p>
    <w:p w14:paraId="18C2F829" w14:textId="276F6E2A" w:rsidR="009D79FC" w:rsidRDefault="009D79FC">
      <w:pPr>
        <w:pStyle w:val="TOC6"/>
        <w:tabs>
          <w:tab w:val="right" w:leader="dot" w:pos="9016"/>
        </w:tabs>
        <w:rPr>
          <w:rFonts w:eastAsiaTheme="minorEastAsia"/>
          <w:noProof/>
          <w:lang w:eastAsia="en-AU"/>
        </w:rPr>
      </w:pPr>
      <w:hyperlink w:anchor="_Toc205482331" w:history="1">
        <w:r w:rsidRPr="00597E29">
          <w:rPr>
            <w:rStyle w:val="Hyperlink"/>
            <w:noProof/>
            <w:lang w:eastAsia="en-AU"/>
          </w:rPr>
          <w:t>Operation ZORP</w:t>
        </w:r>
        <w:r>
          <w:rPr>
            <w:noProof/>
            <w:webHidden/>
          </w:rPr>
          <w:tab/>
        </w:r>
        <w:r>
          <w:rPr>
            <w:noProof/>
            <w:webHidden/>
          </w:rPr>
          <w:fldChar w:fldCharType="begin"/>
        </w:r>
        <w:r>
          <w:rPr>
            <w:noProof/>
            <w:webHidden/>
          </w:rPr>
          <w:instrText xml:space="preserve"> PAGEREF _Toc205482331 \h </w:instrText>
        </w:r>
        <w:r>
          <w:rPr>
            <w:noProof/>
            <w:webHidden/>
          </w:rPr>
        </w:r>
        <w:r>
          <w:rPr>
            <w:noProof/>
            <w:webHidden/>
          </w:rPr>
          <w:fldChar w:fldCharType="separate"/>
        </w:r>
        <w:r>
          <w:rPr>
            <w:noProof/>
            <w:webHidden/>
          </w:rPr>
          <w:t>44</w:t>
        </w:r>
        <w:r>
          <w:rPr>
            <w:noProof/>
            <w:webHidden/>
          </w:rPr>
          <w:fldChar w:fldCharType="end"/>
        </w:r>
      </w:hyperlink>
    </w:p>
    <w:p w14:paraId="0AB70A73" w14:textId="0C2509C6" w:rsidR="009D79FC" w:rsidRDefault="009D79FC">
      <w:pPr>
        <w:pStyle w:val="TOC6"/>
        <w:tabs>
          <w:tab w:val="right" w:leader="dot" w:pos="9016"/>
        </w:tabs>
        <w:rPr>
          <w:rFonts w:eastAsiaTheme="minorEastAsia"/>
          <w:noProof/>
          <w:lang w:eastAsia="en-AU"/>
        </w:rPr>
      </w:pPr>
      <w:hyperlink w:anchor="_Toc205482332" w:history="1">
        <w:r w:rsidRPr="00597E29">
          <w:rPr>
            <w:rStyle w:val="Hyperlink"/>
            <w:noProof/>
            <w:lang w:eastAsia="en-AU"/>
          </w:rPr>
          <w:t>Operation Z75S</w:t>
        </w:r>
        <w:r>
          <w:rPr>
            <w:noProof/>
            <w:webHidden/>
          </w:rPr>
          <w:tab/>
        </w:r>
        <w:r>
          <w:rPr>
            <w:noProof/>
            <w:webHidden/>
          </w:rPr>
          <w:fldChar w:fldCharType="begin"/>
        </w:r>
        <w:r>
          <w:rPr>
            <w:noProof/>
            <w:webHidden/>
          </w:rPr>
          <w:instrText xml:space="preserve"> PAGEREF _Toc205482332 \h </w:instrText>
        </w:r>
        <w:r>
          <w:rPr>
            <w:noProof/>
            <w:webHidden/>
          </w:rPr>
        </w:r>
        <w:r>
          <w:rPr>
            <w:noProof/>
            <w:webHidden/>
          </w:rPr>
          <w:fldChar w:fldCharType="separate"/>
        </w:r>
        <w:r>
          <w:rPr>
            <w:noProof/>
            <w:webHidden/>
          </w:rPr>
          <w:t>44</w:t>
        </w:r>
        <w:r>
          <w:rPr>
            <w:noProof/>
            <w:webHidden/>
          </w:rPr>
          <w:fldChar w:fldCharType="end"/>
        </w:r>
      </w:hyperlink>
    </w:p>
    <w:p w14:paraId="2B18912E" w14:textId="013333E3" w:rsidR="009D79FC" w:rsidRDefault="009D79FC">
      <w:pPr>
        <w:pStyle w:val="TOC2"/>
        <w:tabs>
          <w:tab w:val="right" w:leader="dot" w:pos="9016"/>
        </w:tabs>
        <w:rPr>
          <w:rFonts w:eastAsiaTheme="minorEastAsia"/>
          <w:noProof/>
          <w:lang w:eastAsia="en-AU"/>
        </w:rPr>
      </w:pPr>
      <w:hyperlink w:anchor="_Toc205482333" w:history="1">
        <w:r w:rsidRPr="00597E29">
          <w:rPr>
            <w:rStyle w:val="Hyperlink"/>
            <w:noProof/>
            <w:lang w:eastAsia="en-AU"/>
          </w:rPr>
          <w:t>Period 1 and 2 no payments for a period IT14</w:t>
        </w:r>
        <w:r>
          <w:rPr>
            <w:noProof/>
            <w:webHidden/>
          </w:rPr>
          <w:tab/>
        </w:r>
        <w:r>
          <w:rPr>
            <w:noProof/>
            <w:webHidden/>
          </w:rPr>
          <w:fldChar w:fldCharType="begin"/>
        </w:r>
        <w:r>
          <w:rPr>
            <w:noProof/>
            <w:webHidden/>
          </w:rPr>
          <w:instrText xml:space="preserve"> PAGEREF _Toc205482333 \h </w:instrText>
        </w:r>
        <w:r>
          <w:rPr>
            <w:noProof/>
            <w:webHidden/>
          </w:rPr>
        </w:r>
        <w:r>
          <w:rPr>
            <w:noProof/>
            <w:webHidden/>
          </w:rPr>
          <w:fldChar w:fldCharType="separate"/>
        </w:r>
        <w:r>
          <w:rPr>
            <w:noProof/>
            <w:webHidden/>
          </w:rPr>
          <w:t>44</w:t>
        </w:r>
        <w:r>
          <w:rPr>
            <w:noProof/>
            <w:webHidden/>
          </w:rPr>
          <w:fldChar w:fldCharType="end"/>
        </w:r>
      </w:hyperlink>
    </w:p>
    <w:p w14:paraId="68865C6A" w14:textId="47905259" w:rsidR="009D79FC" w:rsidRDefault="009D79FC">
      <w:pPr>
        <w:pStyle w:val="TOC3"/>
        <w:tabs>
          <w:tab w:val="right" w:leader="dot" w:pos="9016"/>
        </w:tabs>
        <w:rPr>
          <w:rFonts w:eastAsiaTheme="minorEastAsia"/>
          <w:noProof/>
          <w:lang w:eastAsia="en-AU"/>
        </w:rPr>
      </w:pPr>
      <w:hyperlink w:anchor="_Toc205482334" w:history="1">
        <w:r w:rsidRPr="00597E29">
          <w:rPr>
            <w:rStyle w:val="Hyperlink"/>
            <w:noProof/>
            <w:lang w:eastAsia="en-AU"/>
          </w:rPr>
          <w:t>Current setup/issue</w:t>
        </w:r>
        <w:r>
          <w:rPr>
            <w:noProof/>
            <w:webHidden/>
          </w:rPr>
          <w:tab/>
        </w:r>
        <w:r>
          <w:rPr>
            <w:noProof/>
            <w:webHidden/>
          </w:rPr>
          <w:fldChar w:fldCharType="begin"/>
        </w:r>
        <w:r>
          <w:rPr>
            <w:noProof/>
            <w:webHidden/>
          </w:rPr>
          <w:instrText xml:space="preserve"> PAGEREF _Toc205482334 \h </w:instrText>
        </w:r>
        <w:r>
          <w:rPr>
            <w:noProof/>
            <w:webHidden/>
          </w:rPr>
        </w:r>
        <w:r>
          <w:rPr>
            <w:noProof/>
            <w:webHidden/>
          </w:rPr>
          <w:fldChar w:fldCharType="separate"/>
        </w:r>
        <w:r>
          <w:rPr>
            <w:noProof/>
            <w:webHidden/>
          </w:rPr>
          <w:t>44</w:t>
        </w:r>
        <w:r>
          <w:rPr>
            <w:noProof/>
            <w:webHidden/>
          </w:rPr>
          <w:fldChar w:fldCharType="end"/>
        </w:r>
      </w:hyperlink>
    </w:p>
    <w:p w14:paraId="05942C06" w14:textId="77CBAECD" w:rsidR="009D79FC" w:rsidRDefault="009D79FC">
      <w:pPr>
        <w:pStyle w:val="TOC3"/>
        <w:tabs>
          <w:tab w:val="right" w:leader="dot" w:pos="9016"/>
        </w:tabs>
        <w:rPr>
          <w:rFonts w:eastAsiaTheme="minorEastAsia"/>
          <w:noProof/>
          <w:lang w:eastAsia="en-AU"/>
        </w:rPr>
      </w:pPr>
      <w:hyperlink w:anchor="_Toc205482335" w:history="1">
        <w:r w:rsidRPr="00597E29">
          <w:rPr>
            <w:rStyle w:val="Hyperlink"/>
            <w:noProof/>
            <w:lang w:eastAsia="en-AU"/>
          </w:rPr>
          <w:t>Changes required</w:t>
        </w:r>
        <w:r>
          <w:rPr>
            <w:noProof/>
            <w:webHidden/>
          </w:rPr>
          <w:tab/>
        </w:r>
        <w:r>
          <w:rPr>
            <w:noProof/>
            <w:webHidden/>
          </w:rPr>
          <w:fldChar w:fldCharType="begin"/>
        </w:r>
        <w:r>
          <w:rPr>
            <w:noProof/>
            <w:webHidden/>
          </w:rPr>
          <w:instrText xml:space="preserve"> PAGEREF _Toc205482335 \h </w:instrText>
        </w:r>
        <w:r>
          <w:rPr>
            <w:noProof/>
            <w:webHidden/>
          </w:rPr>
        </w:r>
        <w:r>
          <w:rPr>
            <w:noProof/>
            <w:webHidden/>
          </w:rPr>
          <w:fldChar w:fldCharType="separate"/>
        </w:r>
        <w:r>
          <w:rPr>
            <w:noProof/>
            <w:webHidden/>
          </w:rPr>
          <w:t>45</w:t>
        </w:r>
        <w:r>
          <w:rPr>
            <w:noProof/>
            <w:webHidden/>
          </w:rPr>
          <w:fldChar w:fldCharType="end"/>
        </w:r>
      </w:hyperlink>
    </w:p>
    <w:p w14:paraId="206989AB" w14:textId="4488E0FE" w:rsidR="009D79FC" w:rsidRDefault="009D79FC">
      <w:pPr>
        <w:pStyle w:val="TOC4"/>
        <w:tabs>
          <w:tab w:val="right" w:leader="dot" w:pos="9016"/>
        </w:tabs>
        <w:rPr>
          <w:rFonts w:eastAsiaTheme="minorEastAsia"/>
          <w:noProof/>
          <w:lang w:eastAsia="en-AU"/>
        </w:rPr>
      </w:pPr>
      <w:hyperlink w:anchor="_Toc205482336" w:history="1">
        <w:r w:rsidRPr="00597E29">
          <w:rPr>
            <w:rStyle w:val="Hyperlink"/>
            <w:noProof/>
            <w:lang w:eastAsia="en-AU"/>
          </w:rPr>
          <w:t>Functional</w:t>
        </w:r>
        <w:r>
          <w:rPr>
            <w:noProof/>
            <w:webHidden/>
          </w:rPr>
          <w:tab/>
        </w:r>
        <w:r>
          <w:rPr>
            <w:noProof/>
            <w:webHidden/>
          </w:rPr>
          <w:fldChar w:fldCharType="begin"/>
        </w:r>
        <w:r>
          <w:rPr>
            <w:noProof/>
            <w:webHidden/>
          </w:rPr>
          <w:instrText xml:space="preserve"> PAGEREF _Toc205482336 \h </w:instrText>
        </w:r>
        <w:r>
          <w:rPr>
            <w:noProof/>
            <w:webHidden/>
          </w:rPr>
        </w:r>
        <w:r>
          <w:rPr>
            <w:noProof/>
            <w:webHidden/>
          </w:rPr>
          <w:fldChar w:fldCharType="separate"/>
        </w:r>
        <w:r>
          <w:rPr>
            <w:noProof/>
            <w:webHidden/>
          </w:rPr>
          <w:t>45</w:t>
        </w:r>
        <w:r>
          <w:rPr>
            <w:noProof/>
            <w:webHidden/>
          </w:rPr>
          <w:fldChar w:fldCharType="end"/>
        </w:r>
      </w:hyperlink>
    </w:p>
    <w:p w14:paraId="0BD33466" w14:textId="33009D5C" w:rsidR="009D79FC" w:rsidRDefault="009D79FC">
      <w:pPr>
        <w:pStyle w:val="TOC4"/>
        <w:tabs>
          <w:tab w:val="right" w:leader="dot" w:pos="9016"/>
        </w:tabs>
        <w:rPr>
          <w:rFonts w:eastAsiaTheme="minorEastAsia"/>
          <w:noProof/>
          <w:lang w:eastAsia="en-AU"/>
        </w:rPr>
      </w:pPr>
      <w:hyperlink w:anchor="_Toc205482337" w:history="1">
        <w:r w:rsidRPr="00597E29">
          <w:rPr>
            <w:rStyle w:val="Hyperlink"/>
            <w:noProof/>
            <w:lang w:eastAsia="en-AU"/>
          </w:rPr>
          <w:t>Technical</w:t>
        </w:r>
        <w:r>
          <w:rPr>
            <w:noProof/>
            <w:webHidden/>
          </w:rPr>
          <w:tab/>
        </w:r>
        <w:r>
          <w:rPr>
            <w:noProof/>
            <w:webHidden/>
          </w:rPr>
          <w:fldChar w:fldCharType="begin"/>
        </w:r>
        <w:r>
          <w:rPr>
            <w:noProof/>
            <w:webHidden/>
          </w:rPr>
          <w:instrText xml:space="preserve"> PAGEREF _Toc205482337 \h </w:instrText>
        </w:r>
        <w:r>
          <w:rPr>
            <w:noProof/>
            <w:webHidden/>
          </w:rPr>
        </w:r>
        <w:r>
          <w:rPr>
            <w:noProof/>
            <w:webHidden/>
          </w:rPr>
          <w:fldChar w:fldCharType="separate"/>
        </w:r>
        <w:r>
          <w:rPr>
            <w:noProof/>
            <w:webHidden/>
          </w:rPr>
          <w:t>45</w:t>
        </w:r>
        <w:r>
          <w:rPr>
            <w:noProof/>
            <w:webHidden/>
          </w:rPr>
          <w:fldChar w:fldCharType="end"/>
        </w:r>
      </w:hyperlink>
    </w:p>
    <w:p w14:paraId="408DE746" w14:textId="7C5A4105" w:rsidR="009D79FC" w:rsidRDefault="009D79FC">
      <w:pPr>
        <w:pStyle w:val="TOC5"/>
        <w:tabs>
          <w:tab w:val="right" w:leader="dot" w:pos="9016"/>
        </w:tabs>
        <w:rPr>
          <w:rFonts w:eastAsiaTheme="minorEastAsia"/>
          <w:noProof/>
          <w:lang w:eastAsia="en-AU"/>
        </w:rPr>
      </w:pPr>
      <w:hyperlink w:anchor="_Toc205482338" w:history="1">
        <w:r w:rsidRPr="00597E29">
          <w:rPr>
            <w:rStyle w:val="Hyperlink"/>
            <w:noProof/>
            <w:lang w:eastAsia="en-AU"/>
          </w:rPr>
          <w:t>Olims</w:t>
        </w:r>
        <w:r>
          <w:rPr>
            <w:noProof/>
            <w:webHidden/>
          </w:rPr>
          <w:tab/>
        </w:r>
        <w:r>
          <w:rPr>
            <w:noProof/>
            <w:webHidden/>
          </w:rPr>
          <w:fldChar w:fldCharType="begin"/>
        </w:r>
        <w:r>
          <w:rPr>
            <w:noProof/>
            <w:webHidden/>
          </w:rPr>
          <w:instrText xml:space="preserve"> PAGEREF _Toc205482338 \h </w:instrText>
        </w:r>
        <w:r>
          <w:rPr>
            <w:noProof/>
            <w:webHidden/>
          </w:rPr>
        </w:r>
        <w:r>
          <w:rPr>
            <w:noProof/>
            <w:webHidden/>
          </w:rPr>
          <w:fldChar w:fldCharType="separate"/>
        </w:r>
        <w:r>
          <w:rPr>
            <w:noProof/>
            <w:webHidden/>
          </w:rPr>
          <w:t>45</w:t>
        </w:r>
        <w:r>
          <w:rPr>
            <w:noProof/>
            <w:webHidden/>
          </w:rPr>
          <w:fldChar w:fldCharType="end"/>
        </w:r>
      </w:hyperlink>
    </w:p>
    <w:p w14:paraId="1EEE4771" w14:textId="6DF5C058" w:rsidR="009D79FC" w:rsidRDefault="009D79FC">
      <w:pPr>
        <w:pStyle w:val="TOC5"/>
        <w:tabs>
          <w:tab w:val="right" w:leader="dot" w:pos="9016"/>
        </w:tabs>
        <w:rPr>
          <w:rFonts w:eastAsiaTheme="minorEastAsia"/>
          <w:noProof/>
          <w:lang w:eastAsia="en-AU"/>
        </w:rPr>
      </w:pPr>
      <w:hyperlink w:anchor="_Toc205482339" w:history="1">
        <w:r w:rsidRPr="00597E29">
          <w:rPr>
            <w:rStyle w:val="Hyperlink"/>
            <w:noProof/>
            <w:lang w:eastAsia="en-AU"/>
          </w:rPr>
          <w:t>SAP</w:t>
        </w:r>
        <w:r>
          <w:rPr>
            <w:noProof/>
            <w:webHidden/>
          </w:rPr>
          <w:tab/>
        </w:r>
        <w:r>
          <w:rPr>
            <w:noProof/>
            <w:webHidden/>
          </w:rPr>
          <w:fldChar w:fldCharType="begin"/>
        </w:r>
        <w:r>
          <w:rPr>
            <w:noProof/>
            <w:webHidden/>
          </w:rPr>
          <w:instrText xml:space="preserve"> PAGEREF _Toc205482339 \h </w:instrText>
        </w:r>
        <w:r>
          <w:rPr>
            <w:noProof/>
            <w:webHidden/>
          </w:rPr>
        </w:r>
        <w:r>
          <w:rPr>
            <w:noProof/>
            <w:webHidden/>
          </w:rPr>
          <w:fldChar w:fldCharType="separate"/>
        </w:r>
        <w:r>
          <w:rPr>
            <w:noProof/>
            <w:webHidden/>
          </w:rPr>
          <w:t>45</w:t>
        </w:r>
        <w:r>
          <w:rPr>
            <w:noProof/>
            <w:webHidden/>
          </w:rPr>
          <w:fldChar w:fldCharType="end"/>
        </w:r>
      </w:hyperlink>
    </w:p>
    <w:p w14:paraId="363779D1" w14:textId="74BBF6B0" w:rsidR="009D79FC" w:rsidRDefault="009D79FC">
      <w:pPr>
        <w:pStyle w:val="TOC3"/>
        <w:tabs>
          <w:tab w:val="right" w:leader="dot" w:pos="9016"/>
        </w:tabs>
        <w:rPr>
          <w:rFonts w:eastAsiaTheme="minorEastAsia"/>
          <w:noProof/>
          <w:lang w:eastAsia="en-AU"/>
        </w:rPr>
      </w:pPr>
      <w:hyperlink w:anchor="_Toc205482340" w:history="1">
        <w:r w:rsidRPr="00597E29">
          <w:rPr>
            <w:rStyle w:val="Hyperlink"/>
            <w:noProof/>
          </w:rPr>
          <w:t>BR002 Detached EPSS officer (keep notes for future)</w:t>
        </w:r>
        <w:r>
          <w:rPr>
            <w:noProof/>
            <w:webHidden/>
          </w:rPr>
          <w:tab/>
        </w:r>
        <w:r>
          <w:rPr>
            <w:noProof/>
            <w:webHidden/>
          </w:rPr>
          <w:fldChar w:fldCharType="begin"/>
        </w:r>
        <w:r>
          <w:rPr>
            <w:noProof/>
            <w:webHidden/>
          </w:rPr>
          <w:instrText xml:space="preserve"> PAGEREF _Toc205482340 \h </w:instrText>
        </w:r>
        <w:r>
          <w:rPr>
            <w:noProof/>
            <w:webHidden/>
          </w:rPr>
        </w:r>
        <w:r>
          <w:rPr>
            <w:noProof/>
            <w:webHidden/>
          </w:rPr>
          <w:fldChar w:fldCharType="separate"/>
        </w:r>
        <w:r>
          <w:rPr>
            <w:noProof/>
            <w:webHidden/>
          </w:rPr>
          <w:t>45</w:t>
        </w:r>
        <w:r>
          <w:rPr>
            <w:noProof/>
            <w:webHidden/>
          </w:rPr>
          <w:fldChar w:fldCharType="end"/>
        </w:r>
      </w:hyperlink>
    </w:p>
    <w:p w14:paraId="09491082" w14:textId="440A6700" w:rsidR="009D79FC" w:rsidRDefault="009D79FC">
      <w:pPr>
        <w:pStyle w:val="TOC3"/>
        <w:tabs>
          <w:tab w:val="right" w:leader="dot" w:pos="9016"/>
        </w:tabs>
        <w:rPr>
          <w:rFonts w:eastAsiaTheme="minorEastAsia"/>
          <w:noProof/>
          <w:lang w:eastAsia="en-AU"/>
        </w:rPr>
      </w:pPr>
      <w:hyperlink w:anchor="_Toc205482341" w:history="1">
        <w:r w:rsidRPr="00597E29">
          <w:rPr>
            <w:rStyle w:val="Hyperlink"/>
            <w:noProof/>
          </w:rPr>
          <w:t>Current setup/issue</w:t>
        </w:r>
        <w:r>
          <w:rPr>
            <w:noProof/>
            <w:webHidden/>
          </w:rPr>
          <w:tab/>
        </w:r>
        <w:r>
          <w:rPr>
            <w:noProof/>
            <w:webHidden/>
          </w:rPr>
          <w:fldChar w:fldCharType="begin"/>
        </w:r>
        <w:r>
          <w:rPr>
            <w:noProof/>
            <w:webHidden/>
          </w:rPr>
          <w:instrText xml:space="preserve"> PAGEREF _Toc205482341 \h </w:instrText>
        </w:r>
        <w:r>
          <w:rPr>
            <w:noProof/>
            <w:webHidden/>
          </w:rPr>
        </w:r>
        <w:r>
          <w:rPr>
            <w:noProof/>
            <w:webHidden/>
          </w:rPr>
          <w:fldChar w:fldCharType="separate"/>
        </w:r>
        <w:r>
          <w:rPr>
            <w:noProof/>
            <w:webHidden/>
          </w:rPr>
          <w:t>45</w:t>
        </w:r>
        <w:r>
          <w:rPr>
            <w:noProof/>
            <w:webHidden/>
          </w:rPr>
          <w:fldChar w:fldCharType="end"/>
        </w:r>
      </w:hyperlink>
    </w:p>
    <w:p w14:paraId="530B0CF0" w14:textId="747B5BA6" w:rsidR="009D79FC" w:rsidRDefault="009D79FC">
      <w:pPr>
        <w:pStyle w:val="TOC3"/>
        <w:tabs>
          <w:tab w:val="right" w:leader="dot" w:pos="9016"/>
        </w:tabs>
        <w:rPr>
          <w:rFonts w:eastAsiaTheme="minorEastAsia"/>
          <w:noProof/>
          <w:lang w:eastAsia="en-AU"/>
        </w:rPr>
      </w:pPr>
      <w:hyperlink w:anchor="_Toc205482342" w:history="1">
        <w:r w:rsidRPr="00597E29">
          <w:rPr>
            <w:rStyle w:val="Hyperlink"/>
            <w:noProof/>
          </w:rPr>
          <w:t>Changes required.</w:t>
        </w:r>
        <w:r>
          <w:rPr>
            <w:noProof/>
            <w:webHidden/>
          </w:rPr>
          <w:tab/>
        </w:r>
        <w:r>
          <w:rPr>
            <w:noProof/>
            <w:webHidden/>
          </w:rPr>
          <w:fldChar w:fldCharType="begin"/>
        </w:r>
        <w:r>
          <w:rPr>
            <w:noProof/>
            <w:webHidden/>
          </w:rPr>
          <w:instrText xml:space="preserve"> PAGEREF _Toc205482342 \h </w:instrText>
        </w:r>
        <w:r>
          <w:rPr>
            <w:noProof/>
            <w:webHidden/>
          </w:rPr>
        </w:r>
        <w:r>
          <w:rPr>
            <w:noProof/>
            <w:webHidden/>
          </w:rPr>
          <w:fldChar w:fldCharType="separate"/>
        </w:r>
        <w:r>
          <w:rPr>
            <w:noProof/>
            <w:webHidden/>
          </w:rPr>
          <w:t>46</w:t>
        </w:r>
        <w:r>
          <w:rPr>
            <w:noProof/>
            <w:webHidden/>
          </w:rPr>
          <w:fldChar w:fldCharType="end"/>
        </w:r>
      </w:hyperlink>
    </w:p>
    <w:p w14:paraId="69FC387D" w14:textId="1D77597D" w:rsidR="009D79FC" w:rsidRDefault="009D79FC">
      <w:pPr>
        <w:pStyle w:val="TOC4"/>
        <w:tabs>
          <w:tab w:val="right" w:leader="dot" w:pos="9016"/>
        </w:tabs>
        <w:rPr>
          <w:rFonts w:eastAsiaTheme="minorEastAsia"/>
          <w:noProof/>
          <w:lang w:eastAsia="en-AU"/>
        </w:rPr>
      </w:pPr>
      <w:hyperlink w:anchor="_Toc205482343" w:history="1">
        <w:r w:rsidRPr="00597E29">
          <w:rPr>
            <w:rStyle w:val="Hyperlink"/>
            <w:noProof/>
          </w:rPr>
          <w:t>Functional</w:t>
        </w:r>
        <w:r>
          <w:rPr>
            <w:noProof/>
            <w:webHidden/>
          </w:rPr>
          <w:tab/>
        </w:r>
        <w:r>
          <w:rPr>
            <w:noProof/>
            <w:webHidden/>
          </w:rPr>
          <w:fldChar w:fldCharType="begin"/>
        </w:r>
        <w:r>
          <w:rPr>
            <w:noProof/>
            <w:webHidden/>
          </w:rPr>
          <w:instrText xml:space="preserve"> PAGEREF _Toc205482343 \h </w:instrText>
        </w:r>
        <w:r>
          <w:rPr>
            <w:noProof/>
            <w:webHidden/>
          </w:rPr>
        </w:r>
        <w:r>
          <w:rPr>
            <w:noProof/>
            <w:webHidden/>
          </w:rPr>
          <w:fldChar w:fldCharType="separate"/>
        </w:r>
        <w:r>
          <w:rPr>
            <w:noProof/>
            <w:webHidden/>
          </w:rPr>
          <w:t>46</w:t>
        </w:r>
        <w:r>
          <w:rPr>
            <w:noProof/>
            <w:webHidden/>
          </w:rPr>
          <w:fldChar w:fldCharType="end"/>
        </w:r>
      </w:hyperlink>
    </w:p>
    <w:p w14:paraId="0C10036E" w14:textId="0EDB7115" w:rsidR="009D79FC" w:rsidRDefault="009D79FC">
      <w:pPr>
        <w:pStyle w:val="TOC5"/>
        <w:tabs>
          <w:tab w:val="right" w:leader="dot" w:pos="9016"/>
        </w:tabs>
        <w:rPr>
          <w:rFonts w:eastAsiaTheme="minorEastAsia"/>
          <w:noProof/>
          <w:lang w:eastAsia="en-AU"/>
        </w:rPr>
      </w:pPr>
      <w:hyperlink w:anchor="_Toc205482344" w:history="1">
        <w:r w:rsidRPr="00597E29">
          <w:rPr>
            <w:rStyle w:val="Hyperlink"/>
            <w:noProof/>
          </w:rPr>
          <w:t>New ESG</w:t>
        </w:r>
        <w:r>
          <w:rPr>
            <w:noProof/>
            <w:webHidden/>
          </w:rPr>
          <w:tab/>
        </w:r>
        <w:r>
          <w:rPr>
            <w:noProof/>
            <w:webHidden/>
          </w:rPr>
          <w:fldChar w:fldCharType="begin"/>
        </w:r>
        <w:r>
          <w:rPr>
            <w:noProof/>
            <w:webHidden/>
          </w:rPr>
          <w:instrText xml:space="preserve"> PAGEREF _Toc205482344 \h </w:instrText>
        </w:r>
        <w:r>
          <w:rPr>
            <w:noProof/>
            <w:webHidden/>
          </w:rPr>
        </w:r>
        <w:r>
          <w:rPr>
            <w:noProof/>
            <w:webHidden/>
          </w:rPr>
          <w:fldChar w:fldCharType="separate"/>
        </w:r>
        <w:r>
          <w:rPr>
            <w:noProof/>
            <w:webHidden/>
          </w:rPr>
          <w:t>46</w:t>
        </w:r>
        <w:r>
          <w:rPr>
            <w:noProof/>
            <w:webHidden/>
          </w:rPr>
          <w:fldChar w:fldCharType="end"/>
        </w:r>
      </w:hyperlink>
    </w:p>
    <w:p w14:paraId="5D605BA4" w14:textId="4216C1DE" w:rsidR="009D79FC" w:rsidRDefault="009D79FC">
      <w:pPr>
        <w:pStyle w:val="TOC4"/>
        <w:tabs>
          <w:tab w:val="right" w:leader="dot" w:pos="9016"/>
        </w:tabs>
        <w:rPr>
          <w:rFonts w:eastAsiaTheme="minorEastAsia"/>
          <w:noProof/>
          <w:lang w:eastAsia="en-AU"/>
        </w:rPr>
      </w:pPr>
      <w:hyperlink w:anchor="_Toc205482345" w:history="1">
        <w:r w:rsidRPr="00597E29">
          <w:rPr>
            <w:rStyle w:val="Hyperlink"/>
            <w:noProof/>
          </w:rPr>
          <w:t>Technical</w:t>
        </w:r>
        <w:r>
          <w:rPr>
            <w:noProof/>
            <w:webHidden/>
          </w:rPr>
          <w:tab/>
        </w:r>
        <w:r>
          <w:rPr>
            <w:noProof/>
            <w:webHidden/>
          </w:rPr>
          <w:fldChar w:fldCharType="begin"/>
        </w:r>
        <w:r>
          <w:rPr>
            <w:noProof/>
            <w:webHidden/>
          </w:rPr>
          <w:instrText xml:space="preserve"> PAGEREF _Toc205482345 \h </w:instrText>
        </w:r>
        <w:r>
          <w:rPr>
            <w:noProof/>
            <w:webHidden/>
          </w:rPr>
        </w:r>
        <w:r>
          <w:rPr>
            <w:noProof/>
            <w:webHidden/>
          </w:rPr>
          <w:fldChar w:fldCharType="separate"/>
        </w:r>
        <w:r>
          <w:rPr>
            <w:noProof/>
            <w:webHidden/>
          </w:rPr>
          <w:t>46</w:t>
        </w:r>
        <w:r>
          <w:rPr>
            <w:noProof/>
            <w:webHidden/>
          </w:rPr>
          <w:fldChar w:fldCharType="end"/>
        </w:r>
      </w:hyperlink>
    </w:p>
    <w:p w14:paraId="54A883C2" w14:textId="57533C19" w:rsidR="009D79FC" w:rsidRDefault="009D79FC">
      <w:pPr>
        <w:pStyle w:val="TOC5"/>
        <w:tabs>
          <w:tab w:val="right" w:leader="dot" w:pos="9016"/>
        </w:tabs>
        <w:rPr>
          <w:rFonts w:eastAsiaTheme="minorEastAsia"/>
          <w:noProof/>
          <w:lang w:eastAsia="en-AU"/>
        </w:rPr>
      </w:pPr>
      <w:hyperlink w:anchor="_Toc205482346" w:history="1">
        <w:r w:rsidRPr="00597E29">
          <w:rPr>
            <w:rStyle w:val="Hyperlink"/>
            <w:noProof/>
          </w:rPr>
          <w:t>Olims</w:t>
        </w:r>
        <w:r>
          <w:rPr>
            <w:noProof/>
            <w:webHidden/>
          </w:rPr>
          <w:tab/>
        </w:r>
        <w:r>
          <w:rPr>
            <w:noProof/>
            <w:webHidden/>
          </w:rPr>
          <w:fldChar w:fldCharType="begin"/>
        </w:r>
        <w:r>
          <w:rPr>
            <w:noProof/>
            <w:webHidden/>
          </w:rPr>
          <w:instrText xml:space="preserve"> PAGEREF _Toc205482346 \h </w:instrText>
        </w:r>
        <w:r>
          <w:rPr>
            <w:noProof/>
            <w:webHidden/>
          </w:rPr>
        </w:r>
        <w:r>
          <w:rPr>
            <w:noProof/>
            <w:webHidden/>
          </w:rPr>
          <w:fldChar w:fldCharType="separate"/>
        </w:r>
        <w:r>
          <w:rPr>
            <w:noProof/>
            <w:webHidden/>
          </w:rPr>
          <w:t>46</w:t>
        </w:r>
        <w:r>
          <w:rPr>
            <w:noProof/>
            <w:webHidden/>
          </w:rPr>
          <w:fldChar w:fldCharType="end"/>
        </w:r>
      </w:hyperlink>
    </w:p>
    <w:p w14:paraId="5FD399DE" w14:textId="1F1DC4A3" w:rsidR="009D79FC" w:rsidRDefault="009D79FC">
      <w:pPr>
        <w:pStyle w:val="TOC5"/>
        <w:tabs>
          <w:tab w:val="right" w:leader="dot" w:pos="9016"/>
        </w:tabs>
        <w:rPr>
          <w:rFonts w:eastAsiaTheme="minorEastAsia"/>
          <w:noProof/>
          <w:lang w:eastAsia="en-AU"/>
        </w:rPr>
      </w:pPr>
      <w:hyperlink w:anchor="_Toc205482347" w:history="1">
        <w:r w:rsidRPr="00597E29">
          <w:rPr>
            <w:rStyle w:val="Hyperlink"/>
            <w:noProof/>
          </w:rPr>
          <w:t>SAP</w:t>
        </w:r>
        <w:r>
          <w:rPr>
            <w:noProof/>
            <w:webHidden/>
          </w:rPr>
          <w:tab/>
        </w:r>
        <w:r>
          <w:rPr>
            <w:noProof/>
            <w:webHidden/>
          </w:rPr>
          <w:fldChar w:fldCharType="begin"/>
        </w:r>
        <w:r>
          <w:rPr>
            <w:noProof/>
            <w:webHidden/>
          </w:rPr>
          <w:instrText xml:space="preserve"> PAGEREF _Toc205482347 \h </w:instrText>
        </w:r>
        <w:r>
          <w:rPr>
            <w:noProof/>
            <w:webHidden/>
          </w:rPr>
        </w:r>
        <w:r>
          <w:rPr>
            <w:noProof/>
            <w:webHidden/>
          </w:rPr>
          <w:fldChar w:fldCharType="separate"/>
        </w:r>
        <w:r>
          <w:rPr>
            <w:noProof/>
            <w:webHidden/>
          </w:rPr>
          <w:t>47</w:t>
        </w:r>
        <w:r>
          <w:rPr>
            <w:noProof/>
            <w:webHidden/>
          </w:rPr>
          <w:fldChar w:fldCharType="end"/>
        </w:r>
      </w:hyperlink>
    </w:p>
    <w:p w14:paraId="53C2C52B" w14:textId="3AFD034A" w:rsidR="009D79FC" w:rsidRDefault="009D79FC">
      <w:pPr>
        <w:pStyle w:val="TOC5"/>
        <w:tabs>
          <w:tab w:val="right" w:leader="dot" w:pos="9016"/>
        </w:tabs>
        <w:rPr>
          <w:rFonts w:eastAsiaTheme="minorEastAsia"/>
          <w:noProof/>
          <w:lang w:eastAsia="en-AU"/>
        </w:rPr>
      </w:pPr>
      <w:hyperlink w:anchor="_Toc205482348" w:history="1">
        <w:r w:rsidRPr="00597E29">
          <w:rPr>
            <w:rStyle w:val="Hyperlink"/>
            <w:noProof/>
          </w:rPr>
          <w:t>Downstream impacts – NSWPf team</w:t>
        </w:r>
        <w:r>
          <w:rPr>
            <w:noProof/>
            <w:webHidden/>
          </w:rPr>
          <w:tab/>
        </w:r>
        <w:r>
          <w:rPr>
            <w:noProof/>
            <w:webHidden/>
          </w:rPr>
          <w:fldChar w:fldCharType="begin"/>
        </w:r>
        <w:r>
          <w:rPr>
            <w:noProof/>
            <w:webHidden/>
          </w:rPr>
          <w:instrText xml:space="preserve"> PAGEREF _Toc205482348 \h </w:instrText>
        </w:r>
        <w:r>
          <w:rPr>
            <w:noProof/>
            <w:webHidden/>
          </w:rPr>
        </w:r>
        <w:r>
          <w:rPr>
            <w:noProof/>
            <w:webHidden/>
          </w:rPr>
          <w:fldChar w:fldCharType="separate"/>
        </w:r>
        <w:r>
          <w:rPr>
            <w:noProof/>
            <w:webHidden/>
          </w:rPr>
          <w:t>47</w:t>
        </w:r>
        <w:r>
          <w:rPr>
            <w:noProof/>
            <w:webHidden/>
          </w:rPr>
          <w:fldChar w:fldCharType="end"/>
        </w:r>
      </w:hyperlink>
    </w:p>
    <w:p w14:paraId="7212F58F" w14:textId="0ABBC145" w:rsidR="009D79FC" w:rsidRDefault="009D79FC">
      <w:pPr>
        <w:pStyle w:val="TOC4"/>
        <w:tabs>
          <w:tab w:val="right" w:leader="dot" w:pos="9016"/>
        </w:tabs>
        <w:rPr>
          <w:rFonts w:eastAsiaTheme="minorEastAsia"/>
          <w:noProof/>
          <w:lang w:eastAsia="en-AU"/>
        </w:rPr>
      </w:pPr>
      <w:hyperlink w:anchor="_Toc205482349" w:history="1">
        <w:r w:rsidRPr="00597E29">
          <w:rPr>
            <w:rStyle w:val="Hyperlink"/>
            <w:noProof/>
          </w:rPr>
          <w:t>Business impact</w:t>
        </w:r>
        <w:r>
          <w:rPr>
            <w:noProof/>
            <w:webHidden/>
          </w:rPr>
          <w:tab/>
        </w:r>
        <w:r>
          <w:rPr>
            <w:noProof/>
            <w:webHidden/>
          </w:rPr>
          <w:fldChar w:fldCharType="begin"/>
        </w:r>
        <w:r>
          <w:rPr>
            <w:noProof/>
            <w:webHidden/>
          </w:rPr>
          <w:instrText xml:space="preserve"> PAGEREF _Toc205482349 \h </w:instrText>
        </w:r>
        <w:r>
          <w:rPr>
            <w:noProof/>
            <w:webHidden/>
          </w:rPr>
        </w:r>
        <w:r>
          <w:rPr>
            <w:noProof/>
            <w:webHidden/>
          </w:rPr>
          <w:fldChar w:fldCharType="separate"/>
        </w:r>
        <w:r>
          <w:rPr>
            <w:noProof/>
            <w:webHidden/>
          </w:rPr>
          <w:t>47</w:t>
        </w:r>
        <w:r>
          <w:rPr>
            <w:noProof/>
            <w:webHidden/>
          </w:rPr>
          <w:fldChar w:fldCharType="end"/>
        </w:r>
      </w:hyperlink>
    </w:p>
    <w:p w14:paraId="5C636137" w14:textId="376AAEAC" w:rsidR="009D79FC" w:rsidRDefault="009D79FC">
      <w:pPr>
        <w:pStyle w:val="TOC2"/>
        <w:tabs>
          <w:tab w:val="right" w:leader="dot" w:pos="9016"/>
        </w:tabs>
        <w:rPr>
          <w:rFonts w:eastAsiaTheme="minorEastAsia"/>
          <w:noProof/>
          <w:lang w:eastAsia="en-AU"/>
        </w:rPr>
      </w:pPr>
      <w:hyperlink w:anchor="_Toc205482350" w:history="1">
        <w:r w:rsidRPr="00597E29">
          <w:rPr>
            <w:rStyle w:val="Hyperlink"/>
            <w:noProof/>
          </w:rPr>
          <w:t>BR002 Detached EPSS officer (interim solution)</w:t>
        </w:r>
        <w:r>
          <w:rPr>
            <w:noProof/>
            <w:webHidden/>
          </w:rPr>
          <w:tab/>
        </w:r>
        <w:r>
          <w:rPr>
            <w:noProof/>
            <w:webHidden/>
          </w:rPr>
          <w:fldChar w:fldCharType="begin"/>
        </w:r>
        <w:r>
          <w:rPr>
            <w:noProof/>
            <w:webHidden/>
          </w:rPr>
          <w:instrText xml:space="preserve"> PAGEREF _Toc205482350 \h </w:instrText>
        </w:r>
        <w:r>
          <w:rPr>
            <w:noProof/>
            <w:webHidden/>
          </w:rPr>
        </w:r>
        <w:r>
          <w:rPr>
            <w:noProof/>
            <w:webHidden/>
          </w:rPr>
          <w:fldChar w:fldCharType="separate"/>
        </w:r>
        <w:r>
          <w:rPr>
            <w:noProof/>
            <w:webHidden/>
          </w:rPr>
          <w:t>47</w:t>
        </w:r>
        <w:r>
          <w:rPr>
            <w:noProof/>
            <w:webHidden/>
          </w:rPr>
          <w:fldChar w:fldCharType="end"/>
        </w:r>
      </w:hyperlink>
    </w:p>
    <w:p w14:paraId="6B9554F8" w14:textId="31CA8746" w:rsidR="009D79FC" w:rsidRDefault="009D79FC">
      <w:pPr>
        <w:pStyle w:val="TOC3"/>
        <w:tabs>
          <w:tab w:val="right" w:leader="dot" w:pos="9016"/>
        </w:tabs>
        <w:rPr>
          <w:rFonts w:eastAsiaTheme="minorEastAsia"/>
          <w:noProof/>
          <w:lang w:eastAsia="en-AU"/>
        </w:rPr>
      </w:pPr>
      <w:hyperlink w:anchor="_Toc205482351" w:history="1">
        <w:r w:rsidRPr="00597E29">
          <w:rPr>
            <w:rStyle w:val="Hyperlink"/>
            <w:noProof/>
          </w:rPr>
          <w:t>Current setup/issue</w:t>
        </w:r>
        <w:r>
          <w:rPr>
            <w:noProof/>
            <w:webHidden/>
          </w:rPr>
          <w:tab/>
        </w:r>
        <w:r>
          <w:rPr>
            <w:noProof/>
            <w:webHidden/>
          </w:rPr>
          <w:fldChar w:fldCharType="begin"/>
        </w:r>
        <w:r>
          <w:rPr>
            <w:noProof/>
            <w:webHidden/>
          </w:rPr>
          <w:instrText xml:space="preserve"> PAGEREF _Toc205482351 \h </w:instrText>
        </w:r>
        <w:r>
          <w:rPr>
            <w:noProof/>
            <w:webHidden/>
          </w:rPr>
        </w:r>
        <w:r>
          <w:rPr>
            <w:noProof/>
            <w:webHidden/>
          </w:rPr>
          <w:fldChar w:fldCharType="separate"/>
        </w:r>
        <w:r>
          <w:rPr>
            <w:noProof/>
            <w:webHidden/>
          </w:rPr>
          <w:t>47</w:t>
        </w:r>
        <w:r>
          <w:rPr>
            <w:noProof/>
            <w:webHidden/>
          </w:rPr>
          <w:fldChar w:fldCharType="end"/>
        </w:r>
      </w:hyperlink>
    </w:p>
    <w:p w14:paraId="5AE98DB3" w14:textId="474B6E2D" w:rsidR="009D79FC" w:rsidRDefault="009D79FC">
      <w:pPr>
        <w:pStyle w:val="TOC3"/>
        <w:tabs>
          <w:tab w:val="right" w:leader="dot" w:pos="9016"/>
        </w:tabs>
        <w:rPr>
          <w:rFonts w:eastAsiaTheme="minorEastAsia"/>
          <w:noProof/>
          <w:lang w:eastAsia="en-AU"/>
        </w:rPr>
      </w:pPr>
      <w:hyperlink w:anchor="_Toc205482352" w:history="1">
        <w:r w:rsidRPr="00597E29">
          <w:rPr>
            <w:rStyle w:val="Hyperlink"/>
            <w:noProof/>
          </w:rPr>
          <w:t>Changes required.</w:t>
        </w:r>
        <w:r>
          <w:rPr>
            <w:noProof/>
            <w:webHidden/>
          </w:rPr>
          <w:tab/>
        </w:r>
        <w:r>
          <w:rPr>
            <w:noProof/>
            <w:webHidden/>
          </w:rPr>
          <w:fldChar w:fldCharType="begin"/>
        </w:r>
        <w:r>
          <w:rPr>
            <w:noProof/>
            <w:webHidden/>
          </w:rPr>
          <w:instrText xml:space="preserve"> PAGEREF _Toc205482352 \h </w:instrText>
        </w:r>
        <w:r>
          <w:rPr>
            <w:noProof/>
            <w:webHidden/>
          </w:rPr>
        </w:r>
        <w:r>
          <w:rPr>
            <w:noProof/>
            <w:webHidden/>
          </w:rPr>
          <w:fldChar w:fldCharType="separate"/>
        </w:r>
        <w:r>
          <w:rPr>
            <w:noProof/>
            <w:webHidden/>
          </w:rPr>
          <w:t>48</w:t>
        </w:r>
        <w:r>
          <w:rPr>
            <w:noProof/>
            <w:webHidden/>
          </w:rPr>
          <w:fldChar w:fldCharType="end"/>
        </w:r>
      </w:hyperlink>
    </w:p>
    <w:p w14:paraId="4CEE038A" w14:textId="562E6C25" w:rsidR="009D79FC" w:rsidRDefault="009D79FC">
      <w:pPr>
        <w:pStyle w:val="TOC4"/>
        <w:tabs>
          <w:tab w:val="right" w:leader="dot" w:pos="9016"/>
        </w:tabs>
        <w:rPr>
          <w:rFonts w:eastAsiaTheme="minorEastAsia"/>
          <w:noProof/>
          <w:lang w:eastAsia="en-AU"/>
        </w:rPr>
      </w:pPr>
      <w:hyperlink w:anchor="_Toc205482353" w:history="1">
        <w:r w:rsidRPr="00597E29">
          <w:rPr>
            <w:rStyle w:val="Hyperlink"/>
            <w:noProof/>
          </w:rPr>
          <w:t>Functional</w:t>
        </w:r>
        <w:r>
          <w:rPr>
            <w:noProof/>
            <w:webHidden/>
          </w:rPr>
          <w:tab/>
        </w:r>
        <w:r>
          <w:rPr>
            <w:noProof/>
            <w:webHidden/>
          </w:rPr>
          <w:fldChar w:fldCharType="begin"/>
        </w:r>
        <w:r>
          <w:rPr>
            <w:noProof/>
            <w:webHidden/>
          </w:rPr>
          <w:instrText xml:space="preserve"> PAGEREF _Toc205482353 \h </w:instrText>
        </w:r>
        <w:r>
          <w:rPr>
            <w:noProof/>
            <w:webHidden/>
          </w:rPr>
        </w:r>
        <w:r>
          <w:rPr>
            <w:noProof/>
            <w:webHidden/>
          </w:rPr>
          <w:fldChar w:fldCharType="separate"/>
        </w:r>
        <w:r>
          <w:rPr>
            <w:noProof/>
            <w:webHidden/>
          </w:rPr>
          <w:t>48</w:t>
        </w:r>
        <w:r>
          <w:rPr>
            <w:noProof/>
            <w:webHidden/>
          </w:rPr>
          <w:fldChar w:fldCharType="end"/>
        </w:r>
      </w:hyperlink>
    </w:p>
    <w:p w14:paraId="620A941B" w14:textId="52846B43" w:rsidR="009D79FC" w:rsidRDefault="009D79FC">
      <w:pPr>
        <w:pStyle w:val="TOC5"/>
        <w:tabs>
          <w:tab w:val="right" w:leader="dot" w:pos="9016"/>
        </w:tabs>
        <w:rPr>
          <w:rFonts w:eastAsiaTheme="minorEastAsia"/>
          <w:noProof/>
          <w:lang w:eastAsia="en-AU"/>
        </w:rPr>
      </w:pPr>
      <w:hyperlink w:anchor="_Toc205482354" w:history="1">
        <w:r w:rsidRPr="00597E29">
          <w:rPr>
            <w:rStyle w:val="Hyperlink"/>
            <w:noProof/>
          </w:rPr>
          <w:t>Changes for the new EE &amp; ESG</w:t>
        </w:r>
        <w:r>
          <w:rPr>
            <w:noProof/>
            <w:webHidden/>
          </w:rPr>
          <w:tab/>
        </w:r>
        <w:r>
          <w:rPr>
            <w:noProof/>
            <w:webHidden/>
          </w:rPr>
          <w:fldChar w:fldCharType="begin"/>
        </w:r>
        <w:r>
          <w:rPr>
            <w:noProof/>
            <w:webHidden/>
          </w:rPr>
          <w:instrText xml:space="preserve"> PAGEREF _Toc205482354 \h </w:instrText>
        </w:r>
        <w:r>
          <w:rPr>
            <w:noProof/>
            <w:webHidden/>
          </w:rPr>
        </w:r>
        <w:r>
          <w:rPr>
            <w:noProof/>
            <w:webHidden/>
          </w:rPr>
          <w:fldChar w:fldCharType="separate"/>
        </w:r>
        <w:r>
          <w:rPr>
            <w:noProof/>
            <w:webHidden/>
          </w:rPr>
          <w:t>48</w:t>
        </w:r>
        <w:r>
          <w:rPr>
            <w:noProof/>
            <w:webHidden/>
          </w:rPr>
          <w:fldChar w:fldCharType="end"/>
        </w:r>
      </w:hyperlink>
    </w:p>
    <w:p w14:paraId="4AE0BAE1" w14:textId="0BFEB52C" w:rsidR="009D79FC" w:rsidRDefault="009D79FC">
      <w:pPr>
        <w:pStyle w:val="TOC6"/>
        <w:tabs>
          <w:tab w:val="right" w:leader="dot" w:pos="9016"/>
        </w:tabs>
        <w:rPr>
          <w:rFonts w:eastAsiaTheme="minorEastAsia"/>
          <w:noProof/>
          <w:lang w:eastAsia="en-AU"/>
        </w:rPr>
      </w:pPr>
      <w:hyperlink w:anchor="_Toc205482355" w:history="1">
        <w:r w:rsidRPr="00597E29">
          <w:rPr>
            <w:rStyle w:val="Hyperlink"/>
            <w:noProof/>
          </w:rPr>
          <w:t>New ESG</w:t>
        </w:r>
        <w:r>
          <w:rPr>
            <w:noProof/>
            <w:webHidden/>
          </w:rPr>
          <w:tab/>
        </w:r>
        <w:r>
          <w:rPr>
            <w:noProof/>
            <w:webHidden/>
          </w:rPr>
          <w:fldChar w:fldCharType="begin"/>
        </w:r>
        <w:r>
          <w:rPr>
            <w:noProof/>
            <w:webHidden/>
          </w:rPr>
          <w:instrText xml:space="preserve"> PAGEREF _Toc205482355 \h </w:instrText>
        </w:r>
        <w:r>
          <w:rPr>
            <w:noProof/>
            <w:webHidden/>
          </w:rPr>
        </w:r>
        <w:r>
          <w:rPr>
            <w:noProof/>
            <w:webHidden/>
          </w:rPr>
          <w:fldChar w:fldCharType="separate"/>
        </w:r>
        <w:r>
          <w:rPr>
            <w:noProof/>
            <w:webHidden/>
          </w:rPr>
          <w:t>48</w:t>
        </w:r>
        <w:r>
          <w:rPr>
            <w:noProof/>
            <w:webHidden/>
          </w:rPr>
          <w:fldChar w:fldCharType="end"/>
        </w:r>
      </w:hyperlink>
    </w:p>
    <w:p w14:paraId="2A6E393C" w14:textId="42CD4E54" w:rsidR="009D79FC" w:rsidRDefault="009D79FC">
      <w:pPr>
        <w:pStyle w:val="TOC6"/>
        <w:tabs>
          <w:tab w:val="right" w:leader="dot" w:pos="9016"/>
        </w:tabs>
        <w:rPr>
          <w:rFonts w:eastAsiaTheme="minorEastAsia"/>
          <w:noProof/>
          <w:lang w:eastAsia="en-AU"/>
        </w:rPr>
      </w:pPr>
      <w:hyperlink w:anchor="_Toc205482356" w:history="1">
        <w:r w:rsidRPr="00597E29">
          <w:rPr>
            <w:rStyle w:val="Hyperlink"/>
            <w:noProof/>
          </w:rPr>
          <w:t>EE/ESG groupings</w:t>
        </w:r>
        <w:r>
          <w:rPr>
            <w:noProof/>
            <w:webHidden/>
          </w:rPr>
          <w:tab/>
        </w:r>
        <w:r>
          <w:rPr>
            <w:noProof/>
            <w:webHidden/>
          </w:rPr>
          <w:fldChar w:fldCharType="begin"/>
        </w:r>
        <w:r>
          <w:rPr>
            <w:noProof/>
            <w:webHidden/>
          </w:rPr>
          <w:instrText xml:space="preserve"> PAGEREF _Toc205482356 \h </w:instrText>
        </w:r>
        <w:r>
          <w:rPr>
            <w:noProof/>
            <w:webHidden/>
          </w:rPr>
        </w:r>
        <w:r>
          <w:rPr>
            <w:noProof/>
            <w:webHidden/>
          </w:rPr>
          <w:fldChar w:fldCharType="separate"/>
        </w:r>
        <w:r>
          <w:rPr>
            <w:noProof/>
            <w:webHidden/>
          </w:rPr>
          <w:t>48</w:t>
        </w:r>
        <w:r>
          <w:rPr>
            <w:noProof/>
            <w:webHidden/>
          </w:rPr>
          <w:fldChar w:fldCharType="end"/>
        </w:r>
      </w:hyperlink>
    </w:p>
    <w:p w14:paraId="61967110" w14:textId="5D123256" w:rsidR="009D79FC" w:rsidRDefault="009D79FC">
      <w:pPr>
        <w:pStyle w:val="TOC6"/>
        <w:tabs>
          <w:tab w:val="right" w:leader="dot" w:pos="9016"/>
        </w:tabs>
        <w:rPr>
          <w:rFonts w:eastAsiaTheme="minorEastAsia"/>
          <w:noProof/>
          <w:lang w:eastAsia="en-AU"/>
        </w:rPr>
      </w:pPr>
      <w:hyperlink w:anchor="_Toc205482357" w:history="1">
        <w:r w:rsidRPr="00597E29">
          <w:rPr>
            <w:rStyle w:val="Hyperlink"/>
            <w:noProof/>
          </w:rPr>
          <w:t>Work schedule</w:t>
        </w:r>
        <w:r>
          <w:rPr>
            <w:noProof/>
            <w:webHidden/>
          </w:rPr>
          <w:tab/>
        </w:r>
        <w:r>
          <w:rPr>
            <w:noProof/>
            <w:webHidden/>
          </w:rPr>
          <w:fldChar w:fldCharType="begin"/>
        </w:r>
        <w:r>
          <w:rPr>
            <w:noProof/>
            <w:webHidden/>
          </w:rPr>
          <w:instrText xml:space="preserve"> PAGEREF _Toc205482357 \h </w:instrText>
        </w:r>
        <w:r>
          <w:rPr>
            <w:noProof/>
            <w:webHidden/>
          </w:rPr>
        </w:r>
        <w:r>
          <w:rPr>
            <w:noProof/>
            <w:webHidden/>
          </w:rPr>
          <w:fldChar w:fldCharType="separate"/>
        </w:r>
        <w:r>
          <w:rPr>
            <w:noProof/>
            <w:webHidden/>
          </w:rPr>
          <w:t>49</w:t>
        </w:r>
        <w:r>
          <w:rPr>
            <w:noProof/>
            <w:webHidden/>
          </w:rPr>
          <w:fldChar w:fldCharType="end"/>
        </w:r>
      </w:hyperlink>
    </w:p>
    <w:p w14:paraId="637C4A7A" w14:textId="5ED79930" w:rsidR="009D79FC" w:rsidRDefault="009D79FC">
      <w:pPr>
        <w:pStyle w:val="TOC6"/>
        <w:tabs>
          <w:tab w:val="right" w:leader="dot" w:pos="9016"/>
        </w:tabs>
        <w:rPr>
          <w:rFonts w:eastAsiaTheme="minorEastAsia"/>
          <w:noProof/>
          <w:lang w:eastAsia="en-AU"/>
        </w:rPr>
      </w:pPr>
      <w:hyperlink w:anchor="_Toc205482358" w:history="1">
        <w:r w:rsidRPr="00597E29">
          <w:rPr>
            <w:rStyle w:val="Hyperlink"/>
            <w:noProof/>
          </w:rPr>
          <w:t>Time management status</w:t>
        </w:r>
        <w:r>
          <w:rPr>
            <w:noProof/>
            <w:webHidden/>
          </w:rPr>
          <w:tab/>
        </w:r>
        <w:r>
          <w:rPr>
            <w:noProof/>
            <w:webHidden/>
          </w:rPr>
          <w:fldChar w:fldCharType="begin"/>
        </w:r>
        <w:r>
          <w:rPr>
            <w:noProof/>
            <w:webHidden/>
          </w:rPr>
          <w:instrText xml:space="preserve"> PAGEREF _Toc205482358 \h </w:instrText>
        </w:r>
        <w:r>
          <w:rPr>
            <w:noProof/>
            <w:webHidden/>
          </w:rPr>
        </w:r>
        <w:r>
          <w:rPr>
            <w:noProof/>
            <w:webHidden/>
          </w:rPr>
          <w:fldChar w:fldCharType="separate"/>
        </w:r>
        <w:r>
          <w:rPr>
            <w:noProof/>
            <w:webHidden/>
          </w:rPr>
          <w:t>49</w:t>
        </w:r>
        <w:r>
          <w:rPr>
            <w:noProof/>
            <w:webHidden/>
          </w:rPr>
          <w:fldChar w:fldCharType="end"/>
        </w:r>
      </w:hyperlink>
    </w:p>
    <w:p w14:paraId="32421817" w14:textId="4F19E5A6" w:rsidR="009D79FC" w:rsidRDefault="009D79FC">
      <w:pPr>
        <w:pStyle w:val="TOC6"/>
        <w:tabs>
          <w:tab w:val="right" w:leader="dot" w:pos="9016"/>
        </w:tabs>
        <w:rPr>
          <w:rFonts w:eastAsiaTheme="minorEastAsia"/>
          <w:noProof/>
          <w:lang w:eastAsia="en-AU"/>
        </w:rPr>
      </w:pPr>
      <w:hyperlink w:anchor="_Toc205482359" w:history="1">
        <w:r w:rsidRPr="00597E29">
          <w:rPr>
            <w:rStyle w:val="Hyperlink"/>
            <w:noProof/>
          </w:rPr>
          <w:t>Basic pay</w:t>
        </w:r>
        <w:r>
          <w:rPr>
            <w:noProof/>
            <w:webHidden/>
          </w:rPr>
          <w:tab/>
        </w:r>
        <w:r>
          <w:rPr>
            <w:noProof/>
            <w:webHidden/>
          </w:rPr>
          <w:fldChar w:fldCharType="begin"/>
        </w:r>
        <w:r>
          <w:rPr>
            <w:noProof/>
            <w:webHidden/>
          </w:rPr>
          <w:instrText xml:space="preserve"> PAGEREF _Toc205482359 \h </w:instrText>
        </w:r>
        <w:r>
          <w:rPr>
            <w:noProof/>
            <w:webHidden/>
          </w:rPr>
        </w:r>
        <w:r>
          <w:rPr>
            <w:noProof/>
            <w:webHidden/>
          </w:rPr>
          <w:fldChar w:fldCharType="separate"/>
        </w:r>
        <w:r>
          <w:rPr>
            <w:noProof/>
            <w:webHidden/>
          </w:rPr>
          <w:t>49</w:t>
        </w:r>
        <w:r>
          <w:rPr>
            <w:noProof/>
            <w:webHidden/>
          </w:rPr>
          <w:fldChar w:fldCharType="end"/>
        </w:r>
      </w:hyperlink>
    </w:p>
    <w:p w14:paraId="2CA3082B" w14:textId="503E76F4" w:rsidR="009D79FC" w:rsidRDefault="009D79FC">
      <w:pPr>
        <w:pStyle w:val="TOC6"/>
        <w:tabs>
          <w:tab w:val="right" w:leader="dot" w:pos="9016"/>
        </w:tabs>
        <w:rPr>
          <w:rFonts w:eastAsiaTheme="minorEastAsia"/>
          <w:noProof/>
          <w:lang w:eastAsia="en-AU"/>
        </w:rPr>
      </w:pPr>
      <w:hyperlink w:anchor="_Toc205482360" w:history="1">
        <w:r w:rsidRPr="00597E29">
          <w:rPr>
            <w:rStyle w:val="Hyperlink"/>
            <w:noProof/>
          </w:rPr>
          <w:t>Employee number range</w:t>
        </w:r>
        <w:r>
          <w:rPr>
            <w:noProof/>
            <w:webHidden/>
          </w:rPr>
          <w:tab/>
        </w:r>
        <w:r>
          <w:rPr>
            <w:noProof/>
            <w:webHidden/>
          </w:rPr>
          <w:fldChar w:fldCharType="begin"/>
        </w:r>
        <w:r>
          <w:rPr>
            <w:noProof/>
            <w:webHidden/>
          </w:rPr>
          <w:instrText xml:space="preserve"> PAGEREF _Toc205482360 \h </w:instrText>
        </w:r>
        <w:r>
          <w:rPr>
            <w:noProof/>
            <w:webHidden/>
          </w:rPr>
        </w:r>
        <w:r>
          <w:rPr>
            <w:noProof/>
            <w:webHidden/>
          </w:rPr>
          <w:fldChar w:fldCharType="separate"/>
        </w:r>
        <w:r>
          <w:rPr>
            <w:noProof/>
            <w:webHidden/>
          </w:rPr>
          <w:t>49</w:t>
        </w:r>
        <w:r>
          <w:rPr>
            <w:noProof/>
            <w:webHidden/>
          </w:rPr>
          <w:fldChar w:fldCharType="end"/>
        </w:r>
      </w:hyperlink>
    </w:p>
    <w:p w14:paraId="057D1CFC" w14:textId="5859CC90" w:rsidR="009D79FC" w:rsidRDefault="009D79FC">
      <w:pPr>
        <w:pStyle w:val="TOC6"/>
        <w:tabs>
          <w:tab w:val="right" w:leader="dot" w:pos="9016"/>
        </w:tabs>
        <w:rPr>
          <w:rFonts w:eastAsiaTheme="minorEastAsia"/>
          <w:noProof/>
          <w:lang w:eastAsia="en-AU"/>
        </w:rPr>
      </w:pPr>
      <w:hyperlink w:anchor="_Toc205482361" w:history="1">
        <w:r w:rsidRPr="00597E29">
          <w:rPr>
            <w:rStyle w:val="Hyperlink"/>
            <w:noProof/>
          </w:rPr>
          <w:t>Feature Quomo (leave accrual selection rules)</w:t>
        </w:r>
        <w:r>
          <w:rPr>
            <w:noProof/>
            <w:webHidden/>
          </w:rPr>
          <w:tab/>
        </w:r>
        <w:r>
          <w:rPr>
            <w:noProof/>
            <w:webHidden/>
          </w:rPr>
          <w:fldChar w:fldCharType="begin"/>
        </w:r>
        <w:r>
          <w:rPr>
            <w:noProof/>
            <w:webHidden/>
          </w:rPr>
          <w:instrText xml:space="preserve"> PAGEREF _Toc205482361 \h </w:instrText>
        </w:r>
        <w:r>
          <w:rPr>
            <w:noProof/>
            <w:webHidden/>
          </w:rPr>
        </w:r>
        <w:r>
          <w:rPr>
            <w:noProof/>
            <w:webHidden/>
          </w:rPr>
          <w:fldChar w:fldCharType="separate"/>
        </w:r>
        <w:r>
          <w:rPr>
            <w:noProof/>
            <w:webHidden/>
          </w:rPr>
          <w:t>49</w:t>
        </w:r>
        <w:r>
          <w:rPr>
            <w:noProof/>
            <w:webHidden/>
          </w:rPr>
          <w:fldChar w:fldCharType="end"/>
        </w:r>
      </w:hyperlink>
    </w:p>
    <w:p w14:paraId="2BCDAE57" w14:textId="3D9C93FF" w:rsidR="009D79FC" w:rsidRDefault="009D79FC">
      <w:pPr>
        <w:pStyle w:val="TOC6"/>
        <w:tabs>
          <w:tab w:val="right" w:leader="dot" w:pos="9016"/>
        </w:tabs>
        <w:rPr>
          <w:rFonts w:eastAsiaTheme="minorEastAsia"/>
          <w:noProof/>
          <w:lang w:eastAsia="en-AU"/>
        </w:rPr>
      </w:pPr>
      <w:hyperlink w:anchor="_Toc205482362" w:history="1">
        <w:r w:rsidRPr="00597E29">
          <w:rPr>
            <w:rStyle w:val="Hyperlink"/>
            <w:noProof/>
          </w:rPr>
          <w:t>New hire action:</w:t>
        </w:r>
        <w:r>
          <w:rPr>
            <w:noProof/>
            <w:webHidden/>
          </w:rPr>
          <w:tab/>
        </w:r>
        <w:r>
          <w:rPr>
            <w:noProof/>
            <w:webHidden/>
          </w:rPr>
          <w:fldChar w:fldCharType="begin"/>
        </w:r>
        <w:r>
          <w:rPr>
            <w:noProof/>
            <w:webHidden/>
          </w:rPr>
          <w:instrText xml:space="preserve"> PAGEREF _Toc205482362 \h </w:instrText>
        </w:r>
        <w:r>
          <w:rPr>
            <w:noProof/>
            <w:webHidden/>
          </w:rPr>
        </w:r>
        <w:r>
          <w:rPr>
            <w:noProof/>
            <w:webHidden/>
          </w:rPr>
          <w:fldChar w:fldCharType="separate"/>
        </w:r>
        <w:r>
          <w:rPr>
            <w:noProof/>
            <w:webHidden/>
          </w:rPr>
          <w:t>49</w:t>
        </w:r>
        <w:r>
          <w:rPr>
            <w:noProof/>
            <w:webHidden/>
          </w:rPr>
          <w:fldChar w:fldCharType="end"/>
        </w:r>
      </w:hyperlink>
    </w:p>
    <w:p w14:paraId="0CA5FB54" w14:textId="7EA58BFE" w:rsidR="009D79FC" w:rsidRDefault="009D79FC">
      <w:pPr>
        <w:pStyle w:val="TOC6"/>
        <w:tabs>
          <w:tab w:val="right" w:leader="dot" w:pos="9016"/>
        </w:tabs>
        <w:rPr>
          <w:rFonts w:eastAsiaTheme="minorEastAsia"/>
          <w:noProof/>
          <w:lang w:eastAsia="en-AU"/>
        </w:rPr>
      </w:pPr>
      <w:hyperlink w:anchor="_Toc205482363" w:history="1">
        <w:r w:rsidRPr="00597E29">
          <w:rPr>
            <w:rStyle w:val="Hyperlink"/>
            <w:noProof/>
          </w:rPr>
          <w:t>Termination</w:t>
        </w:r>
        <w:r>
          <w:rPr>
            <w:noProof/>
            <w:webHidden/>
          </w:rPr>
          <w:tab/>
        </w:r>
        <w:r>
          <w:rPr>
            <w:noProof/>
            <w:webHidden/>
          </w:rPr>
          <w:fldChar w:fldCharType="begin"/>
        </w:r>
        <w:r>
          <w:rPr>
            <w:noProof/>
            <w:webHidden/>
          </w:rPr>
          <w:instrText xml:space="preserve"> PAGEREF _Toc205482363 \h </w:instrText>
        </w:r>
        <w:r>
          <w:rPr>
            <w:noProof/>
            <w:webHidden/>
          </w:rPr>
        </w:r>
        <w:r>
          <w:rPr>
            <w:noProof/>
            <w:webHidden/>
          </w:rPr>
          <w:fldChar w:fldCharType="separate"/>
        </w:r>
        <w:r>
          <w:rPr>
            <w:noProof/>
            <w:webHidden/>
          </w:rPr>
          <w:t>50</w:t>
        </w:r>
        <w:r>
          <w:rPr>
            <w:noProof/>
            <w:webHidden/>
          </w:rPr>
          <w:fldChar w:fldCharType="end"/>
        </w:r>
      </w:hyperlink>
    </w:p>
    <w:p w14:paraId="56A77013" w14:textId="05F9D813" w:rsidR="009D79FC" w:rsidRDefault="009D79FC">
      <w:pPr>
        <w:pStyle w:val="TOC6"/>
        <w:tabs>
          <w:tab w:val="right" w:leader="dot" w:pos="9016"/>
        </w:tabs>
        <w:rPr>
          <w:rFonts w:eastAsiaTheme="minorEastAsia"/>
          <w:noProof/>
          <w:lang w:eastAsia="en-AU"/>
        </w:rPr>
      </w:pPr>
      <w:hyperlink w:anchor="_Toc205482364" w:history="1">
        <w:r w:rsidRPr="00597E29">
          <w:rPr>
            <w:rStyle w:val="Hyperlink"/>
            <w:noProof/>
          </w:rPr>
          <w:t>STP2 employment basis</w:t>
        </w:r>
        <w:r>
          <w:rPr>
            <w:noProof/>
            <w:webHidden/>
          </w:rPr>
          <w:tab/>
        </w:r>
        <w:r>
          <w:rPr>
            <w:noProof/>
            <w:webHidden/>
          </w:rPr>
          <w:fldChar w:fldCharType="begin"/>
        </w:r>
        <w:r>
          <w:rPr>
            <w:noProof/>
            <w:webHidden/>
          </w:rPr>
          <w:instrText xml:space="preserve"> PAGEREF _Toc205482364 \h </w:instrText>
        </w:r>
        <w:r>
          <w:rPr>
            <w:noProof/>
            <w:webHidden/>
          </w:rPr>
        </w:r>
        <w:r>
          <w:rPr>
            <w:noProof/>
            <w:webHidden/>
          </w:rPr>
          <w:fldChar w:fldCharType="separate"/>
        </w:r>
        <w:r>
          <w:rPr>
            <w:noProof/>
            <w:webHidden/>
          </w:rPr>
          <w:t>50</w:t>
        </w:r>
        <w:r>
          <w:rPr>
            <w:noProof/>
            <w:webHidden/>
          </w:rPr>
          <w:fldChar w:fldCharType="end"/>
        </w:r>
      </w:hyperlink>
    </w:p>
    <w:p w14:paraId="70836955" w14:textId="45117E27" w:rsidR="009D79FC" w:rsidRDefault="009D79FC">
      <w:pPr>
        <w:pStyle w:val="TOC6"/>
        <w:tabs>
          <w:tab w:val="right" w:leader="dot" w:pos="9016"/>
        </w:tabs>
        <w:rPr>
          <w:rFonts w:eastAsiaTheme="minorEastAsia"/>
          <w:noProof/>
          <w:lang w:eastAsia="en-AU"/>
        </w:rPr>
      </w:pPr>
      <w:hyperlink w:anchor="_Toc205482365" w:history="1">
        <w:r w:rsidRPr="00597E29">
          <w:rPr>
            <w:rStyle w:val="Hyperlink"/>
            <w:noProof/>
          </w:rPr>
          <w:t>EPSS adjustment WT’s</w:t>
        </w:r>
        <w:r>
          <w:rPr>
            <w:noProof/>
            <w:webHidden/>
          </w:rPr>
          <w:tab/>
        </w:r>
        <w:r>
          <w:rPr>
            <w:noProof/>
            <w:webHidden/>
          </w:rPr>
          <w:fldChar w:fldCharType="begin"/>
        </w:r>
        <w:r>
          <w:rPr>
            <w:noProof/>
            <w:webHidden/>
          </w:rPr>
          <w:instrText xml:space="preserve"> PAGEREF _Toc205482365 \h </w:instrText>
        </w:r>
        <w:r>
          <w:rPr>
            <w:noProof/>
            <w:webHidden/>
          </w:rPr>
        </w:r>
        <w:r>
          <w:rPr>
            <w:noProof/>
            <w:webHidden/>
          </w:rPr>
          <w:fldChar w:fldCharType="separate"/>
        </w:r>
        <w:r>
          <w:rPr>
            <w:noProof/>
            <w:webHidden/>
          </w:rPr>
          <w:t>50</w:t>
        </w:r>
        <w:r>
          <w:rPr>
            <w:noProof/>
            <w:webHidden/>
          </w:rPr>
          <w:fldChar w:fldCharType="end"/>
        </w:r>
      </w:hyperlink>
    </w:p>
    <w:p w14:paraId="7C6CD950" w14:textId="242C2806" w:rsidR="009D79FC" w:rsidRDefault="009D79FC">
      <w:pPr>
        <w:pStyle w:val="TOC4"/>
        <w:tabs>
          <w:tab w:val="right" w:leader="dot" w:pos="9016"/>
        </w:tabs>
        <w:rPr>
          <w:rFonts w:eastAsiaTheme="minorEastAsia"/>
          <w:noProof/>
          <w:lang w:eastAsia="en-AU"/>
        </w:rPr>
      </w:pPr>
      <w:hyperlink w:anchor="_Toc205482366" w:history="1">
        <w:r w:rsidRPr="00597E29">
          <w:rPr>
            <w:rStyle w:val="Hyperlink"/>
            <w:noProof/>
          </w:rPr>
          <w:t>Technical</w:t>
        </w:r>
        <w:r>
          <w:rPr>
            <w:noProof/>
            <w:webHidden/>
          </w:rPr>
          <w:tab/>
        </w:r>
        <w:r>
          <w:rPr>
            <w:noProof/>
            <w:webHidden/>
          </w:rPr>
          <w:fldChar w:fldCharType="begin"/>
        </w:r>
        <w:r>
          <w:rPr>
            <w:noProof/>
            <w:webHidden/>
          </w:rPr>
          <w:instrText xml:space="preserve"> PAGEREF _Toc205482366 \h </w:instrText>
        </w:r>
        <w:r>
          <w:rPr>
            <w:noProof/>
            <w:webHidden/>
          </w:rPr>
        </w:r>
        <w:r>
          <w:rPr>
            <w:noProof/>
            <w:webHidden/>
          </w:rPr>
          <w:fldChar w:fldCharType="separate"/>
        </w:r>
        <w:r>
          <w:rPr>
            <w:noProof/>
            <w:webHidden/>
          </w:rPr>
          <w:t>50</w:t>
        </w:r>
        <w:r>
          <w:rPr>
            <w:noProof/>
            <w:webHidden/>
          </w:rPr>
          <w:fldChar w:fldCharType="end"/>
        </w:r>
      </w:hyperlink>
    </w:p>
    <w:p w14:paraId="76D9C094" w14:textId="267632A1" w:rsidR="009D79FC" w:rsidRDefault="009D79FC">
      <w:pPr>
        <w:pStyle w:val="TOC5"/>
        <w:tabs>
          <w:tab w:val="right" w:leader="dot" w:pos="9016"/>
        </w:tabs>
        <w:rPr>
          <w:rFonts w:eastAsiaTheme="minorEastAsia"/>
          <w:noProof/>
          <w:lang w:eastAsia="en-AU"/>
        </w:rPr>
      </w:pPr>
      <w:hyperlink w:anchor="_Toc205482367" w:history="1">
        <w:r w:rsidRPr="00597E29">
          <w:rPr>
            <w:rStyle w:val="Hyperlink"/>
            <w:noProof/>
          </w:rPr>
          <w:t>NSWPf team - Downstream impacts</w:t>
        </w:r>
        <w:r>
          <w:rPr>
            <w:noProof/>
            <w:webHidden/>
          </w:rPr>
          <w:tab/>
        </w:r>
        <w:r>
          <w:rPr>
            <w:noProof/>
            <w:webHidden/>
          </w:rPr>
          <w:fldChar w:fldCharType="begin"/>
        </w:r>
        <w:r>
          <w:rPr>
            <w:noProof/>
            <w:webHidden/>
          </w:rPr>
          <w:instrText xml:space="preserve"> PAGEREF _Toc205482367 \h </w:instrText>
        </w:r>
        <w:r>
          <w:rPr>
            <w:noProof/>
            <w:webHidden/>
          </w:rPr>
        </w:r>
        <w:r>
          <w:rPr>
            <w:noProof/>
            <w:webHidden/>
          </w:rPr>
          <w:fldChar w:fldCharType="separate"/>
        </w:r>
        <w:r>
          <w:rPr>
            <w:noProof/>
            <w:webHidden/>
          </w:rPr>
          <w:t>50</w:t>
        </w:r>
        <w:r>
          <w:rPr>
            <w:noProof/>
            <w:webHidden/>
          </w:rPr>
          <w:fldChar w:fldCharType="end"/>
        </w:r>
      </w:hyperlink>
    </w:p>
    <w:p w14:paraId="1ABDEAF9" w14:textId="078925FF" w:rsidR="009D79FC" w:rsidRDefault="009D79FC">
      <w:pPr>
        <w:pStyle w:val="TOC6"/>
        <w:tabs>
          <w:tab w:val="right" w:leader="dot" w:pos="9016"/>
        </w:tabs>
        <w:rPr>
          <w:rFonts w:eastAsiaTheme="minorEastAsia"/>
          <w:noProof/>
          <w:lang w:eastAsia="en-AU"/>
        </w:rPr>
      </w:pPr>
      <w:hyperlink w:anchor="_Toc205482368" w:history="1">
        <w:r w:rsidRPr="00597E29">
          <w:rPr>
            <w:rStyle w:val="Hyperlink"/>
            <w:noProof/>
          </w:rPr>
          <w:t>STP2 user-exit</w:t>
        </w:r>
        <w:r>
          <w:rPr>
            <w:noProof/>
            <w:webHidden/>
          </w:rPr>
          <w:tab/>
        </w:r>
        <w:r>
          <w:rPr>
            <w:noProof/>
            <w:webHidden/>
          </w:rPr>
          <w:fldChar w:fldCharType="begin"/>
        </w:r>
        <w:r>
          <w:rPr>
            <w:noProof/>
            <w:webHidden/>
          </w:rPr>
          <w:instrText xml:space="preserve"> PAGEREF _Toc205482368 \h </w:instrText>
        </w:r>
        <w:r>
          <w:rPr>
            <w:noProof/>
            <w:webHidden/>
          </w:rPr>
        </w:r>
        <w:r>
          <w:rPr>
            <w:noProof/>
            <w:webHidden/>
          </w:rPr>
          <w:fldChar w:fldCharType="separate"/>
        </w:r>
        <w:r>
          <w:rPr>
            <w:noProof/>
            <w:webHidden/>
          </w:rPr>
          <w:t>51</w:t>
        </w:r>
        <w:r>
          <w:rPr>
            <w:noProof/>
            <w:webHidden/>
          </w:rPr>
          <w:fldChar w:fldCharType="end"/>
        </w:r>
      </w:hyperlink>
    </w:p>
    <w:p w14:paraId="02EC1A05" w14:textId="7CF93E75" w:rsidR="009D79FC" w:rsidRDefault="009D79FC">
      <w:pPr>
        <w:pStyle w:val="TOC4"/>
        <w:tabs>
          <w:tab w:val="right" w:leader="dot" w:pos="9016"/>
        </w:tabs>
        <w:rPr>
          <w:rFonts w:eastAsiaTheme="minorEastAsia"/>
          <w:noProof/>
          <w:lang w:eastAsia="en-AU"/>
        </w:rPr>
      </w:pPr>
      <w:hyperlink w:anchor="_Toc205482369" w:history="1">
        <w:r w:rsidRPr="00597E29">
          <w:rPr>
            <w:rStyle w:val="Hyperlink"/>
            <w:noProof/>
          </w:rPr>
          <w:t>Business impact</w:t>
        </w:r>
        <w:r>
          <w:rPr>
            <w:noProof/>
            <w:webHidden/>
          </w:rPr>
          <w:tab/>
        </w:r>
        <w:r>
          <w:rPr>
            <w:noProof/>
            <w:webHidden/>
          </w:rPr>
          <w:fldChar w:fldCharType="begin"/>
        </w:r>
        <w:r>
          <w:rPr>
            <w:noProof/>
            <w:webHidden/>
          </w:rPr>
          <w:instrText xml:space="preserve"> PAGEREF _Toc205482369 \h </w:instrText>
        </w:r>
        <w:r>
          <w:rPr>
            <w:noProof/>
            <w:webHidden/>
          </w:rPr>
        </w:r>
        <w:r>
          <w:rPr>
            <w:noProof/>
            <w:webHidden/>
          </w:rPr>
          <w:fldChar w:fldCharType="separate"/>
        </w:r>
        <w:r>
          <w:rPr>
            <w:noProof/>
            <w:webHidden/>
          </w:rPr>
          <w:t>51</w:t>
        </w:r>
        <w:r>
          <w:rPr>
            <w:noProof/>
            <w:webHidden/>
          </w:rPr>
          <w:fldChar w:fldCharType="end"/>
        </w:r>
      </w:hyperlink>
    </w:p>
    <w:p w14:paraId="36AED0D6" w14:textId="11248EFF" w:rsidR="009D79FC" w:rsidRDefault="009D79FC">
      <w:pPr>
        <w:pStyle w:val="TOC4"/>
        <w:tabs>
          <w:tab w:val="right" w:leader="dot" w:pos="9016"/>
        </w:tabs>
        <w:rPr>
          <w:rFonts w:eastAsiaTheme="minorEastAsia"/>
          <w:noProof/>
          <w:lang w:eastAsia="en-AU"/>
        </w:rPr>
      </w:pPr>
      <w:hyperlink w:anchor="_Toc205482370" w:history="1">
        <w:r w:rsidRPr="00597E29">
          <w:rPr>
            <w:rStyle w:val="Hyperlink"/>
            <w:noProof/>
          </w:rPr>
          <w:t>Cutover impact</w:t>
        </w:r>
        <w:r>
          <w:rPr>
            <w:noProof/>
            <w:webHidden/>
          </w:rPr>
          <w:tab/>
        </w:r>
        <w:r>
          <w:rPr>
            <w:noProof/>
            <w:webHidden/>
          </w:rPr>
          <w:fldChar w:fldCharType="begin"/>
        </w:r>
        <w:r>
          <w:rPr>
            <w:noProof/>
            <w:webHidden/>
          </w:rPr>
          <w:instrText xml:space="preserve"> PAGEREF _Toc205482370 \h </w:instrText>
        </w:r>
        <w:r>
          <w:rPr>
            <w:noProof/>
            <w:webHidden/>
          </w:rPr>
        </w:r>
        <w:r>
          <w:rPr>
            <w:noProof/>
            <w:webHidden/>
          </w:rPr>
          <w:fldChar w:fldCharType="separate"/>
        </w:r>
        <w:r>
          <w:rPr>
            <w:noProof/>
            <w:webHidden/>
          </w:rPr>
          <w:t>51</w:t>
        </w:r>
        <w:r>
          <w:rPr>
            <w:noProof/>
            <w:webHidden/>
          </w:rPr>
          <w:fldChar w:fldCharType="end"/>
        </w:r>
      </w:hyperlink>
    </w:p>
    <w:p w14:paraId="6B8E8339" w14:textId="3F2D39F4" w:rsidR="009D79FC" w:rsidRDefault="009D79FC">
      <w:pPr>
        <w:pStyle w:val="TOC5"/>
        <w:tabs>
          <w:tab w:val="right" w:leader="dot" w:pos="9016"/>
        </w:tabs>
        <w:rPr>
          <w:rFonts w:eastAsiaTheme="minorEastAsia"/>
          <w:noProof/>
          <w:lang w:eastAsia="en-AU"/>
        </w:rPr>
      </w:pPr>
      <w:hyperlink w:anchor="_Toc205482371" w:history="1">
        <w:r w:rsidRPr="00597E29">
          <w:rPr>
            <w:rStyle w:val="Hyperlink"/>
            <w:noProof/>
          </w:rPr>
          <w:t>Business cutover impact</w:t>
        </w:r>
        <w:r>
          <w:rPr>
            <w:noProof/>
            <w:webHidden/>
          </w:rPr>
          <w:tab/>
        </w:r>
        <w:r>
          <w:rPr>
            <w:noProof/>
            <w:webHidden/>
          </w:rPr>
          <w:fldChar w:fldCharType="begin"/>
        </w:r>
        <w:r>
          <w:rPr>
            <w:noProof/>
            <w:webHidden/>
          </w:rPr>
          <w:instrText xml:space="preserve"> PAGEREF _Toc205482371 \h </w:instrText>
        </w:r>
        <w:r>
          <w:rPr>
            <w:noProof/>
            <w:webHidden/>
          </w:rPr>
        </w:r>
        <w:r>
          <w:rPr>
            <w:noProof/>
            <w:webHidden/>
          </w:rPr>
          <w:fldChar w:fldCharType="separate"/>
        </w:r>
        <w:r>
          <w:rPr>
            <w:noProof/>
            <w:webHidden/>
          </w:rPr>
          <w:t>51</w:t>
        </w:r>
        <w:r>
          <w:rPr>
            <w:noProof/>
            <w:webHidden/>
          </w:rPr>
          <w:fldChar w:fldCharType="end"/>
        </w:r>
      </w:hyperlink>
    </w:p>
    <w:p w14:paraId="554D1E9D" w14:textId="218400E1" w:rsidR="009D79FC" w:rsidRDefault="009D79FC">
      <w:pPr>
        <w:pStyle w:val="TOC2"/>
        <w:tabs>
          <w:tab w:val="right" w:leader="dot" w:pos="9016"/>
        </w:tabs>
        <w:rPr>
          <w:rFonts w:eastAsiaTheme="minorEastAsia"/>
          <w:noProof/>
          <w:lang w:eastAsia="en-AU"/>
        </w:rPr>
      </w:pPr>
      <w:hyperlink w:anchor="_Toc205482372" w:history="1">
        <w:r w:rsidRPr="00597E29">
          <w:rPr>
            <w:rStyle w:val="Hyperlink"/>
            <w:noProof/>
          </w:rPr>
          <w:t>Force payroll split P3 commencement</w:t>
        </w:r>
        <w:r>
          <w:rPr>
            <w:noProof/>
            <w:webHidden/>
          </w:rPr>
          <w:tab/>
        </w:r>
        <w:r>
          <w:rPr>
            <w:noProof/>
            <w:webHidden/>
          </w:rPr>
          <w:fldChar w:fldCharType="begin"/>
        </w:r>
        <w:r>
          <w:rPr>
            <w:noProof/>
            <w:webHidden/>
          </w:rPr>
          <w:instrText xml:space="preserve"> PAGEREF _Toc205482372 \h </w:instrText>
        </w:r>
        <w:r>
          <w:rPr>
            <w:noProof/>
            <w:webHidden/>
          </w:rPr>
        </w:r>
        <w:r>
          <w:rPr>
            <w:noProof/>
            <w:webHidden/>
          </w:rPr>
          <w:fldChar w:fldCharType="separate"/>
        </w:r>
        <w:r>
          <w:rPr>
            <w:noProof/>
            <w:webHidden/>
          </w:rPr>
          <w:t>51</w:t>
        </w:r>
        <w:r>
          <w:rPr>
            <w:noProof/>
            <w:webHidden/>
          </w:rPr>
          <w:fldChar w:fldCharType="end"/>
        </w:r>
      </w:hyperlink>
    </w:p>
    <w:p w14:paraId="0A9C3F16" w14:textId="07573438" w:rsidR="009D79FC" w:rsidRDefault="009D79FC">
      <w:pPr>
        <w:pStyle w:val="TOC2"/>
        <w:tabs>
          <w:tab w:val="right" w:leader="dot" w:pos="9016"/>
        </w:tabs>
        <w:rPr>
          <w:rFonts w:eastAsiaTheme="minorEastAsia"/>
          <w:noProof/>
          <w:lang w:eastAsia="en-AU"/>
        </w:rPr>
      </w:pPr>
      <w:hyperlink w:anchor="_Toc205482373" w:history="1">
        <w:r w:rsidRPr="00597E29">
          <w:rPr>
            <w:rStyle w:val="Hyperlink"/>
            <w:noProof/>
          </w:rPr>
          <w:t>Salary factoring WC absences</w:t>
        </w:r>
        <w:r>
          <w:rPr>
            <w:noProof/>
            <w:webHidden/>
          </w:rPr>
          <w:tab/>
        </w:r>
        <w:r>
          <w:rPr>
            <w:noProof/>
            <w:webHidden/>
          </w:rPr>
          <w:fldChar w:fldCharType="begin"/>
        </w:r>
        <w:r>
          <w:rPr>
            <w:noProof/>
            <w:webHidden/>
          </w:rPr>
          <w:instrText xml:space="preserve"> PAGEREF _Toc205482373 \h </w:instrText>
        </w:r>
        <w:r>
          <w:rPr>
            <w:noProof/>
            <w:webHidden/>
          </w:rPr>
        </w:r>
        <w:r>
          <w:rPr>
            <w:noProof/>
            <w:webHidden/>
          </w:rPr>
          <w:fldChar w:fldCharType="separate"/>
        </w:r>
        <w:r>
          <w:rPr>
            <w:noProof/>
            <w:webHidden/>
          </w:rPr>
          <w:t>52</w:t>
        </w:r>
        <w:r>
          <w:rPr>
            <w:noProof/>
            <w:webHidden/>
          </w:rPr>
          <w:fldChar w:fldCharType="end"/>
        </w:r>
      </w:hyperlink>
    </w:p>
    <w:p w14:paraId="272CDE80" w14:textId="62866867" w:rsidR="009D79FC" w:rsidRDefault="009D79FC">
      <w:pPr>
        <w:pStyle w:val="TOC4"/>
        <w:tabs>
          <w:tab w:val="right" w:leader="dot" w:pos="9016"/>
        </w:tabs>
        <w:rPr>
          <w:rFonts w:eastAsiaTheme="minorEastAsia"/>
          <w:noProof/>
          <w:lang w:eastAsia="en-AU"/>
        </w:rPr>
      </w:pPr>
      <w:hyperlink w:anchor="_Toc205482374" w:history="1">
        <w:r w:rsidRPr="00597E29">
          <w:rPr>
            <w:rStyle w:val="Hyperlink"/>
            <w:noProof/>
            <w:lang w:eastAsia="en-AU"/>
          </w:rPr>
          <w:t>Note on design (for future use)</w:t>
        </w:r>
        <w:r>
          <w:rPr>
            <w:noProof/>
            <w:webHidden/>
          </w:rPr>
          <w:tab/>
        </w:r>
        <w:r>
          <w:rPr>
            <w:noProof/>
            <w:webHidden/>
          </w:rPr>
          <w:fldChar w:fldCharType="begin"/>
        </w:r>
        <w:r>
          <w:rPr>
            <w:noProof/>
            <w:webHidden/>
          </w:rPr>
          <w:instrText xml:space="preserve"> PAGEREF _Toc205482374 \h </w:instrText>
        </w:r>
        <w:r>
          <w:rPr>
            <w:noProof/>
            <w:webHidden/>
          </w:rPr>
        </w:r>
        <w:r>
          <w:rPr>
            <w:noProof/>
            <w:webHidden/>
          </w:rPr>
          <w:fldChar w:fldCharType="separate"/>
        </w:r>
        <w:r>
          <w:rPr>
            <w:noProof/>
            <w:webHidden/>
          </w:rPr>
          <w:t>52</w:t>
        </w:r>
        <w:r>
          <w:rPr>
            <w:noProof/>
            <w:webHidden/>
          </w:rPr>
          <w:fldChar w:fldCharType="end"/>
        </w:r>
      </w:hyperlink>
    </w:p>
    <w:p w14:paraId="3FCC1A74" w14:textId="7F608E1E" w:rsidR="001B5118" w:rsidRPr="001B5118" w:rsidRDefault="001B5118" w:rsidP="001B5118">
      <w:r>
        <w:fldChar w:fldCharType="end"/>
      </w:r>
    </w:p>
    <w:p w14:paraId="0CC501D3" w14:textId="77777777" w:rsidR="001B5118" w:rsidRPr="001B5118" w:rsidRDefault="001B5118" w:rsidP="001B5118"/>
    <w:p w14:paraId="458039A2" w14:textId="77777777" w:rsidR="001B5118" w:rsidRDefault="001B5118">
      <w:pPr>
        <w:rPr>
          <w:rFonts w:asciiTheme="majorHAnsi" w:eastAsiaTheme="majorEastAsia" w:hAnsiTheme="majorHAnsi" w:cstheme="majorBidi"/>
          <w:color w:val="2F5496" w:themeColor="accent1" w:themeShade="BF"/>
          <w:sz w:val="32"/>
          <w:szCs w:val="32"/>
        </w:rPr>
      </w:pPr>
      <w:r>
        <w:br w:type="page"/>
      </w:r>
    </w:p>
    <w:p w14:paraId="6942166A" w14:textId="6B1C0083" w:rsidR="00080B05" w:rsidRDefault="00080B05" w:rsidP="00013CF3">
      <w:pPr>
        <w:pStyle w:val="Heading1"/>
      </w:pPr>
      <w:bookmarkStart w:id="3" w:name="_Toc205482175"/>
      <w:r>
        <w:lastRenderedPageBreak/>
        <w:t>Document history</w:t>
      </w:r>
      <w:bookmarkEnd w:id="3"/>
    </w:p>
    <w:tbl>
      <w:tblPr>
        <w:tblStyle w:val="TableGrid"/>
        <w:tblW w:w="0" w:type="auto"/>
        <w:tblLook w:val="04A0" w:firstRow="1" w:lastRow="0" w:firstColumn="1" w:lastColumn="0" w:noHBand="0" w:noVBand="1"/>
      </w:tblPr>
      <w:tblGrid>
        <w:gridCol w:w="2122"/>
        <w:gridCol w:w="1339"/>
        <w:gridCol w:w="1794"/>
        <w:gridCol w:w="1544"/>
        <w:gridCol w:w="2217"/>
      </w:tblGrid>
      <w:tr w:rsidR="00080B05" w:rsidRPr="00AD7E55" w14:paraId="3AC85DA8" w14:textId="77777777" w:rsidTr="00AD7E55">
        <w:trPr>
          <w:tblHeader/>
        </w:trPr>
        <w:tc>
          <w:tcPr>
            <w:tcW w:w="2122" w:type="dxa"/>
          </w:tcPr>
          <w:p w14:paraId="49C8440A" w14:textId="44C4CEC9" w:rsidR="00080B05" w:rsidRPr="00AD7E55" w:rsidRDefault="00080B05" w:rsidP="00080B05">
            <w:pPr>
              <w:rPr>
                <w:b/>
                <w:bCs/>
              </w:rPr>
            </w:pPr>
            <w:r w:rsidRPr="00AD7E55">
              <w:rPr>
                <w:b/>
                <w:bCs/>
              </w:rPr>
              <w:t>Release</w:t>
            </w:r>
          </w:p>
        </w:tc>
        <w:tc>
          <w:tcPr>
            <w:tcW w:w="1339" w:type="dxa"/>
          </w:tcPr>
          <w:p w14:paraId="3ED87EE6" w14:textId="24B6B5B0" w:rsidR="00080B05" w:rsidRPr="00AD7E55" w:rsidRDefault="00080B05" w:rsidP="00080B05">
            <w:pPr>
              <w:rPr>
                <w:b/>
                <w:bCs/>
              </w:rPr>
            </w:pPr>
            <w:r w:rsidRPr="00AD7E55">
              <w:rPr>
                <w:b/>
                <w:bCs/>
              </w:rPr>
              <w:t>Responsible</w:t>
            </w:r>
          </w:p>
        </w:tc>
        <w:tc>
          <w:tcPr>
            <w:tcW w:w="1794" w:type="dxa"/>
          </w:tcPr>
          <w:p w14:paraId="22E70FF2" w14:textId="1AAECC18" w:rsidR="00080B05" w:rsidRPr="00AD7E55" w:rsidRDefault="00080B05" w:rsidP="00080B05">
            <w:pPr>
              <w:rPr>
                <w:b/>
                <w:bCs/>
              </w:rPr>
            </w:pPr>
            <w:r w:rsidRPr="00AD7E55">
              <w:rPr>
                <w:b/>
                <w:bCs/>
              </w:rPr>
              <w:t>Status</w:t>
            </w:r>
          </w:p>
        </w:tc>
        <w:tc>
          <w:tcPr>
            <w:tcW w:w="1544" w:type="dxa"/>
          </w:tcPr>
          <w:p w14:paraId="155B885D" w14:textId="2A3E8874" w:rsidR="00080B05" w:rsidRPr="00AD7E55" w:rsidRDefault="00080B05" w:rsidP="00080B05">
            <w:pPr>
              <w:rPr>
                <w:b/>
                <w:bCs/>
              </w:rPr>
            </w:pPr>
            <w:r w:rsidRPr="00AD7E55">
              <w:rPr>
                <w:b/>
                <w:bCs/>
              </w:rPr>
              <w:t>Date</w:t>
            </w:r>
          </w:p>
        </w:tc>
        <w:tc>
          <w:tcPr>
            <w:tcW w:w="2217" w:type="dxa"/>
          </w:tcPr>
          <w:p w14:paraId="738B1C44" w14:textId="795DAA70" w:rsidR="00080B05" w:rsidRPr="00AD7E55" w:rsidRDefault="004130D0" w:rsidP="00080B05">
            <w:pPr>
              <w:rPr>
                <w:b/>
                <w:bCs/>
              </w:rPr>
            </w:pPr>
            <w:r>
              <w:rPr>
                <w:b/>
                <w:bCs/>
              </w:rPr>
              <w:t>Comment</w:t>
            </w:r>
          </w:p>
        </w:tc>
      </w:tr>
      <w:tr w:rsidR="00080B05" w14:paraId="7B1D2AB6" w14:textId="77777777" w:rsidTr="00AD7E55">
        <w:tc>
          <w:tcPr>
            <w:tcW w:w="2122" w:type="dxa"/>
          </w:tcPr>
          <w:p w14:paraId="48E2CAA0" w14:textId="1EEBA3F4" w:rsidR="00080B05" w:rsidRDefault="00AD7E55" w:rsidP="00080B05">
            <w:r>
              <w:t xml:space="preserve">Phase 3 </w:t>
            </w:r>
            <w:r w:rsidR="00080B05">
              <w:t xml:space="preserve">June ’25 </w:t>
            </w:r>
          </w:p>
        </w:tc>
        <w:tc>
          <w:tcPr>
            <w:tcW w:w="1339" w:type="dxa"/>
          </w:tcPr>
          <w:p w14:paraId="2F509B01" w14:textId="3D274A9E" w:rsidR="00080B05" w:rsidRDefault="00080B05" w:rsidP="00080B05">
            <w:r>
              <w:t>S Malan</w:t>
            </w:r>
          </w:p>
        </w:tc>
        <w:tc>
          <w:tcPr>
            <w:tcW w:w="1794" w:type="dxa"/>
          </w:tcPr>
          <w:p w14:paraId="3F842D93" w14:textId="128910A7" w:rsidR="00080B05" w:rsidRDefault="00080B05" w:rsidP="00080B05">
            <w:r>
              <w:t>Final</w:t>
            </w:r>
          </w:p>
        </w:tc>
        <w:tc>
          <w:tcPr>
            <w:tcW w:w="1544" w:type="dxa"/>
          </w:tcPr>
          <w:p w14:paraId="4CD524E3" w14:textId="0AEA871D" w:rsidR="00080B05" w:rsidRDefault="00080B05" w:rsidP="00080B05">
            <w:r>
              <w:t>28/05/2025</w:t>
            </w:r>
          </w:p>
        </w:tc>
        <w:tc>
          <w:tcPr>
            <w:tcW w:w="2217" w:type="dxa"/>
          </w:tcPr>
          <w:p w14:paraId="27F4F30E" w14:textId="624E29AB" w:rsidR="00080B05" w:rsidRDefault="00080B05" w:rsidP="00080B05">
            <w:r>
              <w:t>Sign-off</w:t>
            </w:r>
          </w:p>
        </w:tc>
      </w:tr>
      <w:tr w:rsidR="00080B05" w14:paraId="067930C2" w14:textId="77777777" w:rsidTr="00AD7E55">
        <w:tc>
          <w:tcPr>
            <w:tcW w:w="2122" w:type="dxa"/>
          </w:tcPr>
          <w:p w14:paraId="12A2761B" w14:textId="3ED8D18B" w:rsidR="00080B05" w:rsidRDefault="00AD7E55" w:rsidP="00080B05">
            <w:r>
              <w:t>Phase 4 Oct ‘25</w:t>
            </w:r>
          </w:p>
        </w:tc>
        <w:tc>
          <w:tcPr>
            <w:tcW w:w="1339" w:type="dxa"/>
          </w:tcPr>
          <w:p w14:paraId="288C6653" w14:textId="6636C57D" w:rsidR="00080B05" w:rsidRDefault="00080B05" w:rsidP="00080B05">
            <w:r>
              <w:t>S Malan</w:t>
            </w:r>
          </w:p>
        </w:tc>
        <w:tc>
          <w:tcPr>
            <w:tcW w:w="1794" w:type="dxa"/>
          </w:tcPr>
          <w:p w14:paraId="7D999B55" w14:textId="4A6A6ED8" w:rsidR="00080B05" w:rsidRDefault="004130D0" w:rsidP="00080B05">
            <w:r>
              <w:t>V0.02</w:t>
            </w:r>
          </w:p>
        </w:tc>
        <w:tc>
          <w:tcPr>
            <w:tcW w:w="1544" w:type="dxa"/>
          </w:tcPr>
          <w:p w14:paraId="08E90E8F" w14:textId="0635198C" w:rsidR="00080B05" w:rsidRDefault="00080B05" w:rsidP="00080B05">
            <w:r>
              <w:t>07/08/2025</w:t>
            </w:r>
          </w:p>
        </w:tc>
        <w:tc>
          <w:tcPr>
            <w:tcW w:w="2217" w:type="dxa"/>
          </w:tcPr>
          <w:p w14:paraId="6FE02F08" w14:textId="5CBDDEF5" w:rsidR="00080B05" w:rsidRDefault="00AD7E55" w:rsidP="00080B05">
            <w:r>
              <w:t xml:space="preserve">Released for sign-off </w:t>
            </w:r>
          </w:p>
        </w:tc>
      </w:tr>
      <w:tr w:rsidR="0033717A" w14:paraId="5DA546FE" w14:textId="77777777" w:rsidTr="00AD7E55">
        <w:tc>
          <w:tcPr>
            <w:tcW w:w="2122" w:type="dxa"/>
          </w:tcPr>
          <w:p w14:paraId="6FD2495B" w14:textId="2E5FA38F" w:rsidR="0033717A" w:rsidRDefault="000B3D03" w:rsidP="00080B05">
            <w:r>
              <w:t>Phase 4 Oct ‘25</w:t>
            </w:r>
          </w:p>
        </w:tc>
        <w:tc>
          <w:tcPr>
            <w:tcW w:w="1339" w:type="dxa"/>
          </w:tcPr>
          <w:p w14:paraId="3426460D" w14:textId="77777777" w:rsidR="00806906" w:rsidRDefault="000B3D03" w:rsidP="00080B05">
            <w:r>
              <w:t>S</w:t>
            </w:r>
            <w:r w:rsidR="00806906">
              <w:t xml:space="preserve"> Phatak &amp; </w:t>
            </w:r>
          </w:p>
          <w:p w14:paraId="71552423" w14:textId="2B88A4C8" w:rsidR="0033717A" w:rsidRDefault="00806906" w:rsidP="00080B05">
            <w:r>
              <w:t>S Malan</w:t>
            </w:r>
          </w:p>
        </w:tc>
        <w:tc>
          <w:tcPr>
            <w:tcW w:w="1794" w:type="dxa"/>
          </w:tcPr>
          <w:p w14:paraId="6A584B1F" w14:textId="1002A33E" w:rsidR="0033717A" w:rsidRDefault="0033717A" w:rsidP="00080B05">
            <w:r>
              <w:t>V0.03</w:t>
            </w:r>
          </w:p>
        </w:tc>
        <w:tc>
          <w:tcPr>
            <w:tcW w:w="1544" w:type="dxa"/>
          </w:tcPr>
          <w:p w14:paraId="5846E091" w14:textId="77777777" w:rsidR="0033717A" w:rsidRDefault="0033717A" w:rsidP="00080B05"/>
        </w:tc>
        <w:tc>
          <w:tcPr>
            <w:tcW w:w="2217" w:type="dxa"/>
          </w:tcPr>
          <w:p w14:paraId="322201A1" w14:textId="5E5E5CF5" w:rsidR="0033717A" w:rsidRDefault="000B3D03" w:rsidP="00080B05">
            <w:r>
              <w:t>Build/Config added</w:t>
            </w:r>
          </w:p>
        </w:tc>
      </w:tr>
    </w:tbl>
    <w:p w14:paraId="0E0DF25D" w14:textId="77777777" w:rsidR="00080B05" w:rsidRPr="00080B05" w:rsidRDefault="00080B05" w:rsidP="00080B05"/>
    <w:p w14:paraId="1AC51EA1" w14:textId="5F76BD1E" w:rsidR="001B5118" w:rsidRDefault="001B5118" w:rsidP="00013CF3">
      <w:pPr>
        <w:pStyle w:val="Heading1"/>
      </w:pPr>
      <w:bookmarkStart w:id="4" w:name="_Toc205482176"/>
      <w:r>
        <w:t>Abbreviations</w:t>
      </w:r>
      <w:bookmarkEnd w:id="4"/>
    </w:p>
    <w:tbl>
      <w:tblPr>
        <w:tblStyle w:val="TableGrid"/>
        <w:tblW w:w="0" w:type="auto"/>
        <w:tblLook w:val="04A0" w:firstRow="1" w:lastRow="0" w:firstColumn="1" w:lastColumn="0" w:noHBand="0" w:noVBand="1"/>
      </w:tblPr>
      <w:tblGrid>
        <w:gridCol w:w="1838"/>
        <w:gridCol w:w="7178"/>
      </w:tblGrid>
      <w:tr w:rsidR="001E52CB" w:rsidRPr="001E52CB" w14:paraId="124773E4" w14:textId="77777777" w:rsidTr="001E52CB">
        <w:trPr>
          <w:tblHeader/>
        </w:trPr>
        <w:tc>
          <w:tcPr>
            <w:tcW w:w="1838" w:type="dxa"/>
          </w:tcPr>
          <w:p w14:paraId="19F77432" w14:textId="701FCBA8" w:rsidR="001E52CB" w:rsidRPr="001E52CB" w:rsidRDefault="001E52CB" w:rsidP="001B5118">
            <w:pPr>
              <w:rPr>
                <w:b/>
                <w:bCs/>
              </w:rPr>
            </w:pPr>
            <w:r w:rsidRPr="001E52CB">
              <w:rPr>
                <w:b/>
                <w:bCs/>
              </w:rPr>
              <w:t>Abbreviation</w:t>
            </w:r>
          </w:p>
        </w:tc>
        <w:tc>
          <w:tcPr>
            <w:tcW w:w="7178" w:type="dxa"/>
          </w:tcPr>
          <w:p w14:paraId="45316048" w14:textId="591657E2" w:rsidR="001E52CB" w:rsidRPr="001E52CB" w:rsidRDefault="001E52CB" w:rsidP="001B5118">
            <w:pPr>
              <w:rPr>
                <w:b/>
                <w:bCs/>
              </w:rPr>
            </w:pPr>
            <w:r w:rsidRPr="001E52CB">
              <w:rPr>
                <w:b/>
                <w:bCs/>
              </w:rPr>
              <w:t>Description</w:t>
            </w:r>
          </w:p>
        </w:tc>
      </w:tr>
      <w:tr w:rsidR="001B5118" w14:paraId="27C8354E" w14:textId="77777777" w:rsidTr="001B5118">
        <w:tc>
          <w:tcPr>
            <w:tcW w:w="1838" w:type="dxa"/>
          </w:tcPr>
          <w:p w14:paraId="57D5C40D" w14:textId="4941825C" w:rsidR="001B5118" w:rsidRDefault="001B5118" w:rsidP="001B5118">
            <w:r>
              <w:t>WC</w:t>
            </w:r>
          </w:p>
        </w:tc>
        <w:tc>
          <w:tcPr>
            <w:tcW w:w="7178" w:type="dxa"/>
          </w:tcPr>
          <w:p w14:paraId="3ECF0A3A" w14:textId="756A71D4" w:rsidR="001B5118" w:rsidRDefault="001B5118" w:rsidP="001B5118">
            <w:proofErr w:type="gramStart"/>
            <w:r>
              <w:t>Workers</w:t>
            </w:r>
            <w:proofErr w:type="gramEnd"/>
            <w:r>
              <w:t xml:space="preserve"> compensation</w:t>
            </w:r>
          </w:p>
        </w:tc>
      </w:tr>
      <w:tr w:rsidR="001E52CB" w14:paraId="05E9BE8D" w14:textId="77777777" w:rsidTr="001B5118">
        <w:tc>
          <w:tcPr>
            <w:tcW w:w="1838" w:type="dxa"/>
          </w:tcPr>
          <w:p w14:paraId="1CFF6D5A" w14:textId="73DE14E3" w:rsidR="001E52CB" w:rsidRDefault="001E52CB" w:rsidP="001B5118">
            <w:r>
              <w:t>P1</w:t>
            </w:r>
          </w:p>
        </w:tc>
        <w:tc>
          <w:tcPr>
            <w:tcW w:w="7178" w:type="dxa"/>
          </w:tcPr>
          <w:p w14:paraId="0E12E50C" w14:textId="50D77048" w:rsidR="001E52CB" w:rsidRDefault="001E52CB" w:rsidP="001B5118">
            <w:r>
              <w:t>EPSS Period 1</w:t>
            </w:r>
          </w:p>
        </w:tc>
      </w:tr>
      <w:tr w:rsidR="001E52CB" w14:paraId="3D406DBC" w14:textId="77777777" w:rsidTr="001B5118">
        <w:tc>
          <w:tcPr>
            <w:tcW w:w="1838" w:type="dxa"/>
          </w:tcPr>
          <w:p w14:paraId="1F1F6CE8" w14:textId="0BB50A56" w:rsidR="001E52CB" w:rsidRDefault="001E52CB" w:rsidP="001B5118">
            <w:r>
              <w:t>P2</w:t>
            </w:r>
          </w:p>
        </w:tc>
        <w:tc>
          <w:tcPr>
            <w:tcW w:w="7178" w:type="dxa"/>
          </w:tcPr>
          <w:p w14:paraId="13A1B243" w14:textId="20A64B6A" w:rsidR="001E52CB" w:rsidRDefault="001E52CB" w:rsidP="001B5118">
            <w:r>
              <w:t>EPSS Period 2</w:t>
            </w:r>
          </w:p>
        </w:tc>
      </w:tr>
      <w:tr w:rsidR="001E52CB" w14:paraId="6DF4672E" w14:textId="77777777" w:rsidTr="001B5118">
        <w:tc>
          <w:tcPr>
            <w:tcW w:w="1838" w:type="dxa"/>
          </w:tcPr>
          <w:p w14:paraId="28E31DD1" w14:textId="52EE6671" w:rsidR="001E52CB" w:rsidRDefault="001E52CB" w:rsidP="001B5118">
            <w:r>
              <w:t>P3</w:t>
            </w:r>
          </w:p>
        </w:tc>
        <w:tc>
          <w:tcPr>
            <w:tcW w:w="7178" w:type="dxa"/>
          </w:tcPr>
          <w:p w14:paraId="2BFB979F" w14:textId="1C3EABF2" w:rsidR="001E52CB" w:rsidRDefault="001E52CB" w:rsidP="001B5118">
            <w:r>
              <w:t>EPSS Period 3</w:t>
            </w:r>
          </w:p>
        </w:tc>
      </w:tr>
      <w:tr w:rsidR="001E52CB" w14:paraId="70665FD3" w14:textId="77777777" w:rsidTr="001B5118">
        <w:tc>
          <w:tcPr>
            <w:tcW w:w="1838" w:type="dxa"/>
          </w:tcPr>
          <w:p w14:paraId="4E029D23" w14:textId="3EC56C80" w:rsidR="001E52CB" w:rsidRDefault="001E52CB" w:rsidP="001E52CB">
            <w:r>
              <w:t>WT</w:t>
            </w:r>
          </w:p>
        </w:tc>
        <w:tc>
          <w:tcPr>
            <w:tcW w:w="7178" w:type="dxa"/>
          </w:tcPr>
          <w:p w14:paraId="55531C02" w14:textId="36E03D5F" w:rsidR="001E52CB" w:rsidRDefault="001E52CB" w:rsidP="001E52CB">
            <w:r>
              <w:t>Wage type</w:t>
            </w:r>
          </w:p>
        </w:tc>
      </w:tr>
      <w:tr w:rsidR="00543CC7" w14:paraId="06A3EA7E" w14:textId="77777777" w:rsidTr="001B5118">
        <w:tc>
          <w:tcPr>
            <w:tcW w:w="1838" w:type="dxa"/>
          </w:tcPr>
          <w:p w14:paraId="14EBB415" w14:textId="77F6CED7" w:rsidR="00543CC7" w:rsidRDefault="00543CC7" w:rsidP="001E52CB">
            <w:r>
              <w:t>HP</w:t>
            </w:r>
          </w:p>
        </w:tc>
        <w:tc>
          <w:tcPr>
            <w:tcW w:w="7178" w:type="dxa"/>
          </w:tcPr>
          <w:p w14:paraId="31683AC8" w14:textId="755BB0E8" w:rsidR="00543CC7" w:rsidRDefault="00543CC7" w:rsidP="001E52CB">
            <w:r>
              <w:t>Half paid leave</w:t>
            </w:r>
          </w:p>
        </w:tc>
      </w:tr>
      <w:tr w:rsidR="00543CC7" w14:paraId="798A0641" w14:textId="77777777" w:rsidTr="00543CC7">
        <w:tc>
          <w:tcPr>
            <w:tcW w:w="1838" w:type="dxa"/>
          </w:tcPr>
          <w:p w14:paraId="41F5A849" w14:textId="77777777" w:rsidR="00543CC7" w:rsidRDefault="00543CC7" w:rsidP="00660F97">
            <w:r>
              <w:t>OLIMS</w:t>
            </w:r>
          </w:p>
        </w:tc>
        <w:tc>
          <w:tcPr>
            <w:tcW w:w="7178" w:type="dxa"/>
          </w:tcPr>
          <w:p w14:paraId="0845D1B0" w14:textId="77777777" w:rsidR="00543CC7" w:rsidRDefault="00543CC7" w:rsidP="00660F97">
            <w:r>
              <w:t>Injury Management System</w:t>
            </w:r>
          </w:p>
        </w:tc>
      </w:tr>
      <w:tr w:rsidR="00543CC7" w14:paraId="56D07D7C" w14:textId="77777777" w:rsidTr="00543CC7">
        <w:tc>
          <w:tcPr>
            <w:tcW w:w="1838" w:type="dxa"/>
          </w:tcPr>
          <w:p w14:paraId="3F1EEA18" w14:textId="77777777" w:rsidR="00543CC7" w:rsidRDefault="00543CC7" w:rsidP="00660F97">
            <w:r>
              <w:t>ORP</w:t>
            </w:r>
          </w:p>
        </w:tc>
        <w:tc>
          <w:tcPr>
            <w:tcW w:w="7178" w:type="dxa"/>
          </w:tcPr>
          <w:p w14:paraId="20076593" w14:textId="77777777" w:rsidR="00543CC7" w:rsidRDefault="00543CC7" w:rsidP="00660F97">
            <w:r>
              <w:t>Ordinary Rate of Pay</w:t>
            </w:r>
          </w:p>
        </w:tc>
      </w:tr>
      <w:tr w:rsidR="00543CC7" w14:paraId="5A07BEA5" w14:textId="77777777" w:rsidTr="00543CC7">
        <w:tc>
          <w:tcPr>
            <w:tcW w:w="1838" w:type="dxa"/>
          </w:tcPr>
          <w:p w14:paraId="176AEA05" w14:textId="77777777" w:rsidR="00543CC7" w:rsidRDefault="00543CC7" w:rsidP="00660F97">
            <w:r>
              <w:t>CPI</w:t>
            </w:r>
          </w:p>
        </w:tc>
        <w:tc>
          <w:tcPr>
            <w:tcW w:w="7178" w:type="dxa"/>
          </w:tcPr>
          <w:p w14:paraId="7BA091D6" w14:textId="77777777" w:rsidR="00543CC7" w:rsidRDefault="00543CC7" w:rsidP="00660F97">
            <w:r>
              <w:t>Consumer Price Index</w:t>
            </w:r>
          </w:p>
        </w:tc>
      </w:tr>
    </w:tbl>
    <w:p w14:paraId="710028B5" w14:textId="4A1AB396" w:rsidR="00F20C8A" w:rsidRDefault="00F20C8A" w:rsidP="00F20C8A">
      <w:pPr>
        <w:pStyle w:val="Heading1"/>
      </w:pPr>
      <w:bookmarkStart w:id="5" w:name="_Toc205482177"/>
      <w:r>
        <w:t>Introduction</w:t>
      </w:r>
      <w:bookmarkEnd w:id="5"/>
    </w:p>
    <w:p w14:paraId="5C650E3B" w14:textId="39AEE929" w:rsidR="00F20C8A" w:rsidRDefault="00F20C8A" w:rsidP="00F20C8A">
      <w:r>
        <w:t xml:space="preserve">The purpose of this document is to outline the SAP functional requirements, design and components used to implement the Enhanced Police Support Scheme (EPSS) processes for Shared Services. </w:t>
      </w:r>
    </w:p>
    <w:p w14:paraId="60093E40" w14:textId="5F35F2CE" w:rsidR="00F20C8A" w:rsidRDefault="00F20C8A" w:rsidP="00F20C8A">
      <w:r>
        <w:t xml:space="preserve">The document will show all functional requirements and designs since the June 2025 EPSS production release.   Technical details in this document are for alignment and is to be read together with the separate technical design documents. Technical documents take preference. </w:t>
      </w:r>
    </w:p>
    <w:p w14:paraId="02A7DCCE" w14:textId="4F89442C" w:rsidR="00F20C8A" w:rsidRDefault="00F20C8A" w:rsidP="00F20C8A">
      <w:r>
        <w:t xml:space="preserve">Notes taken from discussions that are not yet in scope or finalised is to be ignored. These unfinalized notes are kept in the document for use in subsequent design phases under </w:t>
      </w:r>
      <w:hyperlink w:anchor="_SAP_configuration_released" w:history="1">
        <w:r w:rsidRPr="00F20C8A">
          <w:rPr>
            <w:rStyle w:val="Hyperlink"/>
          </w:rPr>
          <w:t>SAP configuration released TBC – kept for future FYI.</w:t>
        </w:r>
      </w:hyperlink>
    </w:p>
    <w:p w14:paraId="63CDA366" w14:textId="77777777" w:rsidR="00910924" w:rsidRDefault="00910924" w:rsidP="00F20C8A">
      <w:r>
        <w:t>The below headings are relevant to date:</w:t>
      </w:r>
    </w:p>
    <w:p w14:paraId="206A8D43" w14:textId="1FB32D20" w:rsidR="00910924" w:rsidRDefault="00E04F8A" w:rsidP="00F20C8A">
      <w:r w:rsidRPr="00E04F8A">
        <w:rPr>
          <w:noProof/>
        </w:rPr>
        <w:drawing>
          <wp:inline distT="0" distB="0" distL="0" distR="0" wp14:anchorId="37D6E61D" wp14:editId="4A46B6EF">
            <wp:extent cx="2876698" cy="349268"/>
            <wp:effectExtent l="0" t="0" r="0" b="0"/>
            <wp:docPr id="50094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47560" name=""/>
                    <pic:cNvPicPr/>
                  </pic:nvPicPr>
                  <pic:blipFill>
                    <a:blip r:embed="rId13"/>
                    <a:stretch>
                      <a:fillRect/>
                    </a:stretch>
                  </pic:blipFill>
                  <pic:spPr>
                    <a:xfrm>
                      <a:off x="0" y="0"/>
                      <a:ext cx="2876698" cy="349268"/>
                    </a:xfrm>
                    <a:prstGeom prst="rect">
                      <a:avLst/>
                    </a:prstGeom>
                  </pic:spPr>
                </pic:pic>
              </a:graphicData>
            </a:graphic>
          </wp:inline>
        </w:drawing>
      </w:r>
      <w:r w:rsidR="00910924">
        <w:t xml:space="preserve">  </w:t>
      </w:r>
    </w:p>
    <w:p w14:paraId="47BDF96F" w14:textId="12EB7028" w:rsidR="00013CF3" w:rsidRDefault="00013CF3" w:rsidP="00013CF3">
      <w:pPr>
        <w:pStyle w:val="Heading1"/>
      </w:pPr>
      <w:bookmarkStart w:id="6" w:name="_Toc205482178"/>
      <w:r>
        <w:t>SAP configuration</w:t>
      </w:r>
      <w:r w:rsidR="007C593C">
        <w:t xml:space="preserve"> period 2 June ’25 release</w:t>
      </w:r>
      <w:r w:rsidR="00253957">
        <w:t xml:space="preserve"> Phase 3.</w:t>
      </w:r>
      <w:bookmarkEnd w:id="6"/>
    </w:p>
    <w:p w14:paraId="1C608A4C" w14:textId="5533C65D" w:rsidR="00AE6B69" w:rsidRDefault="001E678D" w:rsidP="00013CF3">
      <w:pPr>
        <w:pStyle w:val="Heading2"/>
      </w:pPr>
      <w:bookmarkStart w:id="7" w:name="_Employees_included_for"/>
      <w:bookmarkStart w:id="8" w:name="_Toc205482179"/>
      <w:bookmarkEnd w:id="7"/>
      <w:r>
        <w:t>Employees included for period 2</w:t>
      </w:r>
      <w:r w:rsidR="004A4C52">
        <w:t>.</w:t>
      </w:r>
      <w:bookmarkEnd w:id="8"/>
    </w:p>
    <w:p w14:paraId="3096E1E7" w14:textId="5CDE6E36" w:rsidR="001E678D" w:rsidRDefault="001E678D" w:rsidP="001E678D">
      <w:r>
        <w:t>SES Employee subgroup:</w:t>
      </w:r>
    </w:p>
    <w:p w14:paraId="36729CA4" w14:textId="64E4978D" w:rsidR="001E678D" w:rsidRDefault="001E678D" w:rsidP="001E678D">
      <w:r w:rsidRPr="001E678D">
        <w:t>XF</w:t>
      </w:r>
      <w:r w:rsidRPr="001E678D">
        <w:tab/>
        <w:t>SES (Police)</w:t>
      </w:r>
    </w:p>
    <w:p w14:paraId="765211D7" w14:textId="77777777" w:rsidR="001E678D" w:rsidRDefault="001E678D" w:rsidP="001E678D"/>
    <w:p w14:paraId="42265BFE" w14:textId="51C52BB3" w:rsidR="001E678D" w:rsidRDefault="001E678D" w:rsidP="001E678D">
      <w:proofErr w:type="spellStart"/>
      <w:r>
        <w:t>NonSES</w:t>
      </w:r>
      <w:proofErr w:type="spellEnd"/>
      <w:r>
        <w:t xml:space="preserve"> commissioned officers:</w:t>
      </w:r>
    </w:p>
    <w:p w14:paraId="4A5FC734" w14:textId="77777777" w:rsidR="001E678D" w:rsidRDefault="001E678D" w:rsidP="001E678D">
      <w:r>
        <w:t>XC</w:t>
      </w:r>
      <w:r>
        <w:tab/>
        <w:t>Police Inspector</w:t>
      </w:r>
    </w:p>
    <w:p w14:paraId="5769DFC5" w14:textId="77777777" w:rsidR="001E678D" w:rsidRDefault="001E678D" w:rsidP="001E678D">
      <w:r>
        <w:t>XD</w:t>
      </w:r>
      <w:r>
        <w:tab/>
        <w:t xml:space="preserve">Police </w:t>
      </w:r>
      <w:proofErr w:type="spellStart"/>
      <w:r>
        <w:t>Chf</w:t>
      </w:r>
      <w:proofErr w:type="spellEnd"/>
      <w:r>
        <w:t xml:space="preserve"> Inspector</w:t>
      </w:r>
    </w:p>
    <w:p w14:paraId="39C7B340" w14:textId="70EDBAFC" w:rsidR="001E678D" w:rsidRDefault="001E678D" w:rsidP="001E678D">
      <w:r>
        <w:lastRenderedPageBreak/>
        <w:t>XE</w:t>
      </w:r>
      <w:r>
        <w:tab/>
        <w:t>Police Super</w:t>
      </w:r>
    </w:p>
    <w:p w14:paraId="5E1FCA71" w14:textId="77777777" w:rsidR="001E678D" w:rsidRDefault="001E678D" w:rsidP="001E678D"/>
    <w:p w14:paraId="7710492E" w14:textId="6CB7AE5D" w:rsidR="001E678D" w:rsidRDefault="001E678D" w:rsidP="001E678D">
      <w:proofErr w:type="spellStart"/>
      <w:r>
        <w:t>NonSES</w:t>
      </w:r>
      <w:proofErr w:type="spellEnd"/>
      <w:r>
        <w:t xml:space="preserve"> non-commissioned officers:</w:t>
      </w:r>
    </w:p>
    <w:p w14:paraId="47F70AD3" w14:textId="77777777" w:rsidR="001E678D" w:rsidRDefault="001E678D" w:rsidP="001E678D">
      <w:r>
        <w:t>XA</w:t>
      </w:r>
      <w:r>
        <w:tab/>
        <w:t>Police NCO (C/SC)</w:t>
      </w:r>
    </w:p>
    <w:p w14:paraId="5C49FC1A" w14:textId="7BEAB432" w:rsidR="00AE6B69" w:rsidRDefault="001E678D" w:rsidP="00AE6B69">
      <w:r>
        <w:t>XB</w:t>
      </w:r>
      <w:r>
        <w:tab/>
        <w:t xml:space="preserve">Police NCO (S/SS) </w:t>
      </w:r>
    </w:p>
    <w:p w14:paraId="7A19A24A" w14:textId="0FC7254E" w:rsidR="00FC6865" w:rsidRDefault="00FC6865" w:rsidP="00FC6865">
      <w:pPr>
        <w:pStyle w:val="Heading3"/>
      </w:pPr>
      <w:bookmarkStart w:id="9" w:name="_Toc205482180"/>
      <w:r>
        <w:t>Technical and Functional</w:t>
      </w:r>
      <w:bookmarkEnd w:id="9"/>
    </w:p>
    <w:p w14:paraId="197D7DAC" w14:textId="170BDF30" w:rsidR="00FC6865" w:rsidRPr="00AE6B69" w:rsidRDefault="00FC6865" w:rsidP="00AE6B69">
      <w:r>
        <w:t>Use the Employee subgroups to restrict period 2 processing and to define Non-Commissioned officers</w:t>
      </w:r>
    </w:p>
    <w:p w14:paraId="70302594" w14:textId="77777777" w:rsidR="00AE6B69" w:rsidRPr="00AE6B69" w:rsidRDefault="00AE6B69" w:rsidP="00AE6B69"/>
    <w:p w14:paraId="5B50A964" w14:textId="7E3E58C5" w:rsidR="00AE6B69" w:rsidRDefault="00AE6B69" w:rsidP="00013CF3">
      <w:pPr>
        <w:pStyle w:val="Heading2"/>
      </w:pPr>
      <w:bookmarkStart w:id="10" w:name="_Toc205482181"/>
      <w:r>
        <w:t>Assumptions</w:t>
      </w:r>
      <w:bookmarkEnd w:id="10"/>
    </w:p>
    <w:p w14:paraId="4B2A0FD1" w14:textId="0E9827DF" w:rsidR="00AE6B69" w:rsidRPr="00AE6B69" w:rsidRDefault="001B5118" w:rsidP="00AE6B69">
      <w:r>
        <w:t xml:space="preserve">Period 2 will always commence at the start of a Workers compensation week within the </w:t>
      </w:r>
      <w:proofErr w:type="spellStart"/>
      <w:r>
        <w:t>NSWPf</w:t>
      </w:r>
      <w:proofErr w:type="spellEnd"/>
      <w:r>
        <w:t xml:space="preserve"> fortnight pay cycle.  The period 2 completion of 39 weeks signals the commencement of period 2.  Period 1 weeks are counted based on WC weeks as build in the SAP solution.  The WC weeks start at the commencement of a pay period and ends after 7 days when the 2</w:t>
      </w:r>
      <w:r w:rsidRPr="001B5118">
        <w:rPr>
          <w:vertAlign w:val="superscript"/>
        </w:rPr>
        <w:t>nd</w:t>
      </w:r>
      <w:r>
        <w:t xml:space="preserve"> week commence and complete at the pay period end date.</w:t>
      </w:r>
    </w:p>
    <w:p w14:paraId="2E43D98B" w14:textId="0AD2283B" w:rsidR="00ED38D9" w:rsidRDefault="00013CF3" w:rsidP="00013CF3">
      <w:pPr>
        <w:pStyle w:val="Heading2"/>
      </w:pPr>
      <w:bookmarkStart w:id="11" w:name="_Toc205482182"/>
      <w:r>
        <w:t>Period 2</w:t>
      </w:r>
      <w:r w:rsidR="00FC6865">
        <w:t xml:space="preserve"> definition</w:t>
      </w:r>
      <w:bookmarkEnd w:id="11"/>
    </w:p>
    <w:p w14:paraId="35DAFF21" w14:textId="2EADA1D1" w:rsidR="00FC6865" w:rsidRDefault="00ED38D9" w:rsidP="00ED38D9">
      <w:r>
        <w:t>Period 2</w:t>
      </w:r>
      <w:r w:rsidR="00FC6865">
        <w:t xml:space="preserve"> </w:t>
      </w:r>
      <w:r>
        <w:t xml:space="preserve">commence after period 1 ended.  </w:t>
      </w:r>
      <w:r w:rsidR="00FC6865">
        <w:t xml:space="preserve">Period 2 start will always be the start of a week/Friday as per the current </w:t>
      </w:r>
      <w:proofErr w:type="spellStart"/>
      <w:r w:rsidR="00FC6865">
        <w:t>NSWPf</w:t>
      </w:r>
      <w:proofErr w:type="spellEnd"/>
      <w:r w:rsidR="00FC6865">
        <w:t xml:space="preserve"> fortnight pay cycle. </w:t>
      </w:r>
    </w:p>
    <w:p w14:paraId="3D4113DD" w14:textId="77777777" w:rsidR="00FC6865" w:rsidRDefault="00ED38D9" w:rsidP="00ED38D9">
      <w:r>
        <w:t xml:space="preserve">Period 1 ends after 39 weeks of </w:t>
      </w:r>
      <w:r w:rsidR="00FC6865">
        <w:t xml:space="preserve">period 1 </w:t>
      </w:r>
      <w:r>
        <w:t>payments as per the current design.</w:t>
      </w:r>
      <w:r w:rsidR="00013CF3">
        <w:t xml:space="preserve"> </w:t>
      </w:r>
      <w:r w:rsidR="00FC6865">
        <w:t xml:space="preserve"> </w:t>
      </w:r>
    </w:p>
    <w:p w14:paraId="43D37A4C" w14:textId="64F8F0F7" w:rsidR="00013CF3" w:rsidRDefault="00FC6865" w:rsidP="00ED38D9">
      <w:r>
        <w:t xml:space="preserve">Period 1 end and period 2 start can change in retrospect per incident due to retro period 1 payment changes that impacts the period 1 counter. </w:t>
      </w:r>
    </w:p>
    <w:p w14:paraId="40089455" w14:textId="16EE3957" w:rsidR="00ED38D9" w:rsidRDefault="00ED38D9" w:rsidP="00FC6865">
      <w:pPr>
        <w:pStyle w:val="Heading3"/>
      </w:pPr>
      <w:bookmarkStart w:id="12" w:name="_Toc205482183"/>
      <w:r>
        <w:t>Technical</w:t>
      </w:r>
      <w:bookmarkEnd w:id="12"/>
    </w:p>
    <w:p w14:paraId="5B495177" w14:textId="77777777" w:rsidR="00FC6865" w:rsidRDefault="00FC6865" w:rsidP="00FC6865">
      <w:pPr>
        <w:pStyle w:val="Heading4"/>
      </w:pPr>
      <w:bookmarkStart w:id="13" w:name="_Toc205482184"/>
      <w:r>
        <w:t>Corrections to the week table for retrospective changes</w:t>
      </w:r>
      <w:bookmarkEnd w:id="13"/>
    </w:p>
    <w:p w14:paraId="058E5A23" w14:textId="6695392E" w:rsidR="00FC6865" w:rsidRPr="00FC6865" w:rsidRDefault="00FC6865" w:rsidP="00FC6865">
      <w:r>
        <w:t xml:space="preserve">This is </w:t>
      </w:r>
      <w:proofErr w:type="gramStart"/>
      <w:r>
        <w:t>fix</w:t>
      </w:r>
      <w:proofErr w:type="gramEnd"/>
      <w:r>
        <w:t xml:space="preserve"> to ensure the week count fix due to period 1 retrospective payments/no payments do not only fix from the retro period onwards, but also take care of the week settings the periods before the retrospective pay period. </w:t>
      </w:r>
    </w:p>
    <w:p w14:paraId="1DF5BD53" w14:textId="6A5CB05E" w:rsidR="00FC6865" w:rsidRPr="00FC6865" w:rsidRDefault="00FC6865" w:rsidP="00FC6865">
      <w:pPr>
        <w:pStyle w:val="Heading4"/>
      </w:pPr>
      <w:r>
        <w:t xml:space="preserve"> </w:t>
      </w:r>
      <w:bookmarkStart w:id="14" w:name="_Toc205482185"/>
      <w:r w:rsidR="00847DD5">
        <w:t xml:space="preserve">Payroll operation </w:t>
      </w:r>
      <w:proofErr w:type="gramStart"/>
      <w:r w:rsidR="00847DD5">
        <w:t>change</w:t>
      </w:r>
      <w:proofErr w:type="gramEnd"/>
      <w:r w:rsidR="00847DD5">
        <w:t xml:space="preserve"> for p</w:t>
      </w:r>
      <w:r>
        <w:t>eriod 1 or 2</w:t>
      </w:r>
      <w:bookmarkEnd w:id="14"/>
      <w:r>
        <w:t xml:space="preserve">  </w:t>
      </w:r>
    </w:p>
    <w:p w14:paraId="6350B652" w14:textId="77777777" w:rsidR="00847DD5" w:rsidRDefault="00847DD5" w:rsidP="00013CF3">
      <w:r w:rsidRPr="00847DD5">
        <w:rPr>
          <w:highlight w:val="yellow"/>
        </w:rPr>
        <w:t>TBC new or change</w:t>
      </w:r>
      <w:r>
        <w:t xml:space="preserve">: Propose the existing </w:t>
      </w:r>
      <w:r w:rsidR="00013CF3">
        <w:t xml:space="preserve">payroll operation </w:t>
      </w:r>
      <w:r>
        <w:t xml:space="preserve">that provides WT 9ORP to payroll for period 1 salary is enhanced to return a 1 for period 1 and a 2 for period 2 and with that the value of the relevant period salary. </w:t>
      </w:r>
    </w:p>
    <w:p w14:paraId="5FBCC1C5" w14:textId="7E5D2A9E" w:rsidR="00FC6865" w:rsidRDefault="00847DD5" w:rsidP="00013CF3">
      <w:r>
        <w:t>Payroll to check the return of 1 or 2 and pending the return value add the value returned to period 1 salary WT 9ORP or to period 2 salary WT 9P2S</w:t>
      </w:r>
      <w:r w:rsidR="002E282C">
        <w:t xml:space="preserve"> (Period 2 salary)</w:t>
      </w:r>
      <w:r w:rsidR="00013CF3">
        <w:t>.</w:t>
      </w:r>
    </w:p>
    <w:p w14:paraId="62C93C6C" w14:textId="3E2A0B89" w:rsidR="00847DD5" w:rsidRDefault="00847DD5" w:rsidP="00013CF3">
      <w:r w:rsidRPr="00847DD5">
        <w:rPr>
          <w:highlight w:val="yellow"/>
        </w:rPr>
        <w:t>TBC</w:t>
      </w:r>
      <w:r>
        <w:t xml:space="preserve"> An option is also for a NEW operation, implying the new operation focus on period 2 only and the existing operation do not change.      </w:t>
      </w:r>
      <w:r w:rsidR="002E282C">
        <w:t xml:space="preserve">  In that event there will be 2 operations for period 2, one that provides the ‘salary’ and another that indicates period 1 or period 2 in a return parameter. </w:t>
      </w:r>
    </w:p>
    <w:p w14:paraId="27F7487B" w14:textId="5FAB0DB2" w:rsidR="00013CF3" w:rsidRDefault="00013CF3" w:rsidP="00013CF3">
      <w:r>
        <w:t>The operation</w:t>
      </w:r>
      <w:r w:rsidR="002E282C">
        <w:t>/s</w:t>
      </w:r>
      <w:r>
        <w:t xml:space="preserve"> </w:t>
      </w:r>
      <w:r w:rsidR="002E282C">
        <w:t>are</w:t>
      </w:r>
      <w:r>
        <w:t xml:space="preserve"> called while processing WT 9WCO for the split.  WT 9WC0 been processed indicates the primary claim </w:t>
      </w:r>
      <w:r w:rsidR="002E282C">
        <w:t xml:space="preserve">and return info to payroll is to be as per the WPBP split </w:t>
      </w:r>
      <w:r w:rsidR="002E282C" w:rsidRPr="002E282C">
        <w:rPr>
          <w:highlight w:val="yellow"/>
        </w:rPr>
        <w:t>start date</w:t>
      </w:r>
      <w:r w:rsidR="002E282C">
        <w:t xml:space="preserve"> split validity. </w:t>
      </w:r>
    </w:p>
    <w:p w14:paraId="71B00DBA" w14:textId="2817A38F" w:rsidR="002E282C" w:rsidRDefault="002E282C" w:rsidP="00013CF3">
      <w:r>
        <w:lastRenderedPageBreak/>
        <w:t>Note:  in one week it can happen that the employee change from one claim to another. That is why the WPBP split is of importance.</w:t>
      </w:r>
    </w:p>
    <w:p w14:paraId="7C5F8C46" w14:textId="4096BDA2" w:rsidR="00745709" w:rsidRDefault="00745709" w:rsidP="00013CF3">
      <w:r w:rsidRPr="00745709">
        <w:rPr>
          <w:highlight w:val="yellow"/>
        </w:rPr>
        <w:t>Question: Is OLIMS able to support payroll in this way</w:t>
      </w:r>
      <w:r w:rsidRPr="00AE6B69">
        <w:rPr>
          <w:highlight w:val="yellow"/>
        </w:rPr>
        <w:t>. TBC the technical process in retrieving the information.</w:t>
      </w:r>
    </w:p>
    <w:p w14:paraId="5D9F2E5B" w14:textId="4BBFE7D7" w:rsidR="00013CF3" w:rsidRDefault="00013CF3" w:rsidP="00013CF3">
      <w:r>
        <w:t xml:space="preserve">Assumption: The change to period 2 will always be the start of a week. This week is not always the start of a pay period.  </w:t>
      </w:r>
    </w:p>
    <w:p w14:paraId="51E59964" w14:textId="6DBE9BFE" w:rsidR="002609F0" w:rsidRDefault="000C6EA3" w:rsidP="002609F0">
      <w:r>
        <w:t xml:space="preserve">Retro pay rise impacts to the period 1 counter to be incorporated in the period 2 changes. </w:t>
      </w:r>
    </w:p>
    <w:p w14:paraId="3ACA615A" w14:textId="3EBC3A5E" w:rsidR="00517490" w:rsidRDefault="002E282C" w:rsidP="002E282C">
      <w:pPr>
        <w:pStyle w:val="Heading3"/>
      </w:pPr>
      <w:bookmarkStart w:id="15" w:name="_Toc205482186"/>
      <w:r>
        <w:t>Functional</w:t>
      </w:r>
      <w:bookmarkEnd w:id="15"/>
    </w:p>
    <w:p w14:paraId="32C2E656" w14:textId="6C25F8CA" w:rsidR="002E282C" w:rsidRDefault="002E282C" w:rsidP="002E282C">
      <w:r>
        <w:t>Use the new or changed operation to store WT 9P2S (Period 2 salary) per WPBP split.</w:t>
      </w:r>
    </w:p>
    <w:p w14:paraId="466DBFB9" w14:textId="1F17D11E" w:rsidR="002E282C" w:rsidRDefault="002E282C" w:rsidP="002609F0">
      <w:r>
        <w:t>When using period 2 salary</w:t>
      </w:r>
      <w:r w:rsidRPr="008811E2">
        <w:rPr>
          <w:highlight w:val="yellow"/>
        </w:rPr>
        <w:t>, factor the salary as per the planned working hours</w:t>
      </w:r>
      <w:r w:rsidR="008811E2">
        <w:t xml:space="preserve"> </w:t>
      </w:r>
      <w:r w:rsidR="008811E2" w:rsidRPr="008811E2">
        <w:rPr>
          <w:highlight w:val="yellow"/>
        </w:rPr>
        <w:t xml:space="preserve">TBC attendance </w:t>
      </w:r>
      <w:proofErr w:type="gramStart"/>
      <w:r w:rsidR="008811E2" w:rsidRPr="008811E2">
        <w:rPr>
          <w:highlight w:val="yellow"/>
        </w:rPr>
        <w:t>hours</w:t>
      </w:r>
      <w:r w:rsidR="008811E2">
        <w:t xml:space="preserve"> </w:t>
      </w:r>
      <w:r>
        <w:t xml:space="preserve"> including</w:t>
      </w:r>
      <w:proofErr w:type="gramEnd"/>
      <w:r>
        <w:t xml:space="preserve"> substitutions.  This is required due to the potential of a new period 2 salary mid pay period.</w:t>
      </w:r>
    </w:p>
    <w:p w14:paraId="11827A28" w14:textId="50DD7409" w:rsidR="002E282C" w:rsidRPr="008811E2" w:rsidRDefault="002E282C" w:rsidP="002609F0">
      <w:pPr>
        <w:rPr>
          <w:highlight w:val="yellow"/>
        </w:rPr>
      </w:pPr>
      <w:proofErr w:type="spellStart"/>
      <w:r w:rsidRPr="008811E2">
        <w:rPr>
          <w:highlight w:val="yellow"/>
        </w:rPr>
        <w:t>Eg</w:t>
      </w:r>
      <w:proofErr w:type="spellEnd"/>
      <w:r w:rsidRPr="008811E2">
        <w:rPr>
          <w:highlight w:val="yellow"/>
        </w:rPr>
        <w:t xml:space="preserve"> claim A for 3 days week 2 = 22.8 hours</w:t>
      </w:r>
    </w:p>
    <w:p w14:paraId="68681DB7" w14:textId="77777777" w:rsidR="002E282C" w:rsidRPr="008811E2" w:rsidRDefault="002E282C" w:rsidP="002609F0">
      <w:pPr>
        <w:rPr>
          <w:highlight w:val="yellow"/>
        </w:rPr>
      </w:pPr>
      <w:r w:rsidRPr="008811E2">
        <w:rPr>
          <w:highlight w:val="yellow"/>
        </w:rPr>
        <w:t xml:space="preserve">     Claim B for 2 days week </w:t>
      </w:r>
      <w:proofErr w:type="gramStart"/>
      <w:r w:rsidRPr="008811E2">
        <w:rPr>
          <w:highlight w:val="yellow"/>
        </w:rPr>
        <w:t>2  =</w:t>
      </w:r>
      <w:proofErr w:type="gramEnd"/>
      <w:r w:rsidRPr="008811E2">
        <w:rPr>
          <w:highlight w:val="yellow"/>
        </w:rPr>
        <w:t xml:space="preserve"> 15.2 hours</w:t>
      </w:r>
    </w:p>
    <w:p w14:paraId="5A8E5B4E" w14:textId="55195CE9" w:rsidR="002E282C" w:rsidRPr="008811E2" w:rsidRDefault="002E282C" w:rsidP="002609F0">
      <w:pPr>
        <w:rPr>
          <w:highlight w:val="yellow"/>
        </w:rPr>
      </w:pPr>
      <w:r w:rsidRPr="008811E2">
        <w:rPr>
          <w:highlight w:val="yellow"/>
        </w:rPr>
        <w:t xml:space="preserve">     Total planned hours in week </w:t>
      </w:r>
      <w:proofErr w:type="gramStart"/>
      <w:r w:rsidRPr="008811E2">
        <w:rPr>
          <w:highlight w:val="yellow"/>
        </w:rPr>
        <w:t>2  =</w:t>
      </w:r>
      <w:proofErr w:type="gramEnd"/>
      <w:r w:rsidRPr="008811E2">
        <w:rPr>
          <w:highlight w:val="yellow"/>
        </w:rPr>
        <w:t xml:space="preserve"> 38.</w:t>
      </w:r>
    </w:p>
    <w:p w14:paraId="0A0931D1" w14:textId="18FF53C8" w:rsidR="002E282C" w:rsidRPr="008811E2" w:rsidRDefault="002E282C" w:rsidP="002609F0">
      <w:pPr>
        <w:rPr>
          <w:highlight w:val="yellow"/>
        </w:rPr>
      </w:pPr>
      <w:r w:rsidRPr="008811E2">
        <w:rPr>
          <w:highlight w:val="yellow"/>
        </w:rPr>
        <w:t>Claim A salary is $1000, factored down to 1000* 22.8/38</w:t>
      </w:r>
    </w:p>
    <w:p w14:paraId="5ECADAA6" w14:textId="6D9507A1" w:rsidR="002E282C" w:rsidRDefault="002E282C" w:rsidP="002609F0">
      <w:r w:rsidRPr="008811E2">
        <w:rPr>
          <w:highlight w:val="yellow"/>
        </w:rPr>
        <w:t>Claim B salary is $1200, factored down to 1200*15.2/38</w:t>
      </w:r>
      <w:r>
        <w:t xml:space="preserve"> </w:t>
      </w:r>
    </w:p>
    <w:p w14:paraId="10B3E28C" w14:textId="77777777" w:rsidR="002E282C" w:rsidRDefault="002E282C" w:rsidP="002609F0"/>
    <w:p w14:paraId="2DE14A6A" w14:textId="77777777" w:rsidR="002E282C" w:rsidRDefault="002E282C" w:rsidP="002609F0"/>
    <w:p w14:paraId="4E24DE80" w14:textId="3C4A50C4" w:rsidR="00517490" w:rsidRDefault="00517490" w:rsidP="002609F0">
      <w:r>
        <w:t xml:space="preserve">* </w:t>
      </w:r>
      <w:proofErr w:type="gramStart"/>
      <w:r>
        <w:t>tbc</w:t>
      </w:r>
      <w:proofErr w:type="gramEnd"/>
      <w:r>
        <w:t xml:space="preserve"> if week2 is period 2 if operation gives week 1 back instead of maybe week 38 (if the prior is already completing)</w:t>
      </w:r>
    </w:p>
    <w:p w14:paraId="674E2232" w14:textId="77777777" w:rsidR="00D16771" w:rsidRDefault="00D16771" w:rsidP="002609F0"/>
    <w:p w14:paraId="21A5AE82" w14:textId="6583AFCF" w:rsidR="00D16771" w:rsidRDefault="00D16771" w:rsidP="002609F0">
      <w:r>
        <w:t xml:space="preserve">Extend period 2 for days working more than 7 days- </w:t>
      </w:r>
      <w:proofErr w:type="spellStart"/>
      <w:r>
        <w:t>Olims</w:t>
      </w:r>
      <w:proofErr w:type="spellEnd"/>
      <w:r>
        <w:t xml:space="preserve"> functionality</w:t>
      </w:r>
    </w:p>
    <w:p w14:paraId="7BD20E3D" w14:textId="584AEFC2" w:rsidR="00D16771" w:rsidRDefault="00D16771" w:rsidP="002609F0">
      <w:r>
        <w:t xml:space="preserve">Extend with PID and what if these dates </w:t>
      </w:r>
      <w:proofErr w:type="gramStart"/>
      <w:r>
        <w:t>overlaps</w:t>
      </w:r>
      <w:proofErr w:type="gramEnd"/>
      <w:r>
        <w:t xml:space="preserve"> with a change to period 2 where period 2 is now starting after the PID dates</w:t>
      </w:r>
    </w:p>
    <w:p w14:paraId="70233D81" w14:textId="67B27783" w:rsidR="00013CF3" w:rsidRDefault="00013CF3" w:rsidP="00013CF3">
      <w:pPr>
        <w:pStyle w:val="Heading2"/>
      </w:pPr>
      <w:bookmarkStart w:id="16" w:name="_Toc205482187"/>
      <w:r>
        <w:t>Supplementary payment period 2</w:t>
      </w:r>
      <w:bookmarkEnd w:id="16"/>
    </w:p>
    <w:p w14:paraId="2886368D" w14:textId="5A3C16FB" w:rsidR="00013CF3" w:rsidRDefault="00E16D0E" w:rsidP="00013CF3">
      <w:pPr>
        <w:pStyle w:val="Heading3"/>
      </w:pPr>
      <w:bookmarkStart w:id="17" w:name="_Toc205482188"/>
      <w:r>
        <w:t xml:space="preserve">Definition of </w:t>
      </w:r>
      <w:r w:rsidR="00745709">
        <w:t>‘</w:t>
      </w:r>
      <w:r w:rsidR="00013CF3">
        <w:t>Salary</w:t>
      </w:r>
      <w:r w:rsidR="00745709">
        <w:t>’</w:t>
      </w:r>
      <w:r w:rsidR="00013CF3">
        <w:t xml:space="preserve"> used as comparison for supplementary payment.</w:t>
      </w:r>
      <w:bookmarkEnd w:id="17"/>
    </w:p>
    <w:p w14:paraId="181A255D" w14:textId="5F738D59" w:rsidR="00C91067" w:rsidRDefault="00013CF3" w:rsidP="00013CF3">
      <w:pPr>
        <w:pStyle w:val="Default"/>
        <w:rPr>
          <w:rFonts w:asciiTheme="minorHAnsi" w:hAnsiTheme="minorHAnsi" w:cstheme="minorBidi"/>
          <w:color w:val="auto"/>
          <w:kern w:val="2"/>
          <w:sz w:val="23"/>
          <w:szCs w:val="23"/>
        </w:rPr>
      </w:pPr>
      <w:r w:rsidRPr="004A4C52">
        <w:rPr>
          <w:rFonts w:asciiTheme="minorHAnsi" w:hAnsiTheme="minorHAnsi" w:cstheme="minorBidi"/>
          <w:color w:val="auto"/>
          <w:kern w:val="2"/>
          <w:sz w:val="23"/>
          <w:szCs w:val="23"/>
        </w:rPr>
        <w:t xml:space="preserve">Salary for the benchmark of </w:t>
      </w:r>
      <w:r w:rsidR="003C129D">
        <w:rPr>
          <w:rFonts w:asciiTheme="minorHAnsi" w:hAnsiTheme="minorHAnsi" w:cstheme="minorBidi"/>
          <w:color w:val="auto"/>
          <w:kern w:val="2"/>
          <w:sz w:val="23"/>
          <w:szCs w:val="23"/>
        </w:rPr>
        <w:t xml:space="preserve">the weekly </w:t>
      </w:r>
      <w:r w:rsidRPr="004A4C52">
        <w:rPr>
          <w:rFonts w:asciiTheme="minorHAnsi" w:hAnsiTheme="minorHAnsi" w:cstheme="minorBidi"/>
          <w:color w:val="auto"/>
          <w:kern w:val="2"/>
          <w:sz w:val="23"/>
          <w:szCs w:val="23"/>
        </w:rPr>
        <w:t xml:space="preserve">supplementary payment </w:t>
      </w:r>
      <w:r w:rsidR="006028D8">
        <w:rPr>
          <w:rFonts w:asciiTheme="minorHAnsi" w:hAnsiTheme="minorHAnsi" w:cstheme="minorBidi"/>
          <w:color w:val="auto"/>
          <w:kern w:val="2"/>
          <w:sz w:val="23"/>
          <w:szCs w:val="23"/>
        </w:rPr>
        <w:t xml:space="preserve">is compiled from </w:t>
      </w:r>
      <w:r w:rsidR="006028D8" w:rsidRPr="00C91067">
        <w:rPr>
          <w:rFonts w:asciiTheme="minorHAnsi" w:hAnsiTheme="minorHAnsi" w:cstheme="minorBidi"/>
          <w:i/>
          <w:iCs/>
          <w:color w:val="auto"/>
          <w:kern w:val="2"/>
          <w:sz w:val="23"/>
          <w:szCs w:val="23"/>
        </w:rPr>
        <w:t>data effective on the last date of period 1</w:t>
      </w:r>
      <w:r w:rsidR="006028D8">
        <w:rPr>
          <w:rFonts w:asciiTheme="minorHAnsi" w:hAnsiTheme="minorHAnsi" w:cstheme="minorBidi"/>
          <w:color w:val="auto"/>
          <w:kern w:val="2"/>
          <w:sz w:val="23"/>
          <w:szCs w:val="23"/>
        </w:rPr>
        <w:t xml:space="preserve">, that is the end date of the week when period 1 reached 39 weeks. </w:t>
      </w:r>
      <w:r w:rsidR="00C91067">
        <w:rPr>
          <w:rFonts w:asciiTheme="minorHAnsi" w:hAnsiTheme="minorHAnsi" w:cstheme="minorBidi"/>
          <w:color w:val="auto"/>
          <w:kern w:val="2"/>
          <w:sz w:val="23"/>
          <w:szCs w:val="23"/>
        </w:rPr>
        <w:t xml:space="preserve">The effective date can change in retrospect because earnings/pay rises can impact if a week counts for period 1 or not.  The effective date is the date relevant to the current claim as per WT 9WCO for the pay period and payroll split (WPBP) been processed for WT 9WCO, </w:t>
      </w:r>
    </w:p>
    <w:p w14:paraId="7E194641" w14:textId="753243D9" w:rsidR="006028D8" w:rsidRDefault="00C91067" w:rsidP="00013CF3">
      <w:pPr>
        <w:pStyle w:val="Default"/>
        <w:rPr>
          <w:rFonts w:asciiTheme="minorHAnsi" w:hAnsiTheme="minorHAnsi" w:cstheme="minorBidi"/>
          <w:color w:val="auto"/>
          <w:kern w:val="2"/>
          <w:sz w:val="23"/>
          <w:szCs w:val="23"/>
        </w:rPr>
      </w:pPr>
      <w:r>
        <w:rPr>
          <w:rFonts w:asciiTheme="minorHAnsi" w:hAnsiTheme="minorHAnsi" w:cstheme="minorBidi"/>
          <w:color w:val="auto"/>
          <w:kern w:val="2"/>
          <w:sz w:val="23"/>
          <w:szCs w:val="23"/>
        </w:rPr>
        <w:t xml:space="preserve"> </w:t>
      </w:r>
      <w:r w:rsidR="006028D8">
        <w:rPr>
          <w:rFonts w:asciiTheme="minorHAnsi" w:hAnsiTheme="minorHAnsi" w:cstheme="minorBidi"/>
          <w:color w:val="auto"/>
          <w:kern w:val="2"/>
          <w:sz w:val="23"/>
          <w:szCs w:val="23"/>
        </w:rPr>
        <w:t xml:space="preserve">The data for the salary </w:t>
      </w:r>
      <w:r>
        <w:rPr>
          <w:rFonts w:asciiTheme="minorHAnsi" w:hAnsiTheme="minorHAnsi" w:cstheme="minorBidi"/>
          <w:color w:val="auto"/>
          <w:kern w:val="2"/>
          <w:sz w:val="23"/>
          <w:szCs w:val="23"/>
        </w:rPr>
        <w:t xml:space="preserve">as on the defined effective date </w:t>
      </w:r>
      <w:r w:rsidR="006028D8">
        <w:rPr>
          <w:rFonts w:asciiTheme="minorHAnsi" w:hAnsiTheme="minorHAnsi" w:cstheme="minorBidi"/>
          <w:color w:val="auto"/>
          <w:kern w:val="2"/>
          <w:sz w:val="23"/>
          <w:szCs w:val="23"/>
        </w:rPr>
        <w:t>is cumulated and has percentages applied in the following order:</w:t>
      </w:r>
    </w:p>
    <w:p w14:paraId="0B39304D" w14:textId="391A8C17" w:rsidR="006028D8" w:rsidRPr="001F5E1F" w:rsidRDefault="00E16D0E" w:rsidP="006028D8">
      <w:pPr>
        <w:pStyle w:val="Default"/>
        <w:numPr>
          <w:ilvl w:val="0"/>
          <w:numId w:val="1"/>
        </w:numPr>
        <w:rPr>
          <w:rFonts w:asciiTheme="minorHAnsi" w:hAnsiTheme="minorHAnsi" w:cstheme="minorBidi"/>
          <w:strike/>
          <w:color w:val="auto"/>
          <w:kern w:val="2"/>
          <w:sz w:val="23"/>
          <w:szCs w:val="23"/>
        </w:rPr>
      </w:pPr>
      <w:r w:rsidRPr="001F5E1F">
        <w:rPr>
          <w:rFonts w:asciiTheme="minorHAnsi" w:hAnsiTheme="minorHAnsi" w:cstheme="minorBidi"/>
          <w:strike/>
          <w:color w:val="auto"/>
          <w:kern w:val="2"/>
          <w:sz w:val="23"/>
          <w:szCs w:val="23"/>
        </w:rPr>
        <w:t xml:space="preserve">Add to total: </w:t>
      </w:r>
      <w:r w:rsidR="006028D8" w:rsidRPr="001F5E1F">
        <w:rPr>
          <w:rFonts w:asciiTheme="minorHAnsi" w:hAnsiTheme="minorHAnsi" w:cstheme="minorBidi"/>
          <w:strike/>
          <w:color w:val="auto"/>
          <w:kern w:val="2"/>
          <w:sz w:val="23"/>
          <w:szCs w:val="23"/>
        </w:rPr>
        <w:t xml:space="preserve">HDA </w:t>
      </w:r>
      <w:r w:rsidR="00C91067" w:rsidRPr="001F5E1F">
        <w:rPr>
          <w:rFonts w:asciiTheme="minorHAnsi" w:hAnsiTheme="minorHAnsi" w:cstheme="minorBidi"/>
          <w:strike/>
          <w:color w:val="auto"/>
          <w:kern w:val="2"/>
          <w:sz w:val="23"/>
          <w:szCs w:val="23"/>
        </w:rPr>
        <w:t xml:space="preserve">from IT0509 </w:t>
      </w:r>
      <w:r w:rsidR="006028D8" w:rsidRPr="001F5E1F">
        <w:rPr>
          <w:rFonts w:asciiTheme="minorHAnsi" w:hAnsiTheme="minorHAnsi" w:cstheme="minorBidi"/>
          <w:strike/>
          <w:color w:val="auto"/>
          <w:kern w:val="2"/>
          <w:sz w:val="23"/>
          <w:szCs w:val="23"/>
        </w:rPr>
        <w:t xml:space="preserve">for the below listed temp appointment reason codes (P0509-REACD) that is payable (P0509-UPHDA = space) </w:t>
      </w:r>
    </w:p>
    <w:tbl>
      <w:tblPr>
        <w:tblStyle w:val="TableGrid"/>
        <w:tblW w:w="0" w:type="auto"/>
        <w:tblLook w:val="04A0" w:firstRow="1" w:lastRow="0" w:firstColumn="1" w:lastColumn="0" w:noHBand="0" w:noVBand="1"/>
      </w:tblPr>
      <w:tblGrid>
        <w:gridCol w:w="440"/>
        <w:gridCol w:w="3383"/>
      </w:tblGrid>
      <w:tr w:rsidR="006028D8" w:rsidRPr="001F5E1F" w14:paraId="45D049AE" w14:textId="77777777" w:rsidTr="00660F97">
        <w:tc>
          <w:tcPr>
            <w:tcW w:w="440" w:type="dxa"/>
          </w:tcPr>
          <w:p w14:paraId="38BC72FE" w14:textId="77777777" w:rsidR="006028D8" w:rsidRPr="001F5E1F" w:rsidRDefault="006028D8" w:rsidP="00660F97">
            <w:pPr>
              <w:rPr>
                <w:strike/>
              </w:rPr>
            </w:pPr>
            <w:r w:rsidRPr="001F5E1F">
              <w:rPr>
                <w:strike/>
              </w:rPr>
              <w:t xml:space="preserve">81       </w:t>
            </w:r>
          </w:p>
        </w:tc>
        <w:tc>
          <w:tcPr>
            <w:tcW w:w="3383" w:type="dxa"/>
          </w:tcPr>
          <w:p w14:paraId="309456BC" w14:textId="77777777" w:rsidR="006028D8" w:rsidRPr="001F5E1F" w:rsidRDefault="006028D8" w:rsidP="00660F97">
            <w:pPr>
              <w:rPr>
                <w:strike/>
              </w:rPr>
            </w:pPr>
            <w:r w:rsidRPr="001F5E1F">
              <w:rPr>
                <w:strike/>
              </w:rPr>
              <w:t xml:space="preserve"> SES Section 33 Appointment</w:t>
            </w:r>
          </w:p>
        </w:tc>
      </w:tr>
      <w:tr w:rsidR="006028D8" w:rsidRPr="001F5E1F" w14:paraId="2962174A" w14:textId="77777777" w:rsidTr="00660F97">
        <w:tc>
          <w:tcPr>
            <w:tcW w:w="440" w:type="dxa"/>
          </w:tcPr>
          <w:p w14:paraId="62A77AD1" w14:textId="77777777" w:rsidR="006028D8" w:rsidRPr="001F5E1F" w:rsidRDefault="006028D8" w:rsidP="00660F97">
            <w:pPr>
              <w:rPr>
                <w:strike/>
              </w:rPr>
            </w:pPr>
            <w:r w:rsidRPr="001F5E1F">
              <w:rPr>
                <w:strike/>
              </w:rPr>
              <w:t xml:space="preserve">82       </w:t>
            </w:r>
          </w:p>
        </w:tc>
        <w:tc>
          <w:tcPr>
            <w:tcW w:w="3383" w:type="dxa"/>
          </w:tcPr>
          <w:p w14:paraId="4E1F7F43" w14:textId="77777777" w:rsidR="006028D8" w:rsidRPr="001F5E1F" w:rsidRDefault="006028D8" w:rsidP="00660F97">
            <w:pPr>
              <w:rPr>
                <w:strike/>
              </w:rPr>
            </w:pPr>
            <w:r w:rsidRPr="001F5E1F">
              <w:rPr>
                <w:strike/>
              </w:rPr>
              <w:t xml:space="preserve"> </w:t>
            </w:r>
            <w:r w:rsidRPr="001F5E1F">
              <w:rPr>
                <w:rFonts w:ascii="Calibri" w:eastAsia="Times New Roman" w:hAnsi="Calibri" w:cs="Calibri"/>
                <w:strike/>
                <w:color w:val="000000"/>
                <w:kern w:val="0"/>
                <w:bdr w:val="none" w:sz="0" w:space="0" w:color="auto" w:frame="1"/>
                <w:lang w:eastAsia="en-AU"/>
                <w14:ligatures w14:val="none"/>
              </w:rPr>
              <w:t>Section 66A Acting Appointment</w:t>
            </w:r>
          </w:p>
        </w:tc>
      </w:tr>
      <w:tr w:rsidR="006028D8" w:rsidRPr="001F5E1F" w14:paraId="12B4AB19" w14:textId="77777777" w:rsidTr="00660F97">
        <w:tc>
          <w:tcPr>
            <w:tcW w:w="440" w:type="dxa"/>
          </w:tcPr>
          <w:p w14:paraId="33244594" w14:textId="77777777" w:rsidR="006028D8" w:rsidRPr="001F5E1F" w:rsidRDefault="006028D8" w:rsidP="00660F97">
            <w:pPr>
              <w:rPr>
                <w:strike/>
              </w:rPr>
            </w:pPr>
            <w:r w:rsidRPr="001F5E1F">
              <w:rPr>
                <w:rFonts w:ascii="Calibri" w:eastAsia="Times New Roman" w:hAnsi="Calibri" w:cs="Calibri"/>
                <w:strike/>
                <w:color w:val="000000"/>
                <w:kern w:val="0"/>
                <w:bdr w:val="none" w:sz="0" w:space="0" w:color="auto" w:frame="1"/>
                <w:lang w:eastAsia="en-AU"/>
                <w14:ligatures w14:val="none"/>
              </w:rPr>
              <w:t>83</w:t>
            </w:r>
          </w:p>
        </w:tc>
        <w:tc>
          <w:tcPr>
            <w:tcW w:w="3383" w:type="dxa"/>
          </w:tcPr>
          <w:p w14:paraId="118E147D" w14:textId="77777777" w:rsidR="006028D8" w:rsidRPr="001F5E1F" w:rsidRDefault="006028D8" w:rsidP="00660F97">
            <w:pPr>
              <w:rPr>
                <w:strike/>
              </w:rPr>
            </w:pPr>
            <w:r w:rsidRPr="001F5E1F">
              <w:rPr>
                <w:rFonts w:ascii="Calibri" w:eastAsia="Times New Roman" w:hAnsi="Calibri" w:cs="Calibri"/>
                <w:strike/>
                <w:color w:val="000000"/>
                <w:kern w:val="0"/>
                <w:bdr w:val="none" w:sz="0" w:space="0" w:color="auto" w:frame="1"/>
                <w:lang w:eastAsia="en-AU"/>
                <w14:ligatures w14:val="none"/>
              </w:rPr>
              <w:t>Section 66AA Provisional Appt</w:t>
            </w:r>
          </w:p>
        </w:tc>
      </w:tr>
      <w:tr w:rsidR="006028D8" w:rsidRPr="001F5E1F" w14:paraId="1D8E7CF3" w14:textId="77777777" w:rsidTr="00660F97">
        <w:tc>
          <w:tcPr>
            <w:tcW w:w="440" w:type="dxa"/>
            <w:vAlign w:val="bottom"/>
          </w:tcPr>
          <w:p w14:paraId="38148D96" w14:textId="77777777" w:rsidR="006028D8" w:rsidRPr="001F5E1F" w:rsidRDefault="006028D8" w:rsidP="00660F97">
            <w:pPr>
              <w:rPr>
                <w:strike/>
              </w:rPr>
            </w:pPr>
            <w:r w:rsidRPr="001F5E1F">
              <w:rPr>
                <w:rFonts w:ascii="Calibri" w:eastAsia="Times New Roman" w:hAnsi="Calibri" w:cs="Calibri"/>
                <w:strike/>
                <w:color w:val="000000"/>
                <w:kern w:val="0"/>
                <w:bdr w:val="none" w:sz="0" w:space="0" w:color="auto" w:frame="1"/>
                <w:lang w:eastAsia="en-AU"/>
                <w14:ligatures w14:val="none"/>
              </w:rPr>
              <w:lastRenderedPageBreak/>
              <w:t>84</w:t>
            </w:r>
          </w:p>
        </w:tc>
        <w:tc>
          <w:tcPr>
            <w:tcW w:w="3383" w:type="dxa"/>
            <w:vAlign w:val="bottom"/>
          </w:tcPr>
          <w:p w14:paraId="0788937B" w14:textId="77777777" w:rsidR="006028D8" w:rsidRPr="001F5E1F" w:rsidRDefault="006028D8" w:rsidP="00660F97">
            <w:pPr>
              <w:rPr>
                <w:strike/>
              </w:rPr>
            </w:pPr>
            <w:r w:rsidRPr="001F5E1F">
              <w:rPr>
                <w:rFonts w:ascii="Calibri" w:eastAsia="Times New Roman" w:hAnsi="Calibri" w:cs="Calibri"/>
                <w:strike/>
                <w:color w:val="000000"/>
                <w:kern w:val="0"/>
                <w:bdr w:val="none" w:sz="0" w:space="0" w:color="auto" w:frame="1"/>
                <w:lang w:eastAsia="en-AU"/>
                <w14:ligatures w14:val="none"/>
              </w:rPr>
              <w:t>Section 67 Temporary Appt</w:t>
            </w:r>
          </w:p>
        </w:tc>
      </w:tr>
      <w:tr w:rsidR="006028D8" w:rsidRPr="001F5E1F" w14:paraId="2451E080" w14:textId="77777777" w:rsidTr="00660F97">
        <w:tc>
          <w:tcPr>
            <w:tcW w:w="440" w:type="dxa"/>
            <w:vAlign w:val="bottom"/>
          </w:tcPr>
          <w:p w14:paraId="7E5C30A5" w14:textId="77777777" w:rsidR="006028D8" w:rsidRPr="001F5E1F" w:rsidRDefault="006028D8" w:rsidP="00660F97">
            <w:pPr>
              <w:rPr>
                <w:strike/>
              </w:rPr>
            </w:pPr>
            <w:r w:rsidRPr="001F5E1F">
              <w:rPr>
                <w:rFonts w:ascii="Calibri" w:eastAsia="Times New Roman" w:hAnsi="Calibri" w:cs="Calibri"/>
                <w:strike/>
                <w:color w:val="000000"/>
                <w:kern w:val="0"/>
                <w:bdr w:val="none" w:sz="0" w:space="0" w:color="auto" w:frame="1"/>
                <w:lang w:eastAsia="en-AU"/>
                <w14:ligatures w14:val="none"/>
              </w:rPr>
              <w:t>94</w:t>
            </w:r>
          </w:p>
        </w:tc>
        <w:tc>
          <w:tcPr>
            <w:tcW w:w="3383" w:type="dxa"/>
            <w:vAlign w:val="bottom"/>
          </w:tcPr>
          <w:p w14:paraId="31C316E3" w14:textId="77777777" w:rsidR="006028D8" w:rsidRPr="001F5E1F" w:rsidRDefault="006028D8" w:rsidP="00660F97">
            <w:pPr>
              <w:rPr>
                <w:strike/>
              </w:rPr>
            </w:pPr>
            <w:r w:rsidRPr="001F5E1F">
              <w:rPr>
                <w:rFonts w:ascii="Calibri" w:eastAsia="Times New Roman" w:hAnsi="Calibri" w:cs="Calibri"/>
                <w:strike/>
                <w:color w:val="000000"/>
                <w:kern w:val="0"/>
                <w:bdr w:val="none" w:sz="0" w:space="0" w:color="auto" w:frame="1"/>
                <w:lang w:eastAsia="en-AU"/>
                <w14:ligatures w14:val="none"/>
              </w:rPr>
              <w:t>Section 33/66-Temp Appointment</w:t>
            </w:r>
          </w:p>
        </w:tc>
      </w:tr>
      <w:tr w:rsidR="006028D8" w:rsidRPr="001F5E1F" w14:paraId="74DF048D" w14:textId="77777777" w:rsidTr="00660F97">
        <w:tc>
          <w:tcPr>
            <w:tcW w:w="440" w:type="dxa"/>
            <w:vAlign w:val="bottom"/>
          </w:tcPr>
          <w:p w14:paraId="741E66C3" w14:textId="77777777" w:rsidR="006028D8" w:rsidRPr="001F5E1F" w:rsidRDefault="006028D8" w:rsidP="00660F97">
            <w:pPr>
              <w:rPr>
                <w:strike/>
              </w:rPr>
            </w:pPr>
            <w:r w:rsidRPr="001F5E1F">
              <w:rPr>
                <w:rFonts w:ascii="Calibri" w:eastAsia="Times New Roman" w:hAnsi="Calibri" w:cs="Calibri"/>
                <w:strike/>
                <w:color w:val="000000"/>
                <w:kern w:val="0"/>
                <w:bdr w:val="none" w:sz="0" w:space="0" w:color="auto" w:frame="1"/>
                <w:lang w:eastAsia="en-AU"/>
                <w14:ligatures w14:val="none"/>
              </w:rPr>
              <w:t>96</w:t>
            </w:r>
          </w:p>
        </w:tc>
        <w:tc>
          <w:tcPr>
            <w:tcW w:w="3383" w:type="dxa"/>
            <w:vAlign w:val="bottom"/>
          </w:tcPr>
          <w:p w14:paraId="4D5945FE" w14:textId="77777777" w:rsidR="006028D8" w:rsidRPr="001F5E1F" w:rsidRDefault="006028D8" w:rsidP="00660F97">
            <w:pPr>
              <w:rPr>
                <w:strike/>
              </w:rPr>
            </w:pPr>
            <w:r w:rsidRPr="001F5E1F">
              <w:rPr>
                <w:rFonts w:ascii="Calibri" w:eastAsia="Times New Roman" w:hAnsi="Calibri" w:cs="Calibri"/>
                <w:strike/>
                <w:color w:val="000000"/>
                <w:kern w:val="0"/>
                <w:bdr w:val="none" w:sz="0" w:space="0" w:color="auto" w:frame="1"/>
                <w:lang w:eastAsia="en-AU"/>
                <w14:ligatures w14:val="none"/>
              </w:rPr>
              <w:t>Secondment</w:t>
            </w:r>
          </w:p>
        </w:tc>
      </w:tr>
      <w:tr w:rsidR="006028D8" w:rsidRPr="001F5E1F" w14:paraId="472D44B7" w14:textId="77777777" w:rsidTr="00660F97">
        <w:tc>
          <w:tcPr>
            <w:tcW w:w="440" w:type="dxa"/>
            <w:vAlign w:val="bottom"/>
          </w:tcPr>
          <w:p w14:paraId="2ABE88EA" w14:textId="77777777" w:rsidR="006028D8" w:rsidRPr="001F5E1F" w:rsidRDefault="006028D8" w:rsidP="00660F97">
            <w:pPr>
              <w:rPr>
                <w:strike/>
              </w:rPr>
            </w:pPr>
            <w:r w:rsidRPr="001F5E1F">
              <w:rPr>
                <w:rFonts w:ascii="Calibri" w:eastAsia="Times New Roman" w:hAnsi="Calibri" w:cs="Calibri"/>
                <w:strike/>
                <w:color w:val="000000"/>
                <w:kern w:val="0"/>
                <w:bdr w:val="none" w:sz="0" w:space="0" w:color="auto" w:frame="1"/>
                <w:lang w:eastAsia="en-AU"/>
                <w14:ligatures w14:val="none"/>
              </w:rPr>
              <w:t>99</w:t>
            </w:r>
          </w:p>
        </w:tc>
        <w:tc>
          <w:tcPr>
            <w:tcW w:w="3383" w:type="dxa"/>
            <w:vAlign w:val="bottom"/>
          </w:tcPr>
          <w:p w14:paraId="6A973DDD" w14:textId="77777777" w:rsidR="006028D8" w:rsidRPr="001F5E1F" w:rsidRDefault="006028D8" w:rsidP="00660F97">
            <w:pPr>
              <w:rPr>
                <w:strike/>
              </w:rPr>
            </w:pPr>
            <w:proofErr w:type="spellStart"/>
            <w:r w:rsidRPr="001F5E1F">
              <w:rPr>
                <w:rFonts w:ascii="Calibri" w:eastAsia="Times New Roman" w:hAnsi="Calibri" w:cs="Calibri"/>
                <w:strike/>
                <w:color w:val="000000"/>
                <w:kern w:val="0"/>
                <w:bdr w:val="none" w:sz="0" w:space="0" w:color="auto" w:frame="1"/>
                <w:lang w:eastAsia="en-AU"/>
                <w14:ligatures w14:val="none"/>
              </w:rPr>
              <w:t>Sct</w:t>
            </w:r>
            <w:proofErr w:type="spellEnd"/>
            <w:r w:rsidRPr="001F5E1F">
              <w:rPr>
                <w:rFonts w:ascii="Calibri" w:eastAsia="Times New Roman" w:hAnsi="Calibri" w:cs="Calibri"/>
                <w:strike/>
                <w:color w:val="000000"/>
                <w:kern w:val="0"/>
                <w:bdr w:val="none" w:sz="0" w:space="0" w:color="auto" w:frame="1"/>
                <w:lang w:eastAsia="en-AU"/>
                <w14:ligatures w14:val="none"/>
              </w:rPr>
              <w:t xml:space="preserve"> 66 - Comm Off to Comm Off</w:t>
            </w:r>
          </w:p>
        </w:tc>
      </w:tr>
    </w:tbl>
    <w:p w14:paraId="05FC8AA4" w14:textId="05FC9374" w:rsidR="006028D8" w:rsidRPr="004A4C52" w:rsidRDefault="00013CF3" w:rsidP="00013CF3">
      <w:pPr>
        <w:pStyle w:val="Default"/>
        <w:rPr>
          <w:rFonts w:asciiTheme="minorHAnsi" w:hAnsiTheme="minorHAnsi" w:cstheme="minorBidi"/>
          <w:color w:val="auto"/>
          <w:kern w:val="2"/>
          <w:sz w:val="23"/>
          <w:szCs w:val="23"/>
        </w:rPr>
      </w:pPr>
      <w:r w:rsidRPr="004A4C52">
        <w:rPr>
          <w:rFonts w:asciiTheme="minorHAnsi" w:hAnsiTheme="minorHAnsi" w:cstheme="minorBidi"/>
          <w:color w:val="auto"/>
          <w:kern w:val="2"/>
          <w:sz w:val="23"/>
          <w:szCs w:val="23"/>
        </w:rPr>
        <w:t xml:space="preserve">  </w:t>
      </w:r>
    </w:p>
    <w:p w14:paraId="16AE9612" w14:textId="757A4DBB" w:rsidR="004A4C52" w:rsidRDefault="00E16D0E" w:rsidP="00E16D0E">
      <w:pPr>
        <w:pStyle w:val="Default"/>
        <w:numPr>
          <w:ilvl w:val="0"/>
          <w:numId w:val="1"/>
        </w:numPr>
        <w:rPr>
          <w:rFonts w:asciiTheme="minorHAnsi" w:hAnsiTheme="minorHAnsi" w:cstheme="minorBidi"/>
          <w:color w:val="auto"/>
          <w:kern w:val="2"/>
          <w:sz w:val="23"/>
          <w:szCs w:val="23"/>
        </w:rPr>
      </w:pPr>
      <w:r>
        <w:rPr>
          <w:rFonts w:asciiTheme="minorHAnsi" w:hAnsiTheme="minorHAnsi" w:cstheme="minorBidi"/>
          <w:color w:val="auto"/>
          <w:kern w:val="2"/>
          <w:sz w:val="23"/>
          <w:szCs w:val="23"/>
        </w:rPr>
        <w:t xml:space="preserve">Add to total: IT0008 basic pay WT 1000 or WT 0S00 </w:t>
      </w:r>
    </w:p>
    <w:p w14:paraId="1D52D262" w14:textId="63DE3F3A" w:rsidR="00E16D0E" w:rsidRDefault="00E16D0E" w:rsidP="00E16D0E">
      <w:pPr>
        <w:pStyle w:val="Default"/>
        <w:numPr>
          <w:ilvl w:val="0"/>
          <w:numId w:val="1"/>
        </w:numPr>
        <w:rPr>
          <w:rFonts w:asciiTheme="minorHAnsi" w:hAnsiTheme="minorHAnsi" w:cstheme="minorBidi"/>
          <w:color w:val="auto"/>
          <w:kern w:val="2"/>
          <w:sz w:val="23"/>
          <w:szCs w:val="23"/>
        </w:rPr>
      </w:pPr>
      <w:r w:rsidRPr="004A4C52">
        <w:rPr>
          <w:rFonts w:asciiTheme="minorHAnsi" w:hAnsiTheme="minorHAnsi" w:cstheme="minorBidi"/>
          <w:color w:val="auto"/>
          <w:kern w:val="2"/>
          <w:sz w:val="23"/>
          <w:szCs w:val="23"/>
        </w:rPr>
        <w:t xml:space="preserve">for a </w:t>
      </w:r>
      <w:hyperlink w:anchor="_Employees_included_for" w:history="1">
        <w:r w:rsidRPr="004A4C52">
          <w:rPr>
            <w:rStyle w:val="Hyperlink"/>
            <w:rFonts w:asciiTheme="minorHAnsi" w:hAnsiTheme="minorHAnsi" w:cstheme="minorBidi"/>
            <w:kern w:val="2"/>
            <w:sz w:val="23"/>
            <w:szCs w:val="23"/>
          </w:rPr>
          <w:t>non-commissioned police officer</w:t>
        </w:r>
      </w:hyperlink>
      <w:r>
        <w:rPr>
          <w:rFonts w:asciiTheme="minorHAnsi" w:hAnsiTheme="minorHAnsi" w:cstheme="minorBidi"/>
          <w:color w:val="auto"/>
          <w:kern w:val="2"/>
          <w:sz w:val="23"/>
          <w:szCs w:val="23"/>
        </w:rPr>
        <w:t xml:space="preserve"> add 17% to the total.</w:t>
      </w:r>
    </w:p>
    <w:p w14:paraId="4CC60084" w14:textId="7099A6E5" w:rsidR="003C129D" w:rsidRDefault="003C129D" w:rsidP="00E16D0E">
      <w:pPr>
        <w:pStyle w:val="Default"/>
        <w:numPr>
          <w:ilvl w:val="0"/>
          <w:numId w:val="1"/>
        </w:numPr>
        <w:rPr>
          <w:rFonts w:asciiTheme="minorHAnsi" w:hAnsiTheme="minorHAnsi" w:cstheme="minorBidi"/>
          <w:color w:val="auto"/>
          <w:kern w:val="2"/>
          <w:sz w:val="23"/>
          <w:szCs w:val="23"/>
        </w:rPr>
      </w:pPr>
      <w:r w:rsidRPr="003C129D">
        <w:rPr>
          <w:rFonts w:asciiTheme="minorHAnsi" w:hAnsiTheme="minorHAnsi" w:cstheme="minorBidi"/>
          <w:color w:val="auto"/>
          <w:kern w:val="2"/>
          <w:sz w:val="23"/>
          <w:szCs w:val="23"/>
        </w:rPr>
        <w:t xml:space="preserve">Apply the capacity utilisation level percentage in the selected basic pay </w:t>
      </w:r>
      <w:proofErr w:type="spellStart"/>
      <w:r w:rsidRPr="003C129D">
        <w:rPr>
          <w:rFonts w:asciiTheme="minorHAnsi" w:hAnsiTheme="minorHAnsi" w:cstheme="minorBidi"/>
          <w:color w:val="auto"/>
          <w:kern w:val="2"/>
          <w:sz w:val="23"/>
          <w:szCs w:val="23"/>
        </w:rPr>
        <w:t>infotype</w:t>
      </w:r>
      <w:proofErr w:type="spellEnd"/>
      <w:r w:rsidRPr="003C129D">
        <w:rPr>
          <w:rFonts w:asciiTheme="minorHAnsi" w:hAnsiTheme="minorHAnsi" w:cstheme="minorBidi"/>
          <w:color w:val="auto"/>
          <w:kern w:val="2"/>
          <w:sz w:val="23"/>
          <w:szCs w:val="23"/>
        </w:rPr>
        <w:t>.</w:t>
      </w:r>
    </w:p>
    <w:p w14:paraId="25F9B8DE" w14:textId="3C9F0937" w:rsidR="00E16D0E" w:rsidRPr="00627E0D" w:rsidRDefault="00E16D0E" w:rsidP="00E16D0E">
      <w:pPr>
        <w:pStyle w:val="Default"/>
        <w:numPr>
          <w:ilvl w:val="0"/>
          <w:numId w:val="1"/>
        </w:numPr>
        <w:rPr>
          <w:rFonts w:asciiTheme="minorHAnsi" w:hAnsiTheme="minorHAnsi" w:cstheme="minorBidi"/>
          <w:color w:val="auto"/>
          <w:kern w:val="2"/>
          <w:sz w:val="23"/>
          <w:szCs w:val="23"/>
        </w:rPr>
      </w:pPr>
      <w:r w:rsidRPr="00627E0D">
        <w:rPr>
          <w:rFonts w:asciiTheme="minorHAnsi" w:hAnsiTheme="minorHAnsi" w:cstheme="minorBidi"/>
          <w:color w:val="auto"/>
          <w:kern w:val="2"/>
          <w:sz w:val="23"/>
          <w:szCs w:val="23"/>
        </w:rPr>
        <w:t>Apply 75% to the total.</w:t>
      </w:r>
    </w:p>
    <w:p w14:paraId="2F229711" w14:textId="77777777" w:rsidR="003C129D" w:rsidRDefault="003C129D" w:rsidP="00E16D0E">
      <w:pPr>
        <w:pStyle w:val="Default"/>
        <w:numPr>
          <w:ilvl w:val="0"/>
          <w:numId w:val="1"/>
        </w:numPr>
        <w:rPr>
          <w:rFonts w:asciiTheme="minorHAnsi" w:hAnsiTheme="minorHAnsi" w:cstheme="minorBidi"/>
          <w:color w:val="auto"/>
          <w:kern w:val="2"/>
          <w:sz w:val="23"/>
          <w:szCs w:val="23"/>
        </w:rPr>
      </w:pPr>
      <w:r>
        <w:rPr>
          <w:rFonts w:asciiTheme="minorHAnsi" w:hAnsiTheme="minorHAnsi" w:cstheme="minorBidi"/>
          <w:color w:val="auto"/>
          <w:kern w:val="2"/>
          <w:sz w:val="23"/>
          <w:szCs w:val="23"/>
        </w:rPr>
        <w:t xml:space="preserve">Divide the total by </w:t>
      </w:r>
      <w:r w:rsidRPr="003C129D">
        <w:rPr>
          <w:rFonts w:asciiTheme="minorHAnsi" w:hAnsiTheme="minorHAnsi" w:cstheme="minorBidi"/>
          <w:color w:val="auto"/>
          <w:kern w:val="2"/>
          <w:sz w:val="23"/>
          <w:szCs w:val="23"/>
        </w:rPr>
        <w:t>26.08929</w:t>
      </w:r>
      <w:r>
        <w:rPr>
          <w:rFonts w:asciiTheme="minorHAnsi" w:hAnsiTheme="minorHAnsi" w:cstheme="minorBidi"/>
          <w:color w:val="auto"/>
          <w:kern w:val="2"/>
          <w:sz w:val="23"/>
          <w:szCs w:val="23"/>
        </w:rPr>
        <w:t xml:space="preserve">. </w:t>
      </w:r>
    </w:p>
    <w:p w14:paraId="2ED50D72" w14:textId="4E6B0A94" w:rsidR="003C129D" w:rsidRPr="004A4C52" w:rsidRDefault="003C129D" w:rsidP="00E16D0E">
      <w:pPr>
        <w:pStyle w:val="Default"/>
        <w:numPr>
          <w:ilvl w:val="0"/>
          <w:numId w:val="1"/>
        </w:numPr>
        <w:rPr>
          <w:rFonts w:asciiTheme="minorHAnsi" w:hAnsiTheme="minorHAnsi" w:cstheme="minorBidi"/>
          <w:color w:val="auto"/>
          <w:kern w:val="2"/>
          <w:sz w:val="23"/>
          <w:szCs w:val="23"/>
        </w:rPr>
      </w:pPr>
      <w:r>
        <w:rPr>
          <w:rFonts w:asciiTheme="minorHAnsi" w:hAnsiTheme="minorHAnsi" w:cstheme="minorBidi"/>
          <w:color w:val="auto"/>
          <w:kern w:val="2"/>
          <w:sz w:val="23"/>
          <w:szCs w:val="23"/>
        </w:rPr>
        <w:t xml:space="preserve">Divide the total by </w:t>
      </w:r>
      <w:r w:rsidRPr="003C129D">
        <w:rPr>
          <w:rFonts w:asciiTheme="minorHAnsi" w:hAnsiTheme="minorHAnsi" w:cstheme="minorBidi"/>
          <w:color w:val="auto"/>
          <w:kern w:val="2"/>
          <w:sz w:val="23"/>
          <w:szCs w:val="23"/>
        </w:rPr>
        <w:t>2</w:t>
      </w:r>
      <w:r w:rsidR="00C04956">
        <w:rPr>
          <w:rFonts w:asciiTheme="minorHAnsi" w:hAnsiTheme="minorHAnsi" w:cstheme="minorBidi"/>
          <w:color w:val="auto"/>
          <w:kern w:val="2"/>
          <w:sz w:val="23"/>
          <w:szCs w:val="23"/>
        </w:rPr>
        <w:t xml:space="preserve"> (for weekly value)</w:t>
      </w:r>
      <w:r>
        <w:rPr>
          <w:rFonts w:asciiTheme="minorHAnsi" w:hAnsiTheme="minorHAnsi" w:cstheme="minorBidi"/>
          <w:color w:val="auto"/>
          <w:kern w:val="2"/>
          <w:sz w:val="23"/>
          <w:szCs w:val="23"/>
        </w:rPr>
        <w:t>.</w:t>
      </w:r>
    </w:p>
    <w:p w14:paraId="0F076A50" w14:textId="1D28659E" w:rsidR="00745709" w:rsidRDefault="00745709" w:rsidP="00013CF3">
      <w:pPr>
        <w:rPr>
          <w:sz w:val="23"/>
          <w:szCs w:val="23"/>
        </w:rPr>
      </w:pPr>
      <w:r>
        <w:rPr>
          <w:sz w:val="23"/>
          <w:szCs w:val="23"/>
        </w:rPr>
        <w:t>Payroll do not look ‘back’ and due to no limits to the number of claims</w:t>
      </w:r>
      <w:r w:rsidR="00124D68">
        <w:rPr>
          <w:sz w:val="23"/>
          <w:szCs w:val="23"/>
        </w:rPr>
        <w:t xml:space="preserve"> and to cater for retrospective pay rises to be the incorporated as the latest ‘salary’</w:t>
      </w:r>
      <w:r>
        <w:rPr>
          <w:sz w:val="23"/>
          <w:szCs w:val="23"/>
        </w:rPr>
        <w:t xml:space="preserve">, </w:t>
      </w:r>
      <w:r w:rsidR="00124D68">
        <w:rPr>
          <w:sz w:val="23"/>
          <w:szCs w:val="23"/>
        </w:rPr>
        <w:t xml:space="preserve">a custom operation will be used to find the ‘salary’.  </w:t>
      </w:r>
    </w:p>
    <w:p w14:paraId="00D223B0" w14:textId="099AB4AB" w:rsidR="001C2321" w:rsidRDefault="001C2321" w:rsidP="001C2321">
      <w:pPr>
        <w:pStyle w:val="Heading4"/>
      </w:pPr>
      <w:bookmarkStart w:id="18" w:name="_Toc205482189"/>
      <w:r>
        <w:t>Technical:</w:t>
      </w:r>
      <w:bookmarkEnd w:id="18"/>
    </w:p>
    <w:p w14:paraId="36051706" w14:textId="459D5F23" w:rsidR="001C2321" w:rsidRDefault="001C2321" w:rsidP="00013CF3">
      <w:pPr>
        <w:rPr>
          <w:sz w:val="23"/>
          <w:szCs w:val="23"/>
        </w:rPr>
      </w:pPr>
      <w:r>
        <w:rPr>
          <w:sz w:val="23"/>
          <w:szCs w:val="23"/>
        </w:rPr>
        <w:t xml:space="preserve">A new payroll operation is required that will return the ‘salary’ </w:t>
      </w:r>
      <w:r w:rsidR="003C129D">
        <w:rPr>
          <w:sz w:val="23"/>
          <w:szCs w:val="23"/>
        </w:rPr>
        <w:t>of the processed claim as reflected in WT 9WCO</w:t>
      </w:r>
      <w:r w:rsidR="00627E0D">
        <w:rPr>
          <w:sz w:val="23"/>
          <w:szCs w:val="23"/>
        </w:rPr>
        <w:t xml:space="preserve"> </w:t>
      </w:r>
      <w:r>
        <w:rPr>
          <w:sz w:val="23"/>
          <w:szCs w:val="23"/>
        </w:rPr>
        <w:t>for payroll processing.</w:t>
      </w:r>
    </w:p>
    <w:p w14:paraId="3763162C" w14:textId="60FF575E" w:rsidR="001C2321" w:rsidRDefault="001C2321" w:rsidP="00013CF3">
      <w:pPr>
        <w:rPr>
          <w:sz w:val="23"/>
          <w:szCs w:val="23"/>
        </w:rPr>
      </w:pPr>
      <w:r>
        <w:rPr>
          <w:sz w:val="23"/>
          <w:szCs w:val="23"/>
        </w:rPr>
        <w:t xml:space="preserve">The operation is </w:t>
      </w:r>
      <w:r w:rsidR="003C129D">
        <w:rPr>
          <w:sz w:val="23"/>
          <w:szCs w:val="23"/>
        </w:rPr>
        <w:t>called when WT 9WCO is present. The outcome is expected to be the same for payroll splits in week1 or for splits in week2 of the fortnight pay, but it can be different in week1 and week 2.</w:t>
      </w:r>
      <w:r>
        <w:rPr>
          <w:sz w:val="23"/>
          <w:szCs w:val="23"/>
        </w:rPr>
        <w:t xml:space="preserve">  </w:t>
      </w:r>
    </w:p>
    <w:p w14:paraId="3162A496" w14:textId="6633B50D" w:rsidR="003C129D" w:rsidRDefault="003C129D" w:rsidP="00013CF3">
      <w:pPr>
        <w:rPr>
          <w:sz w:val="23"/>
          <w:szCs w:val="23"/>
        </w:rPr>
      </w:pPr>
      <w:r>
        <w:rPr>
          <w:sz w:val="23"/>
          <w:szCs w:val="23"/>
        </w:rPr>
        <w:t>The calculated ‘salary’ is returned in the two variables 9</w:t>
      </w:r>
      <w:r w:rsidR="00627E0D">
        <w:rPr>
          <w:sz w:val="23"/>
          <w:szCs w:val="23"/>
        </w:rPr>
        <w:t>ES</w:t>
      </w:r>
      <w:r>
        <w:rPr>
          <w:sz w:val="23"/>
          <w:szCs w:val="23"/>
        </w:rPr>
        <w:t>1 and 9</w:t>
      </w:r>
      <w:r w:rsidR="00627E0D">
        <w:rPr>
          <w:sz w:val="23"/>
          <w:szCs w:val="23"/>
        </w:rPr>
        <w:t>ES</w:t>
      </w:r>
      <w:r>
        <w:rPr>
          <w:sz w:val="23"/>
          <w:szCs w:val="23"/>
        </w:rPr>
        <w:t>2.</w:t>
      </w:r>
    </w:p>
    <w:p w14:paraId="6CEB9704" w14:textId="77777777" w:rsidR="003C129D" w:rsidRDefault="003C129D" w:rsidP="00013CF3">
      <w:pPr>
        <w:rPr>
          <w:sz w:val="23"/>
          <w:szCs w:val="23"/>
        </w:rPr>
      </w:pPr>
    </w:p>
    <w:p w14:paraId="55B01C8F" w14:textId="77777777" w:rsidR="001C2321" w:rsidRDefault="001C2321" w:rsidP="00013CF3">
      <w:pPr>
        <w:rPr>
          <w:sz w:val="23"/>
          <w:szCs w:val="23"/>
        </w:rPr>
      </w:pPr>
    </w:p>
    <w:p w14:paraId="64A20392" w14:textId="5C2E8C88" w:rsidR="00745709" w:rsidRDefault="00745709" w:rsidP="00013CF3">
      <w:pPr>
        <w:rPr>
          <w:sz w:val="23"/>
          <w:szCs w:val="23"/>
        </w:rPr>
      </w:pPr>
      <w:r>
        <w:rPr>
          <w:sz w:val="23"/>
          <w:szCs w:val="23"/>
        </w:rPr>
        <w:t>The operation is called for all pay splits of WT 9WCO</w:t>
      </w:r>
      <w:r w:rsidR="00D60752">
        <w:rPr>
          <w:sz w:val="23"/>
          <w:szCs w:val="23"/>
        </w:rPr>
        <w:t xml:space="preserve"> when it is period 2 only (As per the operation returning </w:t>
      </w:r>
      <w:proofErr w:type="gramStart"/>
      <w:r w:rsidR="00D60752">
        <w:rPr>
          <w:sz w:val="23"/>
          <w:szCs w:val="23"/>
        </w:rPr>
        <w:t>period  1</w:t>
      </w:r>
      <w:proofErr w:type="gramEnd"/>
      <w:r w:rsidR="00D60752">
        <w:rPr>
          <w:sz w:val="23"/>
          <w:szCs w:val="23"/>
        </w:rPr>
        <w:t xml:space="preserve"> or 2)</w:t>
      </w:r>
      <w:r>
        <w:rPr>
          <w:sz w:val="23"/>
          <w:szCs w:val="23"/>
        </w:rPr>
        <w:t xml:space="preserve">.  The operation is to check the incident date of WT 9WCO, then read IT8 basic pay for the effective date prior to the incident date. </w:t>
      </w:r>
      <w:r w:rsidR="00124D68">
        <w:rPr>
          <w:sz w:val="23"/>
          <w:szCs w:val="23"/>
        </w:rPr>
        <w:t xml:space="preserve"> </w:t>
      </w:r>
      <w:r w:rsidR="00124D68" w:rsidRPr="00124D68">
        <w:rPr>
          <w:sz w:val="23"/>
          <w:szCs w:val="23"/>
          <w:highlight w:val="yellow"/>
        </w:rPr>
        <w:t>TBC First add the base +loading together for a non-commissioned police officer</w:t>
      </w:r>
      <w:r w:rsidR="00124D68">
        <w:rPr>
          <w:sz w:val="23"/>
          <w:szCs w:val="23"/>
          <w:highlight w:val="yellow"/>
        </w:rPr>
        <w:t>, t</w:t>
      </w:r>
      <w:r w:rsidR="00124D68" w:rsidRPr="00124D68">
        <w:rPr>
          <w:sz w:val="23"/>
          <w:szCs w:val="23"/>
          <w:highlight w:val="yellow"/>
        </w:rPr>
        <w:t xml:space="preserve">hen apply </w:t>
      </w:r>
      <w:r w:rsidRPr="00124D68">
        <w:rPr>
          <w:sz w:val="23"/>
          <w:szCs w:val="23"/>
          <w:highlight w:val="yellow"/>
        </w:rPr>
        <w:t>75%</w:t>
      </w:r>
      <w:r w:rsidR="00124D68">
        <w:rPr>
          <w:sz w:val="23"/>
          <w:szCs w:val="23"/>
          <w:highlight w:val="yellow"/>
        </w:rPr>
        <w:t xml:space="preserve"> or apply 75% individually</w:t>
      </w:r>
      <w:r w:rsidR="00124D68" w:rsidRPr="00AE6B69">
        <w:rPr>
          <w:sz w:val="23"/>
          <w:szCs w:val="23"/>
          <w:highlight w:val="yellow"/>
        </w:rPr>
        <w:t xml:space="preserve">? </w:t>
      </w:r>
      <w:r w:rsidR="00AE6B69" w:rsidRPr="00AE6B69">
        <w:rPr>
          <w:sz w:val="23"/>
          <w:szCs w:val="23"/>
          <w:highlight w:val="yellow"/>
        </w:rPr>
        <w:t xml:space="preserve"> Answer </w:t>
      </w:r>
      <w:r w:rsidR="00AE6B69">
        <w:rPr>
          <w:sz w:val="23"/>
          <w:szCs w:val="23"/>
          <w:highlight w:val="yellow"/>
        </w:rPr>
        <w:t>impacted</w:t>
      </w:r>
      <w:r w:rsidR="00AE6B69" w:rsidRPr="00AE6B69">
        <w:rPr>
          <w:sz w:val="23"/>
          <w:szCs w:val="23"/>
          <w:highlight w:val="yellow"/>
        </w:rPr>
        <w:t xml:space="preserve"> </w:t>
      </w:r>
      <w:r w:rsidR="00AE6B69">
        <w:rPr>
          <w:sz w:val="23"/>
          <w:szCs w:val="23"/>
          <w:highlight w:val="yellow"/>
        </w:rPr>
        <w:t>pending</w:t>
      </w:r>
      <w:r w:rsidR="00AE6B69" w:rsidRPr="00AE6B69">
        <w:rPr>
          <w:sz w:val="23"/>
          <w:szCs w:val="23"/>
          <w:highlight w:val="yellow"/>
        </w:rPr>
        <w:t xml:space="preserve"> whether the pay frequency is the same </w:t>
      </w:r>
      <w:proofErr w:type="gramStart"/>
      <w:r w:rsidR="00AE6B69" w:rsidRPr="00AE6B69">
        <w:rPr>
          <w:sz w:val="23"/>
          <w:szCs w:val="23"/>
          <w:highlight w:val="yellow"/>
        </w:rPr>
        <w:t xml:space="preserve">per </w:t>
      </w:r>
      <w:r w:rsidR="00AE6B69">
        <w:rPr>
          <w:sz w:val="23"/>
          <w:szCs w:val="23"/>
          <w:highlight w:val="yellow"/>
        </w:rPr>
        <w:t xml:space="preserve"> employee</w:t>
      </w:r>
      <w:proofErr w:type="gramEnd"/>
      <w:r w:rsidR="00AE6B69">
        <w:rPr>
          <w:sz w:val="23"/>
          <w:szCs w:val="23"/>
          <w:highlight w:val="yellow"/>
        </w:rPr>
        <w:t xml:space="preserve"> and pending rounding decision?</w:t>
      </w:r>
      <w:r w:rsidR="00AE6B69" w:rsidRPr="00AE6B69">
        <w:rPr>
          <w:sz w:val="23"/>
          <w:szCs w:val="23"/>
          <w:highlight w:val="yellow"/>
        </w:rPr>
        <w:t>.</w:t>
      </w:r>
      <w:r w:rsidR="00AE6B69">
        <w:rPr>
          <w:sz w:val="23"/>
          <w:szCs w:val="23"/>
        </w:rPr>
        <w:t xml:space="preserve"> </w:t>
      </w:r>
      <w:r>
        <w:rPr>
          <w:sz w:val="23"/>
          <w:szCs w:val="23"/>
        </w:rPr>
        <w:t xml:space="preserve"> </w:t>
      </w:r>
      <w:r w:rsidR="00124D68">
        <w:rPr>
          <w:sz w:val="23"/>
          <w:szCs w:val="23"/>
        </w:rPr>
        <w:t xml:space="preserve">The operation will send the 75% to be used by payroll back in the amount field.   </w:t>
      </w:r>
    </w:p>
    <w:p w14:paraId="0AD3258D" w14:textId="77777777" w:rsidR="000C6EA3" w:rsidRDefault="000C6EA3" w:rsidP="19C956BC">
      <w:pPr>
        <w:rPr>
          <w:sz w:val="23"/>
          <w:szCs w:val="23"/>
          <w:highlight w:val="green"/>
        </w:rPr>
      </w:pPr>
      <w:r w:rsidRPr="19C956BC">
        <w:rPr>
          <w:sz w:val="23"/>
          <w:szCs w:val="23"/>
          <w:highlight w:val="green"/>
        </w:rPr>
        <w:t xml:space="preserve">The fortnight value of the ‘Salary’ is defined as the full value of WT 0100 and 1050 as per payroll calculations. This is the fortnight value before any reductions, </w:t>
      </w:r>
      <w:proofErr w:type="spellStart"/>
      <w:r w:rsidRPr="19C956BC">
        <w:rPr>
          <w:sz w:val="23"/>
          <w:szCs w:val="23"/>
          <w:highlight w:val="green"/>
        </w:rPr>
        <w:t>eg.</w:t>
      </w:r>
      <w:proofErr w:type="spellEnd"/>
      <w:r w:rsidRPr="19C956BC">
        <w:rPr>
          <w:sz w:val="23"/>
          <w:szCs w:val="23"/>
          <w:highlight w:val="green"/>
        </w:rPr>
        <w:t xml:space="preserve"> Purchase leave, paid leave, LWOP.</w:t>
      </w:r>
      <w:r w:rsidRPr="19C956BC">
        <w:rPr>
          <w:sz w:val="23"/>
          <w:szCs w:val="23"/>
        </w:rPr>
        <w:t xml:space="preserve">  </w:t>
      </w:r>
    </w:p>
    <w:p w14:paraId="3C54587A" w14:textId="77777777" w:rsidR="000C6EA3" w:rsidRDefault="000C6EA3" w:rsidP="00013CF3">
      <w:pPr>
        <w:rPr>
          <w:sz w:val="23"/>
          <w:szCs w:val="23"/>
        </w:rPr>
      </w:pPr>
    </w:p>
    <w:p w14:paraId="74B16C30" w14:textId="7352B11D" w:rsidR="00124D68" w:rsidRDefault="00124D68" w:rsidP="00013CF3">
      <w:pPr>
        <w:rPr>
          <w:sz w:val="23"/>
          <w:szCs w:val="23"/>
        </w:rPr>
      </w:pPr>
      <w:r>
        <w:rPr>
          <w:sz w:val="23"/>
          <w:szCs w:val="23"/>
        </w:rPr>
        <w:t>Note. A custom table to store the 75% is not relevant as the check needs to be done in all future pay periods to cater for retrospective pay rises and to be aligned with when the employee change from one claim to the next.</w:t>
      </w:r>
    </w:p>
    <w:p w14:paraId="5A9A1D08" w14:textId="77777777" w:rsidR="00124D68" w:rsidRDefault="00124D68" w:rsidP="00013CF3">
      <w:pPr>
        <w:rPr>
          <w:sz w:val="23"/>
          <w:szCs w:val="23"/>
        </w:rPr>
      </w:pPr>
    </w:p>
    <w:p w14:paraId="2D1C14B5" w14:textId="77777777" w:rsidR="00AE6B69" w:rsidRDefault="00124D68" w:rsidP="00013CF3">
      <w:pPr>
        <w:rPr>
          <w:sz w:val="23"/>
          <w:szCs w:val="23"/>
        </w:rPr>
      </w:pPr>
      <w:r>
        <w:rPr>
          <w:sz w:val="23"/>
          <w:szCs w:val="23"/>
        </w:rPr>
        <w:lastRenderedPageBreak/>
        <w:t xml:space="preserve">Payroll put the 75% WT through existing fortnight period </w:t>
      </w:r>
      <w:r w:rsidR="00AE6B69">
        <w:rPr>
          <w:sz w:val="23"/>
          <w:szCs w:val="23"/>
        </w:rPr>
        <w:t xml:space="preserve">calculations </w:t>
      </w:r>
      <w:r w:rsidR="00AE6B69" w:rsidRPr="00AE6B69">
        <w:rPr>
          <w:sz w:val="23"/>
          <w:szCs w:val="23"/>
          <w:highlight w:val="red"/>
        </w:rPr>
        <w:t>a</w:t>
      </w:r>
      <w:r w:rsidRPr="00AE6B69">
        <w:rPr>
          <w:sz w:val="23"/>
          <w:szCs w:val="23"/>
          <w:highlight w:val="red"/>
        </w:rPr>
        <w:t xml:space="preserve">s would </w:t>
      </w:r>
      <w:r w:rsidR="00AE6B69" w:rsidRPr="00AE6B69">
        <w:rPr>
          <w:sz w:val="23"/>
          <w:szCs w:val="23"/>
          <w:highlight w:val="red"/>
        </w:rPr>
        <w:t>WT</w:t>
      </w:r>
      <w:r w:rsidRPr="00AE6B69">
        <w:rPr>
          <w:sz w:val="23"/>
          <w:szCs w:val="23"/>
          <w:highlight w:val="red"/>
        </w:rPr>
        <w:t xml:space="preserve"> </w:t>
      </w:r>
      <w:r w:rsidR="00AE6B69" w:rsidRPr="00AE6B69">
        <w:rPr>
          <w:sz w:val="23"/>
          <w:szCs w:val="23"/>
          <w:highlight w:val="red"/>
        </w:rPr>
        <w:t>1050</w:t>
      </w:r>
      <w:r w:rsidR="00AE6B69">
        <w:rPr>
          <w:sz w:val="23"/>
          <w:szCs w:val="23"/>
        </w:rPr>
        <w:t xml:space="preserve"> currently.  Note WT 1000 creates WT0100 in SAP fortnight calculations and we do not want this to happen for the ‘salary’.  </w:t>
      </w:r>
    </w:p>
    <w:p w14:paraId="11BD9A57" w14:textId="3D023B84" w:rsidR="00124D68" w:rsidRDefault="00AE6B69" w:rsidP="00013CF3">
      <w:pPr>
        <w:rPr>
          <w:sz w:val="23"/>
          <w:szCs w:val="23"/>
        </w:rPr>
      </w:pPr>
      <w:r w:rsidRPr="00AE6B69">
        <w:rPr>
          <w:sz w:val="23"/>
          <w:szCs w:val="23"/>
          <w:highlight w:val="yellow"/>
        </w:rPr>
        <w:t xml:space="preserve">Concerns with ‘one’ salary vs multiple </w:t>
      </w:r>
      <w:proofErr w:type="gramStart"/>
      <w:r w:rsidRPr="00AE6B69">
        <w:rPr>
          <w:sz w:val="23"/>
          <w:szCs w:val="23"/>
          <w:highlight w:val="yellow"/>
        </w:rPr>
        <w:t>WT’s</w:t>
      </w:r>
      <w:proofErr w:type="gramEnd"/>
      <w:r w:rsidRPr="00AE6B69">
        <w:rPr>
          <w:sz w:val="23"/>
          <w:szCs w:val="23"/>
          <w:highlight w:val="yellow"/>
        </w:rPr>
        <w:t xml:space="preserve"> for base and loading will be assessed when we check the fortnight formation.</w:t>
      </w:r>
      <w:r>
        <w:rPr>
          <w:sz w:val="23"/>
          <w:szCs w:val="23"/>
        </w:rPr>
        <w:t xml:space="preserve"> </w:t>
      </w:r>
    </w:p>
    <w:p w14:paraId="5D3C4EB7" w14:textId="77777777" w:rsidR="00AE6B69" w:rsidRDefault="00AE6B69" w:rsidP="00013CF3">
      <w:pPr>
        <w:rPr>
          <w:sz w:val="23"/>
          <w:szCs w:val="23"/>
        </w:rPr>
      </w:pPr>
    </w:p>
    <w:p w14:paraId="6288DF5E" w14:textId="2B115007" w:rsidR="00AE6B69" w:rsidRDefault="00AE6B69" w:rsidP="00AE6B69">
      <w:pPr>
        <w:pStyle w:val="Heading3"/>
      </w:pPr>
      <w:bookmarkStart w:id="19" w:name="_Toc205482190"/>
      <w:r>
        <w:t>External earnings</w:t>
      </w:r>
      <w:bookmarkEnd w:id="19"/>
    </w:p>
    <w:p w14:paraId="19F6E002" w14:textId="3B3CDC78" w:rsidR="00AE6B69" w:rsidRDefault="00AE6B69" w:rsidP="00AE6B69">
      <w:r>
        <w:t>One new WT will be created to be used as external earnings.</w:t>
      </w:r>
    </w:p>
    <w:p w14:paraId="105F36F3" w14:textId="77777777" w:rsidR="00FC5A74" w:rsidRDefault="00AE6B69" w:rsidP="00AE6B69">
      <w:r>
        <w:t xml:space="preserve">It will be </w:t>
      </w:r>
      <w:r w:rsidR="00FC5A74">
        <w:t xml:space="preserve">entered in </w:t>
      </w:r>
      <w:proofErr w:type="gramStart"/>
      <w:r w:rsidR="00FC5A74">
        <w:t>OLIMS</w:t>
      </w:r>
      <w:proofErr w:type="gramEnd"/>
      <w:r w:rsidR="00FC5A74">
        <w:t xml:space="preserve"> and it will integrate to IT0015 once of payments and deductions.</w:t>
      </w:r>
    </w:p>
    <w:p w14:paraId="1CC6E462" w14:textId="77777777" w:rsidR="00FC5A74" w:rsidRDefault="00FC5A74" w:rsidP="00AE6B69">
      <w:r>
        <w:t>Data entry will be dated by the business to align with the pay week where the external earning was relevant.  The supplementary pay for the ‘week’ will be impacted aligned with the effective date.</w:t>
      </w:r>
    </w:p>
    <w:p w14:paraId="41EB75B5" w14:textId="16D7A92B" w:rsidR="00FC5A74" w:rsidRDefault="00FC5A74" w:rsidP="00AE6B69">
      <w:r>
        <w:t xml:space="preserve">WT 9WCO is to co-exist with the external earning </w:t>
      </w:r>
      <w:r w:rsidR="00FA5D69">
        <w:t>to</w:t>
      </w:r>
      <w:r>
        <w:t xml:space="preserve"> have an effect.</w:t>
      </w:r>
    </w:p>
    <w:p w14:paraId="48B3F857" w14:textId="77777777" w:rsidR="00FC5A74" w:rsidRDefault="00FC5A74" w:rsidP="00AE6B69"/>
    <w:p w14:paraId="5F329235" w14:textId="77777777" w:rsidR="00FC5A74" w:rsidRDefault="00FC5A74" w:rsidP="00FC5A74">
      <w:pPr>
        <w:pStyle w:val="Heading3"/>
      </w:pPr>
      <w:bookmarkStart w:id="20" w:name="_Toc205482191"/>
      <w:r>
        <w:t>Supplementary payment calculation</w:t>
      </w:r>
      <w:bookmarkEnd w:id="20"/>
    </w:p>
    <w:p w14:paraId="2EA759AA" w14:textId="2A99D313" w:rsidR="00FC5A74" w:rsidRPr="00FC5A74" w:rsidRDefault="00FC5A74" w:rsidP="00FC5A74">
      <w:r>
        <w:t>At first the supplementary payment is calculated per week:</w:t>
      </w:r>
    </w:p>
    <w:p w14:paraId="1D05D570" w14:textId="77777777" w:rsidR="00FC5A74" w:rsidRDefault="00FC5A74" w:rsidP="00FC5A74">
      <w:r>
        <w:t>‘Salary’ as a fortnight value / 2 factored by working planned hours (current factor process)</w:t>
      </w:r>
    </w:p>
    <w:p w14:paraId="0C73CC9F" w14:textId="77777777" w:rsidR="00FC5A74" w:rsidRDefault="00FC5A74" w:rsidP="00FC5A74">
      <w:r>
        <w:t>Minus</w:t>
      </w:r>
    </w:p>
    <w:p w14:paraId="187EE86A" w14:textId="77777777" w:rsidR="00FC5A74" w:rsidRDefault="00FC5A74" w:rsidP="00FC5A74">
      <w:r>
        <w:t>Actual earnings *WT 9WCA (as used for period 1)</w:t>
      </w:r>
    </w:p>
    <w:p w14:paraId="67AC47BF" w14:textId="77777777" w:rsidR="00FC5A74" w:rsidRDefault="00FC5A74" w:rsidP="00FC5A74">
      <w:r>
        <w:t>Minus</w:t>
      </w:r>
    </w:p>
    <w:p w14:paraId="1FF81BEB" w14:textId="6F1BCCC2" w:rsidR="00AE6B69" w:rsidRDefault="00FC5A74" w:rsidP="00FC5A74">
      <w:r>
        <w:t xml:space="preserve">External earnings  </w:t>
      </w:r>
    </w:p>
    <w:p w14:paraId="30D18DFF" w14:textId="35D4F9ED" w:rsidR="00FC5A74" w:rsidRDefault="00FC5A74" w:rsidP="00FC5A74">
      <w:r>
        <w:t xml:space="preserve">Minus </w:t>
      </w:r>
    </w:p>
    <w:p w14:paraId="71608A10" w14:textId="012D1084" w:rsidR="00FC5A74" w:rsidRDefault="00FC5A74" w:rsidP="00FC5A74">
      <w:r>
        <w:t xml:space="preserve">Workers compensation </w:t>
      </w:r>
      <w:proofErr w:type="gramStart"/>
      <w:r w:rsidRPr="00FC5A74">
        <w:rPr>
          <w:highlight w:val="yellow"/>
        </w:rPr>
        <w:t>WT ????</w:t>
      </w:r>
      <w:proofErr w:type="gramEnd"/>
      <w:r w:rsidRPr="00FC5A74">
        <w:rPr>
          <w:highlight w:val="yellow"/>
        </w:rPr>
        <w:t xml:space="preserve"> 4901?</w:t>
      </w:r>
    </w:p>
    <w:p w14:paraId="723D44B8" w14:textId="77777777" w:rsidR="00FC5A74" w:rsidRDefault="00FC5A74" w:rsidP="00FC5A74"/>
    <w:p w14:paraId="286DC337" w14:textId="35613950" w:rsidR="00FC5A74" w:rsidRDefault="00FC5A74" w:rsidP="00FC5A74">
      <w:r>
        <w:t xml:space="preserve">Assumption: </w:t>
      </w:r>
      <w:r w:rsidRPr="00FC5A74">
        <w:rPr>
          <w:highlight w:val="yellow"/>
        </w:rPr>
        <w:t>Factoring based on planned working hours/current process to be reviewed for the same</w:t>
      </w:r>
    </w:p>
    <w:p w14:paraId="57A68E25" w14:textId="77777777" w:rsidR="00FC5A74" w:rsidRDefault="00FC5A74" w:rsidP="00FC5A74"/>
    <w:p w14:paraId="583E0773" w14:textId="4F27440D" w:rsidR="00E0099C" w:rsidRDefault="00E0099C" w:rsidP="00FC5A74">
      <w:pPr>
        <w:pStyle w:val="Heading3"/>
      </w:pPr>
      <w:bookmarkStart w:id="21" w:name="_Toc205482192"/>
      <w:r>
        <w:t>Manual adjustment WT for period 2</w:t>
      </w:r>
      <w:bookmarkEnd w:id="21"/>
    </w:p>
    <w:p w14:paraId="7FD0319F" w14:textId="77777777" w:rsidR="00E0099C" w:rsidRPr="00E0099C" w:rsidRDefault="00E0099C" w:rsidP="00E0099C"/>
    <w:p w14:paraId="678ABD60" w14:textId="5865E639" w:rsidR="00FC5A74" w:rsidRDefault="00FC5A74" w:rsidP="00FC5A74">
      <w:pPr>
        <w:pStyle w:val="Heading3"/>
      </w:pPr>
      <w:bookmarkStart w:id="22" w:name="_Toc205482193"/>
      <w:r>
        <w:t>Monthly cap</w:t>
      </w:r>
      <w:bookmarkEnd w:id="22"/>
    </w:p>
    <w:p w14:paraId="4BAF830E" w14:textId="47EBEA24" w:rsidR="007F28E0" w:rsidRDefault="007F28E0" w:rsidP="007F28E0">
      <w:pPr>
        <w:pStyle w:val="Heading3"/>
      </w:pPr>
      <w:bookmarkStart w:id="23" w:name="_Toc205482194"/>
      <w:r>
        <w:t>Options</w:t>
      </w:r>
      <w:bookmarkEnd w:id="23"/>
    </w:p>
    <w:p w14:paraId="5DD51207" w14:textId="5292C9D6" w:rsidR="007F28E0" w:rsidRPr="007F28E0" w:rsidRDefault="007F28E0" w:rsidP="007F28E0">
      <w:pPr>
        <w:pStyle w:val="Heading4"/>
      </w:pPr>
      <w:bookmarkStart w:id="24" w:name="_Toc205482195"/>
      <w:r>
        <w:t>Option a Use the SAP monthly totals</w:t>
      </w:r>
      <w:bookmarkEnd w:id="24"/>
    </w:p>
    <w:p w14:paraId="168190AB" w14:textId="236097E2" w:rsidR="00FC5A74" w:rsidRDefault="00FC5A74" w:rsidP="00FC5A74">
      <w:r>
        <w:t>SAP has an option to report on monthly totals as it has for yearly totals.</w:t>
      </w:r>
    </w:p>
    <w:p w14:paraId="3222A677" w14:textId="2F116E02" w:rsidR="00FC5A74" w:rsidRDefault="00FC5A74" w:rsidP="00FC5A74">
      <w:r>
        <w:t>Monthly totals are not defined exactly to EOM.</w:t>
      </w:r>
      <w:r w:rsidR="00600309">
        <w:t xml:space="preserve">  It includes pay periods based on one of the </w:t>
      </w:r>
      <w:proofErr w:type="gramStart"/>
      <w:r w:rsidR="00600309">
        <w:t>below  options</w:t>
      </w:r>
      <w:proofErr w:type="gramEnd"/>
      <w:r w:rsidR="00600309">
        <w:t xml:space="preserve"> (saved in </w:t>
      </w:r>
      <w:r w:rsidR="00600309" w:rsidRPr="00600309">
        <w:t>T54C1)</w:t>
      </w:r>
      <w:r w:rsidR="00600309">
        <w:t>:</w:t>
      </w:r>
    </w:p>
    <w:p w14:paraId="54E195E3" w14:textId="77777777" w:rsidR="00600309" w:rsidRDefault="00600309" w:rsidP="00600309">
      <w:r>
        <w:t xml:space="preserve">    Payment day for period</w:t>
      </w:r>
    </w:p>
    <w:p w14:paraId="6D3FF7F5" w14:textId="77777777" w:rsidR="00600309" w:rsidRDefault="00600309" w:rsidP="00600309">
      <w:r>
        <w:lastRenderedPageBreak/>
        <w:t>1   Start date for period</w:t>
      </w:r>
    </w:p>
    <w:p w14:paraId="27CCE07C" w14:textId="4A1871AE" w:rsidR="00600309" w:rsidRDefault="00600309" w:rsidP="00600309">
      <w:r>
        <w:t>2   End date for period</w:t>
      </w:r>
    </w:p>
    <w:p w14:paraId="49F57441" w14:textId="2EDE4BE0" w:rsidR="00600309" w:rsidRDefault="00600309" w:rsidP="00600309">
      <w:r>
        <w:br/>
        <w:t xml:space="preserve">At </w:t>
      </w:r>
      <w:proofErr w:type="spellStart"/>
      <w:r>
        <w:t>NSWPf</w:t>
      </w:r>
      <w:proofErr w:type="spellEnd"/>
      <w:r>
        <w:t xml:space="preserve"> the payment day and the end date are the same. </w:t>
      </w:r>
    </w:p>
    <w:p w14:paraId="3D659588" w14:textId="010363DA" w:rsidR="00600309" w:rsidRDefault="00600309" w:rsidP="00600309">
      <w:r>
        <w:t>NSWPF defined the pay periods to be included in the month based on pay date/period end date.</w:t>
      </w:r>
    </w:p>
    <w:p w14:paraId="28C26B6A" w14:textId="6FAB8D82" w:rsidR="00600309" w:rsidRDefault="00600309" w:rsidP="00600309">
      <w:r>
        <w:t xml:space="preserve">TBC if the Monthly total of the supplementary payment can be used to check against the monthly cap and if it exceeds, then create a negative in to offset the total of the supplementary payments for the month.   Hence compare the Monthly total of the supplementary and create a negative for the same supplementary if it exceeds.  </w:t>
      </w:r>
    </w:p>
    <w:p w14:paraId="248A0D44" w14:textId="77777777" w:rsidR="007F28E0" w:rsidRDefault="007F28E0" w:rsidP="007F28E0">
      <w:pPr>
        <w:pStyle w:val="Heading4"/>
      </w:pPr>
      <w:bookmarkStart w:id="25" w:name="_Toc205482196"/>
      <w:r>
        <w:t xml:space="preserve">Option b </w:t>
      </w:r>
      <w:proofErr w:type="gramStart"/>
      <w:r>
        <w:t>define</w:t>
      </w:r>
      <w:proofErr w:type="gramEnd"/>
      <w:r>
        <w:t xml:space="preserve"> a fortnight cap</w:t>
      </w:r>
      <w:bookmarkEnd w:id="25"/>
    </w:p>
    <w:p w14:paraId="6D999D2A" w14:textId="06F0D92A" w:rsidR="00FC5A74" w:rsidRDefault="007F28E0" w:rsidP="007F28E0">
      <w:r>
        <w:t xml:space="preserve">Create a fortnight cap as the monthly cap divided by </w:t>
      </w:r>
      <w:r w:rsidRPr="007F28E0">
        <w:t>26</w:t>
      </w:r>
      <w:r>
        <w:t>.</w:t>
      </w:r>
      <w:r w:rsidRPr="007F28E0">
        <w:t>08929</w:t>
      </w:r>
      <w:r>
        <w:t>.</w:t>
      </w:r>
    </w:p>
    <w:p w14:paraId="6CFBA600" w14:textId="20B70DAE" w:rsidR="007F28E0" w:rsidRDefault="007F28E0" w:rsidP="007F28E0">
      <w:r>
        <w:t>Apply the fortnight cap to the total fortnight supplementary payment</w:t>
      </w:r>
    </w:p>
    <w:p w14:paraId="435D58CE" w14:textId="42CAC8BA" w:rsidR="007F28E0" w:rsidRDefault="007F28E0" w:rsidP="007F28E0">
      <w:pPr>
        <w:pStyle w:val="Heading4"/>
      </w:pPr>
      <w:bookmarkStart w:id="26" w:name="_Toc205482197"/>
      <w:r>
        <w:t>Option c Complex build for factors to EOM</w:t>
      </w:r>
      <w:bookmarkEnd w:id="26"/>
    </w:p>
    <w:p w14:paraId="4CA124B8" w14:textId="77777777" w:rsidR="007C593C" w:rsidRDefault="007C593C" w:rsidP="007C593C"/>
    <w:p w14:paraId="7650D2BE" w14:textId="4F939378" w:rsidR="007C593C" w:rsidRDefault="007C593C" w:rsidP="007C593C">
      <w:pPr>
        <w:pStyle w:val="Heading1"/>
      </w:pPr>
      <w:bookmarkStart w:id="27" w:name="_Toc205482198"/>
      <w:r>
        <w:t>SAP configuration period Oct ’25 release</w:t>
      </w:r>
      <w:r w:rsidR="00253957">
        <w:t xml:space="preserve"> Phase 4</w:t>
      </w:r>
      <w:r>
        <w:t>.</w:t>
      </w:r>
      <w:bookmarkEnd w:id="27"/>
    </w:p>
    <w:p w14:paraId="623AB1C0" w14:textId="7F81BBE7" w:rsidR="00F9296C" w:rsidRDefault="00F9296C" w:rsidP="00F9296C">
      <w:pPr>
        <w:pStyle w:val="Heading2"/>
      </w:pPr>
      <w:bookmarkStart w:id="28" w:name="_Oct’25_go_live"/>
      <w:bookmarkStart w:id="29" w:name="_Toc205482199"/>
      <w:bookmarkEnd w:id="28"/>
      <w:r>
        <w:t>Oct’25 go live date.</w:t>
      </w:r>
      <w:bookmarkEnd w:id="29"/>
    </w:p>
    <w:p w14:paraId="0490D923" w14:textId="386A774E" w:rsidR="00B3459D" w:rsidRDefault="00F9296C" w:rsidP="00F9296C">
      <w:r>
        <w:t xml:space="preserve">Go live </w:t>
      </w:r>
      <w:r w:rsidR="006F196D">
        <w:t xml:space="preserve">migration of transports </w:t>
      </w:r>
      <w:r>
        <w:t>can be before</w:t>
      </w:r>
      <w:r w:rsidR="00594AD6">
        <w:t>,</w:t>
      </w:r>
      <w:r>
        <w:t xml:space="preserve"> but needs to be ready for processing in</w:t>
      </w:r>
      <w:r w:rsidR="00594AD6">
        <w:t>:</w:t>
      </w:r>
      <w:r>
        <w:t xml:space="preserve"> </w:t>
      </w:r>
    </w:p>
    <w:p w14:paraId="732D4D7E" w14:textId="482312B1" w:rsidR="00F9296C" w:rsidRDefault="00F9296C" w:rsidP="00B3459D">
      <w:pPr>
        <w:ind w:firstLine="720"/>
      </w:pPr>
      <w:r>
        <w:t>pay 9 2025 (</w:t>
      </w:r>
      <w:r w:rsidRPr="00F9296C">
        <w:t>10.10.2025     To    23.10.2025</w:t>
      </w:r>
      <w:r>
        <w:t xml:space="preserve">). </w:t>
      </w:r>
    </w:p>
    <w:p w14:paraId="647D7125" w14:textId="77777777" w:rsidR="00594AD6" w:rsidRDefault="00594AD6" w:rsidP="00F9296C">
      <w:r>
        <w:t xml:space="preserve">Most changes are not date driven.  </w:t>
      </w:r>
    </w:p>
    <w:p w14:paraId="18CBF99F" w14:textId="63FCD4F9" w:rsidR="00594AD6" w:rsidRDefault="00594AD6" w:rsidP="00F9296C">
      <w:r>
        <w:t>Where changes are date driven</w:t>
      </w:r>
      <w:r w:rsidR="0022417C">
        <w:t xml:space="preserve"> to be effective from go live</w:t>
      </w:r>
      <w:r>
        <w:t xml:space="preserve">, then the effective dating of the changes are to align with whether the calculations occur in retro or in the current pay period.  </w:t>
      </w:r>
      <w:proofErr w:type="spellStart"/>
      <w:r>
        <w:t>Eg.</w:t>
      </w:r>
      <w:proofErr w:type="spellEnd"/>
      <w:r>
        <w:t xml:space="preserve"> </w:t>
      </w:r>
      <w:r w:rsidR="00F9296C">
        <w:t xml:space="preserve">EPSS </w:t>
      </w:r>
      <w:r w:rsidR="002A11D7">
        <w:t xml:space="preserve">supplementary payments </w:t>
      </w:r>
      <w:r w:rsidR="00F9296C">
        <w:t>calculate in retrospect</w:t>
      </w:r>
      <w:r>
        <w:t xml:space="preserve"> whereas Insurance premiums </w:t>
      </w:r>
      <w:proofErr w:type="gramStart"/>
      <w:r>
        <w:t>calculates</w:t>
      </w:r>
      <w:proofErr w:type="gramEnd"/>
      <w:r>
        <w:t xml:space="preserve"> in the current period</w:t>
      </w:r>
      <w:r w:rsidR="00F9296C">
        <w:t xml:space="preserve">. </w:t>
      </w:r>
    </w:p>
    <w:p w14:paraId="04E511F6" w14:textId="7D678B69" w:rsidR="00B3459D" w:rsidRDefault="002A11D7" w:rsidP="00F9296C">
      <w:r>
        <w:t xml:space="preserve">Transport migration </w:t>
      </w:r>
      <w:r w:rsidR="00594AD6">
        <w:t xml:space="preserve">ready for pay 9 2025 but with retro calculations (like EPSS payments), will typically need </w:t>
      </w:r>
      <w:r>
        <w:t xml:space="preserve">effective dating </w:t>
      </w:r>
      <w:r w:rsidR="00594AD6">
        <w:t xml:space="preserve">relevant from </w:t>
      </w:r>
      <w:r w:rsidR="00594AD6" w:rsidRPr="00594AD6">
        <w:rPr>
          <w:i/>
          <w:iCs/>
        </w:rPr>
        <w:t>go live only</w:t>
      </w:r>
      <w:r w:rsidR="00594AD6">
        <w:t xml:space="preserve">, to be pay 8 2025.  </w:t>
      </w:r>
    </w:p>
    <w:p w14:paraId="7EB8F953" w14:textId="225CDD18" w:rsidR="00B3459D" w:rsidRDefault="00F9296C" w:rsidP="00B3459D">
      <w:pPr>
        <w:ind w:firstLine="720"/>
      </w:pPr>
      <w:r>
        <w:t>pay 8 2025 (</w:t>
      </w:r>
      <w:r w:rsidRPr="006F196D">
        <w:rPr>
          <w:b/>
          <w:bCs/>
        </w:rPr>
        <w:t>26.09.2025</w:t>
      </w:r>
      <w:r w:rsidRPr="00F9296C">
        <w:t xml:space="preserve">     To    09.10.2025</w:t>
      </w:r>
      <w:r>
        <w:t xml:space="preserve">) </w:t>
      </w:r>
    </w:p>
    <w:p w14:paraId="7D423F0E" w14:textId="68F6B2A3" w:rsidR="00F9296C" w:rsidRDefault="00F9296C" w:rsidP="00F9296C">
      <w:r>
        <w:t xml:space="preserve">With the above dates in consideration, migration of changes to production is recommended for cob 03/10/2025 or over the weekend of 4-5 October 2025. That is </w:t>
      </w:r>
      <w:r w:rsidR="00190EE0">
        <w:t>after pay 8 2025 exit. It allows for any manual tasks and to check for issues before pay 9 2025 prelim</w:t>
      </w:r>
      <w:r w:rsidR="00C473B1">
        <w:t xml:space="preserve"> pay </w:t>
      </w:r>
      <w:r w:rsidR="00190EE0">
        <w:t>executes on 14/10/2025.</w:t>
      </w:r>
      <w:r>
        <w:t xml:space="preserve"> </w:t>
      </w:r>
    </w:p>
    <w:p w14:paraId="72DFFDBA" w14:textId="3CF945D7" w:rsidR="00F9296C" w:rsidRDefault="00B3459D" w:rsidP="00F9296C">
      <w:r>
        <w:t>Migration to production prior to th</w:t>
      </w:r>
      <w:r w:rsidR="0022417C">
        <w:t xml:space="preserve">e above dates needs to </w:t>
      </w:r>
      <w:r w:rsidR="00594AD6">
        <w:t>align in a similar fashion as described above.</w:t>
      </w:r>
    </w:p>
    <w:p w14:paraId="24032636" w14:textId="47E30747" w:rsidR="00920D9D" w:rsidRDefault="00920D9D" w:rsidP="00920D9D">
      <w:pPr>
        <w:pStyle w:val="Heading2"/>
      </w:pPr>
      <w:bookmarkStart w:id="30" w:name="_CPI_index_for"/>
      <w:bookmarkStart w:id="31" w:name="_Toc205482200"/>
      <w:bookmarkEnd w:id="30"/>
      <w:r>
        <w:t>Test phases.</w:t>
      </w:r>
      <w:bookmarkEnd w:id="31"/>
    </w:p>
    <w:p w14:paraId="4F3C8099" w14:textId="77777777" w:rsidR="00F25BE1" w:rsidRDefault="00920D9D" w:rsidP="00920D9D">
      <w:r>
        <w:t xml:space="preserve">Due to some changes that are date driven, planning is required to define </w:t>
      </w:r>
      <w:r w:rsidR="00F25BE1">
        <w:t xml:space="preserve">and build test cases that align with the perceived ‘go live’ pay period for date driven changes. </w:t>
      </w:r>
    </w:p>
    <w:p w14:paraId="4F612231" w14:textId="77777777" w:rsidR="00F25BE1" w:rsidRDefault="00F25BE1" w:rsidP="00920D9D">
      <w:r>
        <w:t xml:space="preserve">The date driven changes are ideally the same across all test platforms and only changes again when changes are migrated to production. </w:t>
      </w:r>
    </w:p>
    <w:p w14:paraId="5A358C32" w14:textId="4C17359F" w:rsidR="00F25BE1" w:rsidRDefault="00F25BE1" w:rsidP="00920D9D">
      <w:r>
        <w:lastRenderedPageBreak/>
        <w:t xml:space="preserve">The majority of the changes are not date </w:t>
      </w:r>
      <w:proofErr w:type="gramStart"/>
      <w:r>
        <w:t>driven,</w:t>
      </w:r>
      <w:proofErr w:type="gramEnd"/>
      <w:r>
        <w:t xml:space="preserve"> therefore the proposal is to isolate the date driven test cases based on defined ‘test’ go live date. </w:t>
      </w:r>
    </w:p>
    <w:p w14:paraId="1C8FB7FA" w14:textId="4199716B" w:rsidR="00F25BE1" w:rsidRPr="00920D9D" w:rsidRDefault="00F25BE1" w:rsidP="00F25BE1">
      <w:r>
        <w:t xml:space="preserve">This will limit the undo and redo of configuration and allows test cases to remain valid across systems until the final change for the actual go live.  </w:t>
      </w:r>
    </w:p>
    <w:p w14:paraId="1BCBC6A7" w14:textId="03F45047" w:rsidR="00533764" w:rsidRDefault="00533764" w:rsidP="00920D9D">
      <w:r>
        <w:t>DTT requires SAP support to assist with test data creation for unit testing due to the nature of OLIMS integration with SAP.</w:t>
      </w:r>
    </w:p>
    <w:p w14:paraId="2926AC27" w14:textId="60C6440A" w:rsidR="00533764" w:rsidRDefault="00533764" w:rsidP="00920D9D">
      <w:r>
        <w:t>Test data is required to cover PBRI, EPSS period 1 and period 2 in combinations that will cover the areas of change.   The test data is to be created asap not to slow</w:t>
      </w:r>
      <w:r w:rsidR="00F25BE1">
        <w:t xml:space="preserve"> down</w:t>
      </w:r>
      <w:r>
        <w:t xml:space="preserve"> build and unit test</w:t>
      </w:r>
      <w:r w:rsidR="00F25BE1">
        <w:t xml:space="preserve"> time</w:t>
      </w:r>
      <w:r>
        <w:t xml:space="preserve">. </w:t>
      </w:r>
    </w:p>
    <w:p w14:paraId="4EEEC03C" w14:textId="6EE00A97" w:rsidR="005D4A4A" w:rsidRDefault="005D4A4A" w:rsidP="001D0443">
      <w:pPr>
        <w:pStyle w:val="Heading2"/>
        <w:ind w:firstLine="720"/>
      </w:pPr>
      <w:bookmarkStart w:id="32" w:name="_Toc205482201"/>
      <w:r w:rsidRPr="005D4A4A">
        <w:t>Period 2 CPI and Weekly cap increases</w:t>
      </w:r>
      <w:bookmarkEnd w:id="32"/>
    </w:p>
    <w:p w14:paraId="2BC39649" w14:textId="102DFA79" w:rsidR="00984FEE" w:rsidRDefault="00984FEE" w:rsidP="00984FEE">
      <w:pPr>
        <w:pStyle w:val="Heading3"/>
      </w:pPr>
      <w:bookmarkStart w:id="33" w:name="_Current_setup/issue"/>
      <w:bookmarkStart w:id="34" w:name="_Toc205482202"/>
      <w:bookmarkEnd w:id="33"/>
      <w:r>
        <w:t>Current setup/issue</w:t>
      </w:r>
      <w:bookmarkEnd w:id="34"/>
    </w:p>
    <w:p w14:paraId="1D81BAF1" w14:textId="02A9BB0B" w:rsidR="00C837E0" w:rsidRDefault="00C837E0" w:rsidP="00C837E0">
      <w:pPr>
        <w:pStyle w:val="Heading4"/>
      </w:pPr>
      <w:bookmarkStart w:id="35" w:name="_Period_2_salary"/>
      <w:bookmarkStart w:id="36" w:name="_Toc205482203"/>
      <w:bookmarkEnd w:id="35"/>
      <w:r>
        <w:t>Period 2 salary</w:t>
      </w:r>
      <w:bookmarkEnd w:id="36"/>
    </w:p>
    <w:p w14:paraId="31007BAC" w14:textId="53ACA654" w:rsidR="00984FEE" w:rsidRDefault="00984FEE" w:rsidP="00984FEE">
      <w:r>
        <w:t xml:space="preserve">Period 2 salary is as per the </w:t>
      </w:r>
      <w:r w:rsidR="001F5E1F">
        <w:t xml:space="preserve">end of the period 1 </w:t>
      </w:r>
      <w:r>
        <w:t xml:space="preserve">end date </w:t>
      </w:r>
      <w:r w:rsidR="001F5E1F">
        <w:t xml:space="preserve">(end of week 39). </w:t>
      </w:r>
      <w:r>
        <w:t xml:space="preserve"> This date is currently used ongoing.</w:t>
      </w:r>
    </w:p>
    <w:p w14:paraId="3646FD06" w14:textId="21CA551A" w:rsidR="00984FEE" w:rsidRDefault="00984FEE" w:rsidP="00984FEE">
      <w:r>
        <w:t xml:space="preserve">The requirement is to increase the </w:t>
      </w:r>
      <w:r w:rsidRPr="001F5E1F">
        <w:t xml:space="preserve">period 2 salary </w:t>
      </w:r>
      <w:r>
        <w:t>cumulative with a yearly CPI index.</w:t>
      </w:r>
      <w:r w:rsidR="00823239">
        <w:t xml:space="preserve">  </w:t>
      </w:r>
      <w:r w:rsidR="001F5E1F">
        <w:t>Period 3 salary will also receive this index once build in a future release.</w:t>
      </w:r>
    </w:p>
    <w:p w14:paraId="6BD0AB56" w14:textId="197C033B" w:rsidR="00815C0E" w:rsidRPr="001F5E1F" w:rsidRDefault="001F5E1F" w:rsidP="00984FEE">
      <w:r w:rsidRPr="001F5E1F">
        <w:t xml:space="preserve">The CPI </w:t>
      </w:r>
      <w:r w:rsidR="00815C0E" w:rsidRPr="001F5E1F">
        <w:t>percentage will only have 2 decimals.</w:t>
      </w:r>
    </w:p>
    <w:p w14:paraId="683DBD24" w14:textId="4594AFEC" w:rsidR="00815C0E" w:rsidRDefault="00047C89" w:rsidP="00984FEE">
      <w:r>
        <w:t>The</w:t>
      </w:r>
      <w:r w:rsidR="00815C0E">
        <w:t xml:space="preserve"> effective date for the CPI constant </w:t>
      </w:r>
      <w:r w:rsidR="00C837E0">
        <w:t>is always t</w:t>
      </w:r>
      <w:r w:rsidR="00815C0E">
        <w:t xml:space="preserve">he </w:t>
      </w:r>
      <w:r>
        <w:t>1</w:t>
      </w:r>
      <w:r w:rsidRPr="00047C89">
        <w:rPr>
          <w:vertAlign w:val="superscript"/>
        </w:rPr>
        <w:t>st</w:t>
      </w:r>
      <w:r>
        <w:t xml:space="preserve"> of October</w:t>
      </w:r>
      <w:r w:rsidR="00823239">
        <w:t xml:space="preserve"> and a pay split is required </w:t>
      </w:r>
      <w:r w:rsidR="00C837E0">
        <w:t xml:space="preserve">effective 1 October </w:t>
      </w:r>
      <w:r w:rsidR="00823239">
        <w:t xml:space="preserve">to accommodate pay periods that cross 1 October </w:t>
      </w:r>
      <w:r w:rsidR="00C837E0">
        <w:t>for EPSS employees that are eligible for potential P2</w:t>
      </w:r>
      <w:r w:rsidR="00C837E0" w:rsidRPr="001F5E1F">
        <w:t xml:space="preserve">/P3 </w:t>
      </w:r>
      <w:r w:rsidR="00C837E0">
        <w:t>payments</w:t>
      </w:r>
      <w:r>
        <w:t xml:space="preserve">. </w:t>
      </w:r>
      <w:r w:rsidR="00815C0E">
        <w:t xml:space="preserve"> </w:t>
      </w:r>
    </w:p>
    <w:p w14:paraId="234962FC" w14:textId="766B0A1A" w:rsidR="00F8608E" w:rsidRDefault="00F8608E" w:rsidP="00984FEE">
      <w:r>
        <w:t>An enhancement to the OLIMS period 2 salary display to showcase the CPI index impact will be detailed in the technical design.</w:t>
      </w:r>
    </w:p>
    <w:p w14:paraId="5653BF1E" w14:textId="77777777" w:rsidR="00F8608E" w:rsidRDefault="00F8608E" w:rsidP="00984FEE">
      <w:r>
        <w:t xml:space="preserve">The CPI index percentage is date driven. </w:t>
      </w:r>
    </w:p>
    <w:p w14:paraId="41F31EC1" w14:textId="337E7E47" w:rsidR="00F8608E" w:rsidRDefault="00F8608E" w:rsidP="00984FEE">
      <w:r>
        <w:t xml:space="preserve">System changes are not date driven other than by implication due to the date driven CPI indexed rates.   </w:t>
      </w:r>
    </w:p>
    <w:p w14:paraId="4A1C33A5" w14:textId="494D2564" w:rsidR="00823239" w:rsidRPr="00C837E0" w:rsidRDefault="00823239" w:rsidP="00823239">
      <w:pPr>
        <w:rPr>
          <w:b/>
          <w:bCs/>
        </w:rPr>
      </w:pPr>
      <w:r w:rsidRPr="00C837E0">
        <w:rPr>
          <w:b/>
          <w:bCs/>
        </w:rPr>
        <w:t xml:space="preserve">Payroll Split example: Payroll week 1: 29 sept - 5 Oct  </w:t>
      </w:r>
    </w:p>
    <w:p w14:paraId="36F61191" w14:textId="7EF7B476" w:rsidR="00823239" w:rsidRDefault="00823239" w:rsidP="00823239">
      <w:proofErr w:type="gramStart"/>
      <w:r>
        <w:t>a)Period</w:t>
      </w:r>
      <w:proofErr w:type="gramEnd"/>
      <w:r>
        <w:t xml:space="preserve"> 2 always commence at the start of a pay week. Say P2 commence on 29th of Sept, then the rule is that the CPI apply from 1 Oct 2025:  Require force payroll split effective 1 Oct for relevant EPSS employees.  </w:t>
      </w:r>
      <w:proofErr w:type="spellStart"/>
      <w:r>
        <w:t>Eg.</w:t>
      </w:r>
      <w:proofErr w:type="spellEnd"/>
      <w:r>
        <w:t xml:space="preserve"> P2 salary at the end of P1 (28Sept) = 10K and CPI 3% on 1 Oct, 29Sept-30Sept P2 salary is 10K and 1-5Oct is $10300.  </w:t>
      </w:r>
    </w:p>
    <w:p w14:paraId="190CAC3D" w14:textId="5E43B628" w:rsidR="00823239" w:rsidRDefault="00823239" w:rsidP="00823239">
      <w:proofErr w:type="gramStart"/>
      <w:r>
        <w:t>b)Period</w:t>
      </w:r>
      <w:proofErr w:type="gramEnd"/>
      <w:r>
        <w:t xml:space="preserve"> 2 commence</w:t>
      </w:r>
      <w:r w:rsidR="00C837E0">
        <w:t>d</w:t>
      </w:r>
      <w:r>
        <w:t xml:space="preserve"> in the week of 1-7Jan '25. P2 salary was 10K (at the end of P1). 10K is used.  Pay week 29 Sept to 5Oct is still period 2:   As period 2 started in Jan '25, the 1Oct '25 CPI index is to be applied from 1Oct 25 onwards.  In line with sample a), Say the CPI on 1 Oct'25 is 3%, then 29Sept-30Sept use P2 salary 10K and 1-5 Oct used P2 salary $10300.   A force payroll split is required on 1 Oct.</w:t>
      </w:r>
    </w:p>
    <w:p w14:paraId="0B157892" w14:textId="5CFEE913" w:rsidR="00823239" w:rsidRDefault="00823239" w:rsidP="00823239">
      <w:r>
        <w:t xml:space="preserve"> c) Payroll week 29 Sept - 5 Oct with splits in the week where a</w:t>
      </w:r>
      <w:r w:rsidRPr="001F5E1F">
        <w:rPr>
          <w:b/>
          <w:bCs/>
        </w:rPr>
        <w:t xml:space="preserve"> P2</w:t>
      </w:r>
      <w:r>
        <w:t xml:space="preserve"> </w:t>
      </w:r>
      <w:r w:rsidR="00C837E0">
        <w:t>i</w:t>
      </w:r>
      <w:r>
        <w:t>ncident is valid 29 Sept to 1 Oct</w:t>
      </w:r>
      <w:r w:rsidR="00C837E0">
        <w:t xml:space="preserve">. The employee moves to a </w:t>
      </w:r>
      <w:r w:rsidR="00C837E0" w:rsidRPr="001F5E1F">
        <w:rPr>
          <w:b/>
          <w:bCs/>
        </w:rPr>
        <w:t>P1</w:t>
      </w:r>
      <w:r w:rsidR="00C837E0">
        <w:t xml:space="preserve"> incident </w:t>
      </w:r>
      <w:r>
        <w:t>from 2-5Oct</w:t>
      </w:r>
      <w:r w:rsidR="00C837E0">
        <w:t>.</w:t>
      </w:r>
      <w:r>
        <w:t xml:space="preserve">   P2 salary at end of P1 =10K, CPI on 1 Oct is 3%</w:t>
      </w:r>
      <w:r w:rsidR="00C837E0">
        <w:t>;</w:t>
      </w:r>
      <w:r>
        <w:t xml:space="preserve"> then P2 salary 29-30Sept is 10K and 1 Oct - 1Oct is $10300.  </w:t>
      </w:r>
      <w:r w:rsidR="00C837E0">
        <w:t>The P2 salary is zero from 2-5Oct as the employee is on a different incident that relates to Period 1.</w:t>
      </w:r>
    </w:p>
    <w:p w14:paraId="51BF2998" w14:textId="192F5E9B" w:rsidR="00823239" w:rsidRDefault="00823239" w:rsidP="00823239">
      <w:r>
        <w:lastRenderedPageBreak/>
        <w:t>d)  Payroll week 29 Sept - 5 Oct with splits in the week where a</w:t>
      </w:r>
      <w:r w:rsidRPr="001F5E1F">
        <w:rPr>
          <w:b/>
          <w:bCs/>
        </w:rPr>
        <w:t xml:space="preserve"> P2</w:t>
      </w:r>
      <w:r>
        <w:t xml:space="preserve"> incident is valid 29 Sept to 30 Sept</w:t>
      </w:r>
      <w:r w:rsidR="00C837E0">
        <w:t>. The employee moves to a</w:t>
      </w:r>
      <w:r w:rsidR="00C837E0" w:rsidRPr="001F5E1F">
        <w:rPr>
          <w:b/>
          <w:bCs/>
        </w:rPr>
        <w:t xml:space="preserve"> P1</w:t>
      </w:r>
      <w:r w:rsidR="00C837E0">
        <w:t xml:space="preserve"> incident from </w:t>
      </w:r>
      <w:r>
        <w:t>1-5Oct</w:t>
      </w:r>
      <w:r w:rsidR="00C837E0">
        <w:t>.</w:t>
      </w:r>
      <w:r>
        <w:t xml:space="preserve">   P2 salary at end of P1 =10K, CPI on 1 Oct is 3%</w:t>
      </w:r>
      <w:r w:rsidR="00C837E0">
        <w:t>;</w:t>
      </w:r>
      <w:r>
        <w:t xml:space="preserve"> then P2 salary 29-30Sept is 10K.</w:t>
      </w:r>
      <w:r w:rsidR="00C837E0">
        <w:t xml:space="preserve">  P2 salary from 1-5Oct is zero as the employee is on a different incident that relates to Period 1.</w:t>
      </w:r>
    </w:p>
    <w:p w14:paraId="2DAB7AAC" w14:textId="01BA41D1" w:rsidR="00823239" w:rsidRDefault="00823239" w:rsidP="00823239">
      <w:r w:rsidRPr="00C837E0">
        <w:rPr>
          <w:b/>
          <w:bCs/>
        </w:rPr>
        <w:t xml:space="preserve">Payroll Split example </w:t>
      </w:r>
      <w:proofErr w:type="gramStart"/>
      <w:r w:rsidRPr="00C837E0">
        <w:rPr>
          <w:b/>
          <w:bCs/>
        </w:rPr>
        <w:t>2 :</w:t>
      </w:r>
      <w:proofErr w:type="gramEnd"/>
      <w:r w:rsidRPr="00C837E0">
        <w:rPr>
          <w:b/>
          <w:bCs/>
        </w:rPr>
        <w:t xml:space="preserve"> </w:t>
      </w:r>
      <w:r w:rsidR="005D18A7">
        <w:rPr>
          <w:b/>
          <w:bCs/>
        </w:rPr>
        <w:t>Period 2 starts in p</w:t>
      </w:r>
      <w:r w:rsidRPr="00C837E0">
        <w:rPr>
          <w:b/>
          <w:bCs/>
        </w:rPr>
        <w:t xml:space="preserve">ayroll week 1 </w:t>
      </w:r>
      <w:r w:rsidR="005D18A7">
        <w:rPr>
          <w:b/>
          <w:bCs/>
        </w:rPr>
        <w:t>that runs from</w:t>
      </w:r>
      <w:r w:rsidRPr="00C837E0">
        <w:rPr>
          <w:b/>
          <w:bCs/>
        </w:rPr>
        <w:t xml:space="preserve"> 1 Oct - 7 Oct</w:t>
      </w:r>
      <w:r w:rsidR="005D18A7">
        <w:rPr>
          <w:b/>
          <w:bCs/>
        </w:rPr>
        <w:t>;</w:t>
      </w:r>
      <w:r>
        <w:t xml:space="preserve">  The indexation </w:t>
      </w:r>
      <w:r w:rsidR="005D18A7">
        <w:t xml:space="preserve">does </w:t>
      </w:r>
      <w:r>
        <w:t xml:space="preserve">NOT </w:t>
      </w:r>
      <w:r w:rsidR="005D18A7">
        <w:t>a</w:t>
      </w:r>
      <w:r>
        <w:t xml:space="preserve">pply. </w:t>
      </w:r>
      <w:r w:rsidR="005D18A7">
        <w:t>Refer</w:t>
      </w:r>
      <w:r>
        <w:t xml:space="preserve"> to the old </w:t>
      </w:r>
      <w:r w:rsidR="005D18A7">
        <w:t xml:space="preserve">weekly </w:t>
      </w:r>
      <w:r>
        <w:t>CAP Constant not the increased constant.</w:t>
      </w:r>
    </w:p>
    <w:p w14:paraId="73427DCF" w14:textId="0F036B90" w:rsidR="00823239" w:rsidRDefault="00823239" w:rsidP="00823239">
      <w:r>
        <w:t xml:space="preserve">e) Pay week 1-7Oct'25 and Period 2 commence in this week. P2 always commence at the start of a week, hence commenced on 1Oct '25.  In this case because P2 did not commence before 1Oct'25 the CPI logic for 1Oct25 is ignored/does not take place. P2 Salary at </w:t>
      </w:r>
      <w:r w:rsidR="005D18A7">
        <w:t xml:space="preserve">the </w:t>
      </w:r>
      <w:r>
        <w:t>end of P</w:t>
      </w:r>
      <w:r w:rsidR="001F5E1F">
        <w:t>eriod</w:t>
      </w:r>
      <w:r>
        <w:t>1 (30Sept)</w:t>
      </w:r>
      <w:r w:rsidR="005D18A7">
        <w:t xml:space="preserve"> </w:t>
      </w:r>
      <w:r>
        <w:t xml:space="preserve">is 10K and for the week 1-7Oct the P2 salary remains 10K.  </w:t>
      </w:r>
      <w:r w:rsidR="005D18A7">
        <w:t>The P2 salary</w:t>
      </w:r>
      <w:r>
        <w:t xml:space="preserve"> remain</w:t>
      </w:r>
      <w:r w:rsidR="005D18A7">
        <w:t>s</w:t>
      </w:r>
      <w:r>
        <w:t xml:space="preserve"> 10K until the CPI increase 1Oct' 26, say with 4%, then </w:t>
      </w:r>
      <w:r w:rsidR="001F5E1F">
        <w:t xml:space="preserve">the </w:t>
      </w:r>
      <w:r>
        <w:t>10K P2 salary increase as per prior samples</w:t>
      </w:r>
      <w:r w:rsidR="001F5E1F">
        <w:t>;</w:t>
      </w:r>
      <w:r>
        <w:t xml:space="preserve"> effective </w:t>
      </w:r>
      <w:r w:rsidR="005D18A7">
        <w:t>1 O</w:t>
      </w:r>
      <w:r>
        <w:t>ct '26 to $10400.</w:t>
      </w:r>
      <w:r w:rsidR="005D18A7">
        <w:t xml:space="preserve"> (10000*1.04). </w:t>
      </w:r>
      <w:r>
        <w:t xml:space="preserve">If the CPI on 1Oct '27 increase with 3%, then in line with prior samples the P2 salary increase effective </w:t>
      </w:r>
      <w:r w:rsidR="005D18A7">
        <w:t>1O</w:t>
      </w:r>
      <w:r>
        <w:t>ct'27 for supplementa</w:t>
      </w:r>
      <w:r w:rsidR="005D18A7">
        <w:t>r</w:t>
      </w:r>
      <w:r>
        <w:t>y payment calculations to $10712</w:t>
      </w:r>
      <w:r w:rsidR="005D18A7">
        <w:t xml:space="preserve"> (10400*1.03)</w:t>
      </w:r>
      <w:r>
        <w:t>.</w:t>
      </w:r>
    </w:p>
    <w:p w14:paraId="58619ACA" w14:textId="13DC4AF6" w:rsidR="00823239" w:rsidRDefault="009310F2" w:rsidP="009310F2">
      <w:pPr>
        <w:pStyle w:val="Heading4"/>
      </w:pPr>
      <w:bookmarkStart w:id="37" w:name="_Toc205482204"/>
      <w:r>
        <w:t>Weekly cap</w:t>
      </w:r>
      <w:bookmarkEnd w:id="37"/>
    </w:p>
    <w:p w14:paraId="686FEBE4" w14:textId="77777777" w:rsidR="005736E7" w:rsidRDefault="00823239" w:rsidP="00823239">
      <w:r>
        <w:t xml:space="preserve">A </w:t>
      </w:r>
      <w:r w:rsidRPr="00823239">
        <w:rPr>
          <w:b/>
          <w:bCs/>
        </w:rPr>
        <w:t>weekly cap</w:t>
      </w:r>
      <w:r>
        <w:t xml:space="preserve"> for Period 2 supplementary payments </w:t>
      </w:r>
      <w:r w:rsidR="00CF5223">
        <w:t xml:space="preserve">(and in later developments for Period 3), </w:t>
      </w:r>
      <w:r>
        <w:t>is in place</w:t>
      </w:r>
      <w:r w:rsidR="005736E7">
        <w:t>,</w:t>
      </w:r>
      <w:r>
        <w:t xml:space="preserve"> utilising SAP constant </w:t>
      </w:r>
      <w:r w:rsidRPr="00815C0E">
        <w:t>ZEPS2</w:t>
      </w:r>
      <w:r>
        <w:t xml:space="preserve"> </w:t>
      </w:r>
      <w:r w:rsidRPr="00CF5223">
        <w:rPr>
          <w:i/>
          <w:iCs/>
        </w:rPr>
        <w:t>Max. EPSS Period 2 Weekly Cap</w:t>
      </w:r>
      <w:r>
        <w:t>.  This cap increases year</w:t>
      </w:r>
      <w:r w:rsidR="005736E7">
        <w:t>ly</w:t>
      </w:r>
      <w:r>
        <w:t xml:space="preserve"> on 1 October</w:t>
      </w:r>
      <w:r w:rsidR="005736E7">
        <w:t>.</w:t>
      </w:r>
      <w:r>
        <w:t xml:space="preserve">   </w:t>
      </w:r>
    </w:p>
    <w:p w14:paraId="416BF2B0" w14:textId="6E89DA6F" w:rsidR="009310F2" w:rsidRDefault="00823239" w:rsidP="00823239">
      <w:r>
        <w:t xml:space="preserve">Currently the </w:t>
      </w:r>
      <w:r w:rsidR="005736E7">
        <w:t xml:space="preserve">weekly </w:t>
      </w:r>
      <w:r>
        <w:t xml:space="preserve">cap is read as </w:t>
      </w:r>
      <w:r w:rsidR="005736E7">
        <w:t xml:space="preserve">at a </w:t>
      </w:r>
      <w:r>
        <w:t>payroll split end date and pro-rated (if there is a payroll split). That implies if P2 has no split in the pay week overlapping with 1 October, then the weekly cap applies to the full week</w:t>
      </w:r>
      <w:r w:rsidR="005736E7">
        <w:t>,</w:t>
      </w:r>
      <w:r>
        <w:t xml:space="preserve"> whereas a </w:t>
      </w:r>
      <w:r w:rsidR="005736E7">
        <w:t xml:space="preserve">pay </w:t>
      </w:r>
      <w:r>
        <w:t>split</w:t>
      </w:r>
      <w:r w:rsidR="005736E7">
        <w:t xml:space="preserve"> effective 1 October,</w:t>
      </w:r>
      <w:r>
        <w:t xml:space="preserve"> could read and pro rate the worth of the weekly cap per payroll split. </w:t>
      </w:r>
    </w:p>
    <w:p w14:paraId="68487B18" w14:textId="0A4C164A" w:rsidR="009310F2" w:rsidRDefault="00823239" w:rsidP="00823239">
      <w:r>
        <w:t xml:space="preserve">That implies a pay </w:t>
      </w:r>
      <w:r w:rsidRPr="0041183F">
        <w:rPr>
          <w:i/>
          <w:iCs/>
        </w:rPr>
        <w:t>week without a split on 1 Oct</w:t>
      </w:r>
      <w:r>
        <w:t>. where the pay week runs from example 29Sept-5 Oct and with a weekly cap increase from $900 to $1000 on 1 October, will in that pay week use $1000 as the weekly cap</w:t>
      </w:r>
      <w:r w:rsidR="009310F2">
        <w:t>.</w:t>
      </w:r>
      <w:r>
        <w:t xml:space="preserve"> </w:t>
      </w:r>
    </w:p>
    <w:p w14:paraId="5D6CA4D8" w14:textId="70F83DD4" w:rsidR="009310F2" w:rsidRDefault="009310F2" w:rsidP="00823239">
      <w:r>
        <w:t xml:space="preserve">Was there a </w:t>
      </w:r>
      <w:r w:rsidR="00823239">
        <w:t xml:space="preserve">payroll split on 1 October, </w:t>
      </w:r>
      <w:r>
        <w:t xml:space="preserve">then </w:t>
      </w:r>
      <w:r w:rsidR="00823239">
        <w:t xml:space="preserve">the total weekly cap would be less, </w:t>
      </w:r>
      <w:proofErr w:type="spellStart"/>
      <w:r w:rsidR="00823239">
        <w:t>eg.</w:t>
      </w:r>
      <w:proofErr w:type="spellEnd"/>
      <w:r w:rsidR="00823239">
        <w:t xml:space="preserve"> if we had 15.2 hours from 29-30Sept and 22.8 hours from 1-5Oct (total 38 hours in week 1), then a split from 29-30Sept will have a weekly cap of 15.2/38/*900=$360</w:t>
      </w:r>
      <w:r w:rsidR="005736E7">
        <w:t>,</w:t>
      </w:r>
      <w:r w:rsidR="00823239">
        <w:t xml:space="preserve"> plus</w:t>
      </w:r>
      <w:r w:rsidR="005736E7">
        <w:t>,</w:t>
      </w:r>
      <w:r w:rsidR="00823239">
        <w:t xml:space="preserve"> for hours from 1Oct to 5 Oct 22.8/38*1000=$600; </w:t>
      </w:r>
      <w:r>
        <w:t xml:space="preserve">bringing the </w:t>
      </w:r>
      <w:r w:rsidR="00823239">
        <w:t xml:space="preserve">total weekly cap </w:t>
      </w:r>
      <w:r>
        <w:t xml:space="preserve">to </w:t>
      </w:r>
      <w:r w:rsidR="00823239">
        <w:t>$</w:t>
      </w:r>
      <w:r w:rsidR="00823239" w:rsidRPr="00823239">
        <w:t xml:space="preserve">960. </w:t>
      </w:r>
    </w:p>
    <w:p w14:paraId="241B9B14" w14:textId="77777777" w:rsidR="009310F2" w:rsidRDefault="00823239" w:rsidP="00823239">
      <w:r w:rsidRPr="00823239">
        <w:t xml:space="preserve">The correct weekly cap </w:t>
      </w:r>
      <w:r w:rsidR="009310F2">
        <w:t xml:space="preserve">for the above example </w:t>
      </w:r>
      <w:r w:rsidRPr="00823239">
        <w:t>is $960</w:t>
      </w:r>
      <w:r w:rsidR="009310F2">
        <w:t>,</w:t>
      </w:r>
      <w:r w:rsidRPr="00823239">
        <w:t xml:space="preserve"> whereas without a split on 1 Oct the weekly cap of $1000 will be used.     </w:t>
      </w:r>
      <w:r>
        <w:t xml:space="preserve"> </w:t>
      </w:r>
    </w:p>
    <w:p w14:paraId="23CBD873" w14:textId="77DEB6DF" w:rsidR="00823239" w:rsidRDefault="00CF5223" w:rsidP="00823239">
      <w:r>
        <w:t xml:space="preserve">A change is required to enforce a </w:t>
      </w:r>
      <w:r w:rsidR="00823239">
        <w:t>pay split on 1 October</w:t>
      </w:r>
      <w:r>
        <w:t xml:space="preserve"> for </w:t>
      </w:r>
      <w:r w:rsidR="00823239">
        <w:t xml:space="preserve">EPSS </w:t>
      </w:r>
      <w:r w:rsidR="00823239" w:rsidRPr="00CF5223">
        <w:t>period 2</w:t>
      </w:r>
      <w:r w:rsidR="00823239">
        <w:t xml:space="preserve"> employees</w:t>
      </w:r>
      <w:r>
        <w:t xml:space="preserve"> (</w:t>
      </w:r>
      <w:r w:rsidR="005736E7">
        <w:t xml:space="preserve">EPSS period 3 </w:t>
      </w:r>
      <w:r>
        <w:t>employees</w:t>
      </w:r>
      <w:r w:rsidR="005736E7">
        <w:t>, when build in the future will also need this change</w:t>
      </w:r>
      <w:r>
        <w:t>)</w:t>
      </w:r>
      <w:r w:rsidR="00823239">
        <w:t xml:space="preserve">. </w:t>
      </w:r>
    </w:p>
    <w:p w14:paraId="584510BB" w14:textId="004DC010" w:rsidR="00F8608E" w:rsidRDefault="00F8608E" w:rsidP="00F8608E">
      <w:r>
        <w:t xml:space="preserve">The weekly cap is date driven. </w:t>
      </w:r>
    </w:p>
    <w:p w14:paraId="6C9FCC18" w14:textId="5D09C5CB" w:rsidR="00F8608E" w:rsidRDefault="00F8608E" w:rsidP="00F8608E">
      <w:r>
        <w:t xml:space="preserve">System changes are not date driven other than by implication due to the date driven weekly cap.   </w:t>
      </w:r>
    </w:p>
    <w:p w14:paraId="3C0EEDF6" w14:textId="77777777" w:rsidR="00823239" w:rsidRDefault="00823239" w:rsidP="00823239"/>
    <w:p w14:paraId="7F0099B0" w14:textId="18F26F42" w:rsidR="00984FEE" w:rsidRDefault="00361CC9" w:rsidP="00361CC9">
      <w:pPr>
        <w:pStyle w:val="Heading3"/>
      </w:pPr>
      <w:bookmarkStart w:id="38" w:name="_Toc205482205"/>
      <w:r>
        <w:t>Changes required.</w:t>
      </w:r>
      <w:bookmarkEnd w:id="38"/>
      <w:r>
        <w:t xml:space="preserve"> </w:t>
      </w:r>
    </w:p>
    <w:p w14:paraId="51DACB0B" w14:textId="48A8846B" w:rsidR="00361CC9" w:rsidRDefault="00361CC9" w:rsidP="00361CC9">
      <w:pPr>
        <w:pStyle w:val="Heading4"/>
      </w:pPr>
      <w:bookmarkStart w:id="39" w:name="_Toc205482206"/>
      <w:r>
        <w:t>Functional</w:t>
      </w:r>
      <w:bookmarkEnd w:id="39"/>
    </w:p>
    <w:p w14:paraId="2D2DBDA1" w14:textId="1C0032B2" w:rsidR="00B56B63" w:rsidRDefault="005D4A4A" w:rsidP="006E0715">
      <w:r>
        <w:t>Create a new constant for the CPI index</w:t>
      </w:r>
      <w:r w:rsidR="00F8608E">
        <w:t xml:space="preserve"> percentage. 2 decimals are sufficient.</w:t>
      </w:r>
      <w:r>
        <w:t xml:space="preserve">: </w:t>
      </w:r>
      <w:r w:rsidR="00FC0D1B">
        <w:t xml:space="preserve"> </w:t>
      </w:r>
    </w:p>
    <w:p w14:paraId="2922BC09" w14:textId="6C97B261" w:rsidR="00F2136C" w:rsidRDefault="005D4A4A" w:rsidP="006E0715">
      <w:r w:rsidRPr="00F2136C">
        <w:t>Z</w:t>
      </w:r>
      <w:r w:rsidR="00C050CF">
        <w:t>E</w:t>
      </w:r>
      <w:r w:rsidRPr="00F2136C">
        <w:t xml:space="preserve">CPI </w:t>
      </w:r>
      <w:r w:rsidR="00B56B63" w:rsidRPr="005736E7">
        <w:rPr>
          <w:i/>
          <w:iCs/>
        </w:rPr>
        <w:t>EPSS CPI</w:t>
      </w:r>
      <w:r w:rsidRPr="005736E7">
        <w:rPr>
          <w:i/>
          <w:iCs/>
        </w:rPr>
        <w:t xml:space="preserve"> index percentage</w:t>
      </w:r>
      <w:r w:rsidRPr="00F2136C">
        <w:t xml:space="preserve">. </w:t>
      </w:r>
      <w:r w:rsidR="00FC0D1B" w:rsidRPr="00F2136C">
        <w:t xml:space="preserve"> </w:t>
      </w:r>
    </w:p>
    <w:p w14:paraId="22AEC45C" w14:textId="2BDEF78E" w:rsidR="00B56B63" w:rsidRDefault="005D4A4A" w:rsidP="006E0715">
      <w:r>
        <w:lastRenderedPageBreak/>
        <w:t xml:space="preserve">Load the index default </w:t>
      </w:r>
      <w:r w:rsidR="005736E7">
        <w:t>as</w:t>
      </w:r>
      <w:r>
        <w:t xml:space="preserve"> 0%. </w:t>
      </w:r>
    </w:p>
    <w:p w14:paraId="3EB7B136" w14:textId="764D3B36" w:rsidR="005D4A4A" w:rsidRPr="00B56B63" w:rsidRDefault="005D4A4A" w:rsidP="006E0715">
      <w:pPr>
        <w:rPr>
          <w:sz w:val="16"/>
          <w:szCs w:val="16"/>
          <w:highlight w:val="yellow"/>
        </w:rPr>
      </w:pPr>
      <w:r w:rsidRPr="005D4A4A">
        <w:rPr>
          <w:highlight w:val="yellow"/>
        </w:rPr>
        <w:t>TBC</w:t>
      </w:r>
      <w:r>
        <w:t xml:space="preserve"> the new index effective 1.10.2025. </w:t>
      </w:r>
      <w:r w:rsidR="00B56B63">
        <w:t xml:space="preserve"> </w:t>
      </w:r>
      <w:r w:rsidR="00B56B63" w:rsidRPr="00B56B63">
        <w:rPr>
          <w:sz w:val="16"/>
          <w:szCs w:val="16"/>
        </w:rPr>
        <w:t>(</w:t>
      </w:r>
      <w:r w:rsidR="00B56B63">
        <w:rPr>
          <w:sz w:val="16"/>
          <w:szCs w:val="16"/>
        </w:rPr>
        <w:t xml:space="preserve">Set to </w:t>
      </w:r>
      <w:r w:rsidR="00B56B63" w:rsidRPr="00B56B63">
        <w:rPr>
          <w:sz w:val="16"/>
          <w:szCs w:val="16"/>
        </w:rPr>
        <w:t>3%</w:t>
      </w:r>
      <w:r w:rsidR="00B56B63">
        <w:rPr>
          <w:sz w:val="16"/>
          <w:szCs w:val="16"/>
        </w:rPr>
        <w:t xml:space="preserve"> until the % is advised</w:t>
      </w:r>
      <w:r w:rsidR="00B56B63" w:rsidRPr="00B56B63">
        <w:rPr>
          <w:sz w:val="16"/>
          <w:szCs w:val="16"/>
        </w:rPr>
        <w:t>)</w:t>
      </w:r>
    </w:p>
    <w:p w14:paraId="5F72247D" w14:textId="6DF7FB85" w:rsidR="00AE3E42" w:rsidRDefault="00D028DC" w:rsidP="006E0715">
      <w:r w:rsidRPr="00C473B1">
        <w:t>Create a custom</w:t>
      </w:r>
      <w:r>
        <w:t xml:space="preserve"> </w:t>
      </w:r>
      <w:r w:rsidR="00AE3E42">
        <w:t>payroll</w:t>
      </w:r>
      <w:r>
        <w:t xml:space="preserve"> rule that calls a new</w:t>
      </w:r>
      <w:r w:rsidR="00AE3E42">
        <w:t xml:space="preserve"> custom operation</w:t>
      </w:r>
      <w:r>
        <w:t xml:space="preserve"> that will </w:t>
      </w:r>
      <w:r w:rsidR="00AE3E42">
        <w:t>force and distribute splits</w:t>
      </w:r>
      <w:r w:rsidR="003C7845">
        <w:t xml:space="preserve"> on 1 October for EPSS period 2 employees</w:t>
      </w:r>
      <w:r w:rsidR="00B1433E">
        <w:t>.</w:t>
      </w:r>
      <w:r w:rsidR="00B36ADB">
        <w:t xml:space="preserve">  </w:t>
      </w:r>
      <w:r w:rsidR="005D4A4A">
        <w:t xml:space="preserve">The custom </w:t>
      </w:r>
      <w:r w:rsidR="00B36ADB">
        <w:t xml:space="preserve">operation </w:t>
      </w:r>
      <w:r w:rsidR="005D4A4A">
        <w:t xml:space="preserve">will require </w:t>
      </w:r>
      <w:r w:rsidR="00B36ADB">
        <w:t>payroll rules to compliment as</w:t>
      </w:r>
      <w:r w:rsidR="003C7845">
        <w:t xml:space="preserve"> per</w:t>
      </w:r>
      <w:r w:rsidR="00675CFC">
        <w:t xml:space="preserve"> </w:t>
      </w:r>
      <w:hyperlink w:anchor="_Force_payroll_split" w:history="1">
        <w:r w:rsidR="00675CFC" w:rsidRPr="00675CFC">
          <w:rPr>
            <w:rStyle w:val="Hyperlink"/>
          </w:rPr>
          <w:t xml:space="preserve">Force payroll split on 1 </w:t>
        </w:r>
        <w:proofErr w:type="gramStart"/>
        <w:r w:rsidR="00675CFC" w:rsidRPr="00675CFC">
          <w:rPr>
            <w:rStyle w:val="Hyperlink"/>
          </w:rPr>
          <w:t>Oct  (</w:t>
        </w:r>
        <w:proofErr w:type="gramEnd"/>
        <w:r w:rsidR="00675CFC" w:rsidRPr="00675CFC">
          <w:rPr>
            <w:rStyle w:val="Hyperlink"/>
          </w:rPr>
          <w:t>and for P3 start date)</w:t>
        </w:r>
      </w:hyperlink>
    </w:p>
    <w:p w14:paraId="6E2FEC4A" w14:textId="507ADD5D" w:rsidR="005D4A4A" w:rsidRDefault="00E3755D" w:rsidP="006D6A29">
      <w:pPr>
        <w:pStyle w:val="Heading5"/>
      </w:pPr>
      <w:r>
        <w:t>Build/Config</w:t>
      </w:r>
    </w:p>
    <w:p w14:paraId="5940B9AD" w14:textId="726C640A" w:rsidR="009E747A" w:rsidRPr="009E747A" w:rsidRDefault="0500BE39" w:rsidP="009E747A">
      <w:pPr>
        <w:pStyle w:val="Heading6"/>
      </w:pPr>
      <w:r>
        <w:t xml:space="preserve">Constant ZECPI EPSS CPI index </w:t>
      </w:r>
      <w:proofErr w:type="gramStart"/>
      <w:r>
        <w:t>percentage</w:t>
      </w:r>
      <w:r w:rsidR="7E0A3E4C">
        <w:t xml:space="preserve">  </w:t>
      </w:r>
      <w:r w:rsidR="7E0A3E4C" w:rsidRPr="0B92480D">
        <w:rPr>
          <w:highlight w:val="red"/>
        </w:rPr>
        <w:t>(</w:t>
      </w:r>
      <w:proofErr w:type="gramEnd"/>
      <w:r w:rsidR="7E0A3E4C" w:rsidRPr="0B92480D">
        <w:rPr>
          <w:highlight w:val="red"/>
        </w:rPr>
        <w:t>To be revised</w:t>
      </w:r>
      <w:r w:rsidR="09937EAC" w:rsidRPr="0B92480D">
        <w:rPr>
          <w:highlight w:val="red"/>
        </w:rPr>
        <w:t xml:space="preserve"> for go live</w:t>
      </w:r>
      <w:r w:rsidR="219878EC" w:rsidRPr="0B92480D">
        <w:rPr>
          <w:highlight w:val="red"/>
        </w:rPr>
        <w:t xml:space="preserve">/delete </w:t>
      </w:r>
      <w:r w:rsidR="2FC5CD6E" w:rsidRPr="0B92480D">
        <w:rPr>
          <w:highlight w:val="red"/>
        </w:rPr>
        <w:t>2026 onwards entries/extend 1.10.2025 to 31.12.9999</w:t>
      </w:r>
      <w:r w:rsidR="09937EAC" w:rsidRPr="0B92480D">
        <w:rPr>
          <w:highlight w:val="red"/>
        </w:rPr>
        <w:t>)</w:t>
      </w:r>
    </w:p>
    <w:p w14:paraId="7F69E979" w14:textId="6248E9BE" w:rsidR="006D6A29" w:rsidRDefault="5FA51C82" w:rsidP="0B92480D">
      <w:r>
        <w:rPr>
          <w:noProof/>
        </w:rPr>
        <w:drawing>
          <wp:inline distT="0" distB="0" distL="0" distR="0" wp14:anchorId="08547E28" wp14:editId="0B6FDC72">
            <wp:extent cx="5562600" cy="1781175"/>
            <wp:effectExtent l="0" t="0" r="0" b="0"/>
            <wp:docPr id="1913905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05607" name=""/>
                    <pic:cNvPicPr/>
                  </pic:nvPicPr>
                  <pic:blipFill>
                    <a:blip r:embed="rId14">
                      <a:extLst>
                        <a:ext uri="{28A0092B-C50C-407E-A947-70E740481C1C}">
                          <a14:useLocalDpi xmlns:a14="http://schemas.microsoft.com/office/drawing/2010/main" val="0"/>
                        </a:ext>
                      </a:extLst>
                    </a:blip>
                    <a:stretch>
                      <a:fillRect/>
                    </a:stretch>
                  </pic:blipFill>
                  <pic:spPr>
                    <a:xfrm>
                      <a:off x="0" y="0"/>
                      <a:ext cx="5562600" cy="1781175"/>
                    </a:xfrm>
                    <a:prstGeom prst="rect">
                      <a:avLst/>
                    </a:prstGeom>
                  </pic:spPr>
                </pic:pic>
              </a:graphicData>
            </a:graphic>
          </wp:inline>
        </w:drawing>
      </w:r>
    </w:p>
    <w:p w14:paraId="10A3A158" w14:textId="40C29FCA" w:rsidR="38386359" w:rsidRDefault="38386359" w:rsidP="0B92480D">
      <w:pPr>
        <w:pStyle w:val="Heading6"/>
      </w:pPr>
      <w:r>
        <w:t xml:space="preserve">Email received from Aruna on </w:t>
      </w:r>
      <w:r w:rsidR="4041061E">
        <w:t>09 Oct. 2025:</w:t>
      </w:r>
    </w:p>
    <w:p w14:paraId="1B57DFE8" w14:textId="7DCA98EA" w:rsidR="4041061E" w:rsidRDefault="4041061E" w:rsidP="0B92480D">
      <w:r>
        <w:t xml:space="preserve">The CPI Functionality is not required </w:t>
      </w:r>
      <w:proofErr w:type="gramStart"/>
      <w:r>
        <w:t>yet,</w:t>
      </w:r>
      <w:proofErr w:type="gramEnd"/>
      <w:r>
        <w:t xml:space="preserve"> hence we were asked to make it 0%</w:t>
      </w:r>
    </w:p>
    <w:p w14:paraId="6DC3CB9A" w14:textId="5320372D" w:rsidR="4041061E" w:rsidRDefault="4041061E" w:rsidP="0B92480D">
      <w:r>
        <w:t xml:space="preserve">Unit Testing was performed to confirm that making this constant 0% will keep </w:t>
      </w:r>
      <w:proofErr w:type="spellStart"/>
      <w:r>
        <w:t>Payrin</w:t>
      </w:r>
      <w:proofErr w:type="spellEnd"/>
      <w:r>
        <w:t xml:space="preserve"> the same </w:t>
      </w:r>
      <w:proofErr w:type="gramStart"/>
      <w:r>
        <w:t>Salary</w:t>
      </w:r>
      <w:proofErr w:type="gramEnd"/>
      <w:r>
        <w:t xml:space="preserve"> the employee is on with 0% Indexation.</w:t>
      </w:r>
    </w:p>
    <w:p w14:paraId="53DFB416" w14:textId="76FC8C76" w:rsidR="4041061E" w:rsidRDefault="4041061E" w:rsidP="0B92480D">
      <w:r>
        <w:rPr>
          <w:noProof/>
        </w:rPr>
        <w:lastRenderedPageBreak/>
        <w:drawing>
          <wp:inline distT="0" distB="0" distL="0" distR="0" wp14:anchorId="63A346D3" wp14:editId="25B5142F">
            <wp:extent cx="4819650" cy="5724525"/>
            <wp:effectExtent l="0" t="0" r="0" b="0"/>
            <wp:docPr id="589954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54759" name=""/>
                    <pic:cNvPicPr/>
                  </pic:nvPicPr>
                  <pic:blipFill>
                    <a:blip r:embed="rId15">
                      <a:extLst>
                        <a:ext uri="{28A0092B-C50C-407E-A947-70E740481C1C}">
                          <a14:useLocalDpi xmlns:a14="http://schemas.microsoft.com/office/drawing/2010/main" val="0"/>
                        </a:ext>
                      </a:extLst>
                    </a:blip>
                    <a:stretch>
                      <a:fillRect/>
                    </a:stretch>
                  </pic:blipFill>
                  <pic:spPr>
                    <a:xfrm>
                      <a:off x="0" y="0"/>
                      <a:ext cx="4819650" cy="5724525"/>
                    </a:xfrm>
                    <a:prstGeom prst="rect">
                      <a:avLst/>
                    </a:prstGeom>
                  </pic:spPr>
                </pic:pic>
              </a:graphicData>
            </a:graphic>
          </wp:inline>
        </w:drawing>
      </w:r>
    </w:p>
    <w:p w14:paraId="2A2F1257" w14:textId="74541538" w:rsidR="4F1C5CDE" w:rsidRDefault="4F1C5CDE" w:rsidP="0B92480D">
      <w:pPr>
        <w:pStyle w:val="Heading6"/>
      </w:pPr>
      <w:r>
        <w:t>After:</w:t>
      </w:r>
    </w:p>
    <w:p w14:paraId="29D21DCF" w14:textId="64B721E8" w:rsidR="60661AE3" w:rsidRDefault="60661AE3" w:rsidP="0B92480D">
      <w:r>
        <w:rPr>
          <w:noProof/>
        </w:rPr>
        <w:drawing>
          <wp:inline distT="0" distB="0" distL="0" distR="0" wp14:anchorId="20720CC4" wp14:editId="4A8A81AC">
            <wp:extent cx="5648325" cy="1152525"/>
            <wp:effectExtent l="0" t="0" r="0" b="0"/>
            <wp:docPr id="189712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2842" name=""/>
                    <pic:cNvPicPr/>
                  </pic:nvPicPr>
                  <pic:blipFill>
                    <a:blip r:embed="rId16">
                      <a:extLst>
                        <a:ext uri="{28A0092B-C50C-407E-A947-70E740481C1C}">
                          <a14:useLocalDpi xmlns:a14="http://schemas.microsoft.com/office/drawing/2010/main" val="0"/>
                        </a:ext>
                      </a:extLst>
                    </a:blip>
                    <a:stretch>
                      <a:fillRect/>
                    </a:stretch>
                  </pic:blipFill>
                  <pic:spPr>
                    <a:xfrm>
                      <a:off x="0" y="0"/>
                      <a:ext cx="5648325" cy="1152525"/>
                    </a:xfrm>
                    <a:prstGeom prst="rect">
                      <a:avLst/>
                    </a:prstGeom>
                  </pic:spPr>
                </pic:pic>
              </a:graphicData>
            </a:graphic>
          </wp:inline>
        </w:drawing>
      </w:r>
    </w:p>
    <w:p w14:paraId="17623A2A" w14:textId="43EE6634" w:rsidR="0B92480D" w:rsidRDefault="0B92480D" w:rsidP="0B92480D"/>
    <w:p w14:paraId="1C575D0B" w14:textId="708C9D97" w:rsidR="00231CAC" w:rsidRPr="000E612E" w:rsidRDefault="00231CAC" w:rsidP="00055B28">
      <w:pPr>
        <w:pStyle w:val="Heading6"/>
        <w:rPr>
          <w:color w:val="FF0000"/>
        </w:rPr>
      </w:pPr>
      <w:r>
        <w:t xml:space="preserve">Schema and rule </w:t>
      </w:r>
      <w:r w:rsidR="00055B28">
        <w:t>for auto payroll split</w:t>
      </w:r>
      <w:r w:rsidR="000E612E">
        <w:t xml:space="preserve">  </w:t>
      </w:r>
    </w:p>
    <w:p w14:paraId="3530F853" w14:textId="6F05E148" w:rsidR="00055B28" w:rsidRDefault="00055B28" w:rsidP="00055B28">
      <w:pPr>
        <w:pStyle w:val="Heading7"/>
      </w:pPr>
      <w:r>
        <w:t xml:space="preserve">Schema </w:t>
      </w:r>
      <w:r w:rsidR="00C43DD6">
        <w:t>ZUBD</w:t>
      </w:r>
    </w:p>
    <w:p w14:paraId="7BAF586D" w14:textId="39906EC5" w:rsidR="00051A0B" w:rsidRDefault="00051A0B" w:rsidP="00930C59">
      <w:pPr>
        <w:pStyle w:val="Heading8"/>
      </w:pPr>
      <w:r>
        <w:t>Before change</w:t>
      </w:r>
    </w:p>
    <w:p w14:paraId="32561A8B" w14:textId="07862248" w:rsidR="00930C59" w:rsidRPr="00930C59" w:rsidRDefault="00930C59" w:rsidP="00930C59">
      <w:r>
        <w:rPr>
          <w:lang w:eastAsia="en-AU"/>
        </w:rPr>
        <w:t xml:space="preserve">See </w:t>
      </w:r>
      <w:hyperlink r:id="rId17" w:history="1">
        <w:r>
          <w:rPr>
            <w:rStyle w:val="Hyperlink"/>
          </w:rPr>
          <w:t>Config objects check before change.xlsx</w:t>
        </w:r>
      </w:hyperlink>
      <w:r>
        <w:t xml:space="preserve"> worksheet ‘</w:t>
      </w:r>
      <w:r w:rsidRPr="00930C59">
        <w:t xml:space="preserve">Schema ZUBD B4 </w:t>
      </w:r>
      <w:proofErr w:type="spellStart"/>
      <w:r w:rsidRPr="00930C59">
        <w:t>chg</w:t>
      </w:r>
      <w:proofErr w:type="spellEnd"/>
      <w:r>
        <w:t xml:space="preserve">‘. It shows </w:t>
      </w:r>
      <w:proofErr w:type="gramStart"/>
      <w:r>
        <w:t>schema  ZUBD</w:t>
      </w:r>
      <w:proofErr w:type="gramEnd"/>
      <w:r>
        <w:t xml:space="preserve"> differences before changes for EPSS phase 4. </w:t>
      </w:r>
      <w:r w:rsidR="00664A6A">
        <w:t xml:space="preserve"> Essentially there are no differences other than EPSS phase 4 proof of concept changes done during the design phase.</w:t>
      </w:r>
    </w:p>
    <w:p w14:paraId="28D2ACFB" w14:textId="20FB1C70" w:rsidR="00051A0B" w:rsidRPr="00B60C0F" w:rsidRDefault="00051A0B" w:rsidP="00930C59">
      <w:pPr>
        <w:pStyle w:val="Heading8"/>
        <w:rPr>
          <w:color w:val="FF0000"/>
        </w:rPr>
      </w:pPr>
      <w:r>
        <w:lastRenderedPageBreak/>
        <w:t>After change</w:t>
      </w:r>
      <w:r w:rsidR="00B60C0F">
        <w:t xml:space="preserve"> </w:t>
      </w:r>
    </w:p>
    <w:p w14:paraId="0A03A044" w14:textId="06906AAD" w:rsidR="00C43DD6" w:rsidRDefault="00BD2509" w:rsidP="00C43DD6">
      <w:pPr>
        <w:rPr>
          <w:sz w:val="16"/>
          <w:szCs w:val="16"/>
        </w:rPr>
      </w:pPr>
      <w:r w:rsidRPr="00BD2509">
        <w:rPr>
          <w:sz w:val="16"/>
          <w:szCs w:val="16"/>
        </w:rPr>
        <w:t>..</w:t>
      </w:r>
    </w:p>
    <w:p w14:paraId="7093F912" w14:textId="77777777" w:rsidR="00BD2509" w:rsidRPr="00BD2509" w:rsidRDefault="00BD2509" w:rsidP="00BD2509">
      <w:pPr>
        <w:rPr>
          <w:sz w:val="16"/>
          <w:szCs w:val="16"/>
        </w:rPr>
      </w:pPr>
      <w:r w:rsidRPr="00BD2509">
        <w:rPr>
          <w:sz w:val="16"/>
          <w:szCs w:val="16"/>
        </w:rPr>
        <w:t>IF    ZSES                * SES: Check for SES EE's Only</w:t>
      </w:r>
    </w:p>
    <w:p w14:paraId="77C72856" w14:textId="77777777" w:rsidR="00BD2509" w:rsidRPr="00BD2509" w:rsidRDefault="00BD2509" w:rsidP="00BD2509">
      <w:pPr>
        <w:rPr>
          <w:sz w:val="16"/>
          <w:szCs w:val="16"/>
        </w:rPr>
      </w:pPr>
      <w:r w:rsidRPr="00BD2509">
        <w:rPr>
          <w:sz w:val="16"/>
          <w:szCs w:val="16"/>
        </w:rPr>
        <w:t>IF    ZPF1                  SES: monthly versus fortnight</w:t>
      </w:r>
    </w:p>
    <w:p w14:paraId="2E6374BD" w14:textId="77777777" w:rsidR="00BD2509" w:rsidRPr="00BD2509" w:rsidRDefault="00BD2509" w:rsidP="00BD2509">
      <w:pPr>
        <w:rPr>
          <w:sz w:val="16"/>
          <w:szCs w:val="16"/>
        </w:rPr>
      </w:pPr>
      <w:r w:rsidRPr="00BD2509">
        <w:rPr>
          <w:sz w:val="16"/>
          <w:szCs w:val="16"/>
        </w:rPr>
        <w:t>IF         APPL 9WCO        Check go live D&amp;D</w:t>
      </w:r>
    </w:p>
    <w:p w14:paraId="38823620" w14:textId="77777777" w:rsidR="00BD2509" w:rsidRPr="00BD2509" w:rsidRDefault="00BD2509" w:rsidP="00BD2509">
      <w:pPr>
        <w:rPr>
          <w:sz w:val="16"/>
          <w:szCs w:val="16"/>
        </w:rPr>
      </w:pPr>
      <w:r w:rsidRPr="00BD2509">
        <w:rPr>
          <w:sz w:val="16"/>
          <w:szCs w:val="16"/>
        </w:rPr>
        <w:t xml:space="preserve">P0014 ZWC1 </w:t>
      </w:r>
      <w:proofErr w:type="gramStart"/>
      <w:r w:rsidRPr="00BD2509">
        <w:rPr>
          <w:sz w:val="16"/>
          <w:szCs w:val="16"/>
        </w:rPr>
        <w:t>GEN  NOAB</w:t>
      </w:r>
      <w:proofErr w:type="gramEnd"/>
      <w:r w:rsidRPr="00BD2509">
        <w:rPr>
          <w:sz w:val="16"/>
          <w:szCs w:val="16"/>
        </w:rPr>
        <w:t xml:space="preserve">        Import </w:t>
      </w:r>
      <w:proofErr w:type="spellStart"/>
      <w:r w:rsidRPr="00BD2509">
        <w:rPr>
          <w:sz w:val="16"/>
          <w:szCs w:val="16"/>
        </w:rPr>
        <w:t>wagetype</w:t>
      </w:r>
      <w:proofErr w:type="spellEnd"/>
      <w:r w:rsidRPr="00BD2509">
        <w:rPr>
          <w:sz w:val="16"/>
          <w:szCs w:val="16"/>
        </w:rPr>
        <w:t xml:space="preserve"> 9WCO</w:t>
      </w:r>
    </w:p>
    <w:p w14:paraId="76633DB1" w14:textId="7639C302" w:rsidR="00BD2509" w:rsidRPr="00BD2509" w:rsidRDefault="00BD2509" w:rsidP="00BD2509">
      <w:pPr>
        <w:rPr>
          <w:sz w:val="16"/>
          <w:szCs w:val="16"/>
        </w:rPr>
      </w:pPr>
      <w:r w:rsidRPr="00AC3665">
        <w:rPr>
          <w:sz w:val="16"/>
          <w:szCs w:val="16"/>
          <w:highlight w:val="green"/>
        </w:rPr>
        <w:t xml:space="preserve">P0014 ZWSL      NOAB        Add split per 1 Oct </w:t>
      </w:r>
      <w:proofErr w:type="gramStart"/>
      <w:r w:rsidRPr="00AC3665">
        <w:rPr>
          <w:sz w:val="16"/>
          <w:szCs w:val="16"/>
          <w:highlight w:val="green"/>
        </w:rPr>
        <w:t>2025</w:t>
      </w:r>
      <w:r w:rsidR="00AC3665">
        <w:rPr>
          <w:sz w:val="16"/>
          <w:szCs w:val="16"/>
        </w:rPr>
        <w:t xml:space="preserve">  </w:t>
      </w:r>
      <w:r w:rsidR="00AC3665">
        <w:rPr>
          <w:sz w:val="16"/>
          <w:szCs w:val="16"/>
        </w:rPr>
        <w:tab/>
      </w:r>
      <w:proofErr w:type="gramEnd"/>
      <w:r w:rsidR="00AC3665">
        <w:rPr>
          <w:sz w:val="16"/>
          <w:szCs w:val="16"/>
        </w:rPr>
        <w:tab/>
      </w:r>
      <w:r w:rsidR="00AC3665">
        <w:rPr>
          <w:sz w:val="16"/>
          <w:szCs w:val="16"/>
        </w:rPr>
        <w:tab/>
      </w:r>
      <w:r w:rsidR="00AC3665">
        <w:rPr>
          <w:sz w:val="16"/>
          <w:szCs w:val="16"/>
        </w:rPr>
        <w:tab/>
      </w:r>
      <w:r w:rsidR="00AC3665" w:rsidRPr="00AC3665">
        <w:rPr>
          <w:rFonts w:ascii="Wingdings" w:eastAsia="Wingdings" w:hAnsi="Wingdings" w:cs="Wingdings"/>
          <w:sz w:val="16"/>
          <w:szCs w:val="16"/>
          <w:highlight w:val="green"/>
        </w:rPr>
        <w:t>ß</w:t>
      </w:r>
      <w:r w:rsidR="00AC3665" w:rsidRPr="00AC3665">
        <w:rPr>
          <w:sz w:val="16"/>
          <w:szCs w:val="16"/>
          <w:highlight w:val="green"/>
        </w:rPr>
        <w:t>New line added</w:t>
      </w:r>
    </w:p>
    <w:p w14:paraId="5842A7DC" w14:textId="77777777" w:rsidR="00BD2509" w:rsidRPr="00BD2509" w:rsidRDefault="00BD2509" w:rsidP="00BD2509">
      <w:pPr>
        <w:rPr>
          <w:sz w:val="16"/>
          <w:szCs w:val="16"/>
        </w:rPr>
      </w:pPr>
      <w:r w:rsidRPr="00BD2509">
        <w:rPr>
          <w:sz w:val="16"/>
          <w:szCs w:val="16"/>
        </w:rPr>
        <w:t>PIT   ZWCI      NOAB        Set Variable for &gt;270 days</w:t>
      </w:r>
    </w:p>
    <w:p w14:paraId="102E86CE" w14:textId="77777777" w:rsidR="00BD2509" w:rsidRPr="00BD2509" w:rsidRDefault="00BD2509" w:rsidP="00BD2509">
      <w:pPr>
        <w:rPr>
          <w:sz w:val="16"/>
          <w:szCs w:val="16"/>
        </w:rPr>
      </w:pPr>
      <w:r w:rsidRPr="00BD2509">
        <w:rPr>
          <w:sz w:val="16"/>
          <w:szCs w:val="16"/>
        </w:rPr>
        <w:t>ENDIF                       ****************************************</w:t>
      </w:r>
    </w:p>
    <w:p w14:paraId="63F6452E" w14:textId="77777777" w:rsidR="00BD2509" w:rsidRPr="00BD2509" w:rsidRDefault="00BD2509" w:rsidP="00BD2509">
      <w:pPr>
        <w:rPr>
          <w:sz w:val="16"/>
          <w:szCs w:val="16"/>
        </w:rPr>
      </w:pPr>
      <w:r w:rsidRPr="00BD2509">
        <w:rPr>
          <w:sz w:val="16"/>
          <w:szCs w:val="16"/>
        </w:rPr>
        <w:t>ELSE                        ****************************************</w:t>
      </w:r>
    </w:p>
    <w:p w14:paraId="79C8E653" w14:textId="77777777" w:rsidR="00BD2509" w:rsidRPr="00BD2509" w:rsidRDefault="00BD2509" w:rsidP="00BD2509">
      <w:pPr>
        <w:rPr>
          <w:sz w:val="16"/>
          <w:szCs w:val="16"/>
        </w:rPr>
      </w:pPr>
      <w:r w:rsidRPr="00BD2509">
        <w:rPr>
          <w:sz w:val="16"/>
          <w:szCs w:val="16"/>
        </w:rPr>
        <w:t xml:space="preserve">P0014 ZW14 </w:t>
      </w:r>
      <w:proofErr w:type="gramStart"/>
      <w:r w:rsidRPr="00BD2509">
        <w:rPr>
          <w:sz w:val="16"/>
          <w:szCs w:val="16"/>
        </w:rPr>
        <w:t>GEN  NOAB</w:t>
      </w:r>
      <w:proofErr w:type="gramEnd"/>
      <w:r w:rsidRPr="00BD2509">
        <w:rPr>
          <w:sz w:val="16"/>
          <w:szCs w:val="16"/>
        </w:rPr>
        <w:t xml:space="preserve">        SES: PCRL47 processing / JB 13/6/12 PDSY</w:t>
      </w:r>
    </w:p>
    <w:p w14:paraId="7A79ECE1" w14:textId="2B38FE95" w:rsidR="00BD2509" w:rsidRPr="00BD2509" w:rsidRDefault="00BD2509" w:rsidP="00BD2509">
      <w:pPr>
        <w:rPr>
          <w:sz w:val="16"/>
          <w:szCs w:val="16"/>
        </w:rPr>
      </w:pPr>
      <w:r w:rsidRPr="00BD2509">
        <w:rPr>
          <w:sz w:val="16"/>
          <w:szCs w:val="16"/>
        </w:rPr>
        <w:t>ENDIF                       SES: Check for SES EE's Only</w:t>
      </w:r>
    </w:p>
    <w:p w14:paraId="10611200" w14:textId="44D24E5F" w:rsidR="00BD2509" w:rsidRPr="00BD2509" w:rsidRDefault="00BD2509" w:rsidP="00C43DD6">
      <w:pPr>
        <w:rPr>
          <w:sz w:val="16"/>
          <w:szCs w:val="16"/>
        </w:rPr>
      </w:pPr>
      <w:r w:rsidRPr="00BD2509">
        <w:rPr>
          <w:sz w:val="16"/>
          <w:szCs w:val="16"/>
        </w:rPr>
        <w:t>..</w:t>
      </w:r>
    </w:p>
    <w:p w14:paraId="5A537EBD" w14:textId="5E7B9C36" w:rsidR="00C43DD6" w:rsidRDefault="00051A0B" w:rsidP="00C43DD6">
      <w:pPr>
        <w:pStyle w:val="Heading7"/>
      </w:pPr>
      <w:r>
        <w:t xml:space="preserve">New </w:t>
      </w:r>
      <w:r w:rsidR="00C43DD6">
        <w:t>Rule</w:t>
      </w:r>
      <w:r>
        <w:t>:</w:t>
      </w:r>
      <w:r w:rsidR="00C43DD6">
        <w:t xml:space="preserve"> ZWSL</w:t>
      </w:r>
      <w:r>
        <w:t xml:space="preserve"> </w:t>
      </w:r>
      <w:r w:rsidRPr="00051A0B">
        <w:t>Create Split in 9WCO from 1 Oct 2025</w:t>
      </w:r>
    </w:p>
    <w:p w14:paraId="50AC860C" w14:textId="77FA1816" w:rsidR="00324800" w:rsidRDefault="00324800" w:rsidP="00324800">
      <w:r>
        <w:t>The rule is used to auto create a WPBP split on 1 October when the EPSS CPI index percentage increase occur</w:t>
      </w:r>
      <w:r w:rsidR="00B443C7">
        <w:t>s</w:t>
      </w:r>
      <w:r>
        <w:t>.</w:t>
      </w:r>
    </w:p>
    <w:p w14:paraId="223280C4" w14:textId="5E082D81" w:rsidR="00324800" w:rsidRDefault="00324800" w:rsidP="00324800">
      <w:r>
        <w:t>The index is relevant to EPSS period 2 employees.</w:t>
      </w:r>
    </w:p>
    <w:p w14:paraId="5E3E60F8" w14:textId="7AC6A97E" w:rsidR="00324800" w:rsidRDefault="00324800" w:rsidP="00324800">
      <w:r>
        <w:t>The auto split also indirectly acco</w:t>
      </w:r>
      <w:r w:rsidR="00932B7D">
        <w:t>m</w:t>
      </w:r>
      <w:r>
        <w:t>modate for a pay split on 1 October in relation to the weekly EPSS top up cap.</w:t>
      </w:r>
    </w:p>
    <w:p w14:paraId="198F40FC" w14:textId="79032625" w:rsidR="00324800" w:rsidRDefault="00324800" w:rsidP="00324800">
      <w:r>
        <w:t xml:space="preserve"> Criteria that drive the auto WPBP split on 1 October is:</w:t>
      </w:r>
    </w:p>
    <w:p w14:paraId="79A6B361" w14:textId="29D80FEA" w:rsidR="00324800" w:rsidRDefault="00324800" w:rsidP="004E3115">
      <w:pPr>
        <w:ind w:left="720"/>
      </w:pPr>
      <w:r>
        <w:t>The Processed WT 9WCO relates to an EPSS employee that commence</w:t>
      </w:r>
      <w:r w:rsidR="004E3115">
        <w:t>d</w:t>
      </w:r>
      <w:r>
        <w:t xml:space="preserve"> EPPS period 2 prior to the CPI   increase relative to the processed pay period.</w:t>
      </w:r>
    </w:p>
    <w:p w14:paraId="3D3A5525" w14:textId="33761864" w:rsidR="00324800" w:rsidRDefault="00324800" w:rsidP="004E3115">
      <w:pPr>
        <w:ind w:left="720" w:firstLine="50"/>
      </w:pPr>
      <w:r>
        <w:t>The constant ZECPI EPSS CPI index percentage has a</w:t>
      </w:r>
      <w:r w:rsidR="00181EA3">
        <w:t>n</w:t>
      </w:r>
      <w:r>
        <w:t xml:space="preserve"> </w:t>
      </w:r>
      <w:r w:rsidR="004E3115">
        <w:t>entry where</w:t>
      </w:r>
      <w:r>
        <w:t xml:space="preserve"> the start date (1Oct) overlaps with the</w:t>
      </w:r>
      <w:r w:rsidR="00181EA3">
        <w:t xml:space="preserve"> </w:t>
      </w:r>
      <w:r>
        <w:t>processed WT 9WCO.</w:t>
      </w:r>
    </w:p>
    <w:p w14:paraId="3B82BC1F" w14:textId="77777777" w:rsidR="00324800" w:rsidRDefault="00324800" w:rsidP="004E3115">
      <w:pPr>
        <w:ind w:firstLine="720"/>
      </w:pPr>
      <w:r>
        <w:t xml:space="preserve"> There is no WPBP split on the start date of constant ZECPI.</w:t>
      </w:r>
    </w:p>
    <w:p w14:paraId="2F0460A7" w14:textId="793DE2BA" w:rsidR="00361CC9" w:rsidRDefault="00361CC9" w:rsidP="00C050CF">
      <w:pPr>
        <w:pStyle w:val="Heading4"/>
      </w:pPr>
      <w:bookmarkStart w:id="40" w:name="_Toc205482207"/>
      <w:r>
        <w:t>Technical</w:t>
      </w:r>
      <w:bookmarkEnd w:id="40"/>
    </w:p>
    <w:p w14:paraId="31991330" w14:textId="6B8F3100" w:rsidR="00964284" w:rsidRDefault="00964284" w:rsidP="00C050CF">
      <w:pPr>
        <w:pStyle w:val="Heading5"/>
      </w:pPr>
      <w:bookmarkStart w:id="41" w:name="_Toc205482208"/>
      <w:r>
        <w:t>OLIMS</w:t>
      </w:r>
      <w:bookmarkEnd w:id="41"/>
    </w:p>
    <w:p w14:paraId="4FFDD9BF" w14:textId="566A9AB6" w:rsidR="00C050CF" w:rsidRDefault="00C050CF" w:rsidP="00964284">
      <w:r>
        <w:t xml:space="preserve">The requirement for </w:t>
      </w:r>
      <w:r w:rsidR="008F0BC6">
        <w:t>OLIMS</w:t>
      </w:r>
      <w:r w:rsidR="00964284">
        <w:t xml:space="preserve"> display of P2 salary due to indexation</w:t>
      </w:r>
      <w:r>
        <w:t xml:space="preserve"> will be defined in the technical design. Below is a high-level display of the anticipated changes to the OLIMS screen.  The yellow highlighted columns are the columns to show the index increases pending the Index year chosen and these are envisaged to have the unit (</w:t>
      </w:r>
      <w:proofErr w:type="spellStart"/>
      <w:r>
        <w:t>eg</w:t>
      </w:r>
      <w:proofErr w:type="spellEnd"/>
      <w:r>
        <w:t xml:space="preserve"> weekly/hourly rate) text moved to the left to make space for the CPI inclusive salary.   The OLIMS screen will utilise the payroll CPI index constant, </w:t>
      </w:r>
      <w:r w:rsidRPr="00F2136C">
        <w:t>Z</w:t>
      </w:r>
      <w:r>
        <w:t>E</w:t>
      </w:r>
      <w:r w:rsidRPr="00F2136C">
        <w:t xml:space="preserve">CPI </w:t>
      </w:r>
      <w:r w:rsidRPr="00C050CF">
        <w:rPr>
          <w:i/>
          <w:iCs/>
        </w:rPr>
        <w:t xml:space="preserve">EPSS CPI index percentage.  </w:t>
      </w:r>
    </w:p>
    <w:p w14:paraId="620159C9" w14:textId="68639952" w:rsidR="00964284" w:rsidRDefault="00C050CF" w:rsidP="00964284">
      <w:r>
        <w:t>Noted the technical design takes precedence.</w:t>
      </w:r>
    </w:p>
    <w:p w14:paraId="731262B9" w14:textId="2DD53FA5" w:rsidR="00C050CF" w:rsidRDefault="00C050CF" w:rsidP="00C050CF">
      <w:r>
        <w:rPr>
          <w:noProof/>
        </w:rPr>
        <w:lastRenderedPageBreak/>
        <w:drawing>
          <wp:inline distT="0" distB="0" distL="0" distR="0" wp14:anchorId="797405E0" wp14:editId="52BE1567">
            <wp:extent cx="2843213" cy="1608403"/>
            <wp:effectExtent l="0" t="0" r="0" b="0"/>
            <wp:docPr id="33075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59026" cy="1617348"/>
                    </a:xfrm>
                    <a:prstGeom prst="rect">
                      <a:avLst/>
                    </a:prstGeom>
                    <a:noFill/>
                    <a:ln>
                      <a:noFill/>
                    </a:ln>
                  </pic:spPr>
                </pic:pic>
              </a:graphicData>
            </a:graphic>
          </wp:inline>
        </w:drawing>
      </w:r>
    </w:p>
    <w:p w14:paraId="3679A6C2" w14:textId="77777777" w:rsidR="00C050CF" w:rsidRPr="00964284" w:rsidRDefault="00C050CF" w:rsidP="00964284"/>
    <w:p w14:paraId="1F96EB66" w14:textId="6881DD01" w:rsidR="00361CC9" w:rsidRDefault="00361CC9" w:rsidP="00675CFC">
      <w:pPr>
        <w:pStyle w:val="Heading5"/>
      </w:pPr>
      <w:bookmarkStart w:id="42" w:name="_Toc205482209"/>
      <w:r>
        <w:t>SAP</w:t>
      </w:r>
      <w:bookmarkEnd w:id="42"/>
    </w:p>
    <w:p w14:paraId="37034DB8" w14:textId="6D26F6DB" w:rsidR="00C72FDE" w:rsidRDefault="00C72FDE" w:rsidP="00675CFC">
      <w:pPr>
        <w:pStyle w:val="Heading6"/>
      </w:pPr>
      <w:bookmarkStart w:id="43" w:name="_Toc205482210"/>
      <w:r>
        <w:t>P2 salary operation Z75S</w:t>
      </w:r>
      <w:bookmarkEnd w:id="43"/>
    </w:p>
    <w:p w14:paraId="2A555E60" w14:textId="7166AF11" w:rsidR="00964284" w:rsidRDefault="00964284" w:rsidP="00964284">
      <w:r>
        <w:t xml:space="preserve">The P2 </w:t>
      </w:r>
      <w:r w:rsidR="008F0BC6">
        <w:t xml:space="preserve">salary returned for payroll processing via operation </w:t>
      </w:r>
      <w:r w:rsidR="008F0BC6" w:rsidRPr="008F0BC6">
        <w:t>Z75S</w:t>
      </w:r>
      <w:r w:rsidR="008F0BC6">
        <w:t xml:space="preserve"> needs adjustment</w:t>
      </w:r>
      <w:r w:rsidR="00491F7D">
        <w:t xml:space="preserve"> to include the CPI index where applicable</w:t>
      </w:r>
      <w:r w:rsidR="002F5BA5">
        <w:t>.</w:t>
      </w:r>
      <w:r w:rsidR="00491F7D">
        <w:t xml:space="preserve"> The below formula/matrixes are to be read in combination with the samples provided </w:t>
      </w:r>
      <w:r w:rsidR="00823359">
        <w:t xml:space="preserve">under </w:t>
      </w:r>
      <w:hyperlink w:anchor="_Period_2_salary" w:history="1">
        <w:r w:rsidR="00823359" w:rsidRPr="00823359">
          <w:rPr>
            <w:rStyle w:val="Hyperlink"/>
          </w:rPr>
          <w:t>Period 2 salary</w:t>
        </w:r>
      </w:hyperlink>
      <w:r w:rsidR="00823359">
        <w:t>.</w:t>
      </w:r>
    </w:p>
    <w:p w14:paraId="6AE3017E" w14:textId="4507F5D0" w:rsidR="00BA46F2" w:rsidRDefault="00BA46F2" w:rsidP="00BA46F2">
      <w:pPr>
        <w:pStyle w:val="ListParagraph"/>
        <w:numPr>
          <w:ilvl w:val="0"/>
          <w:numId w:val="8"/>
        </w:numPr>
      </w:pPr>
      <w:r>
        <w:t xml:space="preserve">Check 1; Potential eligibility </w:t>
      </w:r>
      <w:proofErr w:type="gramStart"/>
      <w:r>
        <w:t>check</w:t>
      </w:r>
      <w:proofErr w:type="gramEnd"/>
      <w:r>
        <w:t xml:space="preserve"> </w:t>
      </w:r>
      <w:r w:rsidR="001D6AD0">
        <w:t xml:space="preserve">constant table </w:t>
      </w:r>
      <w:r>
        <w:t>T511K</w:t>
      </w:r>
      <w:r w:rsidR="001D6AD0">
        <w:t xml:space="preserve"> </w:t>
      </w:r>
      <w:r w:rsidR="001D6AD0" w:rsidRPr="00F2136C">
        <w:t>Z</w:t>
      </w:r>
      <w:r w:rsidR="001D6AD0">
        <w:t>E</w:t>
      </w:r>
      <w:r w:rsidR="001D6AD0" w:rsidRPr="00F2136C">
        <w:t>CPI</w:t>
      </w:r>
      <w:r>
        <w:t xml:space="preserve">: </w:t>
      </w:r>
      <w:r w:rsidR="007E63E5">
        <w:t xml:space="preserve">Does </w:t>
      </w:r>
      <w:r>
        <w:t xml:space="preserve">the CPI period (T511K start/end date) </w:t>
      </w:r>
      <w:r w:rsidR="007E63E5">
        <w:t xml:space="preserve">have validity </w:t>
      </w:r>
      <w:r>
        <w:t xml:space="preserve">on or before the </w:t>
      </w:r>
      <w:r w:rsidR="007E63E5">
        <w:t>payroll (WPBP)</w:t>
      </w:r>
      <w:r>
        <w:t xml:space="preserve"> split end date, then </w:t>
      </w:r>
      <w:r w:rsidR="007E63E5">
        <w:t xml:space="preserve">include the entry for the </w:t>
      </w:r>
      <w:r>
        <w:t>2</w:t>
      </w:r>
      <w:r w:rsidRPr="00BA46F2">
        <w:rPr>
          <w:vertAlign w:val="superscript"/>
        </w:rPr>
        <w:t>nd</w:t>
      </w:r>
      <w:r>
        <w:t xml:space="preserve"> CPI check. Ignore T511K </w:t>
      </w:r>
      <w:r w:rsidR="001D6AD0" w:rsidRPr="00F2136C">
        <w:t>Z</w:t>
      </w:r>
      <w:r w:rsidR="001D6AD0">
        <w:t>E</w:t>
      </w:r>
      <w:r w:rsidR="001D6AD0" w:rsidRPr="00F2136C">
        <w:t>CPI</w:t>
      </w:r>
      <w:r w:rsidR="001D6AD0">
        <w:t xml:space="preserve"> </w:t>
      </w:r>
      <w:r>
        <w:t xml:space="preserve">entries where the CPI period (start/end date) is in the future vs the </w:t>
      </w:r>
      <w:r w:rsidR="007E63E5">
        <w:t>pay split end date (</w:t>
      </w:r>
      <w:proofErr w:type="spellStart"/>
      <w:r>
        <w:t>wpbp-endda</w:t>
      </w:r>
      <w:proofErr w:type="spellEnd"/>
      <w:r w:rsidR="007E63E5">
        <w:t>)</w:t>
      </w:r>
      <w:r>
        <w:t>.</w:t>
      </w:r>
      <w:r w:rsidR="001D6AD0">
        <w:t xml:space="preserve">  </w:t>
      </w:r>
    </w:p>
    <w:p w14:paraId="7D378172" w14:textId="48E010AA" w:rsidR="00BA46F2" w:rsidRDefault="00BA46F2" w:rsidP="00BA46F2">
      <w:pPr>
        <w:pStyle w:val="ListParagraph"/>
        <w:numPr>
          <w:ilvl w:val="0"/>
          <w:numId w:val="8"/>
        </w:numPr>
      </w:pPr>
      <w:r>
        <w:t>For the potential eligible CPI periods that passed the first check: Sort in ascending order.  Check 2:  If the period 2 start date (week39 end +1 day)</w:t>
      </w:r>
      <w:r w:rsidR="001D6AD0">
        <w:t xml:space="preserve"> of the processed incident (as per WT 9WCO),</w:t>
      </w:r>
      <w:r>
        <w:t xml:space="preserve"> is &lt; potential eligible CPI constant ‘start’ date, then the CPI % increase is applied cumulative from the first to the last eligible entry that pass the 2</w:t>
      </w:r>
      <w:r w:rsidRPr="00BA46F2">
        <w:rPr>
          <w:vertAlign w:val="superscript"/>
        </w:rPr>
        <w:t>nd</w:t>
      </w:r>
      <w:r>
        <w:t xml:space="preserve"> check.</w:t>
      </w:r>
    </w:p>
    <w:p w14:paraId="0129ACB3" w14:textId="003C3DE7" w:rsidR="00AE3E42" w:rsidRDefault="001D6AD0" w:rsidP="00AE3E42">
      <w:r>
        <w:t>“</w:t>
      </w:r>
      <w:r w:rsidR="00AE3E42">
        <w:t xml:space="preserve">If P2 start is &lt; cpi constant ‘start’ date, then the CPI is considered for increase, but only IF the CPI period </w:t>
      </w:r>
      <w:r w:rsidR="00784D02">
        <w:t xml:space="preserve">(T511K start/end date) </w:t>
      </w:r>
      <w:r w:rsidR="00AE3E42">
        <w:t xml:space="preserve">is valid on or before the </w:t>
      </w:r>
      <w:proofErr w:type="spellStart"/>
      <w:r w:rsidR="00AE3E42">
        <w:t>wpbp</w:t>
      </w:r>
      <w:proofErr w:type="spellEnd"/>
      <w:r w:rsidR="00AE3E42">
        <w:t xml:space="preserve"> split end date (ignore if the CPI period is in the future vs the </w:t>
      </w:r>
      <w:proofErr w:type="spellStart"/>
      <w:r w:rsidR="00AE3E42">
        <w:t>wpbp-endda</w:t>
      </w:r>
      <w:proofErr w:type="spellEnd"/>
      <w:r w:rsidR="00AE3E42">
        <w:t>).</w:t>
      </w:r>
    </w:p>
    <w:p w14:paraId="438A0EFF" w14:textId="43DCA74F" w:rsidR="00AE3E42" w:rsidRDefault="00AE3E42" w:rsidP="00AE3E42">
      <w:r>
        <w:t>The initial P2 salary remains as per period 1 end date</w:t>
      </w:r>
      <w:r w:rsidR="006F6BDE">
        <w:t>, and any CPI is added cumulatively.</w:t>
      </w:r>
      <w:r w:rsidR="001D6AD0">
        <w:t>”</w:t>
      </w:r>
    </w:p>
    <w:p w14:paraId="5D1BA64F" w14:textId="1D2509C6" w:rsidR="006F6BDE" w:rsidRDefault="006F6BDE" w:rsidP="00AE3E42">
      <w:r>
        <w:t>Example</w:t>
      </w:r>
      <w:r w:rsidR="001D6AD0">
        <w:t xml:space="preserve"> with </w:t>
      </w:r>
      <w:r>
        <w:t>fictious CPI %’es:</w:t>
      </w:r>
    </w:p>
    <w:tbl>
      <w:tblPr>
        <w:tblW w:w="5259"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92"/>
        <w:gridCol w:w="1092"/>
        <w:gridCol w:w="778"/>
        <w:gridCol w:w="992"/>
        <w:gridCol w:w="1263"/>
        <w:gridCol w:w="1432"/>
        <w:gridCol w:w="1417"/>
        <w:gridCol w:w="1417"/>
      </w:tblGrid>
      <w:tr w:rsidR="00154FF5" w14:paraId="43A05E37" w14:textId="38DD16CB" w:rsidTr="00154FF5">
        <w:trPr>
          <w:trHeight w:val="290"/>
          <w:tblHeader/>
        </w:trPr>
        <w:tc>
          <w:tcPr>
            <w:tcW w:w="1152" w:type="pct"/>
            <w:gridSpan w:val="2"/>
            <w:noWrap/>
            <w:tcMar>
              <w:top w:w="0" w:type="dxa"/>
              <w:left w:w="108" w:type="dxa"/>
              <w:bottom w:w="0" w:type="dxa"/>
              <w:right w:w="108" w:type="dxa"/>
            </w:tcMar>
            <w:vAlign w:val="bottom"/>
            <w:hideMark/>
          </w:tcPr>
          <w:p w14:paraId="7A3C364A" w14:textId="07005ABD" w:rsidR="00154FF5" w:rsidRPr="002311A9" w:rsidRDefault="00154FF5" w:rsidP="00154FF5">
            <w:pPr>
              <w:rPr>
                <w:color w:val="000000"/>
                <w:lang w:eastAsia="en-AU"/>
                <w14:ligatures w14:val="none"/>
              </w:rPr>
            </w:pPr>
            <w:r>
              <w:rPr>
                <w:color w:val="000000"/>
                <w:lang w:eastAsia="en-AU"/>
                <w14:ligatures w14:val="none"/>
              </w:rPr>
              <w:t>T511K CPI constant start/end dates</w:t>
            </w:r>
          </w:p>
          <w:p w14:paraId="46E4C21C" w14:textId="08D1F8A3" w:rsidR="00154FF5" w:rsidRPr="002311A9" w:rsidRDefault="00154FF5" w:rsidP="00154FF5">
            <w:pPr>
              <w:rPr>
                <w:color w:val="000000"/>
                <w:lang w:eastAsia="en-AU"/>
                <w14:ligatures w14:val="none"/>
              </w:rPr>
            </w:pPr>
            <w:r w:rsidRPr="002311A9">
              <w:rPr>
                <w:color w:val="000000"/>
                <w:lang w:eastAsia="en-AU"/>
                <w14:ligatures w14:val="none"/>
              </w:rPr>
              <w:t> </w:t>
            </w:r>
          </w:p>
        </w:tc>
        <w:tc>
          <w:tcPr>
            <w:tcW w:w="410" w:type="pct"/>
            <w:noWrap/>
            <w:tcMar>
              <w:top w:w="0" w:type="dxa"/>
              <w:left w:w="108" w:type="dxa"/>
              <w:bottom w:w="0" w:type="dxa"/>
              <w:right w:w="108" w:type="dxa"/>
            </w:tcMar>
            <w:vAlign w:val="bottom"/>
            <w:hideMark/>
          </w:tcPr>
          <w:p w14:paraId="105BBAF4" w14:textId="77777777" w:rsidR="00154FF5" w:rsidRDefault="00154FF5" w:rsidP="00154FF5">
            <w:pPr>
              <w:rPr>
                <w:color w:val="000000"/>
                <w:sz w:val="16"/>
                <w:szCs w:val="16"/>
                <w:lang w:eastAsia="en-AU"/>
                <w14:ligatures w14:val="none"/>
              </w:rPr>
            </w:pPr>
            <w:r w:rsidRPr="00784D02">
              <w:rPr>
                <w:color w:val="000000"/>
                <w:sz w:val="16"/>
                <w:szCs w:val="16"/>
                <w:lang w:eastAsia="en-AU"/>
                <w14:ligatures w14:val="none"/>
              </w:rPr>
              <w:t xml:space="preserve">T511K </w:t>
            </w:r>
          </w:p>
          <w:p w14:paraId="50F78D94" w14:textId="66631C36" w:rsidR="00154FF5" w:rsidRPr="00784D02" w:rsidRDefault="00154FF5" w:rsidP="00154FF5">
            <w:pPr>
              <w:rPr>
                <w:color w:val="000000"/>
                <w:sz w:val="16"/>
                <w:szCs w:val="16"/>
                <w:lang w:eastAsia="en-AU"/>
                <w14:ligatures w14:val="none"/>
              </w:rPr>
            </w:pPr>
            <w:r>
              <w:rPr>
                <w:color w:val="000000"/>
                <w:sz w:val="16"/>
                <w:szCs w:val="16"/>
                <w:lang w:eastAsia="en-AU"/>
                <w14:ligatures w14:val="none"/>
              </w:rPr>
              <w:t xml:space="preserve">CPI % </w:t>
            </w:r>
            <w:r w:rsidRPr="00784D02">
              <w:rPr>
                <w:color w:val="000000"/>
                <w:sz w:val="16"/>
                <w:szCs w:val="16"/>
                <w:lang w:eastAsia="en-AU"/>
                <w14:ligatures w14:val="none"/>
              </w:rPr>
              <w:t>Value</w:t>
            </w:r>
          </w:p>
        </w:tc>
        <w:tc>
          <w:tcPr>
            <w:tcW w:w="523" w:type="pct"/>
            <w:noWrap/>
            <w:tcMar>
              <w:top w:w="0" w:type="dxa"/>
              <w:left w:w="108" w:type="dxa"/>
              <w:bottom w:w="0" w:type="dxa"/>
              <w:right w:w="108" w:type="dxa"/>
            </w:tcMar>
            <w:vAlign w:val="bottom"/>
            <w:hideMark/>
          </w:tcPr>
          <w:p w14:paraId="43FF45B3" w14:textId="5A77BC56" w:rsidR="00154FF5" w:rsidRPr="002311A9" w:rsidRDefault="00154FF5" w:rsidP="00154FF5">
            <w:pPr>
              <w:rPr>
                <w:color w:val="000000"/>
                <w:lang w:eastAsia="en-AU"/>
                <w14:ligatures w14:val="none"/>
              </w:rPr>
            </w:pPr>
            <w:r w:rsidRPr="00154FF5">
              <w:rPr>
                <w:color w:val="000000"/>
                <w:sz w:val="16"/>
                <w:szCs w:val="16"/>
                <w:lang w:eastAsia="en-AU"/>
                <w14:ligatures w14:val="none"/>
              </w:rPr>
              <w:t>Initial P2 salary before CPI</w:t>
            </w:r>
          </w:p>
        </w:tc>
        <w:tc>
          <w:tcPr>
            <w:tcW w:w="666" w:type="pct"/>
            <w:vAlign w:val="bottom"/>
          </w:tcPr>
          <w:p w14:paraId="22B4900D" w14:textId="7B83A739" w:rsidR="00154FF5" w:rsidRPr="00154FF5" w:rsidRDefault="00154FF5" w:rsidP="00154FF5">
            <w:pPr>
              <w:rPr>
                <w:color w:val="000000"/>
                <w:highlight w:val="darkCyan"/>
                <w:lang w:eastAsia="en-AU"/>
                <w14:ligatures w14:val="none"/>
              </w:rPr>
            </w:pPr>
            <w:r w:rsidRPr="00154FF5">
              <w:rPr>
                <w:color w:val="000000"/>
                <w:highlight w:val="darkCyan"/>
                <w:lang w:eastAsia="en-AU"/>
                <w14:ligatures w14:val="none"/>
              </w:rPr>
              <w:t xml:space="preserve">Period2 start </w:t>
            </w:r>
            <w:r w:rsidRPr="00154FF5">
              <w:rPr>
                <w:i/>
                <w:iCs/>
                <w:color w:val="000000"/>
                <w:highlight w:val="darkCyan"/>
                <w:lang w:eastAsia="en-AU"/>
                <w14:ligatures w14:val="none"/>
              </w:rPr>
              <w:t>1Jan</w:t>
            </w:r>
            <w:r w:rsidRPr="00154FF5">
              <w:rPr>
                <w:color w:val="000000"/>
                <w:highlight w:val="darkCyan"/>
                <w:lang w:eastAsia="en-AU"/>
                <w14:ligatures w14:val="none"/>
              </w:rPr>
              <w:t>'25</w:t>
            </w:r>
          </w:p>
        </w:tc>
        <w:tc>
          <w:tcPr>
            <w:tcW w:w="755" w:type="pct"/>
            <w:noWrap/>
            <w:tcMar>
              <w:top w:w="0" w:type="dxa"/>
              <w:left w:w="108" w:type="dxa"/>
              <w:bottom w:w="0" w:type="dxa"/>
              <w:right w:w="108" w:type="dxa"/>
            </w:tcMar>
            <w:vAlign w:val="bottom"/>
            <w:hideMark/>
          </w:tcPr>
          <w:p w14:paraId="024F9F56" w14:textId="3C1845C4" w:rsidR="00154FF5" w:rsidRPr="00154FF5" w:rsidRDefault="00154FF5" w:rsidP="00154FF5">
            <w:pPr>
              <w:rPr>
                <w:color w:val="000000"/>
                <w:highlight w:val="darkCyan"/>
                <w:lang w:eastAsia="en-AU"/>
                <w14:ligatures w14:val="none"/>
              </w:rPr>
            </w:pPr>
            <w:r w:rsidRPr="00154FF5">
              <w:rPr>
                <w:color w:val="000000"/>
                <w:highlight w:val="darkCyan"/>
                <w:lang w:eastAsia="en-AU"/>
                <w14:ligatures w14:val="none"/>
              </w:rPr>
              <w:t xml:space="preserve">Period2 start </w:t>
            </w:r>
            <w:r w:rsidRPr="00154FF5">
              <w:rPr>
                <w:i/>
                <w:iCs/>
                <w:color w:val="000000"/>
                <w:highlight w:val="darkCyan"/>
                <w:lang w:eastAsia="en-AU"/>
                <w14:ligatures w14:val="none"/>
              </w:rPr>
              <w:t>1Jan</w:t>
            </w:r>
            <w:r w:rsidRPr="00154FF5">
              <w:rPr>
                <w:color w:val="000000"/>
                <w:highlight w:val="darkCyan"/>
                <w:lang w:eastAsia="en-AU"/>
                <w14:ligatures w14:val="none"/>
              </w:rPr>
              <w:t>'25</w:t>
            </w:r>
          </w:p>
        </w:tc>
        <w:tc>
          <w:tcPr>
            <w:tcW w:w="747" w:type="pct"/>
            <w:vAlign w:val="bottom"/>
          </w:tcPr>
          <w:p w14:paraId="10428955" w14:textId="4E86C824" w:rsidR="00154FF5" w:rsidRPr="00154FF5" w:rsidRDefault="00154FF5" w:rsidP="00154FF5">
            <w:pPr>
              <w:rPr>
                <w:color w:val="000000"/>
                <w:highlight w:val="darkYellow"/>
                <w:lang w:eastAsia="en-AU"/>
                <w14:ligatures w14:val="none"/>
              </w:rPr>
            </w:pPr>
            <w:r w:rsidRPr="00154FF5">
              <w:rPr>
                <w:color w:val="000000"/>
                <w:highlight w:val="darkYellow"/>
                <w:lang w:eastAsia="en-AU"/>
                <w14:ligatures w14:val="none"/>
              </w:rPr>
              <w:t xml:space="preserve">Period 2 start </w:t>
            </w:r>
            <w:r w:rsidRPr="00154FF5">
              <w:rPr>
                <w:i/>
                <w:iCs/>
                <w:color w:val="000000"/>
                <w:highlight w:val="darkYellow"/>
                <w:lang w:eastAsia="en-AU"/>
                <w14:ligatures w14:val="none"/>
              </w:rPr>
              <w:t>1Oct</w:t>
            </w:r>
            <w:r w:rsidRPr="00154FF5">
              <w:rPr>
                <w:color w:val="000000"/>
                <w:highlight w:val="darkYellow"/>
                <w:lang w:eastAsia="en-AU"/>
                <w14:ligatures w14:val="none"/>
              </w:rPr>
              <w:t>'25</w:t>
            </w:r>
          </w:p>
        </w:tc>
        <w:tc>
          <w:tcPr>
            <w:tcW w:w="748" w:type="pct"/>
            <w:vAlign w:val="bottom"/>
          </w:tcPr>
          <w:p w14:paraId="14C04B02" w14:textId="0A85A454" w:rsidR="00154FF5" w:rsidRPr="00154FF5" w:rsidRDefault="00154FF5" w:rsidP="00154FF5">
            <w:pPr>
              <w:rPr>
                <w:color w:val="000000"/>
                <w:highlight w:val="darkYellow"/>
                <w:lang w:eastAsia="en-AU"/>
                <w14:ligatures w14:val="none"/>
              </w:rPr>
            </w:pPr>
            <w:r w:rsidRPr="00154FF5">
              <w:rPr>
                <w:color w:val="000000"/>
                <w:highlight w:val="darkYellow"/>
                <w:lang w:eastAsia="en-AU"/>
                <w14:ligatures w14:val="none"/>
              </w:rPr>
              <w:t xml:space="preserve">Period 2 start </w:t>
            </w:r>
            <w:r w:rsidRPr="00154FF5">
              <w:rPr>
                <w:i/>
                <w:iCs/>
                <w:color w:val="000000"/>
                <w:highlight w:val="darkYellow"/>
                <w:lang w:eastAsia="en-AU"/>
                <w14:ligatures w14:val="none"/>
              </w:rPr>
              <w:t>1Oct</w:t>
            </w:r>
            <w:r w:rsidRPr="00154FF5">
              <w:rPr>
                <w:color w:val="000000"/>
                <w:highlight w:val="darkYellow"/>
                <w:lang w:eastAsia="en-AU"/>
                <w14:ligatures w14:val="none"/>
              </w:rPr>
              <w:t>'25</w:t>
            </w:r>
          </w:p>
        </w:tc>
      </w:tr>
      <w:tr w:rsidR="00154FF5" w14:paraId="09E30721" w14:textId="300A365D" w:rsidTr="00154FF5">
        <w:trPr>
          <w:trHeight w:val="290"/>
          <w:tblHeader/>
        </w:trPr>
        <w:tc>
          <w:tcPr>
            <w:tcW w:w="576" w:type="pct"/>
            <w:noWrap/>
            <w:tcMar>
              <w:top w:w="0" w:type="dxa"/>
              <w:left w:w="108" w:type="dxa"/>
              <w:bottom w:w="0" w:type="dxa"/>
              <w:right w:w="108" w:type="dxa"/>
            </w:tcMar>
            <w:vAlign w:val="bottom"/>
            <w:hideMark/>
          </w:tcPr>
          <w:p w14:paraId="31C0BEC9" w14:textId="27FE2732" w:rsidR="00154FF5" w:rsidRPr="002311A9" w:rsidRDefault="00154FF5" w:rsidP="00154FF5">
            <w:pPr>
              <w:rPr>
                <w:color w:val="000000"/>
                <w:sz w:val="16"/>
                <w:szCs w:val="16"/>
                <w:lang w:eastAsia="en-AU"/>
                <w14:ligatures w14:val="none"/>
              </w:rPr>
            </w:pPr>
            <w:r w:rsidRPr="002311A9">
              <w:rPr>
                <w:color w:val="000000"/>
                <w:sz w:val="16"/>
                <w:szCs w:val="16"/>
                <w:lang w:eastAsia="en-AU"/>
                <w14:ligatures w14:val="none"/>
              </w:rPr>
              <w:t> CPI start</w:t>
            </w:r>
          </w:p>
        </w:tc>
        <w:tc>
          <w:tcPr>
            <w:tcW w:w="576" w:type="pct"/>
            <w:noWrap/>
            <w:tcMar>
              <w:top w:w="0" w:type="dxa"/>
              <w:left w:w="108" w:type="dxa"/>
              <w:bottom w:w="0" w:type="dxa"/>
              <w:right w:w="108" w:type="dxa"/>
            </w:tcMar>
            <w:vAlign w:val="bottom"/>
            <w:hideMark/>
          </w:tcPr>
          <w:p w14:paraId="4A6400A8" w14:textId="6E149941" w:rsidR="00154FF5" w:rsidRPr="002311A9" w:rsidRDefault="00154FF5" w:rsidP="00154FF5">
            <w:pPr>
              <w:rPr>
                <w:color w:val="000000"/>
                <w:sz w:val="16"/>
                <w:szCs w:val="16"/>
                <w:lang w:eastAsia="en-AU"/>
                <w14:ligatures w14:val="none"/>
              </w:rPr>
            </w:pPr>
            <w:r w:rsidRPr="002311A9">
              <w:rPr>
                <w:color w:val="000000"/>
                <w:sz w:val="16"/>
                <w:szCs w:val="16"/>
                <w:lang w:eastAsia="en-AU"/>
                <w14:ligatures w14:val="none"/>
              </w:rPr>
              <w:t>C</w:t>
            </w:r>
            <w:r>
              <w:rPr>
                <w:color w:val="000000"/>
                <w:sz w:val="16"/>
                <w:szCs w:val="16"/>
                <w:lang w:eastAsia="en-AU"/>
                <w14:ligatures w14:val="none"/>
              </w:rPr>
              <w:t>PI</w:t>
            </w:r>
            <w:r w:rsidRPr="002311A9">
              <w:rPr>
                <w:color w:val="000000"/>
                <w:sz w:val="16"/>
                <w:szCs w:val="16"/>
                <w:lang w:eastAsia="en-AU"/>
                <w14:ligatures w14:val="none"/>
              </w:rPr>
              <w:t xml:space="preserve"> end</w:t>
            </w:r>
          </w:p>
        </w:tc>
        <w:tc>
          <w:tcPr>
            <w:tcW w:w="410" w:type="pct"/>
            <w:noWrap/>
            <w:tcMar>
              <w:top w:w="0" w:type="dxa"/>
              <w:left w:w="108" w:type="dxa"/>
              <w:bottom w:w="0" w:type="dxa"/>
              <w:right w:w="108" w:type="dxa"/>
            </w:tcMar>
            <w:vAlign w:val="bottom"/>
            <w:hideMark/>
          </w:tcPr>
          <w:p w14:paraId="797A0C7D" w14:textId="2122DE63" w:rsidR="00154FF5" w:rsidRPr="002311A9" w:rsidRDefault="00154FF5" w:rsidP="00154FF5">
            <w:pPr>
              <w:rPr>
                <w:color w:val="000000"/>
                <w:sz w:val="16"/>
                <w:szCs w:val="16"/>
                <w:lang w:eastAsia="en-AU"/>
                <w14:ligatures w14:val="none"/>
              </w:rPr>
            </w:pPr>
            <w:r w:rsidRPr="002311A9">
              <w:rPr>
                <w:color w:val="000000"/>
                <w:sz w:val="16"/>
                <w:szCs w:val="16"/>
                <w:lang w:eastAsia="en-AU"/>
                <w14:ligatures w14:val="none"/>
              </w:rPr>
              <w:t>CPI %</w:t>
            </w:r>
          </w:p>
        </w:tc>
        <w:tc>
          <w:tcPr>
            <w:tcW w:w="523" w:type="pct"/>
            <w:noWrap/>
            <w:tcMar>
              <w:top w:w="0" w:type="dxa"/>
              <w:left w:w="108" w:type="dxa"/>
              <w:bottom w:w="0" w:type="dxa"/>
              <w:right w:w="108" w:type="dxa"/>
            </w:tcMar>
            <w:vAlign w:val="bottom"/>
            <w:hideMark/>
          </w:tcPr>
          <w:p w14:paraId="5A3E00FC" w14:textId="78827AD5" w:rsidR="00154FF5" w:rsidRPr="002311A9" w:rsidRDefault="00154FF5" w:rsidP="00154FF5">
            <w:pPr>
              <w:rPr>
                <w:color w:val="000000"/>
                <w:sz w:val="16"/>
                <w:szCs w:val="16"/>
                <w:lang w:eastAsia="en-AU"/>
                <w14:ligatures w14:val="none"/>
              </w:rPr>
            </w:pPr>
            <w:r w:rsidRPr="002311A9">
              <w:rPr>
                <w:color w:val="000000"/>
                <w:sz w:val="16"/>
                <w:szCs w:val="16"/>
                <w:lang w:eastAsia="en-AU"/>
                <w14:ligatures w14:val="none"/>
              </w:rPr>
              <w:t>P2 salary</w:t>
            </w:r>
            <w:r>
              <w:rPr>
                <w:color w:val="000000"/>
                <w:sz w:val="16"/>
                <w:szCs w:val="16"/>
                <w:lang w:eastAsia="en-AU"/>
                <w14:ligatures w14:val="none"/>
              </w:rPr>
              <w:t xml:space="preserve"> at P1 end</w:t>
            </w:r>
            <w:r w:rsidRPr="002311A9">
              <w:rPr>
                <w:color w:val="000000"/>
                <w:sz w:val="16"/>
                <w:szCs w:val="16"/>
                <w:lang w:eastAsia="en-AU"/>
                <w14:ligatures w14:val="none"/>
              </w:rPr>
              <w:t xml:space="preserve"> W</w:t>
            </w:r>
            <w:r>
              <w:rPr>
                <w:color w:val="000000"/>
                <w:sz w:val="16"/>
                <w:szCs w:val="16"/>
                <w:lang w:eastAsia="en-AU"/>
                <w14:ligatures w14:val="none"/>
              </w:rPr>
              <w:t>ee</w:t>
            </w:r>
            <w:r w:rsidRPr="002311A9">
              <w:rPr>
                <w:color w:val="000000"/>
                <w:sz w:val="16"/>
                <w:szCs w:val="16"/>
                <w:lang w:eastAsia="en-AU"/>
                <w14:ligatures w14:val="none"/>
              </w:rPr>
              <w:t>k39</w:t>
            </w:r>
            <w:r>
              <w:rPr>
                <w:color w:val="000000"/>
                <w:sz w:val="16"/>
                <w:szCs w:val="16"/>
                <w:lang w:eastAsia="en-AU"/>
                <w14:ligatures w14:val="none"/>
              </w:rPr>
              <w:t xml:space="preserve"> </w:t>
            </w:r>
          </w:p>
        </w:tc>
        <w:tc>
          <w:tcPr>
            <w:tcW w:w="666" w:type="pct"/>
            <w:vAlign w:val="bottom"/>
          </w:tcPr>
          <w:p w14:paraId="3190AC5F" w14:textId="23000B18" w:rsidR="00154FF5" w:rsidRPr="00154FF5" w:rsidRDefault="00154FF5" w:rsidP="00154FF5">
            <w:pPr>
              <w:rPr>
                <w:color w:val="000000"/>
                <w:sz w:val="16"/>
                <w:szCs w:val="16"/>
                <w:highlight w:val="darkCyan"/>
                <w:lang w:eastAsia="en-AU"/>
                <w14:ligatures w14:val="none"/>
              </w:rPr>
            </w:pPr>
            <w:r w:rsidRPr="00154FF5">
              <w:rPr>
                <w:color w:val="000000"/>
                <w:sz w:val="16"/>
                <w:szCs w:val="16"/>
                <w:highlight w:val="darkCyan"/>
                <w:lang w:eastAsia="en-AU"/>
                <w14:ligatures w14:val="none"/>
              </w:rPr>
              <w:t xml:space="preserve">Retro Pay split </w:t>
            </w:r>
          </w:p>
          <w:p w14:paraId="478970DB" w14:textId="43D73172" w:rsidR="00154FF5" w:rsidRPr="00154FF5" w:rsidRDefault="00154FF5" w:rsidP="00154FF5">
            <w:pPr>
              <w:rPr>
                <w:b/>
                <w:bCs/>
                <w:color w:val="000000"/>
                <w:sz w:val="16"/>
                <w:szCs w:val="16"/>
                <w:highlight w:val="darkCyan"/>
                <w:lang w:eastAsia="en-AU"/>
                <w14:ligatures w14:val="none"/>
              </w:rPr>
            </w:pPr>
            <w:r w:rsidRPr="007E63E5">
              <w:rPr>
                <w:color w:val="000000"/>
                <w:sz w:val="16"/>
                <w:szCs w:val="16"/>
                <w:highlight w:val="darkCyan"/>
                <w:lang w:eastAsia="en-AU"/>
                <w14:ligatures w14:val="none"/>
              </w:rPr>
              <w:t>29 sept</w:t>
            </w:r>
            <w:r w:rsidRPr="00154FF5">
              <w:rPr>
                <w:b/>
                <w:bCs/>
                <w:color w:val="000000"/>
                <w:sz w:val="16"/>
                <w:szCs w:val="16"/>
                <w:highlight w:val="darkCyan"/>
                <w:lang w:eastAsia="en-AU"/>
                <w14:ligatures w14:val="none"/>
              </w:rPr>
              <w:t xml:space="preserve"> -30Sept'26</w:t>
            </w:r>
          </w:p>
          <w:p w14:paraId="1A67B0F8" w14:textId="2D66BB79" w:rsidR="00154FF5" w:rsidRPr="00154FF5" w:rsidRDefault="00154FF5" w:rsidP="00154FF5">
            <w:pPr>
              <w:rPr>
                <w:color w:val="000000"/>
                <w:sz w:val="16"/>
                <w:szCs w:val="16"/>
                <w:highlight w:val="darkCyan"/>
                <w:lang w:eastAsia="en-AU"/>
                <w14:ligatures w14:val="none"/>
              </w:rPr>
            </w:pPr>
            <w:r w:rsidRPr="00154FF5">
              <w:rPr>
                <w:color w:val="000000"/>
                <w:sz w:val="16"/>
                <w:szCs w:val="16"/>
                <w:highlight w:val="darkCyan"/>
                <w:lang w:eastAsia="en-AU"/>
                <w14:ligatures w14:val="none"/>
              </w:rPr>
              <w:t>P2 Sal=$10300</w:t>
            </w:r>
          </w:p>
        </w:tc>
        <w:tc>
          <w:tcPr>
            <w:tcW w:w="755" w:type="pct"/>
            <w:noWrap/>
            <w:tcMar>
              <w:top w:w="0" w:type="dxa"/>
              <w:left w:w="108" w:type="dxa"/>
              <w:bottom w:w="0" w:type="dxa"/>
              <w:right w:w="108" w:type="dxa"/>
            </w:tcMar>
            <w:vAlign w:val="bottom"/>
            <w:hideMark/>
          </w:tcPr>
          <w:p w14:paraId="16638CD3" w14:textId="77777777" w:rsidR="00154FF5" w:rsidRPr="00154FF5" w:rsidRDefault="00154FF5" w:rsidP="00154FF5">
            <w:pPr>
              <w:rPr>
                <w:color w:val="000000"/>
                <w:sz w:val="16"/>
                <w:szCs w:val="16"/>
                <w:highlight w:val="darkCyan"/>
                <w:lang w:eastAsia="en-AU"/>
                <w14:ligatures w14:val="none"/>
              </w:rPr>
            </w:pPr>
            <w:r w:rsidRPr="00154FF5">
              <w:rPr>
                <w:color w:val="000000"/>
                <w:sz w:val="16"/>
                <w:szCs w:val="16"/>
                <w:highlight w:val="darkCyan"/>
                <w:lang w:eastAsia="en-AU"/>
                <w14:ligatures w14:val="none"/>
              </w:rPr>
              <w:t xml:space="preserve">Retro Pay split </w:t>
            </w:r>
          </w:p>
          <w:p w14:paraId="4C5F79E9" w14:textId="77777777" w:rsidR="00154FF5" w:rsidRPr="00154FF5" w:rsidRDefault="00154FF5" w:rsidP="00154FF5">
            <w:pPr>
              <w:rPr>
                <w:b/>
                <w:bCs/>
                <w:color w:val="000000"/>
                <w:sz w:val="16"/>
                <w:szCs w:val="16"/>
                <w:highlight w:val="darkCyan"/>
                <w:lang w:eastAsia="en-AU"/>
                <w14:ligatures w14:val="none"/>
              </w:rPr>
            </w:pPr>
            <w:r w:rsidRPr="007E63E5">
              <w:rPr>
                <w:color w:val="000000"/>
                <w:sz w:val="16"/>
                <w:szCs w:val="16"/>
                <w:highlight w:val="darkCyan"/>
                <w:lang w:eastAsia="en-AU"/>
                <w14:ligatures w14:val="none"/>
              </w:rPr>
              <w:t>1Oct-</w:t>
            </w:r>
            <w:r w:rsidRPr="00154FF5">
              <w:rPr>
                <w:b/>
                <w:bCs/>
                <w:color w:val="000000"/>
                <w:sz w:val="16"/>
                <w:szCs w:val="16"/>
                <w:highlight w:val="darkCyan"/>
                <w:lang w:eastAsia="en-AU"/>
                <w14:ligatures w14:val="none"/>
              </w:rPr>
              <w:t>5Oct '26</w:t>
            </w:r>
          </w:p>
          <w:p w14:paraId="7433FFA3" w14:textId="33DD767A" w:rsidR="00154FF5" w:rsidRPr="00154FF5" w:rsidRDefault="00154FF5" w:rsidP="00154FF5">
            <w:pPr>
              <w:rPr>
                <w:color w:val="000000"/>
                <w:sz w:val="16"/>
                <w:szCs w:val="16"/>
                <w:highlight w:val="darkCyan"/>
                <w:lang w:eastAsia="en-AU"/>
                <w14:ligatures w14:val="none"/>
              </w:rPr>
            </w:pPr>
            <w:r w:rsidRPr="00154FF5">
              <w:rPr>
                <w:color w:val="000000"/>
                <w:sz w:val="16"/>
                <w:szCs w:val="16"/>
                <w:highlight w:val="darkCyan"/>
                <w:lang w:eastAsia="en-AU"/>
                <w14:ligatures w14:val="none"/>
              </w:rPr>
              <w:t>P2 Sal=$10712</w:t>
            </w:r>
          </w:p>
        </w:tc>
        <w:tc>
          <w:tcPr>
            <w:tcW w:w="747" w:type="pct"/>
          </w:tcPr>
          <w:p w14:paraId="041E4A61" w14:textId="77777777" w:rsidR="00154FF5" w:rsidRPr="00154FF5" w:rsidRDefault="00154FF5" w:rsidP="00154FF5">
            <w:pPr>
              <w:rPr>
                <w:color w:val="000000"/>
                <w:sz w:val="16"/>
                <w:szCs w:val="16"/>
                <w:highlight w:val="darkYellow"/>
                <w:lang w:eastAsia="en-AU"/>
                <w14:ligatures w14:val="none"/>
              </w:rPr>
            </w:pPr>
            <w:r w:rsidRPr="00154FF5">
              <w:rPr>
                <w:color w:val="000000"/>
                <w:sz w:val="16"/>
                <w:szCs w:val="16"/>
                <w:highlight w:val="darkYellow"/>
                <w:lang w:eastAsia="en-AU"/>
                <w14:ligatures w14:val="none"/>
              </w:rPr>
              <w:t xml:space="preserve">Retro Pay split </w:t>
            </w:r>
          </w:p>
          <w:p w14:paraId="105DF1AF" w14:textId="77777777" w:rsidR="00154FF5" w:rsidRPr="00154FF5" w:rsidRDefault="00154FF5" w:rsidP="00154FF5">
            <w:pPr>
              <w:rPr>
                <w:b/>
                <w:bCs/>
                <w:color w:val="000000"/>
                <w:sz w:val="16"/>
                <w:szCs w:val="16"/>
                <w:highlight w:val="darkYellow"/>
                <w:lang w:eastAsia="en-AU"/>
                <w14:ligatures w14:val="none"/>
              </w:rPr>
            </w:pPr>
            <w:r w:rsidRPr="007E63E5">
              <w:rPr>
                <w:color w:val="000000"/>
                <w:sz w:val="16"/>
                <w:szCs w:val="16"/>
                <w:highlight w:val="darkYellow"/>
                <w:lang w:eastAsia="en-AU"/>
                <w14:ligatures w14:val="none"/>
              </w:rPr>
              <w:t>29 sept -</w:t>
            </w:r>
            <w:r w:rsidRPr="00154FF5">
              <w:rPr>
                <w:b/>
                <w:bCs/>
                <w:color w:val="000000"/>
                <w:sz w:val="16"/>
                <w:szCs w:val="16"/>
                <w:highlight w:val="darkYellow"/>
                <w:lang w:eastAsia="en-AU"/>
                <w14:ligatures w14:val="none"/>
              </w:rPr>
              <w:t>30Sept'26</w:t>
            </w:r>
          </w:p>
          <w:p w14:paraId="55F5C33C" w14:textId="2BCD6C1D" w:rsidR="00154FF5" w:rsidRPr="00154FF5" w:rsidRDefault="00154FF5" w:rsidP="00154FF5">
            <w:pPr>
              <w:rPr>
                <w:color w:val="000000"/>
                <w:sz w:val="16"/>
                <w:szCs w:val="16"/>
                <w:highlight w:val="darkYellow"/>
                <w:lang w:eastAsia="en-AU"/>
                <w14:ligatures w14:val="none"/>
              </w:rPr>
            </w:pPr>
            <w:r w:rsidRPr="00154FF5">
              <w:rPr>
                <w:color w:val="000000"/>
                <w:sz w:val="16"/>
                <w:szCs w:val="16"/>
                <w:highlight w:val="darkYellow"/>
                <w:lang w:eastAsia="en-AU"/>
                <w14:ligatures w14:val="none"/>
              </w:rPr>
              <w:t>P2 Sal</w:t>
            </w:r>
            <w:r w:rsidR="0068440B">
              <w:rPr>
                <w:color w:val="000000"/>
                <w:sz w:val="16"/>
                <w:szCs w:val="16"/>
                <w:highlight w:val="darkYellow"/>
                <w:lang w:eastAsia="en-AU"/>
                <w14:ligatures w14:val="none"/>
              </w:rPr>
              <w:t xml:space="preserve">=$10000 </w:t>
            </w:r>
          </w:p>
        </w:tc>
        <w:tc>
          <w:tcPr>
            <w:tcW w:w="748" w:type="pct"/>
          </w:tcPr>
          <w:p w14:paraId="191828E8" w14:textId="77777777" w:rsidR="00154FF5" w:rsidRPr="00154FF5" w:rsidRDefault="00154FF5" w:rsidP="00154FF5">
            <w:pPr>
              <w:rPr>
                <w:color w:val="000000"/>
                <w:sz w:val="16"/>
                <w:szCs w:val="16"/>
                <w:highlight w:val="darkYellow"/>
                <w:lang w:eastAsia="en-AU"/>
                <w14:ligatures w14:val="none"/>
              </w:rPr>
            </w:pPr>
            <w:r w:rsidRPr="00154FF5">
              <w:rPr>
                <w:color w:val="000000"/>
                <w:sz w:val="16"/>
                <w:szCs w:val="16"/>
                <w:highlight w:val="darkYellow"/>
                <w:lang w:eastAsia="en-AU"/>
                <w14:ligatures w14:val="none"/>
              </w:rPr>
              <w:t xml:space="preserve">Retro Pay split </w:t>
            </w:r>
          </w:p>
          <w:p w14:paraId="124EBDDC" w14:textId="77777777" w:rsidR="00154FF5" w:rsidRPr="00154FF5" w:rsidRDefault="00154FF5" w:rsidP="00154FF5">
            <w:pPr>
              <w:rPr>
                <w:b/>
                <w:bCs/>
                <w:color w:val="000000"/>
                <w:sz w:val="16"/>
                <w:szCs w:val="16"/>
                <w:highlight w:val="darkYellow"/>
                <w:lang w:eastAsia="en-AU"/>
                <w14:ligatures w14:val="none"/>
              </w:rPr>
            </w:pPr>
            <w:r w:rsidRPr="007E63E5">
              <w:rPr>
                <w:color w:val="000000"/>
                <w:sz w:val="16"/>
                <w:szCs w:val="16"/>
                <w:highlight w:val="darkYellow"/>
                <w:lang w:eastAsia="en-AU"/>
                <w14:ligatures w14:val="none"/>
              </w:rPr>
              <w:t>1Oct-</w:t>
            </w:r>
            <w:r w:rsidRPr="00154FF5">
              <w:rPr>
                <w:b/>
                <w:bCs/>
                <w:color w:val="000000"/>
                <w:sz w:val="16"/>
                <w:szCs w:val="16"/>
                <w:highlight w:val="darkYellow"/>
                <w:lang w:eastAsia="en-AU"/>
                <w14:ligatures w14:val="none"/>
              </w:rPr>
              <w:t xml:space="preserve">5Oct '26 </w:t>
            </w:r>
          </w:p>
          <w:p w14:paraId="12D44ED3" w14:textId="25E4BD39" w:rsidR="00154FF5" w:rsidRPr="00154FF5" w:rsidRDefault="00154FF5" w:rsidP="00154FF5">
            <w:pPr>
              <w:rPr>
                <w:color w:val="000000"/>
                <w:sz w:val="16"/>
                <w:szCs w:val="16"/>
                <w:highlight w:val="darkYellow"/>
                <w:lang w:eastAsia="en-AU"/>
                <w14:ligatures w14:val="none"/>
              </w:rPr>
            </w:pPr>
            <w:r w:rsidRPr="00154FF5">
              <w:rPr>
                <w:color w:val="000000"/>
                <w:sz w:val="16"/>
                <w:szCs w:val="16"/>
                <w:highlight w:val="darkYellow"/>
                <w:lang w:eastAsia="en-AU"/>
                <w14:ligatures w14:val="none"/>
              </w:rPr>
              <w:t>P2 Sa=$10400</w:t>
            </w:r>
          </w:p>
        </w:tc>
      </w:tr>
      <w:tr w:rsidR="00154FF5" w14:paraId="56DF4770" w14:textId="75E0C19A" w:rsidTr="00154FF5">
        <w:trPr>
          <w:trHeight w:val="290"/>
        </w:trPr>
        <w:tc>
          <w:tcPr>
            <w:tcW w:w="576" w:type="pct"/>
            <w:noWrap/>
            <w:tcMar>
              <w:top w:w="0" w:type="dxa"/>
              <w:left w:w="108" w:type="dxa"/>
              <w:bottom w:w="0" w:type="dxa"/>
              <w:right w:w="108" w:type="dxa"/>
            </w:tcMar>
            <w:vAlign w:val="bottom"/>
            <w:hideMark/>
          </w:tcPr>
          <w:p w14:paraId="28F80551" w14:textId="77777777" w:rsidR="00154FF5" w:rsidRPr="002311A9" w:rsidRDefault="00154FF5" w:rsidP="00154FF5">
            <w:pPr>
              <w:jc w:val="right"/>
              <w:rPr>
                <w:color w:val="000000"/>
                <w:sz w:val="16"/>
                <w:szCs w:val="16"/>
                <w:lang w:eastAsia="en-AU"/>
                <w14:ligatures w14:val="none"/>
              </w:rPr>
            </w:pPr>
            <w:r w:rsidRPr="002311A9">
              <w:rPr>
                <w:color w:val="000000"/>
                <w:sz w:val="16"/>
                <w:szCs w:val="16"/>
                <w:lang w:eastAsia="en-AU"/>
                <w14:ligatures w14:val="none"/>
              </w:rPr>
              <w:t>01/10/2024</w:t>
            </w:r>
          </w:p>
        </w:tc>
        <w:tc>
          <w:tcPr>
            <w:tcW w:w="576" w:type="pct"/>
            <w:noWrap/>
            <w:tcMar>
              <w:top w:w="0" w:type="dxa"/>
              <w:left w:w="108" w:type="dxa"/>
              <w:bottom w:w="0" w:type="dxa"/>
              <w:right w:w="108" w:type="dxa"/>
            </w:tcMar>
            <w:vAlign w:val="bottom"/>
            <w:hideMark/>
          </w:tcPr>
          <w:p w14:paraId="4DF0B670" w14:textId="77777777" w:rsidR="00154FF5" w:rsidRPr="002311A9" w:rsidRDefault="00154FF5" w:rsidP="00154FF5">
            <w:pPr>
              <w:jc w:val="right"/>
              <w:rPr>
                <w:color w:val="000000"/>
                <w:sz w:val="16"/>
                <w:szCs w:val="16"/>
                <w:lang w:eastAsia="en-AU"/>
                <w14:ligatures w14:val="none"/>
              </w:rPr>
            </w:pPr>
            <w:r w:rsidRPr="002311A9">
              <w:rPr>
                <w:color w:val="000000"/>
                <w:sz w:val="16"/>
                <w:szCs w:val="16"/>
                <w:lang w:eastAsia="en-AU"/>
                <w14:ligatures w14:val="none"/>
              </w:rPr>
              <w:t>30/09/2025</w:t>
            </w:r>
          </w:p>
        </w:tc>
        <w:tc>
          <w:tcPr>
            <w:tcW w:w="410" w:type="pct"/>
            <w:noWrap/>
            <w:tcMar>
              <w:top w:w="0" w:type="dxa"/>
              <w:left w:w="108" w:type="dxa"/>
              <w:bottom w:w="0" w:type="dxa"/>
              <w:right w:w="108" w:type="dxa"/>
            </w:tcMar>
            <w:vAlign w:val="bottom"/>
            <w:hideMark/>
          </w:tcPr>
          <w:p w14:paraId="2693C181" w14:textId="77777777" w:rsidR="00154FF5" w:rsidRDefault="00154FF5" w:rsidP="00154FF5">
            <w:pPr>
              <w:jc w:val="right"/>
              <w:rPr>
                <w:color w:val="000000"/>
                <w:lang w:eastAsia="en-AU"/>
                <w14:ligatures w14:val="none"/>
              </w:rPr>
            </w:pPr>
            <w:r>
              <w:rPr>
                <w:color w:val="000000"/>
                <w:lang w:eastAsia="en-AU"/>
                <w14:ligatures w14:val="none"/>
              </w:rPr>
              <w:t>0%</w:t>
            </w:r>
          </w:p>
        </w:tc>
        <w:tc>
          <w:tcPr>
            <w:tcW w:w="523" w:type="pct"/>
            <w:noWrap/>
            <w:tcMar>
              <w:top w:w="0" w:type="dxa"/>
              <w:left w:w="108" w:type="dxa"/>
              <w:bottom w:w="0" w:type="dxa"/>
              <w:right w:w="108" w:type="dxa"/>
            </w:tcMar>
            <w:vAlign w:val="bottom"/>
            <w:hideMark/>
          </w:tcPr>
          <w:p w14:paraId="0D732B09" w14:textId="77777777" w:rsidR="00154FF5" w:rsidRDefault="00154FF5" w:rsidP="00154FF5">
            <w:pPr>
              <w:jc w:val="right"/>
              <w:rPr>
                <w:color w:val="000000"/>
                <w:lang w:eastAsia="en-AU"/>
                <w14:ligatures w14:val="none"/>
              </w:rPr>
            </w:pPr>
            <w:r>
              <w:rPr>
                <w:color w:val="000000"/>
                <w:lang w:eastAsia="en-AU"/>
                <w14:ligatures w14:val="none"/>
              </w:rPr>
              <w:t>10000</w:t>
            </w:r>
          </w:p>
        </w:tc>
        <w:tc>
          <w:tcPr>
            <w:tcW w:w="666" w:type="pct"/>
            <w:vAlign w:val="bottom"/>
          </w:tcPr>
          <w:p w14:paraId="7D24B7A9" w14:textId="09C0F95A" w:rsidR="00154FF5" w:rsidRDefault="00154FF5" w:rsidP="00154FF5">
            <w:pPr>
              <w:jc w:val="right"/>
              <w:rPr>
                <w:color w:val="000000"/>
                <w:lang w:eastAsia="en-AU"/>
                <w14:ligatures w14:val="none"/>
              </w:rPr>
            </w:pPr>
            <w:r>
              <w:rPr>
                <w:color w:val="000000"/>
                <w:lang w:eastAsia="en-AU"/>
                <w14:ligatures w14:val="none"/>
              </w:rPr>
              <w:t>10000</w:t>
            </w:r>
          </w:p>
        </w:tc>
        <w:tc>
          <w:tcPr>
            <w:tcW w:w="755" w:type="pct"/>
            <w:noWrap/>
            <w:tcMar>
              <w:top w:w="0" w:type="dxa"/>
              <w:left w:w="108" w:type="dxa"/>
              <w:bottom w:w="0" w:type="dxa"/>
              <w:right w:w="108" w:type="dxa"/>
            </w:tcMar>
            <w:vAlign w:val="bottom"/>
            <w:hideMark/>
          </w:tcPr>
          <w:p w14:paraId="657BBBC4" w14:textId="16FCD930" w:rsidR="00154FF5" w:rsidRDefault="00154FF5" w:rsidP="00154FF5">
            <w:pPr>
              <w:jc w:val="right"/>
              <w:rPr>
                <w:color w:val="000000"/>
                <w:lang w:eastAsia="en-AU"/>
                <w14:ligatures w14:val="none"/>
              </w:rPr>
            </w:pPr>
            <w:r>
              <w:rPr>
                <w:color w:val="000000"/>
                <w:lang w:eastAsia="en-AU"/>
                <w14:ligatures w14:val="none"/>
              </w:rPr>
              <w:t>10000</w:t>
            </w:r>
          </w:p>
        </w:tc>
        <w:tc>
          <w:tcPr>
            <w:tcW w:w="747" w:type="pct"/>
          </w:tcPr>
          <w:p w14:paraId="1F862B60" w14:textId="508C95C6" w:rsidR="00154FF5" w:rsidRDefault="00154FF5" w:rsidP="00154FF5">
            <w:pPr>
              <w:jc w:val="right"/>
              <w:rPr>
                <w:color w:val="000000"/>
                <w:lang w:eastAsia="en-AU"/>
                <w14:ligatures w14:val="none"/>
              </w:rPr>
            </w:pPr>
            <w:r>
              <w:rPr>
                <w:color w:val="000000"/>
                <w:lang w:eastAsia="en-AU"/>
                <w14:ligatures w14:val="none"/>
              </w:rPr>
              <w:t>10000</w:t>
            </w:r>
          </w:p>
        </w:tc>
        <w:tc>
          <w:tcPr>
            <w:tcW w:w="748" w:type="pct"/>
            <w:vAlign w:val="bottom"/>
          </w:tcPr>
          <w:p w14:paraId="4A701FB0" w14:textId="504FC6B0" w:rsidR="00154FF5" w:rsidRDefault="00154FF5" w:rsidP="00154FF5">
            <w:pPr>
              <w:jc w:val="right"/>
              <w:rPr>
                <w:color w:val="000000"/>
                <w:lang w:eastAsia="en-AU"/>
                <w14:ligatures w14:val="none"/>
              </w:rPr>
            </w:pPr>
            <w:r>
              <w:rPr>
                <w:color w:val="000000"/>
                <w:lang w:eastAsia="en-AU"/>
                <w14:ligatures w14:val="none"/>
              </w:rPr>
              <w:t>10000</w:t>
            </w:r>
          </w:p>
        </w:tc>
      </w:tr>
      <w:tr w:rsidR="00154FF5" w14:paraId="0C091FC3" w14:textId="4A7C8EC2" w:rsidTr="00154FF5">
        <w:trPr>
          <w:trHeight w:val="290"/>
        </w:trPr>
        <w:tc>
          <w:tcPr>
            <w:tcW w:w="576" w:type="pct"/>
            <w:noWrap/>
            <w:tcMar>
              <w:top w:w="0" w:type="dxa"/>
              <w:left w:w="108" w:type="dxa"/>
              <w:bottom w:w="0" w:type="dxa"/>
              <w:right w:w="108" w:type="dxa"/>
            </w:tcMar>
            <w:vAlign w:val="bottom"/>
            <w:hideMark/>
          </w:tcPr>
          <w:p w14:paraId="600F6CB2" w14:textId="77777777" w:rsidR="00154FF5" w:rsidRPr="002311A9" w:rsidRDefault="00154FF5" w:rsidP="00154FF5">
            <w:pPr>
              <w:jc w:val="right"/>
              <w:rPr>
                <w:color w:val="000000"/>
                <w:sz w:val="16"/>
                <w:szCs w:val="16"/>
                <w:lang w:eastAsia="en-AU"/>
                <w14:ligatures w14:val="none"/>
              </w:rPr>
            </w:pPr>
            <w:r w:rsidRPr="002311A9">
              <w:rPr>
                <w:color w:val="000000"/>
                <w:sz w:val="16"/>
                <w:szCs w:val="16"/>
                <w:lang w:eastAsia="en-AU"/>
                <w14:ligatures w14:val="none"/>
              </w:rPr>
              <w:t>01/10/2025</w:t>
            </w:r>
          </w:p>
        </w:tc>
        <w:tc>
          <w:tcPr>
            <w:tcW w:w="576" w:type="pct"/>
            <w:noWrap/>
            <w:tcMar>
              <w:top w:w="0" w:type="dxa"/>
              <w:left w:w="108" w:type="dxa"/>
              <w:bottom w:w="0" w:type="dxa"/>
              <w:right w:w="108" w:type="dxa"/>
            </w:tcMar>
            <w:vAlign w:val="bottom"/>
            <w:hideMark/>
          </w:tcPr>
          <w:p w14:paraId="4AC9E0C6" w14:textId="77777777" w:rsidR="00154FF5" w:rsidRPr="002311A9" w:rsidRDefault="00154FF5" w:rsidP="00154FF5">
            <w:pPr>
              <w:jc w:val="right"/>
              <w:rPr>
                <w:color w:val="000000"/>
                <w:sz w:val="16"/>
                <w:szCs w:val="16"/>
                <w:lang w:eastAsia="en-AU"/>
                <w14:ligatures w14:val="none"/>
              </w:rPr>
            </w:pPr>
            <w:r w:rsidRPr="002311A9">
              <w:rPr>
                <w:color w:val="000000"/>
                <w:sz w:val="16"/>
                <w:szCs w:val="16"/>
                <w:lang w:eastAsia="en-AU"/>
                <w14:ligatures w14:val="none"/>
              </w:rPr>
              <w:t>30/09/2026</w:t>
            </w:r>
          </w:p>
        </w:tc>
        <w:tc>
          <w:tcPr>
            <w:tcW w:w="410" w:type="pct"/>
            <w:noWrap/>
            <w:tcMar>
              <w:top w:w="0" w:type="dxa"/>
              <w:left w:w="108" w:type="dxa"/>
              <w:bottom w:w="0" w:type="dxa"/>
              <w:right w:w="108" w:type="dxa"/>
            </w:tcMar>
            <w:vAlign w:val="bottom"/>
            <w:hideMark/>
          </w:tcPr>
          <w:p w14:paraId="3DC0EC4A" w14:textId="77777777" w:rsidR="00154FF5" w:rsidRDefault="00154FF5" w:rsidP="00154FF5">
            <w:pPr>
              <w:jc w:val="right"/>
              <w:rPr>
                <w:color w:val="000000"/>
                <w:lang w:eastAsia="en-AU"/>
                <w14:ligatures w14:val="none"/>
              </w:rPr>
            </w:pPr>
            <w:r>
              <w:rPr>
                <w:color w:val="000000"/>
                <w:lang w:eastAsia="en-AU"/>
                <w14:ligatures w14:val="none"/>
              </w:rPr>
              <w:t>3%</w:t>
            </w:r>
          </w:p>
        </w:tc>
        <w:tc>
          <w:tcPr>
            <w:tcW w:w="523" w:type="pct"/>
            <w:noWrap/>
            <w:tcMar>
              <w:top w:w="0" w:type="dxa"/>
              <w:left w:w="108" w:type="dxa"/>
              <w:bottom w:w="0" w:type="dxa"/>
              <w:right w:w="108" w:type="dxa"/>
            </w:tcMar>
            <w:vAlign w:val="bottom"/>
            <w:hideMark/>
          </w:tcPr>
          <w:p w14:paraId="2D359CFD" w14:textId="77777777" w:rsidR="00154FF5" w:rsidRDefault="00154FF5" w:rsidP="00154FF5">
            <w:pPr>
              <w:jc w:val="right"/>
              <w:rPr>
                <w:color w:val="000000"/>
                <w:lang w:eastAsia="en-AU"/>
                <w14:ligatures w14:val="none"/>
              </w:rPr>
            </w:pPr>
            <w:r>
              <w:rPr>
                <w:color w:val="000000"/>
                <w:lang w:eastAsia="en-AU"/>
                <w14:ligatures w14:val="none"/>
              </w:rPr>
              <w:t>10000</w:t>
            </w:r>
          </w:p>
        </w:tc>
        <w:tc>
          <w:tcPr>
            <w:tcW w:w="666" w:type="pct"/>
            <w:vAlign w:val="bottom"/>
          </w:tcPr>
          <w:p w14:paraId="1041DEE2" w14:textId="4B2A9BCE" w:rsidR="00154FF5" w:rsidRDefault="00154FF5" w:rsidP="00154FF5">
            <w:pPr>
              <w:jc w:val="right"/>
              <w:rPr>
                <w:color w:val="000000"/>
                <w:lang w:eastAsia="en-AU"/>
                <w14:ligatures w14:val="none"/>
              </w:rPr>
            </w:pPr>
            <w:r w:rsidRPr="00154FF5">
              <w:rPr>
                <w:color w:val="000000"/>
                <w:highlight w:val="darkCyan"/>
                <w:lang w:eastAsia="en-AU"/>
                <w14:ligatures w14:val="none"/>
              </w:rPr>
              <w:t>10300</w:t>
            </w:r>
          </w:p>
        </w:tc>
        <w:tc>
          <w:tcPr>
            <w:tcW w:w="755" w:type="pct"/>
            <w:noWrap/>
            <w:tcMar>
              <w:top w:w="0" w:type="dxa"/>
              <w:left w:w="108" w:type="dxa"/>
              <w:bottom w:w="0" w:type="dxa"/>
              <w:right w:w="108" w:type="dxa"/>
            </w:tcMar>
            <w:vAlign w:val="bottom"/>
            <w:hideMark/>
          </w:tcPr>
          <w:p w14:paraId="7D56F530" w14:textId="04A6DB90" w:rsidR="00154FF5" w:rsidRDefault="00154FF5" w:rsidP="00154FF5">
            <w:pPr>
              <w:jc w:val="right"/>
              <w:rPr>
                <w:color w:val="000000"/>
                <w:lang w:eastAsia="en-AU"/>
                <w14:ligatures w14:val="none"/>
              </w:rPr>
            </w:pPr>
            <w:r>
              <w:rPr>
                <w:color w:val="000000"/>
                <w:lang w:eastAsia="en-AU"/>
                <w14:ligatures w14:val="none"/>
              </w:rPr>
              <w:t>10300</w:t>
            </w:r>
          </w:p>
        </w:tc>
        <w:tc>
          <w:tcPr>
            <w:tcW w:w="747" w:type="pct"/>
          </w:tcPr>
          <w:p w14:paraId="5F348DDF" w14:textId="067C76FB" w:rsidR="00154FF5" w:rsidRDefault="00154FF5" w:rsidP="00154FF5">
            <w:pPr>
              <w:jc w:val="right"/>
              <w:rPr>
                <w:color w:val="000000"/>
                <w:lang w:eastAsia="en-AU"/>
                <w14:ligatures w14:val="none"/>
              </w:rPr>
            </w:pPr>
            <w:r>
              <w:rPr>
                <w:color w:val="000000"/>
                <w:lang w:eastAsia="en-AU"/>
                <w14:ligatures w14:val="none"/>
              </w:rPr>
              <w:t>10000</w:t>
            </w:r>
          </w:p>
        </w:tc>
        <w:tc>
          <w:tcPr>
            <w:tcW w:w="748" w:type="pct"/>
            <w:vAlign w:val="bottom"/>
          </w:tcPr>
          <w:p w14:paraId="277D90EE" w14:textId="793AC8C1" w:rsidR="00154FF5" w:rsidRDefault="00154FF5" w:rsidP="00154FF5">
            <w:pPr>
              <w:jc w:val="right"/>
              <w:rPr>
                <w:color w:val="000000"/>
                <w:lang w:eastAsia="en-AU"/>
                <w14:ligatures w14:val="none"/>
              </w:rPr>
            </w:pPr>
            <w:r>
              <w:rPr>
                <w:color w:val="000000"/>
                <w:lang w:eastAsia="en-AU"/>
                <w14:ligatures w14:val="none"/>
              </w:rPr>
              <w:t>10000</w:t>
            </w:r>
          </w:p>
        </w:tc>
      </w:tr>
      <w:tr w:rsidR="00154FF5" w14:paraId="34CD2775" w14:textId="172DB5E2" w:rsidTr="00154FF5">
        <w:trPr>
          <w:trHeight w:val="290"/>
        </w:trPr>
        <w:tc>
          <w:tcPr>
            <w:tcW w:w="576" w:type="pct"/>
            <w:noWrap/>
            <w:tcMar>
              <w:top w:w="0" w:type="dxa"/>
              <w:left w:w="108" w:type="dxa"/>
              <w:bottom w:w="0" w:type="dxa"/>
              <w:right w:w="108" w:type="dxa"/>
            </w:tcMar>
            <w:vAlign w:val="bottom"/>
            <w:hideMark/>
          </w:tcPr>
          <w:p w14:paraId="027F0711" w14:textId="77777777" w:rsidR="00154FF5" w:rsidRPr="002311A9" w:rsidRDefault="00154FF5" w:rsidP="00154FF5">
            <w:pPr>
              <w:jc w:val="right"/>
              <w:rPr>
                <w:color w:val="000000"/>
                <w:sz w:val="16"/>
                <w:szCs w:val="16"/>
                <w:lang w:eastAsia="en-AU"/>
                <w14:ligatures w14:val="none"/>
              </w:rPr>
            </w:pPr>
            <w:r w:rsidRPr="002311A9">
              <w:rPr>
                <w:color w:val="000000"/>
                <w:sz w:val="16"/>
                <w:szCs w:val="16"/>
                <w:lang w:eastAsia="en-AU"/>
                <w14:ligatures w14:val="none"/>
              </w:rPr>
              <w:t>01/10/2026</w:t>
            </w:r>
          </w:p>
        </w:tc>
        <w:tc>
          <w:tcPr>
            <w:tcW w:w="576" w:type="pct"/>
            <w:noWrap/>
            <w:tcMar>
              <w:top w:w="0" w:type="dxa"/>
              <w:left w:w="108" w:type="dxa"/>
              <w:bottom w:w="0" w:type="dxa"/>
              <w:right w:w="108" w:type="dxa"/>
            </w:tcMar>
            <w:vAlign w:val="bottom"/>
            <w:hideMark/>
          </w:tcPr>
          <w:p w14:paraId="5E3ECF98" w14:textId="77777777" w:rsidR="00154FF5" w:rsidRPr="002311A9" w:rsidRDefault="00154FF5" w:rsidP="00154FF5">
            <w:pPr>
              <w:jc w:val="right"/>
              <w:rPr>
                <w:color w:val="000000"/>
                <w:sz w:val="16"/>
                <w:szCs w:val="16"/>
                <w:lang w:eastAsia="en-AU"/>
                <w14:ligatures w14:val="none"/>
              </w:rPr>
            </w:pPr>
            <w:r w:rsidRPr="002311A9">
              <w:rPr>
                <w:color w:val="000000"/>
                <w:sz w:val="16"/>
                <w:szCs w:val="16"/>
                <w:lang w:eastAsia="en-AU"/>
                <w14:ligatures w14:val="none"/>
              </w:rPr>
              <w:t>30/09/2027</w:t>
            </w:r>
          </w:p>
        </w:tc>
        <w:tc>
          <w:tcPr>
            <w:tcW w:w="410" w:type="pct"/>
            <w:noWrap/>
            <w:tcMar>
              <w:top w:w="0" w:type="dxa"/>
              <w:left w:w="108" w:type="dxa"/>
              <w:bottom w:w="0" w:type="dxa"/>
              <w:right w:w="108" w:type="dxa"/>
            </w:tcMar>
            <w:vAlign w:val="bottom"/>
            <w:hideMark/>
          </w:tcPr>
          <w:p w14:paraId="2AAEF1CF" w14:textId="77777777" w:rsidR="00154FF5" w:rsidRDefault="00154FF5" w:rsidP="00154FF5">
            <w:pPr>
              <w:jc w:val="right"/>
              <w:rPr>
                <w:color w:val="000000"/>
                <w:lang w:eastAsia="en-AU"/>
                <w14:ligatures w14:val="none"/>
              </w:rPr>
            </w:pPr>
            <w:r>
              <w:rPr>
                <w:color w:val="000000"/>
                <w:lang w:eastAsia="en-AU"/>
                <w14:ligatures w14:val="none"/>
              </w:rPr>
              <w:t>4%</w:t>
            </w:r>
          </w:p>
        </w:tc>
        <w:tc>
          <w:tcPr>
            <w:tcW w:w="523" w:type="pct"/>
            <w:noWrap/>
            <w:tcMar>
              <w:top w:w="0" w:type="dxa"/>
              <w:left w:w="108" w:type="dxa"/>
              <w:bottom w:w="0" w:type="dxa"/>
              <w:right w:w="108" w:type="dxa"/>
            </w:tcMar>
            <w:vAlign w:val="bottom"/>
            <w:hideMark/>
          </w:tcPr>
          <w:p w14:paraId="147F58C9" w14:textId="77777777" w:rsidR="00154FF5" w:rsidRDefault="00154FF5" w:rsidP="00154FF5">
            <w:pPr>
              <w:jc w:val="right"/>
              <w:rPr>
                <w:color w:val="000000"/>
                <w:lang w:eastAsia="en-AU"/>
                <w14:ligatures w14:val="none"/>
              </w:rPr>
            </w:pPr>
            <w:r>
              <w:rPr>
                <w:color w:val="000000"/>
                <w:lang w:eastAsia="en-AU"/>
                <w14:ligatures w14:val="none"/>
              </w:rPr>
              <w:t>10000</w:t>
            </w:r>
          </w:p>
        </w:tc>
        <w:tc>
          <w:tcPr>
            <w:tcW w:w="666" w:type="pct"/>
            <w:vAlign w:val="bottom"/>
          </w:tcPr>
          <w:p w14:paraId="6D83FFAA" w14:textId="359FE1AF" w:rsidR="00154FF5" w:rsidRDefault="00154FF5" w:rsidP="00154FF5">
            <w:pPr>
              <w:jc w:val="right"/>
              <w:rPr>
                <w:color w:val="000000"/>
                <w:lang w:eastAsia="en-AU"/>
                <w14:ligatures w14:val="none"/>
              </w:rPr>
            </w:pPr>
            <w:r>
              <w:rPr>
                <w:color w:val="000000"/>
                <w:lang w:eastAsia="en-AU"/>
                <w14:ligatures w14:val="none"/>
              </w:rPr>
              <w:t>n/a</w:t>
            </w:r>
          </w:p>
        </w:tc>
        <w:tc>
          <w:tcPr>
            <w:tcW w:w="755" w:type="pct"/>
            <w:noWrap/>
            <w:tcMar>
              <w:top w:w="0" w:type="dxa"/>
              <w:left w:w="108" w:type="dxa"/>
              <w:bottom w:w="0" w:type="dxa"/>
              <w:right w:w="108" w:type="dxa"/>
            </w:tcMar>
            <w:vAlign w:val="bottom"/>
            <w:hideMark/>
          </w:tcPr>
          <w:p w14:paraId="6F9B5307" w14:textId="4A104716" w:rsidR="00154FF5" w:rsidRDefault="00154FF5" w:rsidP="00154FF5">
            <w:pPr>
              <w:jc w:val="right"/>
              <w:rPr>
                <w:color w:val="000000"/>
                <w:lang w:eastAsia="en-AU"/>
                <w14:ligatures w14:val="none"/>
              </w:rPr>
            </w:pPr>
            <w:r w:rsidRPr="00154FF5">
              <w:rPr>
                <w:color w:val="000000"/>
                <w:highlight w:val="darkCyan"/>
                <w:lang w:eastAsia="en-AU"/>
                <w14:ligatures w14:val="none"/>
              </w:rPr>
              <w:t>10712</w:t>
            </w:r>
          </w:p>
        </w:tc>
        <w:tc>
          <w:tcPr>
            <w:tcW w:w="747" w:type="pct"/>
          </w:tcPr>
          <w:p w14:paraId="19671ABF" w14:textId="3C9B438C" w:rsidR="00154FF5" w:rsidRDefault="00154FF5" w:rsidP="00154FF5">
            <w:pPr>
              <w:jc w:val="right"/>
              <w:rPr>
                <w:color w:val="000000"/>
                <w:lang w:eastAsia="en-AU"/>
                <w14:ligatures w14:val="none"/>
              </w:rPr>
            </w:pPr>
            <w:r>
              <w:rPr>
                <w:color w:val="000000"/>
                <w:lang w:eastAsia="en-AU"/>
                <w14:ligatures w14:val="none"/>
              </w:rPr>
              <w:t>n/a</w:t>
            </w:r>
          </w:p>
        </w:tc>
        <w:tc>
          <w:tcPr>
            <w:tcW w:w="748" w:type="pct"/>
            <w:vAlign w:val="bottom"/>
          </w:tcPr>
          <w:p w14:paraId="4FA75426" w14:textId="7E33844B" w:rsidR="00154FF5" w:rsidRDefault="00154FF5" w:rsidP="00154FF5">
            <w:pPr>
              <w:jc w:val="right"/>
              <w:rPr>
                <w:color w:val="000000"/>
                <w:lang w:eastAsia="en-AU"/>
                <w14:ligatures w14:val="none"/>
              </w:rPr>
            </w:pPr>
            <w:r w:rsidRPr="00154FF5">
              <w:rPr>
                <w:color w:val="000000"/>
                <w:highlight w:val="darkYellow"/>
                <w:lang w:eastAsia="en-AU"/>
                <w14:ligatures w14:val="none"/>
              </w:rPr>
              <w:t>10400</w:t>
            </w:r>
          </w:p>
        </w:tc>
      </w:tr>
      <w:tr w:rsidR="00154FF5" w14:paraId="33B0B4A4" w14:textId="77777777" w:rsidTr="00154FF5">
        <w:trPr>
          <w:trHeight w:val="290"/>
        </w:trPr>
        <w:tc>
          <w:tcPr>
            <w:tcW w:w="576" w:type="pct"/>
            <w:noWrap/>
            <w:tcMar>
              <w:top w:w="0" w:type="dxa"/>
              <w:left w:w="108" w:type="dxa"/>
              <w:bottom w:w="0" w:type="dxa"/>
              <w:right w:w="108" w:type="dxa"/>
            </w:tcMar>
            <w:vAlign w:val="bottom"/>
          </w:tcPr>
          <w:p w14:paraId="394201A9" w14:textId="694EA791" w:rsidR="00154FF5" w:rsidRPr="002311A9" w:rsidRDefault="00154FF5" w:rsidP="00154FF5">
            <w:pPr>
              <w:jc w:val="right"/>
              <w:rPr>
                <w:color w:val="000000"/>
                <w:sz w:val="16"/>
                <w:szCs w:val="16"/>
                <w:lang w:eastAsia="en-AU"/>
                <w14:ligatures w14:val="none"/>
              </w:rPr>
            </w:pPr>
            <w:r w:rsidRPr="00B1433E">
              <w:rPr>
                <w:color w:val="000000"/>
                <w:sz w:val="16"/>
                <w:szCs w:val="16"/>
                <w:lang w:eastAsia="en-AU"/>
                <w14:ligatures w14:val="none"/>
              </w:rPr>
              <w:t>01/10/2027</w:t>
            </w:r>
          </w:p>
        </w:tc>
        <w:tc>
          <w:tcPr>
            <w:tcW w:w="576" w:type="pct"/>
            <w:noWrap/>
            <w:tcMar>
              <w:top w:w="0" w:type="dxa"/>
              <w:left w:w="108" w:type="dxa"/>
              <w:bottom w:w="0" w:type="dxa"/>
              <w:right w:w="108" w:type="dxa"/>
            </w:tcMar>
            <w:vAlign w:val="bottom"/>
          </w:tcPr>
          <w:p w14:paraId="344695A0" w14:textId="097F619C" w:rsidR="00154FF5" w:rsidRPr="002311A9" w:rsidRDefault="00154FF5" w:rsidP="00154FF5">
            <w:pPr>
              <w:jc w:val="right"/>
              <w:rPr>
                <w:color w:val="000000"/>
                <w:sz w:val="16"/>
                <w:szCs w:val="16"/>
                <w:lang w:eastAsia="en-AU"/>
                <w14:ligatures w14:val="none"/>
              </w:rPr>
            </w:pPr>
            <w:r w:rsidRPr="00B1433E">
              <w:rPr>
                <w:color w:val="000000"/>
                <w:sz w:val="16"/>
                <w:szCs w:val="16"/>
                <w:lang w:eastAsia="en-AU"/>
                <w14:ligatures w14:val="none"/>
              </w:rPr>
              <w:t>30/09/2028</w:t>
            </w:r>
          </w:p>
        </w:tc>
        <w:tc>
          <w:tcPr>
            <w:tcW w:w="410" w:type="pct"/>
            <w:noWrap/>
            <w:tcMar>
              <w:top w:w="0" w:type="dxa"/>
              <w:left w:w="108" w:type="dxa"/>
              <w:bottom w:w="0" w:type="dxa"/>
              <w:right w:w="108" w:type="dxa"/>
            </w:tcMar>
            <w:vAlign w:val="bottom"/>
          </w:tcPr>
          <w:p w14:paraId="12E6DDD0" w14:textId="30996F15" w:rsidR="00154FF5" w:rsidRPr="00B1433E" w:rsidRDefault="00154FF5" w:rsidP="00154FF5">
            <w:pPr>
              <w:jc w:val="right"/>
              <w:rPr>
                <w:color w:val="000000"/>
                <w:sz w:val="16"/>
                <w:szCs w:val="16"/>
                <w:lang w:eastAsia="en-AU"/>
                <w14:ligatures w14:val="none"/>
              </w:rPr>
            </w:pPr>
            <w:r w:rsidRPr="00B1433E">
              <w:rPr>
                <w:color w:val="000000"/>
                <w:sz w:val="16"/>
                <w:szCs w:val="16"/>
                <w:lang w:eastAsia="en-AU"/>
                <w14:ligatures w14:val="none"/>
              </w:rPr>
              <w:t>2.5%</w:t>
            </w:r>
          </w:p>
        </w:tc>
        <w:tc>
          <w:tcPr>
            <w:tcW w:w="523" w:type="pct"/>
            <w:noWrap/>
            <w:tcMar>
              <w:top w:w="0" w:type="dxa"/>
              <w:left w:w="108" w:type="dxa"/>
              <w:bottom w:w="0" w:type="dxa"/>
              <w:right w:w="108" w:type="dxa"/>
            </w:tcMar>
            <w:vAlign w:val="bottom"/>
          </w:tcPr>
          <w:p w14:paraId="3DD8415D" w14:textId="16E8A77A" w:rsidR="00154FF5" w:rsidRDefault="00154FF5" w:rsidP="00154FF5">
            <w:pPr>
              <w:jc w:val="right"/>
              <w:rPr>
                <w:color w:val="000000"/>
                <w:lang w:eastAsia="en-AU"/>
                <w14:ligatures w14:val="none"/>
              </w:rPr>
            </w:pPr>
            <w:r>
              <w:rPr>
                <w:color w:val="000000"/>
                <w:lang w:eastAsia="en-AU"/>
                <w14:ligatures w14:val="none"/>
              </w:rPr>
              <w:t>n/a</w:t>
            </w:r>
          </w:p>
        </w:tc>
        <w:tc>
          <w:tcPr>
            <w:tcW w:w="666" w:type="pct"/>
            <w:vAlign w:val="bottom"/>
          </w:tcPr>
          <w:p w14:paraId="2C506D98" w14:textId="496F25F6" w:rsidR="00154FF5" w:rsidRDefault="00154FF5" w:rsidP="00154FF5">
            <w:pPr>
              <w:jc w:val="right"/>
              <w:rPr>
                <w:color w:val="000000"/>
                <w:lang w:eastAsia="en-AU"/>
                <w14:ligatures w14:val="none"/>
              </w:rPr>
            </w:pPr>
            <w:r>
              <w:rPr>
                <w:color w:val="000000"/>
                <w:lang w:eastAsia="en-AU"/>
                <w14:ligatures w14:val="none"/>
              </w:rPr>
              <w:t>n/a</w:t>
            </w:r>
          </w:p>
        </w:tc>
        <w:tc>
          <w:tcPr>
            <w:tcW w:w="755" w:type="pct"/>
            <w:noWrap/>
            <w:tcMar>
              <w:top w:w="0" w:type="dxa"/>
              <w:left w:w="108" w:type="dxa"/>
              <w:bottom w:w="0" w:type="dxa"/>
              <w:right w:w="108" w:type="dxa"/>
            </w:tcMar>
            <w:vAlign w:val="bottom"/>
          </w:tcPr>
          <w:p w14:paraId="24892DC6" w14:textId="6C46B4FA" w:rsidR="00154FF5" w:rsidRDefault="00154FF5" w:rsidP="00154FF5">
            <w:pPr>
              <w:jc w:val="right"/>
              <w:rPr>
                <w:color w:val="000000"/>
                <w:lang w:eastAsia="en-AU"/>
                <w14:ligatures w14:val="none"/>
              </w:rPr>
            </w:pPr>
            <w:r>
              <w:rPr>
                <w:color w:val="000000"/>
                <w:lang w:eastAsia="en-AU"/>
                <w14:ligatures w14:val="none"/>
              </w:rPr>
              <w:t>n/a</w:t>
            </w:r>
          </w:p>
        </w:tc>
        <w:tc>
          <w:tcPr>
            <w:tcW w:w="747" w:type="pct"/>
          </w:tcPr>
          <w:p w14:paraId="3DADB855" w14:textId="6F3270E3" w:rsidR="00154FF5" w:rsidRDefault="00154FF5" w:rsidP="00154FF5">
            <w:pPr>
              <w:jc w:val="right"/>
              <w:rPr>
                <w:color w:val="000000"/>
                <w:lang w:eastAsia="en-AU"/>
                <w14:ligatures w14:val="none"/>
              </w:rPr>
            </w:pPr>
            <w:r>
              <w:rPr>
                <w:color w:val="000000"/>
                <w:lang w:eastAsia="en-AU"/>
                <w14:ligatures w14:val="none"/>
              </w:rPr>
              <w:t>n/a</w:t>
            </w:r>
          </w:p>
        </w:tc>
        <w:tc>
          <w:tcPr>
            <w:tcW w:w="748" w:type="pct"/>
            <w:vAlign w:val="bottom"/>
          </w:tcPr>
          <w:p w14:paraId="4C855F95" w14:textId="1E8FC2A4" w:rsidR="00154FF5" w:rsidRDefault="00154FF5" w:rsidP="00154FF5">
            <w:pPr>
              <w:jc w:val="right"/>
              <w:rPr>
                <w:color w:val="000000"/>
                <w:lang w:eastAsia="en-AU"/>
                <w14:ligatures w14:val="none"/>
              </w:rPr>
            </w:pPr>
            <w:r>
              <w:rPr>
                <w:color w:val="000000"/>
                <w:lang w:eastAsia="en-AU"/>
                <w14:ligatures w14:val="none"/>
              </w:rPr>
              <w:t>n/a</w:t>
            </w:r>
          </w:p>
        </w:tc>
      </w:tr>
    </w:tbl>
    <w:p w14:paraId="512974E5" w14:textId="77777777" w:rsidR="006F6BDE" w:rsidRDefault="006F6BDE" w:rsidP="00AE3E42"/>
    <w:p w14:paraId="001CE897" w14:textId="4C0E5849" w:rsidR="00AE3E42" w:rsidRDefault="00C72FDE" w:rsidP="00675CFC">
      <w:pPr>
        <w:pStyle w:val="Heading6"/>
      </w:pPr>
      <w:bookmarkStart w:id="44" w:name="_Force_payroll_split"/>
      <w:bookmarkStart w:id="45" w:name="_Toc205482211"/>
      <w:bookmarkEnd w:id="44"/>
      <w:r>
        <w:lastRenderedPageBreak/>
        <w:t>Force payroll split on 1 Oct</w:t>
      </w:r>
      <w:bookmarkEnd w:id="45"/>
      <w:r>
        <w:t xml:space="preserve"> </w:t>
      </w:r>
    </w:p>
    <w:p w14:paraId="7FB8596D" w14:textId="1D5CF52C" w:rsidR="00D677CA" w:rsidRPr="00D677CA" w:rsidRDefault="00D677CA" w:rsidP="00C72FDE">
      <w:pPr>
        <w:rPr>
          <w:b/>
          <w:bCs/>
        </w:rPr>
      </w:pPr>
      <w:r w:rsidRPr="00D677CA">
        <w:rPr>
          <w:b/>
          <w:bCs/>
        </w:rPr>
        <w:t>Information on SAP operation WPBPCS</w:t>
      </w:r>
      <w:r w:rsidR="003636A5">
        <w:rPr>
          <w:b/>
          <w:bCs/>
        </w:rPr>
        <w:t xml:space="preserve"> (to leverage from)</w:t>
      </w:r>
    </w:p>
    <w:p w14:paraId="2ADE2300" w14:textId="094A3AA4" w:rsidR="00C72FDE" w:rsidRDefault="00C72FDE" w:rsidP="00C72FDE">
      <w:r>
        <w:t>SAP operation WPBPCS called while processing an IT0014 WT through SAP function P0014, will do the following:</w:t>
      </w:r>
    </w:p>
    <w:p w14:paraId="26F18E98" w14:textId="77777777" w:rsidR="00C72FDE" w:rsidRDefault="00C72FDE" w:rsidP="00C72FDE">
      <w:pPr>
        <w:pStyle w:val="ListParagraph"/>
        <w:numPr>
          <w:ilvl w:val="0"/>
          <w:numId w:val="7"/>
        </w:numPr>
        <w:spacing w:after="0" w:line="240" w:lineRule="auto"/>
        <w:contextualSpacing w:val="0"/>
        <w:rPr>
          <w:rFonts w:eastAsia="Times New Roman"/>
        </w:rPr>
      </w:pPr>
      <w:r>
        <w:rPr>
          <w:rFonts w:eastAsia="Times New Roman"/>
        </w:rPr>
        <w:t xml:space="preserve">If the IT0014 WT has a start/end date mid the accounted pay period, and if there are no WPBP splits already on the WT start/end date, then the operation will create WPBP splits for the start/end date of the IT14 WT (if it start /stop of the WT </w:t>
      </w:r>
      <w:proofErr w:type="gramStart"/>
      <w:r>
        <w:rPr>
          <w:rFonts w:eastAsia="Times New Roman"/>
        </w:rPr>
        <w:t>is  mid</w:t>
      </w:r>
      <w:proofErr w:type="gramEnd"/>
      <w:r>
        <w:rPr>
          <w:rFonts w:eastAsia="Times New Roman"/>
        </w:rPr>
        <w:t xml:space="preserve"> pay)</w:t>
      </w:r>
    </w:p>
    <w:p w14:paraId="1BF81DA9" w14:textId="77777777" w:rsidR="00C72FDE" w:rsidRDefault="00C72FDE" w:rsidP="00C72FDE">
      <w:pPr>
        <w:pStyle w:val="ListParagraph"/>
        <w:numPr>
          <w:ilvl w:val="0"/>
          <w:numId w:val="7"/>
        </w:numPr>
        <w:spacing w:after="0" w:line="240" w:lineRule="auto"/>
        <w:contextualSpacing w:val="0"/>
        <w:rPr>
          <w:rFonts w:eastAsia="Times New Roman"/>
        </w:rPr>
      </w:pPr>
      <w:r>
        <w:rPr>
          <w:rFonts w:eastAsia="Times New Roman"/>
        </w:rPr>
        <w:t xml:space="preserve">The S at the end of the operation will then also distribute the newly formed WPBP splits to all the existing WT’s </w:t>
      </w:r>
    </w:p>
    <w:p w14:paraId="189697F7" w14:textId="77777777" w:rsidR="00C72FDE" w:rsidRDefault="00C72FDE" w:rsidP="00C72FDE">
      <w:r>
        <w:t xml:space="preserve">Important for the standard use of the operation is that it must be called from payroll function P0014, it sends an error if that is not the case.  </w:t>
      </w:r>
    </w:p>
    <w:p w14:paraId="6450A1B7" w14:textId="7281F5CB" w:rsidR="00C72FDE" w:rsidRDefault="00D677CA" w:rsidP="00C72FDE">
      <w:pPr>
        <w:rPr>
          <w:rStyle w:val="l0s551"/>
          <w:sz w:val="20"/>
          <w:szCs w:val="20"/>
        </w:rPr>
      </w:pPr>
      <w:r>
        <w:t xml:space="preserve">See </w:t>
      </w:r>
      <w:r w:rsidR="00C72FDE">
        <w:t xml:space="preserve">code in RPCBU309_OPWPBPC, </w:t>
      </w:r>
      <w:r w:rsidR="00C72FDE">
        <w:rPr>
          <w:rStyle w:val="l0s521"/>
          <w:sz w:val="20"/>
          <w:szCs w:val="20"/>
        </w:rPr>
        <w:t>FORM </w:t>
      </w:r>
      <w:proofErr w:type="spellStart"/>
      <w:r w:rsidR="00C72FDE">
        <w:rPr>
          <w:rFonts w:ascii="Courier New" w:hAnsi="Courier New" w:cs="Courier New"/>
          <w:color w:val="000000"/>
          <w:sz w:val="20"/>
          <w:szCs w:val="20"/>
          <w:shd w:val="clear" w:color="auto" w:fill="FFFFFF"/>
        </w:rPr>
        <w:t>opwpbpc</w:t>
      </w:r>
      <w:proofErr w:type="spellEnd"/>
      <w:r w:rsidR="00C72FDE">
        <w:rPr>
          <w:rStyle w:val="l0s551"/>
          <w:sz w:val="20"/>
          <w:szCs w:val="20"/>
        </w:rPr>
        <w:t>.       </w:t>
      </w:r>
    </w:p>
    <w:p w14:paraId="0F4AE8E5" w14:textId="7CAA397D" w:rsidR="00D677CA" w:rsidRPr="004E6DF1" w:rsidRDefault="004E6DF1" w:rsidP="00D677CA">
      <w:pPr>
        <w:rPr>
          <w:b/>
          <w:bCs/>
        </w:rPr>
      </w:pPr>
      <w:r w:rsidRPr="004E6DF1">
        <w:rPr>
          <w:b/>
          <w:bCs/>
        </w:rPr>
        <w:t xml:space="preserve">Replicate </w:t>
      </w:r>
      <w:r>
        <w:rPr>
          <w:b/>
          <w:bCs/>
        </w:rPr>
        <w:t xml:space="preserve">operation </w:t>
      </w:r>
      <w:r w:rsidRPr="004E6DF1">
        <w:rPr>
          <w:b/>
          <w:bCs/>
        </w:rPr>
        <w:t>WPBPCS functionality to force payroll splits:</w:t>
      </w:r>
      <w:r w:rsidR="00D677CA" w:rsidRPr="004E6DF1">
        <w:rPr>
          <w:b/>
          <w:bCs/>
        </w:rPr>
        <w:t xml:space="preserve">  </w:t>
      </w:r>
    </w:p>
    <w:p w14:paraId="665D589B" w14:textId="719AC4CC" w:rsidR="00C72FDE" w:rsidRDefault="00D677CA" w:rsidP="00C72FDE">
      <w:r>
        <w:t>Borrow</w:t>
      </w:r>
      <w:r w:rsidR="00C72FDE">
        <w:t xml:space="preserve"> code from the above operation to be used in a new custom operation with the below requirements:</w:t>
      </w:r>
    </w:p>
    <w:p w14:paraId="261D245A" w14:textId="52C5A62E" w:rsidR="00C72FDE" w:rsidRDefault="003636A5" w:rsidP="00C72FDE">
      <w:pPr>
        <w:pStyle w:val="ListParagraph"/>
        <w:numPr>
          <w:ilvl w:val="0"/>
          <w:numId w:val="7"/>
        </w:numPr>
        <w:spacing w:after="0" w:line="240" w:lineRule="auto"/>
        <w:contextualSpacing w:val="0"/>
        <w:rPr>
          <w:rFonts w:eastAsia="Times New Roman"/>
        </w:rPr>
      </w:pPr>
      <w:r>
        <w:rPr>
          <w:rFonts w:eastAsia="Times New Roman"/>
        </w:rPr>
        <w:t xml:space="preserve">A payroll rule calls the new operation </w:t>
      </w:r>
      <w:r w:rsidR="00C72FDE">
        <w:rPr>
          <w:rFonts w:eastAsia="Times New Roman"/>
        </w:rPr>
        <w:t xml:space="preserve">per WT 9WCO from function P0014. </w:t>
      </w:r>
    </w:p>
    <w:p w14:paraId="4D3AD351" w14:textId="34023BD5" w:rsidR="00C72FDE" w:rsidRPr="00491F7D" w:rsidRDefault="00D677CA" w:rsidP="00C72FDE">
      <w:pPr>
        <w:pStyle w:val="ListParagraph"/>
        <w:numPr>
          <w:ilvl w:val="0"/>
          <w:numId w:val="7"/>
        </w:numPr>
        <w:spacing w:after="0" w:line="240" w:lineRule="auto"/>
        <w:contextualSpacing w:val="0"/>
        <w:rPr>
          <w:rFonts w:ascii="Calibri" w:eastAsia="Times New Roman" w:hAnsi="Calibri" w:cs="Calibri"/>
        </w:rPr>
      </w:pPr>
      <w:r>
        <w:rPr>
          <w:rFonts w:eastAsia="Times New Roman"/>
        </w:rPr>
        <w:t>To cater for the</w:t>
      </w:r>
      <w:r w:rsidR="00C72FDE">
        <w:rPr>
          <w:rFonts w:eastAsia="Times New Roman"/>
        </w:rPr>
        <w:t xml:space="preserve"> CPI and </w:t>
      </w:r>
      <w:r>
        <w:rPr>
          <w:rFonts w:eastAsia="Times New Roman"/>
        </w:rPr>
        <w:t xml:space="preserve">P2 </w:t>
      </w:r>
      <w:r w:rsidR="00C72FDE">
        <w:rPr>
          <w:rFonts w:eastAsia="Times New Roman"/>
        </w:rPr>
        <w:t>weekly cap increase</w:t>
      </w:r>
      <w:r>
        <w:rPr>
          <w:rFonts w:eastAsia="Times New Roman"/>
        </w:rPr>
        <w:t>s</w:t>
      </w:r>
      <w:r w:rsidR="00C72FDE">
        <w:rPr>
          <w:rFonts w:eastAsia="Times New Roman"/>
        </w:rPr>
        <w:t xml:space="preserve"> </w:t>
      </w:r>
      <w:r>
        <w:rPr>
          <w:rFonts w:eastAsia="Times New Roman"/>
        </w:rPr>
        <w:t xml:space="preserve">effective </w:t>
      </w:r>
      <w:r w:rsidR="00C72FDE">
        <w:rPr>
          <w:rFonts w:eastAsia="Times New Roman"/>
        </w:rPr>
        <w:t>1 Oct</w:t>
      </w:r>
      <w:r>
        <w:rPr>
          <w:rFonts w:eastAsia="Times New Roman"/>
        </w:rPr>
        <w:t>,</w:t>
      </w:r>
      <w:r w:rsidR="00C72FDE">
        <w:rPr>
          <w:rFonts w:eastAsia="Times New Roman"/>
        </w:rPr>
        <w:t xml:space="preserve"> where we do not </w:t>
      </w:r>
      <w:r>
        <w:rPr>
          <w:rFonts w:eastAsia="Times New Roman"/>
        </w:rPr>
        <w:t xml:space="preserve">necessarily </w:t>
      </w:r>
      <w:r w:rsidR="00C72FDE">
        <w:rPr>
          <w:rFonts w:eastAsia="Times New Roman"/>
        </w:rPr>
        <w:t xml:space="preserve">have a split for P2 </w:t>
      </w:r>
      <w:r>
        <w:rPr>
          <w:rFonts w:eastAsia="Times New Roman"/>
        </w:rPr>
        <w:t>EPSS employees</w:t>
      </w:r>
      <w:r w:rsidR="00C72FDE">
        <w:rPr>
          <w:rFonts w:eastAsia="Times New Roman"/>
        </w:rPr>
        <w:t xml:space="preserve"> </w:t>
      </w:r>
      <w:r>
        <w:rPr>
          <w:rFonts w:eastAsia="Times New Roman"/>
        </w:rPr>
        <w:t>on 1 October</w:t>
      </w:r>
      <w:r w:rsidR="005F30C1">
        <w:rPr>
          <w:rFonts w:eastAsia="Times New Roman"/>
        </w:rPr>
        <w:t>:</w:t>
      </w:r>
      <w:r w:rsidR="00E91C80" w:rsidRPr="00491F7D">
        <w:rPr>
          <w:rFonts w:eastAsia="Times New Roman"/>
        </w:rPr>
        <w:t xml:space="preserve"> </w:t>
      </w:r>
      <w:r w:rsidR="00C72FDE" w:rsidRPr="00491F7D">
        <w:rPr>
          <w:rFonts w:eastAsia="Times New Roman"/>
        </w:rPr>
        <w:t xml:space="preserve"> </w:t>
      </w:r>
    </w:p>
    <w:p w14:paraId="64C9B340" w14:textId="50540CD1" w:rsidR="00C72FDE" w:rsidRDefault="00C72FDE" w:rsidP="00C72FDE">
      <w:pPr>
        <w:pStyle w:val="ListParagraph"/>
        <w:numPr>
          <w:ilvl w:val="1"/>
          <w:numId w:val="7"/>
        </w:numPr>
        <w:spacing w:after="0" w:line="240" w:lineRule="auto"/>
        <w:contextualSpacing w:val="0"/>
        <w:rPr>
          <w:rFonts w:eastAsia="Times New Roman"/>
        </w:rPr>
      </w:pPr>
      <w:r>
        <w:rPr>
          <w:rFonts w:eastAsia="Times New Roman"/>
        </w:rPr>
        <w:t>If the WT 9WCO is called within a WPBP split that cross 1 October</w:t>
      </w:r>
      <w:r w:rsidR="005F30C1">
        <w:rPr>
          <w:rFonts w:eastAsia="Times New Roman"/>
        </w:rPr>
        <w:t xml:space="preserve"> (that is any start date of constant </w:t>
      </w:r>
      <w:r w:rsidR="005F30C1" w:rsidRPr="00F2136C">
        <w:t>Z</w:t>
      </w:r>
      <w:r w:rsidR="005F30C1">
        <w:t>E</w:t>
      </w:r>
      <w:r w:rsidR="005F30C1" w:rsidRPr="00F2136C">
        <w:t>CP</w:t>
      </w:r>
      <w:r w:rsidR="005F30C1">
        <w:rPr>
          <w:rFonts w:eastAsia="Times New Roman"/>
        </w:rPr>
        <w:t>I)</w:t>
      </w:r>
      <w:r w:rsidR="00A269E9">
        <w:rPr>
          <w:rFonts w:eastAsia="Times New Roman"/>
        </w:rPr>
        <w:t>,</w:t>
      </w:r>
      <w:r w:rsidR="005F30C1">
        <w:rPr>
          <w:rFonts w:eastAsia="Times New Roman"/>
        </w:rPr>
        <w:t xml:space="preserve"> </w:t>
      </w:r>
      <w:r w:rsidRPr="003636A5">
        <w:rPr>
          <w:rFonts w:eastAsia="Times New Roman"/>
          <w:i/>
          <w:iCs/>
        </w:rPr>
        <w:t>and</w:t>
      </w:r>
      <w:r w:rsidR="005F30C1" w:rsidRPr="003636A5">
        <w:rPr>
          <w:rFonts w:eastAsia="Times New Roman"/>
          <w:i/>
          <w:iCs/>
        </w:rPr>
        <w:t xml:space="preserve"> the </w:t>
      </w:r>
      <w:r w:rsidR="00A269E9" w:rsidRPr="003636A5">
        <w:rPr>
          <w:rFonts w:eastAsia="Times New Roman"/>
          <w:i/>
          <w:iCs/>
        </w:rPr>
        <w:t xml:space="preserve">processed WT 9WCO </w:t>
      </w:r>
      <w:r w:rsidR="005F30C1" w:rsidRPr="003636A5">
        <w:rPr>
          <w:rFonts w:eastAsia="Times New Roman"/>
          <w:i/>
          <w:iCs/>
        </w:rPr>
        <w:t xml:space="preserve">incident </w:t>
      </w:r>
      <w:r w:rsidR="003636A5">
        <w:rPr>
          <w:rFonts w:eastAsia="Times New Roman"/>
          <w:i/>
          <w:iCs/>
        </w:rPr>
        <w:t xml:space="preserve">is </w:t>
      </w:r>
      <w:r w:rsidR="005F30C1" w:rsidRPr="003636A5">
        <w:rPr>
          <w:rFonts w:eastAsia="Times New Roman"/>
          <w:i/>
          <w:iCs/>
        </w:rPr>
        <w:t>for</w:t>
      </w:r>
      <w:r w:rsidRPr="003636A5">
        <w:rPr>
          <w:rFonts w:eastAsia="Times New Roman"/>
          <w:i/>
          <w:iCs/>
        </w:rPr>
        <w:t xml:space="preserve"> </w:t>
      </w:r>
      <w:r w:rsidR="005F30C1" w:rsidRPr="003636A5">
        <w:rPr>
          <w:rFonts w:eastAsia="Times New Roman"/>
          <w:i/>
          <w:iCs/>
        </w:rPr>
        <w:t xml:space="preserve">EPSS </w:t>
      </w:r>
      <w:r w:rsidRPr="003636A5">
        <w:rPr>
          <w:rFonts w:eastAsia="Times New Roman"/>
          <w:i/>
          <w:iCs/>
        </w:rPr>
        <w:t>P</w:t>
      </w:r>
      <w:r w:rsidR="005F30C1" w:rsidRPr="003636A5">
        <w:rPr>
          <w:rFonts w:eastAsia="Times New Roman"/>
          <w:i/>
          <w:iCs/>
        </w:rPr>
        <w:t>eriod</w:t>
      </w:r>
      <w:proofErr w:type="gramStart"/>
      <w:r w:rsidRPr="003636A5">
        <w:rPr>
          <w:rFonts w:eastAsia="Times New Roman"/>
          <w:i/>
          <w:iCs/>
        </w:rPr>
        <w:t>2</w:t>
      </w:r>
      <w:r w:rsidR="003636A5">
        <w:rPr>
          <w:rFonts w:eastAsia="Times New Roman"/>
          <w:i/>
          <w:iCs/>
        </w:rPr>
        <w:t xml:space="preserve">, </w:t>
      </w:r>
      <w:r w:rsidR="003636A5">
        <w:rPr>
          <w:rFonts w:eastAsia="Times New Roman"/>
        </w:rPr>
        <w:t xml:space="preserve"> </w:t>
      </w:r>
      <w:r w:rsidR="00491F7D">
        <w:rPr>
          <w:rFonts w:eastAsia="Times New Roman"/>
        </w:rPr>
        <w:t>(</w:t>
      </w:r>
      <w:proofErr w:type="gramEnd"/>
      <w:r w:rsidR="00491F7D">
        <w:rPr>
          <w:rFonts w:eastAsia="Times New Roman"/>
        </w:rPr>
        <w:t>and later P3 when implemented)</w:t>
      </w:r>
      <w:r w:rsidR="005F30C1">
        <w:rPr>
          <w:rFonts w:eastAsia="Times New Roman"/>
        </w:rPr>
        <w:t>,</w:t>
      </w:r>
      <w:r w:rsidR="00A269E9">
        <w:rPr>
          <w:rFonts w:eastAsia="Times New Roman"/>
        </w:rPr>
        <w:t xml:space="preserve"> then enforce a pay split for the CPI increase effective date </w:t>
      </w:r>
      <w:r w:rsidR="001055BE">
        <w:rPr>
          <w:rFonts w:eastAsia="Times New Roman"/>
        </w:rPr>
        <w:t xml:space="preserve">(expect 1 Oct), </w:t>
      </w:r>
      <w:r w:rsidR="00A269E9">
        <w:rPr>
          <w:rFonts w:eastAsia="Times New Roman"/>
        </w:rPr>
        <w:t>if not already available</w:t>
      </w:r>
      <w:r>
        <w:rPr>
          <w:rFonts w:eastAsia="Times New Roman"/>
        </w:rPr>
        <w:t xml:space="preserve">. </w:t>
      </w:r>
    </w:p>
    <w:p w14:paraId="05B78DB0" w14:textId="640908E2" w:rsidR="005F30C1" w:rsidRDefault="003636A5" w:rsidP="005F30C1">
      <w:pPr>
        <w:pStyle w:val="ListParagraph"/>
        <w:numPr>
          <w:ilvl w:val="2"/>
          <w:numId w:val="7"/>
        </w:numPr>
        <w:spacing w:after="0" w:line="240" w:lineRule="auto"/>
        <w:contextualSpacing w:val="0"/>
        <w:rPr>
          <w:rFonts w:eastAsia="Times New Roman"/>
        </w:rPr>
      </w:pPr>
      <w:r>
        <w:rPr>
          <w:rFonts w:eastAsia="Times New Roman"/>
        </w:rPr>
        <w:t xml:space="preserve">When EPSS P2 is valid </w:t>
      </w:r>
      <w:r w:rsidR="00D62860">
        <w:rPr>
          <w:rFonts w:eastAsia="Times New Roman"/>
        </w:rPr>
        <w:t>in the pay split</w:t>
      </w:r>
      <w:r>
        <w:rPr>
          <w:rFonts w:eastAsia="Times New Roman"/>
        </w:rPr>
        <w:t xml:space="preserve">, then for the </w:t>
      </w:r>
      <w:r w:rsidR="005F30C1">
        <w:rPr>
          <w:rFonts w:eastAsia="Times New Roman"/>
        </w:rPr>
        <w:t>ZECPI constant start date (expect 1 Oct), that falls within the processed pay split of WT 9WCO</w:t>
      </w:r>
      <w:r w:rsidR="006B6E2F">
        <w:rPr>
          <w:rFonts w:eastAsia="Times New Roman"/>
        </w:rPr>
        <w:t xml:space="preserve">, check if there is already a WPBP split for this start date (1 Oct). If there is, then keep WT 9WCO in the IT without forcing a split. </w:t>
      </w:r>
    </w:p>
    <w:p w14:paraId="064AC0EE" w14:textId="44EC7891" w:rsidR="006B6E2F" w:rsidRDefault="00D62860" w:rsidP="006B6E2F">
      <w:pPr>
        <w:pStyle w:val="ListParagraph"/>
        <w:numPr>
          <w:ilvl w:val="2"/>
          <w:numId w:val="7"/>
        </w:numPr>
        <w:spacing w:after="0" w:line="240" w:lineRule="auto"/>
        <w:contextualSpacing w:val="0"/>
        <w:rPr>
          <w:rFonts w:eastAsia="Times New Roman"/>
        </w:rPr>
      </w:pPr>
      <w:r>
        <w:rPr>
          <w:rFonts w:eastAsia="Times New Roman"/>
        </w:rPr>
        <w:t>When EPSS P2 is valid in the pay split, then f</w:t>
      </w:r>
      <w:r w:rsidR="006B6E2F">
        <w:rPr>
          <w:rFonts w:eastAsia="Times New Roman"/>
        </w:rPr>
        <w:t xml:space="preserve">or the ZECPI constant start date (expect 1 Oct), that falls within the processed pay split of WT 9WCO, if there is </w:t>
      </w:r>
      <w:r w:rsidR="006B6E2F" w:rsidRPr="001055BE">
        <w:rPr>
          <w:rFonts w:eastAsia="Times New Roman"/>
          <w:b/>
          <w:bCs/>
        </w:rPr>
        <w:t>no</w:t>
      </w:r>
      <w:r w:rsidR="006B6E2F">
        <w:rPr>
          <w:rFonts w:eastAsia="Times New Roman"/>
        </w:rPr>
        <w:t xml:space="preserve"> WPBP split with this start date (1Oct), then force a WPBP split on the start date (1Oct)</w:t>
      </w:r>
      <w:r>
        <w:rPr>
          <w:rFonts w:eastAsia="Times New Roman"/>
        </w:rPr>
        <w:t>,</w:t>
      </w:r>
      <w:r w:rsidR="006B6E2F">
        <w:rPr>
          <w:rFonts w:eastAsia="Times New Roman"/>
        </w:rPr>
        <w:t xml:space="preserve"> and distribute all wage types in the </w:t>
      </w:r>
      <w:r>
        <w:rPr>
          <w:rFonts w:eastAsia="Times New Roman"/>
        </w:rPr>
        <w:t>i</w:t>
      </w:r>
      <w:r w:rsidR="006B6E2F">
        <w:rPr>
          <w:rFonts w:eastAsia="Times New Roman"/>
        </w:rPr>
        <w:t>nput table to the new split</w:t>
      </w:r>
      <w:r>
        <w:rPr>
          <w:rFonts w:eastAsia="Times New Roman"/>
        </w:rPr>
        <w:t>s</w:t>
      </w:r>
      <w:r w:rsidR="006B6E2F">
        <w:rPr>
          <w:rFonts w:eastAsia="Times New Roman"/>
        </w:rPr>
        <w:t xml:space="preserve">.   (We do not have to concern with an end date split creation as operation </w:t>
      </w:r>
      <w:r w:rsidR="006B6E2F">
        <w:t>WPBPCS does, only the start date of 1 Oct as per the start date of constant ZECPI is relevant).</w:t>
      </w:r>
      <w:r>
        <w:t xml:space="preserve"> </w:t>
      </w:r>
    </w:p>
    <w:p w14:paraId="03BA9E42" w14:textId="2953DB36" w:rsidR="005F30C1" w:rsidRDefault="005F30C1" w:rsidP="005F30C1">
      <w:pPr>
        <w:pStyle w:val="ListParagraph"/>
        <w:numPr>
          <w:ilvl w:val="3"/>
          <w:numId w:val="7"/>
        </w:numPr>
        <w:spacing w:after="0" w:line="240" w:lineRule="auto"/>
        <w:contextualSpacing w:val="0"/>
        <w:rPr>
          <w:rFonts w:eastAsia="Times New Roman"/>
        </w:rPr>
      </w:pPr>
      <w:r>
        <w:rPr>
          <w:rFonts w:eastAsia="Times New Roman"/>
        </w:rPr>
        <w:t xml:space="preserve">Example: WPBP split exist for </w:t>
      </w:r>
      <w:r w:rsidR="006B6E2F">
        <w:rPr>
          <w:rFonts w:eastAsia="Times New Roman"/>
        </w:rPr>
        <w:t>26Sept to 2Oct</w:t>
      </w:r>
      <w:r>
        <w:rPr>
          <w:rFonts w:eastAsia="Times New Roman"/>
        </w:rPr>
        <w:t xml:space="preserve">. </w:t>
      </w:r>
      <w:r w:rsidR="006B6E2F">
        <w:rPr>
          <w:rFonts w:eastAsia="Times New Roman"/>
        </w:rPr>
        <w:t>C</w:t>
      </w:r>
      <w:r>
        <w:rPr>
          <w:rFonts w:eastAsia="Times New Roman"/>
        </w:rPr>
        <w:t xml:space="preserve">alling the new operation for </w:t>
      </w:r>
      <w:r w:rsidR="006B6E2F">
        <w:rPr>
          <w:rFonts w:eastAsia="Times New Roman"/>
        </w:rPr>
        <w:t xml:space="preserve">WT 9WCO </w:t>
      </w:r>
      <w:r w:rsidR="001055BE">
        <w:rPr>
          <w:rFonts w:eastAsia="Times New Roman"/>
        </w:rPr>
        <w:t>that has</w:t>
      </w:r>
      <w:r w:rsidR="006B6E2F">
        <w:rPr>
          <w:rFonts w:eastAsia="Times New Roman"/>
        </w:rPr>
        <w:t xml:space="preserve"> WPBP pay split </w:t>
      </w:r>
      <w:r>
        <w:rPr>
          <w:rFonts w:eastAsia="Times New Roman"/>
        </w:rPr>
        <w:t xml:space="preserve">dates </w:t>
      </w:r>
      <w:r w:rsidR="006B6E2F">
        <w:rPr>
          <w:rFonts w:eastAsia="Times New Roman"/>
        </w:rPr>
        <w:t>26Sept to 2 Oct and the incident is in period 2 since July</w:t>
      </w:r>
      <w:r w:rsidR="00FC1402">
        <w:rPr>
          <w:rFonts w:eastAsia="Times New Roman"/>
        </w:rPr>
        <w:t xml:space="preserve"> </w:t>
      </w:r>
      <w:r w:rsidR="001055BE">
        <w:rPr>
          <w:rFonts w:eastAsia="Times New Roman"/>
        </w:rPr>
        <w:t>(P2 is valid</w:t>
      </w:r>
      <w:r w:rsidR="00D62860">
        <w:rPr>
          <w:rFonts w:eastAsia="Times New Roman"/>
        </w:rPr>
        <w:t>)</w:t>
      </w:r>
      <w:r w:rsidR="006B6E2F">
        <w:rPr>
          <w:rFonts w:eastAsia="Times New Roman"/>
        </w:rPr>
        <w:t>.</w:t>
      </w:r>
      <w:r>
        <w:rPr>
          <w:rFonts w:eastAsia="Times New Roman"/>
        </w:rPr>
        <w:t xml:space="preserve"> </w:t>
      </w:r>
      <w:r w:rsidR="006B6E2F">
        <w:rPr>
          <w:rFonts w:eastAsia="Times New Roman"/>
        </w:rPr>
        <w:t xml:space="preserve">Constant ZECPI has a value other than 0% effective 1 Oct.   </w:t>
      </w:r>
      <w:r w:rsidR="00D62860">
        <w:rPr>
          <w:rFonts w:eastAsia="Times New Roman"/>
        </w:rPr>
        <w:t xml:space="preserve">                       </w:t>
      </w:r>
      <w:r w:rsidR="006B6E2F">
        <w:rPr>
          <w:rFonts w:eastAsia="Times New Roman"/>
        </w:rPr>
        <w:t>Operation to</w:t>
      </w:r>
      <w:r>
        <w:rPr>
          <w:rFonts w:eastAsia="Times New Roman"/>
        </w:rPr>
        <w:t xml:space="preserve"> a) Create more WPBP splits within </w:t>
      </w:r>
      <w:r w:rsidR="006B6E2F">
        <w:rPr>
          <w:rFonts w:eastAsia="Times New Roman"/>
        </w:rPr>
        <w:t xml:space="preserve">26/9 to </w:t>
      </w:r>
      <w:proofErr w:type="gramStart"/>
      <w:r w:rsidR="006B6E2F">
        <w:rPr>
          <w:rFonts w:eastAsia="Times New Roman"/>
        </w:rPr>
        <w:t>2/10</w:t>
      </w:r>
      <w:proofErr w:type="gramEnd"/>
      <w:r>
        <w:rPr>
          <w:rFonts w:eastAsia="Times New Roman"/>
        </w:rPr>
        <w:t xml:space="preserve"> so we have </w:t>
      </w:r>
      <w:r w:rsidR="006B6E2F">
        <w:rPr>
          <w:rFonts w:eastAsia="Times New Roman"/>
        </w:rPr>
        <w:t>WPBP splits for 26/9 -30/9</w:t>
      </w:r>
      <w:r w:rsidR="00A269E9">
        <w:rPr>
          <w:rFonts w:eastAsia="Times New Roman"/>
        </w:rPr>
        <w:t xml:space="preserve"> </w:t>
      </w:r>
      <w:r w:rsidR="006B6E2F">
        <w:rPr>
          <w:rFonts w:eastAsia="Times New Roman"/>
        </w:rPr>
        <w:t xml:space="preserve">and </w:t>
      </w:r>
      <w:r w:rsidR="00A269E9">
        <w:rPr>
          <w:rFonts w:eastAsia="Times New Roman"/>
        </w:rPr>
        <w:t xml:space="preserve">for </w:t>
      </w:r>
      <w:r w:rsidR="006B6E2F">
        <w:rPr>
          <w:rFonts w:eastAsia="Times New Roman"/>
        </w:rPr>
        <w:t>1/10-02/10</w:t>
      </w:r>
      <w:r>
        <w:rPr>
          <w:rFonts w:eastAsia="Times New Roman"/>
        </w:rPr>
        <w:t xml:space="preserve">. </w:t>
      </w:r>
      <w:r w:rsidR="00D62860">
        <w:rPr>
          <w:rFonts w:eastAsia="Times New Roman"/>
        </w:rPr>
        <w:t>b</w:t>
      </w:r>
      <w:r>
        <w:rPr>
          <w:rFonts w:eastAsia="Times New Roman"/>
        </w:rPr>
        <w:t xml:space="preserve">) Distribute the existing </w:t>
      </w:r>
      <w:proofErr w:type="gramStart"/>
      <w:r>
        <w:rPr>
          <w:rFonts w:eastAsia="Times New Roman"/>
        </w:rPr>
        <w:t>WT’s</w:t>
      </w:r>
      <w:proofErr w:type="gramEnd"/>
      <w:r>
        <w:rPr>
          <w:rFonts w:eastAsia="Times New Roman"/>
        </w:rPr>
        <w:t xml:space="preserve"> to the newly created WPBP split.</w:t>
      </w:r>
    </w:p>
    <w:tbl>
      <w:tblPr>
        <w:tblW w:w="4626" w:type="dxa"/>
        <w:tblInd w:w="3019" w:type="dxa"/>
        <w:tblCellMar>
          <w:left w:w="0" w:type="dxa"/>
          <w:right w:w="0" w:type="dxa"/>
        </w:tblCellMar>
        <w:tblLook w:val="04A0" w:firstRow="1" w:lastRow="0" w:firstColumn="1" w:lastColumn="0" w:noHBand="0" w:noVBand="1"/>
      </w:tblPr>
      <w:tblGrid>
        <w:gridCol w:w="2216"/>
        <w:gridCol w:w="1276"/>
        <w:gridCol w:w="1134"/>
      </w:tblGrid>
      <w:tr w:rsidR="005F30C1" w14:paraId="4BB560B5" w14:textId="77777777" w:rsidTr="00A269E9">
        <w:trPr>
          <w:trHeight w:val="290"/>
          <w:tblHeader/>
        </w:trPr>
        <w:tc>
          <w:tcPr>
            <w:tcW w:w="2216"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956040C" w14:textId="77777777" w:rsidR="005F30C1" w:rsidRPr="004E6DF1" w:rsidRDefault="005F30C1" w:rsidP="00660F97">
            <w:pPr>
              <w:rPr>
                <w:b/>
                <w:bCs/>
                <w:color w:val="000000"/>
                <w:lang w:eastAsia="en-AU"/>
                <w14:ligatures w14:val="none"/>
              </w:rPr>
            </w:pPr>
            <w:r w:rsidRPr="004E6DF1">
              <w:rPr>
                <w:b/>
                <w:bCs/>
                <w:color w:val="000000"/>
                <w:lang w:eastAsia="en-AU"/>
                <w14:ligatures w14:val="none"/>
              </w:rPr>
              <w:t>Before operation</w:t>
            </w:r>
          </w:p>
        </w:tc>
        <w:tc>
          <w:tcPr>
            <w:tcW w:w="1276"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63E6116E" w14:textId="77777777" w:rsidR="005F30C1" w:rsidRPr="00D62860" w:rsidRDefault="005F30C1" w:rsidP="00660F97">
            <w:pPr>
              <w:rPr>
                <w:b/>
                <w:bCs/>
                <w:color w:val="000000"/>
                <w:lang w:eastAsia="en-AU"/>
                <w14:ligatures w14:val="none"/>
              </w:rPr>
            </w:pPr>
            <w:r w:rsidRPr="00D62860">
              <w:rPr>
                <w:b/>
                <w:bCs/>
                <w:color w:val="000000"/>
                <w:lang w:eastAsia="en-AU"/>
                <w14:ligatures w14:val="none"/>
              </w:rPr>
              <w:t>0100 base</w:t>
            </w:r>
          </w:p>
        </w:tc>
        <w:tc>
          <w:tcPr>
            <w:tcW w:w="1134"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0C379755" w14:textId="77777777" w:rsidR="005F30C1" w:rsidRPr="00D62860" w:rsidRDefault="005F30C1" w:rsidP="00660F97">
            <w:pPr>
              <w:rPr>
                <w:b/>
                <w:bCs/>
                <w:color w:val="000000"/>
                <w:lang w:eastAsia="en-AU"/>
                <w14:ligatures w14:val="none"/>
              </w:rPr>
            </w:pPr>
            <w:r w:rsidRPr="00D62860">
              <w:rPr>
                <w:b/>
                <w:bCs/>
                <w:color w:val="000000"/>
                <w:lang w:eastAsia="en-AU"/>
                <w14:ligatures w14:val="none"/>
              </w:rPr>
              <w:t>9WCO</w:t>
            </w:r>
          </w:p>
        </w:tc>
      </w:tr>
      <w:tr w:rsidR="005F30C1" w14:paraId="62983527" w14:textId="77777777" w:rsidTr="00660F97">
        <w:trPr>
          <w:trHeight w:val="290"/>
        </w:trPr>
        <w:tc>
          <w:tcPr>
            <w:tcW w:w="22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84BEEE0" w14:textId="2339EC53" w:rsidR="005F30C1" w:rsidRDefault="005F30C1" w:rsidP="00660F97">
            <w:pPr>
              <w:rPr>
                <w:color w:val="000000"/>
                <w:lang w:eastAsia="en-AU"/>
                <w14:ligatures w14:val="none"/>
              </w:rPr>
            </w:pPr>
            <w:r>
              <w:rPr>
                <w:color w:val="000000"/>
                <w:lang w:eastAsia="en-AU"/>
                <w14:ligatures w14:val="none"/>
              </w:rPr>
              <w:t xml:space="preserve">WPBP </w:t>
            </w:r>
            <w:r w:rsidR="00A269E9">
              <w:rPr>
                <w:color w:val="000000"/>
                <w:lang w:eastAsia="en-AU"/>
                <w14:ligatures w14:val="none"/>
              </w:rPr>
              <w:t>26/09-02/10</w:t>
            </w:r>
          </w:p>
        </w:tc>
        <w:tc>
          <w:tcPr>
            <w:tcW w:w="127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417C929" w14:textId="77777777" w:rsidR="005F30C1" w:rsidRDefault="005F30C1" w:rsidP="00660F97">
            <w:pPr>
              <w:jc w:val="right"/>
              <w:rPr>
                <w:color w:val="000000"/>
                <w:lang w:eastAsia="en-AU"/>
                <w14:ligatures w14:val="none"/>
              </w:rPr>
            </w:pPr>
            <w:r>
              <w:rPr>
                <w:color w:val="000000"/>
                <w:lang w:eastAsia="en-AU"/>
                <w14:ligatures w14:val="none"/>
              </w:rPr>
              <w:t>90000</w:t>
            </w:r>
          </w:p>
        </w:tc>
        <w:tc>
          <w:tcPr>
            <w:tcW w:w="113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F8D162A" w14:textId="77777777" w:rsidR="005F30C1" w:rsidRDefault="005F30C1" w:rsidP="00660F97">
            <w:pPr>
              <w:jc w:val="right"/>
              <w:rPr>
                <w:color w:val="000000"/>
                <w:lang w:eastAsia="en-AU"/>
                <w14:ligatures w14:val="none"/>
              </w:rPr>
            </w:pPr>
            <w:r>
              <w:rPr>
                <w:color w:val="000000"/>
                <w:lang w:eastAsia="en-AU"/>
                <w14:ligatures w14:val="none"/>
              </w:rPr>
              <w:t>2300</w:t>
            </w:r>
          </w:p>
        </w:tc>
      </w:tr>
      <w:tr w:rsidR="005F30C1" w14:paraId="59B2C509" w14:textId="77777777" w:rsidTr="00660F97">
        <w:trPr>
          <w:trHeight w:val="290"/>
        </w:trPr>
        <w:tc>
          <w:tcPr>
            <w:tcW w:w="22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43C0897" w14:textId="77777777" w:rsidR="005F30C1" w:rsidRPr="004E6DF1" w:rsidRDefault="005F30C1" w:rsidP="00660F97">
            <w:pPr>
              <w:rPr>
                <w:b/>
                <w:bCs/>
                <w:color w:val="000000"/>
                <w:lang w:eastAsia="en-AU"/>
                <w14:ligatures w14:val="none"/>
              </w:rPr>
            </w:pPr>
            <w:r w:rsidRPr="004E6DF1">
              <w:rPr>
                <w:b/>
                <w:bCs/>
                <w:color w:val="000000"/>
                <w:lang w:eastAsia="en-AU"/>
                <w14:ligatures w14:val="none"/>
              </w:rPr>
              <w:t>After operation</w:t>
            </w:r>
          </w:p>
        </w:tc>
        <w:tc>
          <w:tcPr>
            <w:tcW w:w="127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E224028" w14:textId="77777777" w:rsidR="005F30C1" w:rsidRDefault="005F30C1" w:rsidP="00660F97">
            <w:pPr>
              <w:rPr>
                <w:color w:val="000000"/>
                <w:lang w:eastAsia="en-AU"/>
                <w14:ligatures w14:val="none"/>
              </w:rPr>
            </w:pPr>
            <w:r>
              <w:rPr>
                <w:color w:val="000000"/>
                <w:lang w:eastAsia="en-AU"/>
                <w14:ligatures w14:val="none"/>
              </w:rPr>
              <w:t> </w:t>
            </w:r>
          </w:p>
        </w:tc>
        <w:tc>
          <w:tcPr>
            <w:tcW w:w="113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303F3F4" w14:textId="77777777" w:rsidR="005F30C1" w:rsidRDefault="005F30C1" w:rsidP="00660F97">
            <w:pPr>
              <w:rPr>
                <w:color w:val="000000"/>
                <w:lang w:eastAsia="en-AU"/>
                <w14:ligatures w14:val="none"/>
              </w:rPr>
            </w:pPr>
            <w:r>
              <w:rPr>
                <w:color w:val="000000"/>
                <w:lang w:eastAsia="en-AU"/>
                <w14:ligatures w14:val="none"/>
              </w:rPr>
              <w:t> </w:t>
            </w:r>
          </w:p>
        </w:tc>
      </w:tr>
      <w:tr w:rsidR="005F30C1" w14:paraId="777B447F" w14:textId="77777777" w:rsidTr="00660F97">
        <w:trPr>
          <w:trHeight w:val="290"/>
        </w:trPr>
        <w:tc>
          <w:tcPr>
            <w:tcW w:w="22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A3DCB9A" w14:textId="168253C5" w:rsidR="005F30C1" w:rsidRDefault="005F30C1" w:rsidP="00660F97">
            <w:pPr>
              <w:rPr>
                <w:color w:val="000000"/>
                <w:lang w:eastAsia="en-AU"/>
                <w14:ligatures w14:val="none"/>
              </w:rPr>
            </w:pPr>
            <w:r>
              <w:rPr>
                <w:color w:val="000000"/>
                <w:lang w:eastAsia="en-AU"/>
                <w14:ligatures w14:val="none"/>
              </w:rPr>
              <w:lastRenderedPageBreak/>
              <w:t xml:space="preserve">WPBP </w:t>
            </w:r>
            <w:r w:rsidR="00A269E9">
              <w:rPr>
                <w:color w:val="000000"/>
                <w:lang w:eastAsia="en-AU"/>
                <w14:ligatures w14:val="none"/>
              </w:rPr>
              <w:t>26/09-30/09</w:t>
            </w:r>
          </w:p>
        </w:tc>
        <w:tc>
          <w:tcPr>
            <w:tcW w:w="127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FB8AAE9" w14:textId="77777777" w:rsidR="005F30C1" w:rsidRDefault="005F30C1" w:rsidP="00660F97">
            <w:pPr>
              <w:jc w:val="right"/>
              <w:rPr>
                <w:color w:val="000000"/>
                <w:lang w:eastAsia="en-AU"/>
                <w14:ligatures w14:val="none"/>
              </w:rPr>
            </w:pPr>
            <w:r>
              <w:rPr>
                <w:color w:val="000000"/>
                <w:lang w:eastAsia="en-AU"/>
                <w14:ligatures w14:val="none"/>
              </w:rPr>
              <w:t>90000</w:t>
            </w:r>
          </w:p>
        </w:tc>
        <w:tc>
          <w:tcPr>
            <w:tcW w:w="113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A818FED" w14:textId="77777777" w:rsidR="005F30C1" w:rsidRDefault="005F30C1" w:rsidP="00660F97">
            <w:pPr>
              <w:jc w:val="right"/>
              <w:rPr>
                <w:color w:val="000000"/>
                <w:lang w:eastAsia="en-AU"/>
                <w14:ligatures w14:val="none"/>
              </w:rPr>
            </w:pPr>
            <w:r>
              <w:rPr>
                <w:color w:val="000000"/>
                <w:lang w:eastAsia="en-AU"/>
                <w14:ligatures w14:val="none"/>
              </w:rPr>
              <w:t>2300</w:t>
            </w:r>
          </w:p>
        </w:tc>
      </w:tr>
      <w:tr w:rsidR="005F30C1" w14:paraId="13464B63" w14:textId="77777777" w:rsidTr="00660F97">
        <w:trPr>
          <w:trHeight w:val="290"/>
        </w:trPr>
        <w:tc>
          <w:tcPr>
            <w:tcW w:w="22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EFFAE54" w14:textId="05795058" w:rsidR="005F30C1" w:rsidRDefault="005F30C1" w:rsidP="00660F97">
            <w:pPr>
              <w:rPr>
                <w:color w:val="000000"/>
                <w:lang w:eastAsia="en-AU"/>
                <w14:ligatures w14:val="none"/>
              </w:rPr>
            </w:pPr>
            <w:r>
              <w:rPr>
                <w:color w:val="000000"/>
                <w:lang w:eastAsia="en-AU"/>
                <w14:ligatures w14:val="none"/>
              </w:rPr>
              <w:t xml:space="preserve">WPBP </w:t>
            </w:r>
            <w:r w:rsidR="00A269E9">
              <w:rPr>
                <w:color w:val="000000"/>
                <w:lang w:eastAsia="en-AU"/>
                <w14:ligatures w14:val="none"/>
              </w:rPr>
              <w:t>1/10 to 2/10</w:t>
            </w:r>
          </w:p>
        </w:tc>
        <w:tc>
          <w:tcPr>
            <w:tcW w:w="127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1CF9F76" w14:textId="77777777" w:rsidR="005F30C1" w:rsidRDefault="005F30C1" w:rsidP="00660F97">
            <w:pPr>
              <w:jc w:val="right"/>
              <w:rPr>
                <w:color w:val="000000"/>
                <w:lang w:eastAsia="en-AU"/>
                <w14:ligatures w14:val="none"/>
              </w:rPr>
            </w:pPr>
            <w:r>
              <w:rPr>
                <w:color w:val="000000"/>
                <w:lang w:eastAsia="en-AU"/>
                <w14:ligatures w14:val="none"/>
              </w:rPr>
              <w:t>90000</w:t>
            </w:r>
          </w:p>
        </w:tc>
        <w:tc>
          <w:tcPr>
            <w:tcW w:w="113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5254EA1" w14:textId="77777777" w:rsidR="005F30C1" w:rsidRDefault="005F30C1" w:rsidP="00660F97">
            <w:pPr>
              <w:jc w:val="right"/>
              <w:rPr>
                <w:color w:val="000000"/>
                <w:lang w:eastAsia="en-AU"/>
                <w14:ligatures w14:val="none"/>
              </w:rPr>
            </w:pPr>
            <w:r>
              <w:rPr>
                <w:color w:val="000000"/>
                <w:lang w:eastAsia="en-AU"/>
                <w14:ligatures w14:val="none"/>
              </w:rPr>
              <w:t>2300</w:t>
            </w:r>
          </w:p>
        </w:tc>
      </w:tr>
    </w:tbl>
    <w:p w14:paraId="602B7465" w14:textId="77777777" w:rsidR="00C72FDE" w:rsidRDefault="00C72FDE" w:rsidP="00C72FDE"/>
    <w:p w14:paraId="36897A2B" w14:textId="7BEDBEC7" w:rsidR="007C593C" w:rsidRDefault="006E0715" w:rsidP="006E0715">
      <w:pPr>
        <w:pStyle w:val="Heading3"/>
      </w:pPr>
      <w:bookmarkStart w:id="46" w:name="_Toc205482212"/>
      <w:r>
        <w:t>Business impact</w:t>
      </w:r>
      <w:bookmarkEnd w:id="46"/>
    </w:p>
    <w:p w14:paraId="31C81CF6" w14:textId="2750394A" w:rsidR="004B7721" w:rsidRPr="006C405D" w:rsidRDefault="004B7721" w:rsidP="006E0715">
      <w:pPr>
        <w:rPr>
          <w:b/>
          <w:bCs/>
        </w:rPr>
      </w:pPr>
      <w:r>
        <w:t xml:space="preserve">If the creation of the pay split on 1 Oct via payroll automation is not successful, then the project will revert to a new WT that cause payroll splits that will need to be loaded on 1 Oct.  </w:t>
      </w:r>
      <w:r w:rsidRPr="006C405D">
        <w:rPr>
          <w:b/>
          <w:bCs/>
        </w:rPr>
        <w:t xml:space="preserve">The project will </w:t>
      </w:r>
      <w:proofErr w:type="spellStart"/>
      <w:r w:rsidRPr="006C405D">
        <w:rPr>
          <w:b/>
          <w:bCs/>
        </w:rPr>
        <w:t>advice</w:t>
      </w:r>
      <w:proofErr w:type="spellEnd"/>
      <w:r w:rsidRPr="006C405D">
        <w:rPr>
          <w:b/>
          <w:bCs/>
        </w:rPr>
        <w:t xml:space="preserve"> if the below is required. Current expectation is that the below will </w:t>
      </w:r>
      <w:r w:rsidRPr="006C405D">
        <w:rPr>
          <w:b/>
          <w:bCs/>
          <w:u w:val="single"/>
        </w:rPr>
        <w:t>not</w:t>
      </w:r>
      <w:r w:rsidRPr="006C405D">
        <w:rPr>
          <w:b/>
          <w:bCs/>
        </w:rPr>
        <w:t xml:space="preserve"> be required:</w:t>
      </w:r>
    </w:p>
    <w:p w14:paraId="5F081BFA" w14:textId="53DF1F7F" w:rsidR="005D4A4A" w:rsidRDefault="00F0225C" w:rsidP="004B7721">
      <w:pPr>
        <w:ind w:left="720"/>
      </w:pPr>
      <w:r>
        <w:t xml:space="preserve">If automated </w:t>
      </w:r>
      <w:r w:rsidR="0059228C">
        <w:t xml:space="preserve">virtual </w:t>
      </w:r>
      <w:r>
        <w:t xml:space="preserve">pay </w:t>
      </w:r>
      <w:r w:rsidR="0059228C">
        <w:t>split</w:t>
      </w:r>
      <w:r>
        <w:t>s</w:t>
      </w:r>
      <w:r w:rsidR="0059228C">
        <w:t xml:space="preserve"> can</w:t>
      </w:r>
      <w:r>
        <w:t>’t</w:t>
      </w:r>
      <w:r w:rsidR="0059228C">
        <w:t xml:space="preserve"> be accomplished via payroll; </w:t>
      </w:r>
      <w:r>
        <w:t xml:space="preserve">implement a business process to load the </w:t>
      </w:r>
      <w:r w:rsidR="006E0715">
        <w:t xml:space="preserve">new IT14 WT </w:t>
      </w:r>
      <w:r>
        <w:t xml:space="preserve">for EPSS P2 employees </w:t>
      </w:r>
      <w:r w:rsidR="006E0715">
        <w:t xml:space="preserve">effective 1 Oct to the end of the </w:t>
      </w:r>
      <w:r>
        <w:t xml:space="preserve">relevant </w:t>
      </w:r>
      <w:r w:rsidR="006E0715">
        <w:t>pay</w:t>
      </w:r>
      <w:r>
        <w:t xml:space="preserve"> period. </w:t>
      </w:r>
      <w:r w:rsidR="006E0715">
        <w:t xml:space="preserve"> </w:t>
      </w:r>
    </w:p>
    <w:p w14:paraId="4D91872B" w14:textId="11E06BA8" w:rsidR="005D4A4A" w:rsidRDefault="005D4A4A" w:rsidP="004B7721">
      <w:pPr>
        <w:ind w:left="720"/>
      </w:pPr>
      <w:r>
        <w:t xml:space="preserve">Enter $1, this is just to keep the WT for processing. The WT is notional. It </w:t>
      </w:r>
      <w:r w:rsidR="006C405D">
        <w:t>will be</w:t>
      </w:r>
      <w:r>
        <w:t xml:space="preserve"> designed to cause payroll splits only. </w:t>
      </w:r>
    </w:p>
    <w:p w14:paraId="14C203FE" w14:textId="715C3380" w:rsidR="006E0715" w:rsidRDefault="006E0715" w:rsidP="004B7721">
      <w:pPr>
        <w:ind w:left="720"/>
      </w:pPr>
      <w:r>
        <w:t xml:space="preserve">When the pay period </w:t>
      </w:r>
      <w:r w:rsidR="00B65631">
        <w:t xml:space="preserve">or a pay week (Friday) </w:t>
      </w:r>
      <w:r>
        <w:t>commence 1 Oct, do not load.</w:t>
      </w:r>
      <w:r w:rsidR="00F0225C">
        <w:t xml:space="preserve"> </w:t>
      </w:r>
      <w:r w:rsidR="00B65631">
        <w:t xml:space="preserve"> In this case we expect a Workers compensation split for the start of the week.</w:t>
      </w:r>
    </w:p>
    <w:p w14:paraId="695FF6BE" w14:textId="7930A5BD" w:rsidR="006E0715" w:rsidRPr="006E0715" w:rsidRDefault="006E0715" w:rsidP="004B7721">
      <w:pPr>
        <w:ind w:left="720"/>
      </w:pPr>
      <w:r>
        <w:t xml:space="preserve">The new WT is set to cause a payroll split on 1 Oct. </w:t>
      </w:r>
    </w:p>
    <w:p w14:paraId="3E477846" w14:textId="53DC6A3E" w:rsidR="007C593C" w:rsidRDefault="003B09BA" w:rsidP="007C593C">
      <w:pPr>
        <w:pStyle w:val="Heading2"/>
        <w:rPr>
          <w:rFonts w:eastAsia="Times New Roman"/>
          <w:lang w:eastAsia="en-AU"/>
        </w:rPr>
      </w:pPr>
      <w:bookmarkStart w:id="47" w:name="_Toc205482213"/>
      <w:r w:rsidRPr="003B09BA">
        <w:rPr>
          <w:rFonts w:eastAsia="Times New Roman"/>
          <w:lang w:eastAsia="en-AU"/>
        </w:rPr>
        <w:t>Salary factor</w:t>
      </w:r>
      <w:r>
        <w:rPr>
          <w:rFonts w:eastAsia="Times New Roman"/>
          <w:lang w:eastAsia="en-AU"/>
        </w:rPr>
        <w:t xml:space="preserve">- </w:t>
      </w:r>
      <w:r w:rsidR="00714D3C">
        <w:rPr>
          <w:rFonts w:eastAsia="Times New Roman"/>
          <w:lang w:eastAsia="en-AU"/>
        </w:rPr>
        <w:t>Paid leave marked as unpaid and the effects on EPSS factoring.</w:t>
      </w:r>
      <w:r w:rsidR="004C4A5D">
        <w:rPr>
          <w:rFonts w:eastAsia="Times New Roman"/>
          <w:lang w:eastAsia="en-AU"/>
        </w:rPr>
        <w:t xml:space="preserve">  WIP</w:t>
      </w:r>
      <w:bookmarkEnd w:id="47"/>
    </w:p>
    <w:p w14:paraId="407EEEA0" w14:textId="5347D64B" w:rsidR="007C593C" w:rsidRDefault="007C593C" w:rsidP="007C593C">
      <w:pPr>
        <w:pStyle w:val="Heading3"/>
        <w:rPr>
          <w:lang w:eastAsia="en-AU"/>
        </w:rPr>
      </w:pPr>
      <w:bookmarkStart w:id="48" w:name="_Toc205482214"/>
      <w:r>
        <w:rPr>
          <w:lang w:eastAsia="en-AU"/>
        </w:rPr>
        <w:t>Current setup/issue definition</w:t>
      </w:r>
      <w:bookmarkEnd w:id="48"/>
    </w:p>
    <w:p w14:paraId="61AAB4C7" w14:textId="06D8A6AD" w:rsidR="007C593C" w:rsidRDefault="007C593C" w:rsidP="007C593C">
      <w:pPr>
        <w:rPr>
          <w:lang w:eastAsia="en-AU"/>
        </w:rPr>
      </w:pPr>
      <w:r>
        <w:rPr>
          <w:lang w:eastAsia="en-AU"/>
        </w:rPr>
        <w:t xml:space="preserve">Factors applied to the P1 &amp; P2 salary as well as the weekly cap currently reduce LWOP hours using </w:t>
      </w:r>
      <w:r w:rsidRPr="00714D3C">
        <w:rPr>
          <w:i/>
          <w:iCs/>
          <w:lang w:eastAsia="en-AU"/>
        </w:rPr>
        <w:t>SAP standard counting</w:t>
      </w:r>
      <w:r>
        <w:rPr>
          <w:lang w:eastAsia="en-AU"/>
        </w:rPr>
        <w:t xml:space="preserve"> of LWOP hours.</w:t>
      </w:r>
    </w:p>
    <w:p w14:paraId="0913BBB6" w14:textId="77777777" w:rsidR="00714D3C" w:rsidRDefault="007C593C" w:rsidP="007C593C">
      <w:pPr>
        <w:rPr>
          <w:lang w:eastAsia="en-AU"/>
        </w:rPr>
      </w:pPr>
      <w:r>
        <w:rPr>
          <w:lang w:eastAsia="en-AU"/>
        </w:rPr>
        <w:t xml:space="preserve">At </w:t>
      </w:r>
      <w:proofErr w:type="spellStart"/>
      <w:r>
        <w:rPr>
          <w:lang w:eastAsia="en-AU"/>
        </w:rPr>
        <w:t>NSWPf</w:t>
      </w:r>
      <w:proofErr w:type="spellEnd"/>
      <w:r>
        <w:rPr>
          <w:lang w:eastAsia="en-AU"/>
        </w:rPr>
        <w:t xml:space="preserve"> there are </w:t>
      </w:r>
      <w:r w:rsidRPr="00714D3C">
        <w:rPr>
          <w:i/>
          <w:iCs/>
          <w:lang w:eastAsia="en-AU"/>
        </w:rPr>
        <w:t>paid</w:t>
      </w:r>
      <w:r>
        <w:rPr>
          <w:lang w:eastAsia="en-AU"/>
        </w:rPr>
        <w:t xml:space="preserve"> absences that has been setup </w:t>
      </w:r>
      <w:r w:rsidRPr="00714D3C">
        <w:rPr>
          <w:i/>
          <w:iCs/>
          <w:lang w:eastAsia="en-AU"/>
        </w:rPr>
        <w:t>as if they are unpaid leave types</w:t>
      </w:r>
      <w:r>
        <w:rPr>
          <w:lang w:eastAsia="en-AU"/>
        </w:rPr>
        <w:t>. It is believed this was done for other factoring purposes</w:t>
      </w:r>
      <w:r w:rsidR="00714D3C">
        <w:rPr>
          <w:lang w:eastAsia="en-AU"/>
        </w:rPr>
        <w:t xml:space="preserve"> and it will not be changed</w:t>
      </w:r>
      <w:r>
        <w:rPr>
          <w:lang w:eastAsia="en-AU"/>
        </w:rPr>
        <w:t xml:space="preserve">. </w:t>
      </w:r>
    </w:p>
    <w:p w14:paraId="34C8D814" w14:textId="3E116E92" w:rsidR="00936042" w:rsidRDefault="00714D3C" w:rsidP="007C593C">
      <w:pPr>
        <w:rPr>
          <w:lang w:eastAsia="en-AU"/>
        </w:rPr>
      </w:pPr>
      <w:r>
        <w:rPr>
          <w:lang w:eastAsia="en-AU"/>
        </w:rPr>
        <w:t xml:space="preserve">It is possible that NSWPF can have </w:t>
      </w:r>
      <w:r w:rsidR="007C593C">
        <w:rPr>
          <w:lang w:eastAsia="en-AU"/>
        </w:rPr>
        <w:t xml:space="preserve">the P1 &amp; P2 </w:t>
      </w:r>
      <w:proofErr w:type="gramStart"/>
      <w:r w:rsidR="007C593C">
        <w:rPr>
          <w:lang w:eastAsia="en-AU"/>
        </w:rPr>
        <w:t>salary</w:t>
      </w:r>
      <w:proofErr w:type="gramEnd"/>
      <w:r w:rsidR="007C593C">
        <w:rPr>
          <w:lang w:eastAsia="en-AU"/>
        </w:rPr>
        <w:t xml:space="preserve"> and the weekly cap reduced with the relevant paid leave absence hours</w:t>
      </w:r>
      <w:r>
        <w:rPr>
          <w:lang w:eastAsia="en-AU"/>
        </w:rPr>
        <w:t xml:space="preserve"> if we continue to use the </w:t>
      </w:r>
      <w:r w:rsidRPr="00714D3C">
        <w:rPr>
          <w:i/>
          <w:iCs/>
          <w:lang w:eastAsia="en-AU"/>
        </w:rPr>
        <w:t>SAP standard counting</w:t>
      </w:r>
      <w:r>
        <w:rPr>
          <w:lang w:eastAsia="en-AU"/>
        </w:rPr>
        <w:t xml:space="preserve"> of LWOP hours</w:t>
      </w:r>
      <w:r w:rsidR="007C593C">
        <w:rPr>
          <w:lang w:eastAsia="en-AU"/>
        </w:rPr>
        <w:t xml:space="preserve">. </w:t>
      </w:r>
      <w:r w:rsidR="00C61114">
        <w:rPr>
          <w:lang w:eastAsia="en-AU"/>
        </w:rPr>
        <w:t xml:space="preserve">The </w:t>
      </w:r>
      <w:r w:rsidR="00C61114" w:rsidRPr="00714D3C">
        <w:rPr>
          <w:i/>
          <w:iCs/>
          <w:lang w:eastAsia="en-AU"/>
        </w:rPr>
        <w:t>impact is expected to</w:t>
      </w:r>
      <w:r w:rsidR="00C61114">
        <w:rPr>
          <w:lang w:eastAsia="en-AU"/>
        </w:rPr>
        <w:t xml:space="preserve"> be evident when an EPSS employee </w:t>
      </w:r>
      <w:r>
        <w:rPr>
          <w:lang w:eastAsia="en-AU"/>
        </w:rPr>
        <w:t xml:space="preserve">with </w:t>
      </w:r>
      <w:r w:rsidR="00C61114">
        <w:rPr>
          <w:lang w:eastAsia="en-AU"/>
        </w:rPr>
        <w:t>WT 9WCO</w:t>
      </w:r>
      <w:r>
        <w:rPr>
          <w:lang w:eastAsia="en-AU"/>
        </w:rPr>
        <w:t xml:space="preserve"> </w:t>
      </w:r>
      <w:r w:rsidR="006303B6" w:rsidRPr="006303B6">
        <w:rPr>
          <w:i/>
          <w:iCs/>
          <w:lang w:eastAsia="en-AU"/>
        </w:rPr>
        <w:t>Workers Comp Rates</w:t>
      </w:r>
      <w:r w:rsidR="006303B6">
        <w:rPr>
          <w:i/>
          <w:iCs/>
          <w:lang w:eastAsia="en-AU"/>
        </w:rPr>
        <w:t>,</w:t>
      </w:r>
      <w:r w:rsidR="006303B6">
        <w:rPr>
          <w:lang w:eastAsia="en-AU"/>
        </w:rPr>
        <w:t xml:space="preserve"> </w:t>
      </w:r>
      <w:r>
        <w:rPr>
          <w:lang w:eastAsia="en-AU"/>
        </w:rPr>
        <w:t>and that is eligible for EPSS top up/supplementary pay</w:t>
      </w:r>
      <w:r w:rsidR="00C61114">
        <w:rPr>
          <w:lang w:eastAsia="en-AU"/>
        </w:rPr>
        <w:t xml:space="preserve">, </w:t>
      </w:r>
      <w:r>
        <w:rPr>
          <w:lang w:eastAsia="en-AU"/>
        </w:rPr>
        <w:t>is</w:t>
      </w:r>
      <w:r w:rsidR="00C61114">
        <w:rPr>
          <w:lang w:eastAsia="en-AU"/>
        </w:rPr>
        <w:t xml:space="preserve"> on one of the below absences</w:t>
      </w:r>
      <w:r>
        <w:rPr>
          <w:lang w:eastAsia="en-AU"/>
        </w:rPr>
        <w:t>. This is because these absences</w:t>
      </w:r>
      <w:r w:rsidR="00C61114">
        <w:rPr>
          <w:lang w:eastAsia="en-AU"/>
        </w:rPr>
        <w:t xml:space="preserve"> </w:t>
      </w:r>
      <w:r w:rsidR="00C61114" w:rsidRPr="00714D3C">
        <w:rPr>
          <w:i/>
          <w:iCs/>
          <w:lang w:eastAsia="en-AU"/>
        </w:rPr>
        <w:t>count in SAP standard as LWOP</w:t>
      </w:r>
      <w:r w:rsidR="006303B6">
        <w:rPr>
          <w:i/>
          <w:iCs/>
          <w:lang w:eastAsia="en-AU"/>
        </w:rPr>
        <w:t xml:space="preserve"> due to their configuration setup</w:t>
      </w:r>
      <w:r>
        <w:rPr>
          <w:i/>
          <w:iCs/>
          <w:lang w:eastAsia="en-AU"/>
        </w:rPr>
        <w:t>,</w:t>
      </w:r>
      <w:r w:rsidR="00C61114">
        <w:rPr>
          <w:lang w:eastAsia="en-AU"/>
        </w:rPr>
        <w:t xml:space="preserve"> </w:t>
      </w:r>
      <w:r>
        <w:rPr>
          <w:lang w:eastAsia="en-AU"/>
        </w:rPr>
        <w:t xml:space="preserve">but in </w:t>
      </w:r>
      <w:proofErr w:type="gramStart"/>
      <w:r>
        <w:rPr>
          <w:lang w:eastAsia="en-AU"/>
        </w:rPr>
        <w:t>reality</w:t>
      </w:r>
      <w:proofErr w:type="gramEnd"/>
      <w:r>
        <w:rPr>
          <w:lang w:eastAsia="en-AU"/>
        </w:rPr>
        <w:t xml:space="preserve"> they are paid absences.  </w:t>
      </w:r>
    </w:p>
    <w:p w14:paraId="3DAA6EB5" w14:textId="10AA9F8D" w:rsidR="002B1DBF" w:rsidRDefault="002B1DBF" w:rsidP="007C593C">
      <w:pPr>
        <w:rPr>
          <w:lang w:eastAsia="en-AU"/>
        </w:rPr>
      </w:pPr>
      <w:r>
        <w:rPr>
          <w:lang w:eastAsia="en-AU"/>
        </w:rPr>
        <w:t xml:space="preserve">A fix is required not to reduce the EPSS salary via factoring with the listed absences. The change is </w:t>
      </w:r>
      <w:proofErr w:type="gramStart"/>
      <w:r>
        <w:rPr>
          <w:lang w:eastAsia="en-AU"/>
        </w:rPr>
        <w:t>effected</w:t>
      </w:r>
      <w:proofErr w:type="gramEnd"/>
      <w:r>
        <w:rPr>
          <w:lang w:eastAsia="en-AU"/>
        </w:rPr>
        <w:t xml:space="preserve"> in retrospect and require pay force retro for employees with the listed absences.</w:t>
      </w:r>
    </w:p>
    <w:p w14:paraId="5340E6BD" w14:textId="31E20160" w:rsidR="007C593C" w:rsidRDefault="00714D3C" w:rsidP="007C593C">
      <w:pPr>
        <w:rPr>
          <w:lang w:eastAsia="en-AU"/>
        </w:rPr>
      </w:pPr>
      <w:r>
        <w:rPr>
          <w:lang w:eastAsia="en-AU"/>
        </w:rPr>
        <w:t>Noted, the ½ paid leave listed below is paid 50% and unpaid 50%</w:t>
      </w:r>
      <w:r w:rsidR="00936042">
        <w:rPr>
          <w:lang w:eastAsia="en-AU"/>
        </w:rPr>
        <w:t xml:space="preserve"> but the value for actual earnings (WT 9WCA) that reduce the top up, is multiplied with 2 for pay periods where EPSS WT 9ORP is valid and by default from 25.4.2025 when STP2 pre-work went live (brought up to 100%).  Payroll rule </w:t>
      </w:r>
      <w:r w:rsidR="00936042" w:rsidRPr="00936042">
        <w:rPr>
          <w:lang w:eastAsia="en-AU"/>
        </w:rPr>
        <w:t>ZWC4</w:t>
      </w:r>
      <w:r w:rsidR="00936042">
        <w:rPr>
          <w:lang w:eastAsia="en-AU"/>
        </w:rPr>
        <w:t xml:space="preserve"> is relevant to the creation of WT 9WCA in this regard.</w:t>
      </w:r>
      <w:r w:rsidR="006303B6">
        <w:rPr>
          <w:lang w:eastAsia="en-AU"/>
        </w:rPr>
        <w:t xml:space="preserve"> </w:t>
      </w:r>
    </w:p>
    <w:tbl>
      <w:tblPr>
        <w:tblW w:w="11057" w:type="dxa"/>
        <w:tblInd w:w="-856" w:type="dxa"/>
        <w:tblLook w:val="04A0" w:firstRow="1" w:lastRow="0" w:firstColumn="1" w:lastColumn="0" w:noHBand="0" w:noVBand="1"/>
      </w:tblPr>
      <w:tblGrid>
        <w:gridCol w:w="1135"/>
        <w:gridCol w:w="1984"/>
        <w:gridCol w:w="874"/>
        <w:gridCol w:w="2670"/>
        <w:gridCol w:w="992"/>
        <w:gridCol w:w="3402"/>
      </w:tblGrid>
      <w:tr w:rsidR="006303B6" w:rsidRPr="00C61114" w14:paraId="79FA89DB" w14:textId="41EBFC15" w:rsidTr="006303B6">
        <w:trPr>
          <w:trHeight w:val="501"/>
          <w:tblHeader/>
        </w:trPr>
        <w:tc>
          <w:tcPr>
            <w:tcW w:w="1135" w:type="dxa"/>
            <w:tcBorders>
              <w:top w:val="single" w:sz="4" w:space="0" w:color="000000"/>
              <w:left w:val="single" w:sz="4" w:space="0" w:color="000000"/>
              <w:bottom w:val="single" w:sz="4" w:space="0" w:color="000000"/>
              <w:right w:val="single" w:sz="4" w:space="0" w:color="000000"/>
            </w:tcBorders>
            <w:vAlign w:val="bottom"/>
            <w:hideMark/>
          </w:tcPr>
          <w:p w14:paraId="424E1A61" w14:textId="77777777" w:rsidR="006303B6" w:rsidRPr="00C61114" w:rsidRDefault="006303B6" w:rsidP="00C61114">
            <w:pPr>
              <w:spacing w:after="0" w:line="240" w:lineRule="auto"/>
              <w:rPr>
                <w:rFonts w:ascii="Calibri" w:eastAsia="Times New Roman" w:hAnsi="Calibri" w:cs="Calibri"/>
                <w:b/>
                <w:bCs/>
                <w:color w:val="000000"/>
                <w:kern w:val="0"/>
                <w:sz w:val="18"/>
                <w:szCs w:val="18"/>
                <w:lang w:eastAsia="en-AU"/>
                <w14:ligatures w14:val="none"/>
              </w:rPr>
            </w:pPr>
            <w:r w:rsidRPr="00C61114">
              <w:rPr>
                <w:rFonts w:ascii="Calibri" w:eastAsia="Times New Roman" w:hAnsi="Calibri" w:cs="Calibri"/>
                <w:b/>
                <w:bCs/>
                <w:color w:val="000000"/>
                <w:kern w:val="0"/>
                <w:sz w:val="18"/>
                <w:szCs w:val="18"/>
                <w:lang w:eastAsia="en-AU"/>
                <w14:ligatures w14:val="none"/>
              </w:rPr>
              <w:t xml:space="preserve">IT0573 Leave code for PS </w:t>
            </w:r>
            <w:proofErr w:type="spellStart"/>
            <w:r w:rsidRPr="00C61114">
              <w:rPr>
                <w:rFonts w:ascii="Calibri" w:eastAsia="Times New Roman" w:hAnsi="Calibri" w:cs="Calibri"/>
                <w:b/>
                <w:bCs/>
                <w:color w:val="000000"/>
                <w:kern w:val="0"/>
                <w:sz w:val="18"/>
                <w:szCs w:val="18"/>
                <w:lang w:eastAsia="en-AU"/>
                <w14:ligatures w14:val="none"/>
              </w:rPr>
              <w:t>infotype</w:t>
            </w:r>
            <w:proofErr w:type="spellEnd"/>
          </w:p>
        </w:tc>
        <w:tc>
          <w:tcPr>
            <w:tcW w:w="1984" w:type="dxa"/>
            <w:tcBorders>
              <w:top w:val="single" w:sz="4" w:space="0" w:color="000000"/>
              <w:left w:val="nil"/>
              <w:bottom w:val="single" w:sz="4" w:space="0" w:color="000000"/>
              <w:right w:val="single" w:sz="4" w:space="0" w:color="000000"/>
            </w:tcBorders>
            <w:vAlign w:val="bottom"/>
            <w:hideMark/>
          </w:tcPr>
          <w:p w14:paraId="4956D6E0" w14:textId="77777777" w:rsidR="006303B6" w:rsidRPr="00C61114" w:rsidRDefault="006303B6" w:rsidP="00C61114">
            <w:pPr>
              <w:spacing w:after="0" w:line="240" w:lineRule="auto"/>
              <w:rPr>
                <w:rFonts w:ascii="Calibri" w:eastAsia="Times New Roman" w:hAnsi="Calibri" w:cs="Calibri"/>
                <w:b/>
                <w:bCs/>
                <w:color w:val="000000"/>
                <w:kern w:val="0"/>
                <w:sz w:val="18"/>
                <w:szCs w:val="18"/>
                <w:lang w:eastAsia="en-AU"/>
                <w14:ligatures w14:val="none"/>
              </w:rPr>
            </w:pPr>
            <w:r w:rsidRPr="00C61114">
              <w:rPr>
                <w:rFonts w:ascii="Calibri" w:eastAsia="Times New Roman" w:hAnsi="Calibri" w:cs="Calibri"/>
                <w:b/>
                <w:bCs/>
                <w:color w:val="000000"/>
                <w:kern w:val="0"/>
                <w:sz w:val="18"/>
                <w:szCs w:val="18"/>
                <w:lang w:eastAsia="en-AU"/>
                <w14:ligatures w14:val="none"/>
              </w:rPr>
              <w:t>IT0573 description</w:t>
            </w:r>
          </w:p>
        </w:tc>
        <w:tc>
          <w:tcPr>
            <w:tcW w:w="874" w:type="dxa"/>
            <w:tcBorders>
              <w:top w:val="single" w:sz="4" w:space="0" w:color="000000"/>
              <w:left w:val="nil"/>
              <w:bottom w:val="single" w:sz="4" w:space="0" w:color="000000"/>
              <w:right w:val="single" w:sz="4" w:space="0" w:color="000000"/>
            </w:tcBorders>
            <w:vAlign w:val="bottom"/>
            <w:hideMark/>
          </w:tcPr>
          <w:p w14:paraId="237E2ED6" w14:textId="77777777" w:rsidR="006303B6" w:rsidRPr="00C61114" w:rsidRDefault="006303B6" w:rsidP="00C61114">
            <w:pPr>
              <w:spacing w:after="0" w:line="240" w:lineRule="auto"/>
              <w:rPr>
                <w:rFonts w:ascii="Calibri" w:eastAsia="Times New Roman" w:hAnsi="Calibri" w:cs="Calibri"/>
                <w:b/>
                <w:bCs/>
                <w:color w:val="000000"/>
                <w:kern w:val="0"/>
                <w:sz w:val="18"/>
                <w:szCs w:val="18"/>
                <w:lang w:eastAsia="en-AU"/>
                <w14:ligatures w14:val="none"/>
              </w:rPr>
            </w:pPr>
            <w:r w:rsidRPr="00C61114">
              <w:rPr>
                <w:rFonts w:ascii="Calibri" w:eastAsia="Times New Roman" w:hAnsi="Calibri" w:cs="Calibri"/>
                <w:b/>
                <w:bCs/>
                <w:color w:val="000000"/>
                <w:kern w:val="0"/>
                <w:sz w:val="18"/>
                <w:szCs w:val="18"/>
                <w:lang w:eastAsia="en-AU"/>
                <w14:ligatures w14:val="none"/>
              </w:rPr>
              <w:t>IT2001 A/</w:t>
            </w:r>
            <w:proofErr w:type="spellStart"/>
            <w:r w:rsidRPr="00C61114">
              <w:rPr>
                <w:rFonts w:ascii="Calibri" w:eastAsia="Times New Roman" w:hAnsi="Calibri" w:cs="Calibri"/>
                <w:b/>
                <w:bCs/>
                <w:color w:val="000000"/>
                <w:kern w:val="0"/>
                <w:sz w:val="18"/>
                <w:szCs w:val="18"/>
                <w:lang w:eastAsia="en-AU"/>
                <w14:ligatures w14:val="none"/>
              </w:rPr>
              <w:t>AType</w:t>
            </w:r>
            <w:proofErr w:type="spellEnd"/>
          </w:p>
        </w:tc>
        <w:tc>
          <w:tcPr>
            <w:tcW w:w="2670" w:type="dxa"/>
            <w:tcBorders>
              <w:top w:val="single" w:sz="4" w:space="0" w:color="000000"/>
              <w:left w:val="nil"/>
              <w:bottom w:val="single" w:sz="4" w:space="0" w:color="000000"/>
              <w:right w:val="single" w:sz="4" w:space="0" w:color="000000"/>
            </w:tcBorders>
            <w:vAlign w:val="bottom"/>
            <w:hideMark/>
          </w:tcPr>
          <w:p w14:paraId="3AD78AF4" w14:textId="595CD0BD" w:rsidR="006303B6" w:rsidRPr="00C61114" w:rsidRDefault="006303B6" w:rsidP="00C61114">
            <w:pPr>
              <w:spacing w:after="0" w:line="240" w:lineRule="auto"/>
              <w:rPr>
                <w:rFonts w:ascii="Calibri" w:eastAsia="Times New Roman" w:hAnsi="Calibri" w:cs="Calibri"/>
                <w:b/>
                <w:bCs/>
                <w:color w:val="000000"/>
                <w:kern w:val="0"/>
                <w:sz w:val="18"/>
                <w:szCs w:val="18"/>
                <w:lang w:eastAsia="en-AU"/>
                <w14:ligatures w14:val="none"/>
              </w:rPr>
            </w:pPr>
            <w:r w:rsidRPr="00C61114">
              <w:rPr>
                <w:rFonts w:ascii="Calibri" w:eastAsia="Times New Roman" w:hAnsi="Calibri" w:cs="Calibri"/>
                <w:b/>
                <w:bCs/>
                <w:color w:val="000000"/>
                <w:kern w:val="0"/>
                <w:sz w:val="18"/>
                <w:szCs w:val="18"/>
                <w:lang w:eastAsia="en-AU"/>
                <w14:ligatures w14:val="none"/>
              </w:rPr>
              <w:t>IT2001 description</w:t>
            </w:r>
          </w:p>
        </w:tc>
        <w:tc>
          <w:tcPr>
            <w:tcW w:w="992" w:type="dxa"/>
            <w:tcBorders>
              <w:top w:val="single" w:sz="4" w:space="0" w:color="000000"/>
              <w:left w:val="nil"/>
              <w:bottom w:val="single" w:sz="4" w:space="0" w:color="000000"/>
              <w:right w:val="single" w:sz="4" w:space="0" w:color="000000"/>
            </w:tcBorders>
          </w:tcPr>
          <w:p w14:paraId="6A80D2D8" w14:textId="47EA0E38" w:rsidR="006303B6" w:rsidRPr="00C61114" w:rsidRDefault="006303B6" w:rsidP="00C61114">
            <w:pPr>
              <w:spacing w:after="0" w:line="240" w:lineRule="auto"/>
              <w:rPr>
                <w:rFonts w:ascii="Calibri" w:eastAsia="Times New Roman" w:hAnsi="Calibri" w:cs="Calibri"/>
                <w:b/>
                <w:bCs/>
                <w:color w:val="000000"/>
                <w:kern w:val="0"/>
                <w:sz w:val="18"/>
                <w:szCs w:val="18"/>
                <w:lang w:eastAsia="en-AU"/>
                <w14:ligatures w14:val="none"/>
              </w:rPr>
            </w:pPr>
            <w:r>
              <w:rPr>
                <w:rFonts w:ascii="Calibri" w:eastAsia="Times New Roman" w:hAnsi="Calibri" w:cs="Calibri"/>
                <w:b/>
                <w:bCs/>
                <w:color w:val="000000"/>
                <w:kern w:val="0"/>
                <w:sz w:val="18"/>
                <w:szCs w:val="18"/>
                <w:lang w:eastAsia="en-AU"/>
                <w14:ligatures w14:val="none"/>
              </w:rPr>
              <w:t xml:space="preserve">Factor </w:t>
            </w:r>
            <w:proofErr w:type="gramStart"/>
            <w:r>
              <w:rPr>
                <w:rFonts w:ascii="Calibri" w:eastAsia="Times New Roman" w:hAnsi="Calibri" w:cs="Calibri"/>
                <w:b/>
                <w:bCs/>
                <w:color w:val="000000"/>
                <w:kern w:val="0"/>
                <w:sz w:val="18"/>
                <w:szCs w:val="18"/>
                <w:lang w:eastAsia="en-AU"/>
                <w14:ligatures w14:val="none"/>
              </w:rPr>
              <w:t>WT’s</w:t>
            </w:r>
            <w:proofErr w:type="gramEnd"/>
            <w:r>
              <w:rPr>
                <w:rFonts w:ascii="Calibri" w:eastAsia="Times New Roman" w:hAnsi="Calibri" w:cs="Calibri"/>
                <w:b/>
                <w:bCs/>
                <w:color w:val="000000"/>
                <w:kern w:val="0"/>
                <w:sz w:val="18"/>
                <w:szCs w:val="18"/>
                <w:lang w:eastAsia="en-AU"/>
                <w14:ligatures w14:val="none"/>
              </w:rPr>
              <w:t xml:space="preserve"> generated</w:t>
            </w:r>
          </w:p>
        </w:tc>
        <w:tc>
          <w:tcPr>
            <w:tcW w:w="3402" w:type="dxa"/>
            <w:tcBorders>
              <w:top w:val="single" w:sz="4" w:space="0" w:color="000000"/>
              <w:left w:val="nil"/>
              <w:bottom w:val="single" w:sz="4" w:space="0" w:color="000000"/>
              <w:right w:val="single" w:sz="4" w:space="0" w:color="000000"/>
            </w:tcBorders>
          </w:tcPr>
          <w:p w14:paraId="15329A3B" w14:textId="58106831" w:rsidR="006303B6" w:rsidRDefault="006303B6" w:rsidP="00C61114">
            <w:pPr>
              <w:spacing w:after="0" w:line="240" w:lineRule="auto"/>
              <w:rPr>
                <w:rFonts w:ascii="Calibri" w:eastAsia="Times New Roman" w:hAnsi="Calibri" w:cs="Calibri"/>
                <w:b/>
                <w:bCs/>
                <w:color w:val="000000"/>
                <w:kern w:val="0"/>
                <w:sz w:val="18"/>
                <w:szCs w:val="18"/>
                <w:lang w:eastAsia="en-AU"/>
                <w14:ligatures w14:val="none"/>
              </w:rPr>
            </w:pPr>
            <w:r>
              <w:rPr>
                <w:rFonts w:ascii="Calibri" w:eastAsia="Times New Roman" w:hAnsi="Calibri" w:cs="Calibri"/>
                <w:b/>
                <w:bCs/>
                <w:color w:val="000000"/>
                <w:kern w:val="0"/>
                <w:sz w:val="18"/>
                <w:szCs w:val="18"/>
                <w:lang w:eastAsia="en-AU"/>
                <w14:ligatures w14:val="none"/>
              </w:rPr>
              <w:t>Note</w:t>
            </w:r>
          </w:p>
        </w:tc>
      </w:tr>
      <w:tr w:rsidR="006303B6" w:rsidRPr="00C61114" w14:paraId="1D65815B" w14:textId="515392CA" w:rsidTr="006303B6">
        <w:trPr>
          <w:trHeight w:val="290"/>
        </w:trPr>
        <w:tc>
          <w:tcPr>
            <w:tcW w:w="1135" w:type="dxa"/>
            <w:tcBorders>
              <w:top w:val="nil"/>
              <w:left w:val="single" w:sz="4" w:space="0" w:color="000000"/>
              <w:bottom w:val="single" w:sz="4" w:space="0" w:color="000000"/>
              <w:right w:val="single" w:sz="4" w:space="0" w:color="000000"/>
            </w:tcBorders>
            <w:noWrap/>
            <w:vAlign w:val="bottom"/>
            <w:hideMark/>
          </w:tcPr>
          <w:p w14:paraId="1B8780E2" w14:textId="77777777" w:rsidR="006303B6" w:rsidRPr="00C61114" w:rsidRDefault="006303B6" w:rsidP="00C61114">
            <w:pPr>
              <w:spacing w:after="0" w:line="240" w:lineRule="auto"/>
              <w:jc w:val="right"/>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1400</w:t>
            </w:r>
          </w:p>
        </w:tc>
        <w:tc>
          <w:tcPr>
            <w:tcW w:w="1984" w:type="dxa"/>
            <w:tcBorders>
              <w:top w:val="nil"/>
              <w:left w:val="nil"/>
              <w:bottom w:val="single" w:sz="4" w:space="0" w:color="000000"/>
              <w:right w:val="single" w:sz="4" w:space="0" w:color="000000"/>
            </w:tcBorders>
            <w:noWrap/>
            <w:vAlign w:val="bottom"/>
            <w:hideMark/>
          </w:tcPr>
          <w:p w14:paraId="38682E5A" w14:textId="77777777" w:rsidR="006303B6" w:rsidRPr="00C61114" w:rsidRDefault="006303B6" w:rsidP="00C61114">
            <w:pPr>
              <w:spacing w:after="0" w:line="240" w:lineRule="auto"/>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 xml:space="preserve">Extended leave           </w:t>
            </w:r>
          </w:p>
        </w:tc>
        <w:tc>
          <w:tcPr>
            <w:tcW w:w="874" w:type="dxa"/>
            <w:tcBorders>
              <w:top w:val="nil"/>
              <w:left w:val="nil"/>
              <w:bottom w:val="single" w:sz="4" w:space="0" w:color="000000"/>
              <w:right w:val="single" w:sz="4" w:space="0" w:color="000000"/>
            </w:tcBorders>
            <w:noWrap/>
            <w:vAlign w:val="bottom"/>
            <w:hideMark/>
          </w:tcPr>
          <w:p w14:paraId="0FC6FAC8" w14:textId="0A8962EE" w:rsidR="006303B6" w:rsidRPr="00C61114" w:rsidRDefault="006303B6" w:rsidP="00C61114">
            <w:pPr>
              <w:spacing w:after="0" w:line="240" w:lineRule="auto"/>
              <w:jc w:val="right"/>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0</w:t>
            </w:r>
            <w:r w:rsidRPr="00C61114">
              <w:rPr>
                <w:rFonts w:ascii="Calibri" w:eastAsia="Times New Roman" w:hAnsi="Calibri" w:cs="Calibri"/>
                <w:color w:val="000000"/>
                <w:kern w:val="0"/>
                <w:lang w:eastAsia="en-AU"/>
                <w14:ligatures w14:val="none"/>
              </w:rPr>
              <w:t>100</w:t>
            </w:r>
          </w:p>
        </w:tc>
        <w:tc>
          <w:tcPr>
            <w:tcW w:w="2670" w:type="dxa"/>
            <w:tcBorders>
              <w:top w:val="nil"/>
              <w:left w:val="nil"/>
              <w:bottom w:val="single" w:sz="4" w:space="0" w:color="000000"/>
              <w:right w:val="single" w:sz="4" w:space="0" w:color="000000"/>
            </w:tcBorders>
            <w:noWrap/>
            <w:vAlign w:val="bottom"/>
            <w:hideMark/>
          </w:tcPr>
          <w:p w14:paraId="5F8F7417" w14:textId="74CFEEE3" w:rsidR="006303B6" w:rsidRPr="00C61114" w:rsidRDefault="006303B6" w:rsidP="00C61114">
            <w:pPr>
              <w:spacing w:after="0" w:line="240" w:lineRule="auto"/>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 xml:space="preserve">Extended leave           </w:t>
            </w:r>
          </w:p>
        </w:tc>
        <w:tc>
          <w:tcPr>
            <w:tcW w:w="992" w:type="dxa"/>
            <w:tcBorders>
              <w:top w:val="nil"/>
              <w:left w:val="nil"/>
              <w:bottom w:val="single" w:sz="4" w:space="0" w:color="000000"/>
              <w:right w:val="single" w:sz="4" w:space="0" w:color="000000"/>
            </w:tcBorders>
          </w:tcPr>
          <w:p w14:paraId="1C8E59A3" w14:textId="62459F28" w:rsidR="006303B6" w:rsidRPr="00C61114" w:rsidRDefault="006303B6" w:rsidP="00C61114">
            <w:pPr>
              <w:spacing w:after="0" w:line="240" w:lineRule="auto"/>
              <w:rPr>
                <w:rFonts w:ascii="Calibri" w:eastAsia="Times New Roman" w:hAnsi="Calibri" w:cs="Calibri"/>
                <w:color w:val="000000"/>
                <w:kern w:val="0"/>
                <w:lang w:eastAsia="en-AU"/>
                <w14:ligatures w14:val="none"/>
              </w:rPr>
            </w:pPr>
            <w:r w:rsidRPr="006303B6">
              <w:rPr>
                <w:rFonts w:ascii="Calibri" w:eastAsia="Times New Roman" w:hAnsi="Calibri" w:cs="Calibri"/>
                <w:color w:val="000000"/>
                <w:kern w:val="0"/>
                <w:highlight w:val="darkYellow"/>
                <w:lang w:eastAsia="en-AU"/>
                <w14:ligatures w14:val="none"/>
              </w:rPr>
              <w:t>9983</w:t>
            </w:r>
          </w:p>
        </w:tc>
        <w:tc>
          <w:tcPr>
            <w:tcW w:w="3402" w:type="dxa"/>
            <w:tcBorders>
              <w:top w:val="nil"/>
              <w:left w:val="nil"/>
              <w:bottom w:val="single" w:sz="4" w:space="0" w:color="000000"/>
              <w:right w:val="single" w:sz="4" w:space="0" w:color="000000"/>
            </w:tcBorders>
          </w:tcPr>
          <w:p w14:paraId="0E33228E" w14:textId="7F3D19E4" w:rsidR="006303B6" w:rsidRPr="006303B6" w:rsidRDefault="006303B6" w:rsidP="006303B6">
            <w:pPr>
              <w:spacing w:after="0" w:line="240" w:lineRule="auto"/>
              <w:rPr>
                <w:rFonts w:ascii="Calibri" w:eastAsia="Times New Roman" w:hAnsi="Calibri" w:cs="Calibri"/>
                <w:color w:val="000000"/>
                <w:kern w:val="0"/>
                <w:sz w:val="16"/>
                <w:szCs w:val="16"/>
                <w:lang w:eastAsia="en-AU"/>
                <w14:ligatures w14:val="none"/>
              </w:rPr>
            </w:pPr>
            <w:r w:rsidRPr="006303B6">
              <w:rPr>
                <w:rFonts w:ascii="Calibri" w:eastAsia="Times New Roman" w:hAnsi="Calibri" w:cs="Calibri"/>
                <w:color w:val="000000"/>
                <w:kern w:val="0"/>
                <w:sz w:val="16"/>
                <w:szCs w:val="16"/>
                <w:lang w:eastAsia="en-AU"/>
                <w14:ligatures w14:val="none"/>
              </w:rPr>
              <w:t xml:space="preserve">Also see </w:t>
            </w:r>
            <w:hyperlink w:anchor="_BR019_Leave_impact" w:history="1">
              <w:r w:rsidRPr="006303B6">
                <w:rPr>
                  <w:rStyle w:val="Hyperlink"/>
                  <w:rFonts w:ascii="Calibri" w:eastAsia="Times New Roman" w:hAnsi="Calibri" w:cs="Calibri"/>
                  <w:kern w:val="0"/>
                  <w:sz w:val="16"/>
                  <w:szCs w:val="16"/>
                  <w:lang w:eastAsia="en-AU"/>
                  <w14:ligatures w14:val="none"/>
                </w:rPr>
                <w:t>BR019 Leave impact to EPSS payments.</w:t>
              </w:r>
            </w:hyperlink>
          </w:p>
        </w:tc>
      </w:tr>
      <w:tr w:rsidR="006303B6" w:rsidRPr="00C61114" w14:paraId="4A1F64DE" w14:textId="5AC16CE3" w:rsidTr="006303B6">
        <w:trPr>
          <w:trHeight w:val="580"/>
        </w:trPr>
        <w:tc>
          <w:tcPr>
            <w:tcW w:w="1135" w:type="dxa"/>
            <w:tcBorders>
              <w:top w:val="nil"/>
              <w:left w:val="single" w:sz="4" w:space="0" w:color="000000"/>
              <w:bottom w:val="single" w:sz="4" w:space="0" w:color="000000"/>
              <w:right w:val="single" w:sz="4" w:space="0" w:color="000000"/>
            </w:tcBorders>
            <w:noWrap/>
            <w:vAlign w:val="bottom"/>
            <w:hideMark/>
          </w:tcPr>
          <w:p w14:paraId="5A204238" w14:textId="77777777" w:rsidR="006303B6" w:rsidRPr="00C61114" w:rsidRDefault="006303B6" w:rsidP="006303B6">
            <w:pPr>
              <w:spacing w:after="0" w:line="240" w:lineRule="auto"/>
              <w:jc w:val="right"/>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lastRenderedPageBreak/>
              <w:t>1400</w:t>
            </w:r>
          </w:p>
        </w:tc>
        <w:tc>
          <w:tcPr>
            <w:tcW w:w="1984" w:type="dxa"/>
            <w:tcBorders>
              <w:top w:val="nil"/>
              <w:left w:val="nil"/>
              <w:bottom w:val="single" w:sz="4" w:space="0" w:color="000000"/>
              <w:right w:val="single" w:sz="4" w:space="0" w:color="000000"/>
            </w:tcBorders>
            <w:noWrap/>
            <w:vAlign w:val="bottom"/>
            <w:hideMark/>
          </w:tcPr>
          <w:p w14:paraId="22994718" w14:textId="77777777"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 xml:space="preserve">Extended leave           </w:t>
            </w:r>
          </w:p>
        </w:tc>
        <w:tc>
          <w:tcPr>
            <w:tcW w:w="874" w:type="dxa"/>
            <w:tcBorders>
              <w:top w:val="nil"/>
              <w:left w:val="nil"/>
              <w:bottom w:val="single" w:sz="4" w:space="0" w:color="000000"/>
              <w:right w:val="single" w:sz="4" w:space="0" w:color="000000"/>
            </w:tcBorders>
            <w:noWrap/>
            <w:vAlign w:val="bottom"/>
            <w:hideMark/>
          </w:tcPr>
          <w:p w14:paraId="6D493B02" w14:textId="53A4F8C3" w:rsidR="006303B6" w:rsidRPr="00C61114" w:rsidRDefault="006303B6" w:rsidP="006303B6">
            <w:pPr>
              <w:spacing w:after="0" w:line="240" w:lineRule="auto"/>
              <w:jc w:val="right"/>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0</w:t>
            </w:r>
            <w:r w:rsidRPr="00C61114">
              <w:rPr>
                <w:rFonts w:ascii="Calibri" w:eastAsia="Times New Roman" w:hAnsi="Calibri" w:cs="Calibri"/>
                <w:color w:val="000000"/>
                <w:kern w:val="0"/>
                <w:lang w:eastAsia="en-AU"/>
                <w14:ligatures w14:val="none"/>
              </w:rPr>
              <w:t>110</w:t>
            </w:r>
          </w:p>
        </w:tc>
        <w:tc>
          <w:tcPr>
            <w:tcW w:w="2670" w:type="dxa"/>
            <w:tcBorders>
              <w:top w:val="nil"/>
              <w:left w:val="nil"/>
              <w:bottom w:val="single" w:sz="4" w:space="0" w:color="000000"/>
              <w:right w:val="single" w:sz="4" w:space="0" w:color="000000"/>
            </w:tcBorders>
            <w:noWrap/>
            <w:vAlign w:val="bottom"/>
            <w:hideMark/>
          </w:tcPr>
          <w:p w14:paraId="2D69AD05" w14:textId="3D7255D8"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 xml:space="preserve">Extend </w:t>
            </w:r>
            <w:proofErr w:type="spellStart"/>
            <w:r w:rsidRPr="00C61114">
              <w:rPr>
                <w:rFonts w:ascii="Calibri" w:eastAsia="Times New Roman" w:hAnsi="Calibri" w:cs="Calibri"/>
                <w:color w:val="000000"/>
                <w:kern w:val="0"/>
                <w:lang w:eastAsia="en-AU"/>
                <w14:ligatures w14:val="none"/>
              </w:rPr>
              <w:t>lve</w:t>
            </w:r>
            <w:proofErr w:type="spellEnd"/>
            <w:r w:rsidRPr="00C61114">
              <w:rPr>
                <w:rFonts w:ascii="Calibri" w:eastAsia="Times New Roman" w:hAnsi="Calibri" w:cs="Calibri"/>
                <w:color w:val="000000"/>
                <w:kern w:val="0"/>
                <w:lang w:eastAsia="en-AU"/>
                <w14:ligatures w14:val="none"/>
              </w:rPr>
              <w:t xml:space="preserve"> 1/2 pay       </w:t>
            </w:r>
          </w:p>
        </w:tc>
        <w:tc>
          <w:tcPr>
            <w:tcW w:w="992" w:type="dxa"/>
            <w:tcBorders>
              <w:top w:val="nil"/>
              <w:left w:val="nil"/>
              <w:bottom w:val="single" w:sz="4" w:space="0" w:color="000000"/>
              <w:right w:val="single" w:sz="4" w:space="0" w:color="000000"/>
            </w:tcBorders>
          </w:tcPr>
          <w:p w14:paraId="65BD0EE2" w14:textId="16789E5F"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6303B6">
              <w:rPr>
                <w:rFonts w:ascii="Calibri" w:eastAsia="Times New Roman" w:hAnsi="Calibri" w:cs="Calibri"/>
                <w:color w:val="000000"/>
                <w:kern w:val="0"/>
                <w:lang w:eastAsia="en-AU"/>
                <w14:ligatures w14:val="none"/>
              </w:rPr>
              <w:t>9982</w:t>
            </w:r>
          </w:p>
        </w:tc>
        <w:tc>
          <w:tcPr>
            <w:tcW w:w="3402" w:type="dxa"/>
            <w:tcBorders>
              <w:top w:val="nil"/>
              <w:left w:val="nil"/>
              <w:bottom w:val="single" w:sz="4" w:space="0" w:color="000000"/>
              <w:right w:val="single" w:sz="4" w:space="0" w:color="000000"/>
            </w:tcBorders>
          </w:tcPr>
          <w:p w14:paraId="497B2F5C" w14:textId="40BA2514"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6303B6">
              <w:rPr>
                <w:rFonts w:ascii="Calibri" w:eastAsia="Times New Roman" w:hAnsi="Calibri" w:cs="Calibri"/>
                <w:color w:val="000000"/>
                <w:kern w:val="0"/>
                <w:sz w:val="16"/>
                <w:szCs w:val="16"/>
                <w:lang w:eastAsia="en-AU"/>
                <w14:ligatures w14:val="none"/>
              </w:rPr>
              <w:t xml:space="preserve">Also see </w:t>
            </w:r>
            <w:hyperlink w:anchor="_BR019_Leave_impact" w:history="1">
              <w:r w:rsidRPr="006303B6">
                <w:rPr>
                  <w:rStyle w:val="Hyperlink"/>
                  <w:rFonts w:ascii="Calibri" w:eastAsia="Times New Roman" w:hAnsi="Calibri" w:cs="Calibri"/>
                  <w:kern w:val="0"/>
                  <w:sz w:val="16"/>
                  <w:szCs w:val="16"/>
                  <w:lang w:eastAsia="en-AU"/>
                  <w14:ligatures w14:val="none"/>
                </w:rPr>
                <w:t>BR019 Leave impact to EPSS payments.</w:t>
              </w:r>
            </w:hyperlink>
          </w:p>
        </w:tc>
      </w:tr>
      <w:tr w:rsidR="006303B6" w:rsidRPr="00C61114" w14:paraId="215C63C1" w14:textId="15D4AFAC" w:rsidTr="006303B6">
        <w:trPr>
          <w:trHeight w:val="290"/>
        </w:trPr>
        <w:tc>
          <w:tcPr>
            <w:tcW w:w="1135" w:type="dxa"/>
            <w:tcBorders>
              <w:top w:val="nil"/>
              <w:left w:val="single" w:sz="4" w:space="0" w:color="000000"/>
              <w:bottom w:val="single" w:sz="4" w:space="0" w:color="000000"/>
              <w:right w:val="single" w:sz="4" w:space="0" w:color="000000"/>
            </w:tcBorders>
            <w:noWrap/>
            <w:vAlign w:val="bottom"/>
            <w:hideMark/>
          </w:tcPr>
          <w:p w14:paraId="316D8080" w14:textId="77777777" w:rsidR="006303B6" w:rsidRPr="00C61114" w:rsidRDefault="006303B6" w:rsidP="006303B6">
            <w:pPr>
              <w:spacing w:after="0" w:line="240" w:lineRule="auto"/>
              <w:jc w:val="right"/>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2000</w:t>
            </w:r>
          </w:p>
        </w:tc>
        <w:tc>
          <w:tcPr>
            <w:tcW w:w="1984" w:type="dxa"/>
            <w:tcBorders>
              <w:top w:val="nil"/>
              <w:left w:val="nil"/>
              <w:bottom w:val="single" w:sz="4" w:space="0" w:color="000000"/>
              <w:right w:val="single" w:sz="4" w:space="0" w:color="000000"/>
            </w:tcBorders>
            <w:noWrap/>
            <w:vAlign w:val="bottom"/>
            <w:hideMark/>
          </w:tcPr>
          <w:p w14:paraId="50E77EE6" w14:textId="77777777"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 xml:space="preserve">Maternity leave          </w:t>
            </w:r>
          </w:p>
        </w:tc>
        <w:tc>
          <w:tcPr>
            <w:tcW w:w="874" w:type="dxa"/>
            <w:tcBorders>
              <w:top w:val="nil"/>
              <w:left w:val="nil"/>
              <w:bottom w:val="single" w:sz="4" w:space="0" w:color="000000"/>
              <w:right w:val="single" w:sz="4" w:space="0" w:color="000000"/>
            </w:tcBorders>
            <w:noWrap/>
            <w:vAlign w:val="bottom"/>
            <w:hideMark/>
          </w:tcPr>
          <w:p w14:paraId="5BFC1392" w14:textId="7AE8226F" w:rsidR="006303B6" w:rsidRPr="00C61114" w:rsidRDefault="006303B6" w:rsidP="006303B6">
            <w:pPr>
              <w:spacing w:after="0" w:line="240" w:lineRule="auto"/>
              <w:jc w:val="right"/>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0</w:t>
            </w:r>
            <w:r w:rsidRPr="00C61114">
              <w:rPr>
                <w:rFonts w:ascii="Calibri" w:eastAsia="Times New Roman" w:hAnsi="Calibri" w:cs="Calibri"/>
                <w:color w:val="000000"/>
                <w:kern w:val="0"/>
                <w:lang w:eastAsia="en-AU"/>
                <w14:ligatures w14:val="none"/>
              </w:rPr>
              <w:t>650</w:t>
            </w:r>
          </w:p>
        </w:tc>
        <w:tc>
          <w:tcPr>
            <w:tcW w:w="2670" w:type="dxa"/>
            <w:tcBorders>
              <w:top w:val="nil"/>
              <w:left w:val="nil"/>
              <w:bottom w:val="single" w:sz="4" w:space="0" w:color="000000"/>
              <w:right w:val="single" w:sz="4" w:space="0" w:color="000000"/>
            </w:tcBorders>
            <w:noWrap/>
            <w:vAlign w:val="bottom"/>
            <w:hideMark/>
          </w:tcPr>
          <w:p w14:paraId="7087B5F5" w14:textId="40D4FA78"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 xml:space="preserve">Maternity leave 1/2 pay  </w:t>
            </w:r>
          </w:p>
        </w:tc>
        <w:tc>
          <w:tcPr>
            <w:tcW w:w="992" w:type="dxa"/>
            <w:tcBorders>
              <w:top w:val="nil"/>
              <w:left w:val="nil"/>
              <w:bottom w:val="single" w:sz="4" w:space="0" w:color="000000"/>
              <w:right w:val="single" w:sz="4" w:space="0" w:color="000000"/>
            </w:tcBorders>
          </w:tcPr>
          <w:p w14:paraId="549A3FDF" w14:textId="3A82E589" w:rsidR="006303B6" w:rsidRPr="006303B6" w:rsidRDefault="006303B6" w:rsidP="006303B6">
            <w:pPr>
              <w:spacing w:after="0" w:line="240" w:lineRule="auto"/>
              <w:rPr>
                <w:rFonts w:ascii="Calibri" w:eastAsia="Times New Roman" w:hAnsi="Calibri" w:cs="Calibri"/>
                <w:color w:val="000000"/>
                <w:kern w:val="0"/>
                <w:highlight w:val="lightGray"/>
                <w:lang w:eastAsia="en-AU"/>
                <w14:ligatures w14:val="none"/>
              </w:rPr>
            </w:pPr>
            <w:r w:rsidRPr="006303B6">
              <w:rPr>
                <w:rFonts w:ascii="Calibri" w:eastAsia="Times New Roman" w:hAnsi="Calibri" w:cs="Calibri"/>
                <w:color w:val="000000"/>
                <w:kern w:val="0"/>
                <w:highlight w:val="lightGray"/>
                <w:lang w:eastAsia="en-AU"/>
                <w14:ligatures w14:val="none"/>
              </w:rPr>
              <w:t>9981</w:t>
            </w:r>
          </w:p>
        </w:tc>
        <w:tc>
          <w:tcPr>
            <w:tcW w:w="3402" w:type="dxa"/>
            <w:tcBorders>
              <w:top w:val="nil"/>
              <w:left w:val="nil"/>
              <w:bottom w:val="single" w:sz="4" w:space="0" w:color="000000"/>
              <w:right w:val="single" w:sz="4" w:space="0" w:color="000000"/>
            </w:tcBorders>
          </w:tcPr>
          <w:p w14:paraId="1B640565" w14:textId="77777777" w:rsidR="006303B6" w:rsidRDefault="006303B6" w:rsidP="006303B6">
            <w:pPr>
              <w:spacing w:after="0" w:line="240" w:lineRule="auto"/>
              <w:rPr>
                <w:rFonts w:ascii="Calibri" w:eastAsia="Times New Roman" w:hAnsi="Calibri" w:cs="Calibri"/>
                <w:color w:val="000000"/>
                <w:kern w:val="0"/>
                <w:lang w:eastAsia="en-AU"/>
                <w14:ligatures w14:val="none"/>
              </w:rPr>
            </w:pPr>
          </w:p>
        </w:tc>
      </w:tr>
      <w:tr w:rsidR="006303B6" w:rsidRPr="00C61114" w14:paraId="06083302" w14:textId="672FB819" w:rsidTr="006303B6">
        <w:trPr>
          <w:trHeight w:val="290"/>
        </w:trPr>
        <w:tc>
          <w:tcPr>
            <w:tcW w:w="1135" w:type="dxa"/>
            <w:tcBorders>
              <w:top w:val="nil"/>
              <w:left w:val="single" w:sz="4" w:space="0" w:color="000000"/>
              <w:bottom w:val="single" w:sz="4" w:space="0" w:color="000000"/>
              <w:right w:val="single" w:sz="4" w:space="0" w:color="000000"/>
            </w:tcBorders>
            <w:noWrap/>
            <w:vAlign w:val="bottom"/>
            <w:hideMark/>
          </w:tcPr>
          <w:p w14:paraId="706B9E61" w14:textId="77777777" w:rsidR="006303B6" w:rsidRPr="00C61114" w:rsidRDefault="006303B6" w:rsidP="006303B6">
            <w:pPr>
              <w:spacing w:after="0" w:line="240" w:lineRule="auto"/>
              <w:jc w:val="right"/>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2200</w:t>
            </w:r>
          </w:p>
        </w:tc>
        <w:tc>
          <w:tcPr>
            <w:tcW w:w="1984" w:type="dxa"/>
            <w:tcBorders>
              <w:top w:val="nil"/>
              <w:left w:val="nil"/>
              <w:bottom w:val="single" w:sz="4" w:space="0" w:color="000000"/>
              <w:right w:val="single" w:sz="4" w:space="0" w:color="000000"/>
            </w:tcBorders>
            <w:noWrap/>
            <w:vAlign w:val="bottom"/>
            <w:hideMark/>
          </w:tcPr>
          <w:p w14:paraId="6BA7E313" w14:textId="77777777"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 xml:space="preserve">Adoption </w:t>
            </w:r>
            <w:proofErr w:type="gramStart"/>
            <w:r w:rsidRPr="00C61114">
              <w:rPr>
                <w:rFonts w:ascii="Calibri" w:eastAsia="Times New Roman" w:hAnsi="Calibri" w:cs="Calibri"/>
                <w:color w:val="000000"/>
                <w:kern w:val="0"/>
                <w:lang w:eastAsia="en-AU"/>
                <w14:ligatures w14:val="none"/>
              </w:rPr>
              <w:t>leave</w:t>
            </w:r>
            <w:proofErr w:type="gramEnd"/>
            <w:r w:rsidRPr="00C61114">
              <w:rPr>
                <w:rFonts w:ascii="Calibri" w:eastAsia="Times New Roman" w:hAnsi="Calibri" w:cs="Calibri"/>
                <w:color w:val="000000"/>
                <w:kern w:val="0"/>
                <w:lang w:eastAsia="en-AU"/>
                <w14:ligatures w14:val="none"/>
              </w:rPr>
              <w:t xml:space="preserve">           </w:t>
            </w:r>
          </w:p>
        </w:tc>
        <w:tc>
          <w:tcPr>
            <w:tcW w:w="874" w:type="dxa"/>
            <w:tcBorders>
              <w:top w:val="nil"/>
              <w:left w:val="nil"/>
              <w:bottom w:val="single" w:sz="4" w:space="0" w:color="000000"/>
              <w:right w:val="single" w:sz="4" w:space="0" w:color="000000"/>
            </w:tcBorders>
            <w:noWrap/>
            <w:vAlign w:val="bottom"/>
            <w:hideMark/>
          </w:tcPr>
          <w:p w14:paraId="22BF4937" w14:textId="367DF51C" w:rsidR="006303B6" w:rsidRPr="00C61114" w:rsidRDefault="006303B6" w:rsidP="006303B6">
            <w:pPr>
              <w:spacing w:after="0" w:line="240" w:lineRule="auto"/>
              <w:jc w:val="right"/>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0</w:t>
            </w:r>
            <w:r w:rsidRPr="00C61114">
              <w:rPr>
                <w:rFonts w:ascii="Calibri" w:eastAsia="Times New Roman" w:hAnsi="Calibri" w:cs="Calibri"/>
                <w:color w:val="000000"/>
                <w:kern w:val="0"/>
                <w:lang w:eastAsia="en-AU"/>
                <w14:ligatures w14:val="none"/>
              </w:rPr>
              <w:t>850</w:t>
            </w:r>
          </w:p>
        </w:tc>
        <w:tc>
          <w:tcPr>
            <w:tcW w:w="2670" w:type="dxa"/>
            <w:tcBorders>
              <w:top w:val="nil"/>
              <w:left w:val="nil"/>
              <w:bottom w:val="single" w:sz="4" w:space="0" w:color="000000"/>
              <w:right w:val="single" w:sz="4" w:space="0" w:color="000000"/>
            </w:tcBorders>
            <w:noWrap/>
            <w:vAlign w:val="bottom"/>
            <w:hideMark/>
          </w:tcPr>
          <w:p w14:paraId="1F687975" w14:textId="33A1F486"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 xml:space="preserve">Adoption </w:t>
            </w:r>
            <w:proofErr w:type="gramStart"/>
            <w:r w:rsidRPr="00C61114">
              <w:rPr>
                <w:rFonts w:ascii="Calibri" w:eastAsia="Times New Roman" w:hAnsi="Calibri" w:cs="Calibri"/>
                <w:color w:val="000000"/>
                <w:kern w:val="0"/>
                <w:lang w:eastAsia="en-AU"/>
                <w14:ligatures w14:val="none"/>
              </w:rPr>
              <w:t>leave</w:t>
            </w:r>
            <w:proofErr w:type="gramEnd"/>
            <w:r w:rsidRPr="00C61114">
              <w:rPr>
                <w:rFonts w:ascii="Calibri" w:eastAsia="Times New Roman" w:hAnsi="Calibri" w:cs="Calibri"/>
                <w:color w:val="000000"/>
                <w:kern w:val="0"/>
                <w:lang w:eastAsia="en-AU"/>
                <w14:ligatures w14:val="none"/>
              </w:rPr>
              <w:t xml:space="preserve"> 1/2 pay   </w:t>
            </w:r>
          </w:p>
        </w:tc>
        <w:tc>
          <w:tcPr>
            <w:tcW w:w="992" w:type="dxa"/>
            <w:tcBorders>
              <w:top w:val="nil"/>
              <w:left w:val="nil"/>
              <w:bottom w:val="single" w:sz="4" w:space="0" w:color="000000"/>
              <w:right w:val="single" w:sz="4" w:space="0" w:color="000000"/>
            </w:tcBorders>
          </w:tcPr>
          <w:p w14:paraId="2A6A4892" w14:textId="7D86BCA9" w:rsidR="006303B6" w:rsidRPr="006303B6" w:rsidRDefault="006303B6" w:rsidP="006303B6">
            <w:pPr>
              <w:spacing w:after="0" w:line="240" w:lineRule="auto"/>
              <w:rPr>
                <w:rFonts w:ascii="Calibri" w:eastAsia="Times New Roman" w:hAnsi="Calibri" w:cs="Calibri"/>
                <w:color w:val="000000"/>
                <w:kern w:val="0"/>
                <w:highlight w:val="lightGray"/>
                <w:lang w:eastAsia="en-AU"/>
                <w14:ligatures w14:val="none"/>
              </w:rPr>
            </w:pPr>
            <w:r w:rsidRPr="006303B6">
              <w:rPr>
                <w:rFonts w:ascii="Calibri" w:eastAsia="Times New Roman" w:hAnsi="Calibri" w:cs="Calibri"/>
                <w:color w:val="000000"/>
                <w:kern w:val="0"/>
                <w:highlight w:val="lightGray"/>
                <w:lang w:eastAsia="en-AU"/>
                <w14:ligatures w14:val="none"/>
              </w:rPr>
              <w:t>9981</w:t>
            </w:r>
          </w:p>
        </w:tc>
        <w:tc>
          <w:tcPr>
            <w:tcW w:w="3402" w:type="dxa"/>
            <w:tcBorders>
              <w:top w:val="nil"/>
              <w:left w:val="nil"/>
              <w:bottom w:val="single" w:sz="4" w:space="0" w:color="000000"/>
              <w:right w:val="single" w:sz="4" w:space="0" w:color="000000"/>
            </w:tcBorders>
          </w:tcPr>
          <w:p w14:paraId="2CB69111" w14:textId="77777777" w:rsidR="006303B6" w:rsidRDefault="006303B6" w:rsidP="006303B6">
            <w:pPr>
              <w:spacing w:after="0" w:line="240" w:lineRule="auto"/>
              <w:rPr>
                <w:rFonts w:ascii="Calibri" w:eastAsia="Times New Roman" w:hAnsi="Calibri" w:cs="Calibri"/>
                <w:color w:val="000000"/>
                <w:kern w:val="0"/>
                <w:lang w:eastAsia="en-AU"/>
                <w14:ligatures w14:val="none"/>
              </w:rPr>
            </w:pPr>
          </w:p>
        </w:tc>
      </w:tr>
      <w:tr w:rsidR="006303B6" w:rsidRPr="00C61114" w14:paraId="1F4CAFDA" w14:textId="72E807EC" w:rsidTr="006303B6">
        <w:trPr>
          <w:trHeight w:val="290"/>
        </w:trPr>
        <w:tc>
          <w:tcPr>
            <w:tcW w:w="1135" w:type="dxa"/>
            <w:tcBorders>
              <w:top w:val="nil"/>
              <w:left w:val="single" w:sz="4" w:space="0" w:color="000000"/>
              <w:bottom w:val="single" w:sz="4" w:space="0" w:color="000000"/>
              <w:right w:val="single" w:sz="4" w:space="0" w:color="000000"/>
            </w:tcBorders>
            <w:noWrap/>
            <w:vAlign w:val="bottom"/>
            <w:hideMark/>
          </w:tcPr>
          <w:p w14:paraId="03997B5E" w14:textId="77777777" w:rsidR="006303B6" w:rsidRPr="00C61114" w:rsidRDefault="006303B6" w:rsidP="006303B6">
            <w:pPr>
              <w:spacing w:after="0" w:line="240" w:lineRule="auto"/>
              <w:jc w:val="right"/>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2410</w:t>
            </w:r>
          </w:p>
        </w:tc>
        <w:tc>
          <w:tcPr>
            <w:tcW w:w="1984" w:type="dxa"/>
            <w:tcBorders>
              <w:top w:val="nil"/>
              <w:left w:val="nil"/>
              <w:bottom w:val="single" w:sz="4" w:space="0" w:color="000000"/>
              <w:right w:val="single" w:sz="4" w:space="0" w:color="000000"/>
            </w:tcBorders>
            <w:noWrap/>
            <w:vAlign w:val="bottom"/>
            <w:hideMark/>
          </w:tcPr>
          <w:p w14:paraId="321E7BFF" w14:textId="77777777"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 xml:space="preserve">Parental leave           </w:t>
            </w:r>
          </w:p>
        </w:tc>
        <w:tc>
          <w:tcPr>
            <w:tcW w:w="874" w:type="dxa"/>
            <w:tcBorders>
              <w:top w:val="nil"/>
              <w:left w:val="nil"/>
              <w:bottom w:val="single" w:sz="4" w:space="0" w:color="000000"/>
              <w:right w:val="single" w:sz="4" w:space="0" w:color="000000"/>
            </w:tcBorders>
            <w:noWrap/>
            <w:vAlign w:val="bottom"/>
            <w:hideMark/>
          </w:tcPr>
          <w:p w14:paraId="5687BDFA" w14:textId="77777777" w:rsidR="006303B6" w:rsidRPr="00C61114" w:rsidRDefault="006303B6" w:rsidP="006303B6">
            <w:pPr>
              <w:spacing w:after="0" w:line="240" w:lineRule="auto"/>
              <w:jc w:val="right"/>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1010</w:t>
            </w:r>
          </w:p>
        </w:tc>
        <w:tc>
          <w:tcPr>
            <w:tcW w:w="2670" w:type="dxa"/>
            <w:tcBorders>
              <w:top w:val="nil"/>
              <w:left w:val="nil"/>
              <w:bottom w:val="single" w:sz="4" w:space="0" w:color="000000"/>
              <w:right w:val="single" w:sz="4" w:space="0" w:color="000000"/>
            </w:tcBorders>
            <w:noWrap/>
            <w:vAlign w:val="bottom"/>
            <w:hideMark/>
          </w:tcPr>
          <w:p w14:paraId="308FFF94" w14:textId="7C9E9930"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 xml:space="preserve">Parental leave 1/2 pay   </w:t>
            </w:r>
          </w:p>
        </w:tc>
        <w:tc>
          <w:tcPr>
            <w:tcW w:w="992" w:type="dxa"/>
            <w:tcBorders>
              <w:top w:val="nil"/>
              <w:left w:val="nil"/>
              <w:bottom w:val="single" w:sz="4" w:space="0" w:color="000000"/>
              <w:right w:val="single" w:sz="4" w:space="0" w:color="000000"/>
            </w:tcBorders>
          </w:tcPr>
          <w:p w14:paraId="1AF723EE" w14:textId="7D298AB4" w:rsidR="006303B6" w:rsidRPr="006303B6" w:rsidRDefault="006303B6" w:rsidP="006303B6">
            <w:pPr>
              <w:spacing w:after="0" w:line="240" w:lineRule="auto"/>
              <w:rPr>
                <w:rFonts w:ascii="Calibri" w:eastAsia="Times New Roman" w:hAnsi="Calibri" w:cs="Calibri"/>
                <w:color w:val="000000"/>
                <w:kern w:val="0"/>
                <w:highlight w:val="lightGray"/>
                <w:lang w:eastAsia="en-AU"/>
                <w14:ligatures w14:val="none"/>
              </w:rPr>
            </w:pPr>
            <w:r w:rsidRPr="006303B6">
              <w:rPr>
                <w:rFonts w:ascii="Calibri" w:eastAsia="Times New Roman" w:hAnsi="Calibri" w:cs="Calibri"/>
                <w:color w:val="000000"/>
                <w:kern w:val="0"/>
                <w:highlight w:val="lightGray"/>
                <w:lang w:eastAsia="en-AU"/>
                <w14:ligatures w14:val="none"/>
              </w:rPr>
              <w:t>9981</w:t>
            </w:r>
          </w:p>
        </w:tc>
        <w:tc>
          <w:tcPr>
            <w:tcW w:w="3402" w:type="dxa"/>
            <w:tcBorders>
              <w:top w:val="nil"/>
              <w:left w:val="nil"/>
              <w:bottom w:val="single" w:sz="4" w:space="0" w:color="000000"/>
              <w:right w:val="single" w:sz="4" w:space="0" w:color="000000"/>
            </w:tcBorders>
          </w:tcPr>
          <w:p w14:paraId="4A84E544" w14:textId="77777777" w:rsidR="006303B6" w:rsidRDefault="006303B6" w:rsidP="006303B6">
            <w:pPr>
              <w:spacing w:after="0" w:line="240" w:lineRule="auto"/>
              <w:rPr>
                <w:rFonts w:ascii="Calibri" w:eastAsia="Times New Roman" w:hAnsi="Calibri" w:cs="Calibri"/>
                <w:color w:val="000000"/>
                <w:kern w:val="0"/>
                <w:lang w:eastAsia="en-AU"/>
                <w14:ligatures w14:val="none"/>
              </w:rPr>
            </w:pPr>
          </w:p>
        </w:tc>
      </w:tr>
      <w:tr w:rsidR="006303B6" w:rsidRPr="00C61114" w14:paraId="40F5C5B1" w14:textId="675C3758" w:rsidTr="006303B6">
        <w:trPr>
          <w:trHeight w:val="870"/>
        </w:trPr>
        <w:tc>
          <w:tcPr>
            <w:tcW w:w="1135" w:type="dxa"/>
            <w:tcBorders>
              <w:top w:val="nil"/>
              <w:left w:val="single" w:sz="4" w:space="0" w:color="000000"/>
              <w:bottom w:val="single" w:sz="4" w:space="0" w:color="000000"/>
              <w:right w:val="single" w:sz="4" w:space="0" w:color="000000"/>
            </w:tcBorders>
            <w:noWrap/>
            <w:vAlign w:val="bottom"/>
            <w:hideMark/>
          </w:tcPr>
          <w:p w14:paraId="5C0304ED" w14:textId="77777777" w:rsidR="006303B6" w:rsidRPr="00C61114" w:rsidRDefault="006303B6" w:rsidP="006303B6">
            <w:pPr>
              <w:spacing w:after="0" w:line="240" w:lineRule="auto"/>
              <w:jc w:val="right"/>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4100</w:t>
            </w:r>
          </w:p>
        </w:tc>
        <w:tc>
          <w:tcPr>
            <w:tcW w:w="1984" w:type="dxa"/>
            <w:tcBorders>
              <w:top w:val="nil"/>
              <w:left w:val="nil"/>
              <w:bottom w:val="single" w:sz="4" w:space="0" w:color="000000"/>
              <w:right w:val="single" w:sz="4" w:space="0" w:color="000000"/>
            </w:tcBorders>
            <w:noWrap/>
            <w:vAlign w:val="bottom"/>
            <w:hideMark/>
          </w:tcPr>
          <w:p w14:paraId="7AE0E3EB" w14:textId="77777777"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 xml:space="preserve">Special leave            </w:t>
            </w:r>
          </w:p>
        </w:tc>
        <w:tc>
          <w:tcPr>
            <w:tcW w:w="874" w:type="dxa"/>
            <w:tcBorders>
              <w:top w:val="nil"/>
              <w:left w:val="nil"/>
              <w:bottom w:val="single" w:sz="4" w:space="0" w:color="000000"/>
              <w:right w:val="single" w:sz="4" w:space="0" w:color="000000"/>
            </w:tcBorders>
            <w:noWrap/>
            <w:vAlign w:val="bottom"/>
            <w:hideMark/>
          </w:tcPr>
          <w:p w14:paraId="209496D3" w14:textId="77777777" w:rsidR="006303B6" w:rsidRPr="00C61114" w:rsidRDefault="006303B6" w:rsidP="006303B6">
            <w:pPr>
              <w:spacing w:after="0" w:line="240" w:lineRule="auto"/>
              <w:jc w:val="right"/>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1401</w:t>
            </w:r>
          </w:p>
        </w:tc>
        <w:tc>
          <w:tcPr>
            <w:tcW w:w="2670" w:type="dxa"/>
            <w:tcBorders>
              <w:top w:val="nil"/>
              <w:left w:val="nil"/>
              <w:bottom w:val="single" w:sz="4" w:space="0" w:color="000000"/>
              <w:right w:val="single" w:sz="4" w:space="0" w:color="000000"/>
            </w:tcBorders>
            <w:noWrap/>
            <w:vAlign w:val="bottom"/>
            <w:hideMark/>
          </w:tcPr>
          <w:p w14:paraId="7F6AD837" w14:textId="085EA631"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 xml:space="preserve">Special Leave @ 1/2 pay  </w:t>
            </w:r>
          </w:p>
        </w:tc>
        <w:tc>
          <w:tcPr>
            <w:tcW w:w="992" w:type="dxa"/>
            <w:tcBorders>
              <w:top w:val="nil"/>
              <w:left w:val="nil"/>
              <w:bottom w:val="single" w:sz="4" w:space="0" w:color="000000"/>
              <w:right w:val="single" w:sz="4" w:space="0" w:color="000000"/>
            </w:tcBorders>
          </w:tcPr>
          <w:p w14:paraId="69D9312E" w14:textId="30CD160D" w:rsidR="006303B6" w:rsidRPr="006303B6" w:rsidRDefault="006303B6" w:rsidP="006303B6">
            <w:pPr>
              <w:spacing w:after="0" w:line="240" w:lineRule="auto"/>
              <w:rPr>
                <w:rFonts w:ascii="Calibri" w:eastAsia="Times New Roman" w:hAnsi="Calibri" w:cs="Calibri"/>
                <w:color w:val="000000"/>
                <w:kern w:val="0"/>
                <w:highlight w:val="lightGray"/>
                <w:lang w:eastAsia="en-AU"/>
                <w14:ligatures w14:val="none"/>
              </w:rPr>
            </w:pPr>
            <w:r w:rsidRPr="006303B6">
              <w:rPr>
                <w:rFonts w:ascii="Calibri" w:eastAsia="Times New Roman" w:hAnsi="Calibri" w:cs="Calibri"/>
                <w:color w:val="000000"/>
                <w:kern w:val="0"/>
                <w:highlight w:val="lightGray"/>
                <w:lang w:eastAsia="en-AU"/>
                <w14:ligatures w14:val="none"/>
              </w:rPr>
              <w:t>9981</w:t>
            </w:r>
          </w:p>
        </w:tc>
        <w:tc>
          <w:tcPr>
            <w:tcW w:w="3402" w:type="dxa"/>
            <w:tcBorders>
              <w:top w:val="nil"/>
              <w:left w:val="nil"/>
              <w:bottom w:val="single" w:sz="4" w:space="0" w:color="000000"/>
              <w:right w:val="single" w:sz="4" w:space="0" w:color="000000"/>
            </w:tcBorders>
          </w:tcPr>
          <w:p w14:paraId="57C41C69" w14:textId="77777777" w:rsidR="006303B6" w:rsidRDefault="006303B6" w:rsidP="006303B6">
            <w:pPr>
              <w:spacing w:after="0" w:line="240" w:lineRule="auto"/>
              <w:rPr>
                <w:rFonts w:ascii="Calibri" w:eastAsia="Times New Roman" w:hAnsi="Calibri" w:cs="Calibri"/>
                <w:color w:val="000000"/>
                <w:kern w:val="0"/>
                <w:lang w:eastAsia="en-AU"/>
                <w14:ligatures w14:val="none"/>
              </w:rPr>
            </w:pPr>
          </w:p>
        </w:tc>
      </w:tr>
      <w:tr w:rsidR="006303B6" w:rsidRPr="00C61114" w14:paraId="4D83EAE3" w14:textId="1982C223" w:rsidTr="006303B6">
        <w:trPr>
          <w:trHeight w:val="290"/>
        </w:trPr>
        <w:tc>
          <w:tcPr>
            <w:tcW w:w="1135" w:type="dxa"/>
            <w:tcBorders>
              <w:top w:val="nil"/>
              <w:left w:val="single" w:sz="4" w:space="0" w:color="000000"/>
              <w:bottom w:val="single" w:sz="4" w:space="0" w:color="000000"/>
              <w:right w:val="single" w:sz="4" w:space="0" w:color="000000"/>
            </w:tcBorders>
            <w:noWrap/>
            <w:vAlign w:val="bottom"/>
            <w:hideMark/>
          </w:tcPr>
          <w:p w14:paraId="2FAE0020" w14:textId="77777777" w:rsidR="006303B6" w:rsidRPr="00C61114" w:rsidRDefault="006303B6" w:rsidP="006303B6">
            <w:pPr>
              <w:spacing w:after="0" w:line="240" w:lineRule="auto"/>
              <w:jc w:val="right"/>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5000</w:t>
            </w:r>
          </w:p>
        </w:tc>
        <w:tc>
          <w:tcPr>
            <w:tcW w:w="1984" w:type="dxa"/>
            <w:tcBorders>
              <w:top w:val="nil"/>
              <w:left w:val="nil"/>
              <w:bottom w:val="single" w:sz="4" w:space="0" w:color="000000"/>
              <w:right w:val="single" w:sz="4" w:space="0" w:color="000000"/>
            </w:tcBorders>
            <w:noWrap/>
            <w:vAlign w:val="bottom"/>
            <w:hideMark/>
          </w:tcPr>
          <w:p w14:paraId="4147A9E3" w14:textId="77777777"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 xml:space="preserve">Suspended with pay       </w:t>
            </w:r>
          </w:p>
        </w:tc>
        <w:tc>
          <w:tcPr>
            <w:tcW w:w="874" w:type="dxa"/>
            <w:tcBorders>
              <w:top w:val="nil"/>
              <w:left w:val="nil"/>
              <w:bottom w:val="single" w:sz="4" w:space="0" w:color="000000"/>
              <w:right w:val="single" w:sz="4" w:space="0" w:color="000000"/>
            </w:tcBorders>
            <w:noWrap/>
            <w:vAlign w:val="bottom"/>
            <w:hideMark/>
          </w:tcPr>
          <w:p w14:paraId="754D3045" w14:textId="77777777" w:rsidR="006303B6" w:rsidRPr="00C61114" w:rsidRDefault="006303B6" w:rsidP="006303B6">
            <w:pPr>
              <w:spacing w:after="0" w:line="240" w:lineRule="auto"/>
              <w:jc w:val="right"/>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1800</w:t>
            </w:r>
          </w:p>
        </w:tc>
        <w:tc>
          <w:tcPr>
            <w:tcW w:w="2670" w:type="dxa"/>
            <w:tcBorders>
              <w:top w:val="nil"/>
              <w:left w:val="nil"/>
              <w:bottom w:val="single" w:sz="4" w:space="0" w:color="000000"/>
              <w:right w:val="single" w:sz="4" w:space="0" w:color="000000"/>
            </w:tcBorders>
            <w:noWrap/>
            <w:vAlign w:val="bottom"/>
            <w:hideMark/>
          </w:tcPr>
          <w:p w14:paraId="2D41B9DC" w14:textId="38AEC127"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 xml:space="preserve">Suspended with pay       </w:t>
            </w:r>
          </w:p>
        </w:tc>
        <w:tc>
          <w:tcPr>
            <w:tcW w:w="992" w:type="dxa"/>
            <w:tcBorders>
              <w:top w:val="nil"/>
              <w:left w:val="nil"/>
              <w:bottom w:val="single" w:sz="4" w:space="0" w:color="000000"/>
              <w:right w:val="single" w:sz="4" w:space="0" w:color="000000"/>
            </w:tcBorders>
          </w:tcPr>
          <w:p w14:paraId="68F62FAD" w14:textId="6BDD86F1"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9987</w:t>
            </w:r>
          </w:p>
        </w:tc>
        <w:tc>
          <w:tcPr>
            <w:tcW w:w="3402" w:type="dxa"/>
            <w:tcBorders>
              <w:top w:val="nil"/>
              <w:left w:val="nil"/>
              <w:bottom w:val="single" w:sz="4" w:space="0" w:color="000000"/>
              <w:right w:val="single" w:sz="4" w:space="0" w:color="000000"/>
            </w:tcBorders>
          </w:tcPr>
          <w:p w14:paraId="485E71F6" w14:textId="77777777" w:rsidR="006303B6" w:rsidRDefault="006303B6" w:rsidP="006303B6">
            <w:pPr>
              <w:spacing w:after="0" w:line="240" w:lineRule="auto"/>
              <w:rPr>
                <w:rFonts w:ascii="Calibri" w:eastAsia="Times New Roman" w:hAnsi="Calibri" w:cs="Calibri"/>
                <w:color w:val="000000"/>
                <w:kern w:val="0"/>
                <w:lang w:eastAsia="en-AU"/>
                <w14:ligatures w14:val="none"/>
              </w:rPr>
            </w:pPr>
          </w:p>
        </w:tc>
      </w:tr>
      <w:tr w:rsidR="006303B6" w:rsidRPr="00C61114" w14:paraId="39EB476B" w14:textId="6A46BB83" w:rsidTr="006303B6">
        <w:trPr>
          <w:trHeight w:val="870"/>
        </w:trPr>
        <w:tc>
          <w:tcPr>
            <w:tcW w:w="1135" w:type="dxa"/>
            <w:tcBorders>
              <w:top w:val="nil"/>
              <w:left w:val="single" w:sz="4" w:space="0" w:color="000000"/>
              <w:bottom w:val="single" w:sz="4" w:space="0" w:color="000000"/>
              <w:right w:val="single" w:sz="4" w:space="0" w:color="000000"/>
            </w:tcBorders>
            <w:noWrap/>
            <w:vAlign w:val="bottom"/>
            <w:hideMark/>
          </w:tcPr>
          <w:p w14:paraId="76441CD5" w14:textId="77777777" w:rsidR="006303B6" w:rsidRPr="00C61114" w:rsidRDefault="006303B6" w:rsidP="006303B6">
            <w:pPr>
              <w:spacing w:after="0" w:line="240" w:lineRule="auto"/>
              <w:jc w:val="right"/>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1402</w:t>
            </w:r>
          </w:p>
        </w:tc>
        <w:tc>
          <w:tcPr>
            <w:tcW w:w="1984" w:type="dxa"/>
            <w:tcBorders>
              <w:top w:val="nil"/>
              <w:left w:val="nil"/>
              <w:bottom w:val="single" w:sz="4" w:space="0" w:color="000000"/>
              <w:right w:val="single" w:sz="4" w:space="0" w:color="000000"/>
            </w:tcBorders>
            <w:noWrap/>
            <w:vAlign w:val="bottom"/>
            <w:hideMark/>
          </w:tcPr>
          <w:p w14:paraId="2E130D3E" w14:textId="77777777"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Extended leave double pay</w:t>
            </w:r>
          </w:p>
        </w:tc>
        <w:tc>
          <w:tcPr>
            <w:tcW w:w="874" w:type="dxa"/>
            <w:tcBorders>
              <w:top w:val="nil"/>
              <w:left w:val="nil"/>
              <w:bottom w:val="single" w:sz="4" w:space="0" w:color="000000"/>
              <w:right w:val="single" w:sz="4" w:space="0" w:color="000000"/>
            </w:tcBorders>
            <w:noWrap/>
            <w:vAlign w:val="bottom"/>
            <w:hideMark/>
          </w:tcPr>
          <w:p w14:paraId="2BEFD2B9" w14:textId="325D692E" w:rsidR="006303B6" w:rsidRPr="00C61114" w:rsidRDefault="006303B6" w:rsidP="006303B6">
            <w:pPr>
              <w:spacing w:after="0" w:line="240" w:lineRule="auto"/>
              <w:jc w:val="right"/>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0</w:t>
            </w:r>
            <w:r w:rsidRPr="00C61114">
              <w:rPr>
                <w:rFonts w:ascii="Calibri" w:eastAsia="Times New Roman" w:hAnsi="Calibri" w:cs="Calibri"/>
                <w:color w:val="000000"/>
                <w:kern w:val="0"/>
                <w:lang w:eastAsia="en-AU"/>
                <w14:ligatures w14:val="none"/>
              </w:rPr>
              <w:t>115</w:t>
            </w:r>
          </w:p>
        </w:tc>
        <w:tc>
          <w:tcPr>
            <w:tcW w:w="2670" w:type="dxa"/>
            <w:tcBorders>
              <w:top w:val="nil"/>
              <w:left w:val="nil"/>
              <w:bottom w:val="single" w:sz="4" w:space="0" w:color="000000"/>
              <w:right w:val="single" w:sz="4" w:space="0" w:color="000000"/>
            </w:tcBorders>
            <w:noWrap/>
            <w:vAlign w:val="bottom"/>
            <w:hideMark/>
          </w:tcPr>
          <w:p w14:paraId="2A73DCD3" w14:textId="3D6C0096"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Extended leave double pay</w:t>
            </w:r>
          </w:p>
        </w:tc>
        <w:tc>
          <w:tcPr>
            <w:tcW w:w="992" w:type="dxa"/>
            <w:tcBorders>
              <w:top w:val="nil"/>
              <w:left w:val="nil"/>
              <w:bottom w:val="single" w:sz="4" w:space="0" w:color="000000"/>
              <w:right w:val="single" w:sz="4" w:space="0" w:color="000000"/>
            </w:tcBorders>
          </w:tcPr>
          <w:p w14:paraId="7A4D852B" w14:textId="46BE62EA"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6303B6">
              <w:rPr>
                <w:rFonts w:ascii="Calibri" w:eastAsia="Times New Roman" w:hAnsi="Calibri" w:cs="Calibri"/>
                <w:color w:val="000000"/>
                <w:kern w:val="0"/>
                <w:highlight w:val="darkYellow"/>
                <w:lang w:eastAsia="en-AU"/>
                <w14:ligatures w14:val="none"/>
              </w:rPr>
              <w:t>9983</w:t>
            </w:r>
          </w:p>
        </w:tc>
        <w:tc>
          <w:tcPr>
            <w:tcW w:w="3402" w:type="dxa"/>
            <w:tcBorders>
              <w:top w:val="nil"/>
              <w:left w:val="nil"/>
              <w:bottom w:val="single" w:sz="4" w:space="0" w:color="000000"/>
              <w:right w:val="single" w:sz="4" w:space="0" w:color="000000"/>
            </w:tcBorders>
          </w:tcPr>
          <w:p w14:paraId="369485EE" w14:textId="27EF9735" w:rsidR="006303B6" w:rsidRPr="00F34FEC" w:rsidRDefault="006303B6" w:rsidP="006303B6">
            <w:pPr>
              <w:spacing w:after="0" w:line="240" w:lineRule="auto"/>
              <w:rPr>
                <w:rFonts w:ascii="Calibri" w:eastAsia="Times New Roman" w:hAnsi="Calibri" w:cs="Calibri"/>
                <w:color w:val="000000"/>
                <w:kern w:val="0"/>
                <w:lang w:eastAsia="en-AU"/>
                <w14:ligatures w14:val="none"/>
              </w:rPr>
            </w:pPr>
            <w:r w:rsidRPr="006303B6">
              <w:rPr>
                <w:rFonts w:ascii="Calibri" w:eastAsia="Times New Roman" w:hAnsi="Calibri" w:cs="Calibri"/>
                <w:color w:val="000000"/>
                <w:kern w:val="0"/>
                <w:sz w:val="16"/>
                <w:szCs w:val="16"/>
                <w:lang w:eastAsia="en-AU"/>
                <w14:ligatures w14:val="none"/>
              </w:rPr>
              <w:t xml:space="preserve">Also see </w:t>
            </w:r>
            <w:hyperlink w:anchor="_BR019_Leave_impact" w:history="1">
              <w:r w:rsidRPr="006303B6">
                <w:rPr>
                  <w:rStyle w:val="Hyperlink"/>
                  <w:rFonts w:ascii="Calibri" w:eastAsia="Times New Roman" w:hAnsi="Calibri" w:cs="Calibri"/>
                  <w:kern w:val="0"/>
                  <w:sz w:val="16"/>
                  <w:szCs w:val="16"/>
                  <w:lang w:eastAsia="en-AU"/>
                  <w14:ligatures w14:val="none"/>
                </w:rPr>
                <w:t>BR019 Leave impact to EPSS payments.</w:t>
              </w:r>
            </w:hyperlink>
          </w:p>
        </w:tc>
      </w:tr>
      <w:tr w:rsidR="006303B6" w:rsidRPr="00C61114" w14:paraId="6ABB1DF4" w14:textId="7AE2C02B" w:rsidTr="006303B6">
        <w:trPr>
          <w:trHeight w:val="870"/>
        </w:trPr>
        <w:tc>
          <w:tcPr>
            <w:tcW w:w="1135" w:type="dxa"/>
            <w:tcBorders>
              <w:top w:val="nil"/>
              <w:left w:val="single" w:sz="4" w:space="0" w:color="000000"/>
              <w:bottom w:val="single" w:sz="4" w:space="0" w:color="000000"/>
              <w:right w:val="single" w:sz="4" w:space="0" w:color="000000"/>
            </w:tcBorders>
            <w:noWrap/>
            <w:vAlign w:val="bottom"/>
            <w:hideMark/>
          </w:tcPr>
          <w:p w14:paraId="121FB9A0" w14:textId="77777777" w:rsidR="006303B6" w:rsidRPr="00C61114" w:rsidRDefault="006303B6" w:rsidP="006303B6">
            <w:pPr>
              <w:spacing w:after="0" w:line="240" w:lineRule="auto"/>
              <w:jc w:val="right"/>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2450</w:t>
            </w:r>
          </w:p>
        </w:tc>
        <w:tc>
          <w:tcPr>
            <w:tcW w:w="1984" w:type="dxa"/>
            <w:tcBorders>
              <w:top w:val="nil"/>
              <w:left w:val="nil"/>
              <w:bottom w:val="single" w:sz="4" w:space="0" w:color="000000"/>
              <w:right w:val="single" w:sz="4" w:space="0" w:color="000000"/>
            </w:tcBorders>
            <w:noWrap/>
            <w:vAlign w:val="bottom"/>
            <w:hideMark/>
          </w:tcPr>
          <w:p w14:paraId="6620FC39" w14:textId="77777777"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 xml:space="preserve">Rec </w:t>
            </w:r>
            <w:proofErr w:type="gramStart"/>
            <w:r w:rsidRPr="00C61114">
              <w:rPr>
                <w:rFonts w:ascii="Calibri" w:eastAsia="Times New Roman" w:hAnsi="Calibri" w:cs="Calibri"/>
                <w:color w:val="000000"/>
                <w:kern w:val="0"/>
                <w:lang w:eastAsia="en-AU"/>
                <w14:ligatures w14:val="none"/>
              </w:rPr>
              <w:t>leave</w:t>
            </w:r>
            <w:proofErr w:type="gramEnd"/>
            <w:r w:rsidRPr="00C61114">
              <w:rPr>
                <w:rFonts w:ascii="Calibri" w:eastAsia="Times New Roman" w:hAnsi="Calibri" w:cs="Calibri"/>
                <w:color w:val="000000"/>
                <w:kern w:val="0"/>
                <w:lang w:eastAsia="en-AU"/>
                <w14:ligatures w14:val="none"/>
              </w:rPr>
              <w:t xml:space="preserve"> Radio/Comms    </w:t>
            </w:r>
          </w:p>
        </w:tc>
        <w:tc>
          <w:tcPr>
            <w:tcW w:w="874" w:type="dxa"/>
            <w:tcBorders>
              <w:top w:val="nil"/>
              <w:left w:val="nil"/>
              <w:bottom w:val="single" w:sz="4" w:space="0" w:color="000000"/>
              <w:right w:val="single" w:sz="4" w:space="0" w:color="000000"/>
            </w:tcBorders>
            <w:noWrap/>
            <w:vAlign w:val="bottom"/>
            <w:hideMark/>
          </w:tcPr>
          <w:p w14:paraId="1A791364" w14:textId="4498C667" w:rsidR="006303B6" w:rsidRPr="00C61114" w:rsidRDefault="006303B6" w:rsidP="006303B6">
            <w:pPr>
              <w:spacing w:after="0" w:line="240" w:lineRule="auto"/>
              <w:jc w:val="right"/>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0</w:t>
            </w:r>
            <w:r w:rsidRPr="00C61114">
              <w:rPr>
                <w:rFonts w:ascii="Calibri" w:eastAsia="Times New Roman" w:hAnsi="Calibri" w:cs="Calibri"/>
                <w:color w:val="000000"/>
                <w:kern w:val="0"/>
                <w:lang w:eastAsia="en-AU"/>
                <w14:ligatures w14:val="none"/>
              </w:rPr>
              <w:t>210</w:t>
            </w:r>
          </w:p>
        </w:tc>
        <w:tc>
          <w:tcPr>
            <w:tcW w:w="2670" w:type="dxa"/>
            <w:tcBorders>
              <w:top w:val="nil"/>
              <w:left w:val="nil"/>
              <w:bottom w:val="single" w:sz="4" w:space="0" w:color="000000"/>
              <w:right w:val="single" w:sz="4" w:space="0" w:color="000000"/>
            </w:tcBorders>
            <w:noWrap/>
            <w:vAlign w:val="bottom"/>
            <w:hideMark/>
          </w:tcPr>
          <w:p w14:paraId="31E9A065" w14:textId="2B559100"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 xml:space="preserve">Recreation </w:t>
            </w:r>
            <w:proofErr w:type="gramStart"/>
            <w:r w:rsidRPr="00C61114">
              <w:rPr>
                <w:rFonts w:ascii="Calibri" w:eastAsia="Times New Roman" w:hAnsi="Calibri" w:cs="Calibri"/>
                <w:color w:val="000000"/>
                <w:kern w:val="0"/>
                <w:lang w:eastAsia="en-AU"/>
                <w14:ligatures w14:val="none"/>
              </w:rPr>
              <w:t>leave</w:t>
            </w:r>
            <w:proofErr w:type="gramEnd"/>
            <w:r w:rsidRPr="00C61114">
              <w:rPr>
                <w:rFonts w:ascii="Calibri" w:eastAsia="Times New Roman" w:hAnsi="Calibri" w:cs="Calibri"/>
                <w:color w:val="000000"/>
                <w:kern w:val="0"/>
                <w:lang w:eastAsia="en-AU"/>
                <w14:ligatures w14:val="none"/>
              </w:rPr>
              <w:t xml:space="preserve"> 1/2 Pay </w:t>
            </w:r>
          </w:p>
        </w:tc>
        <w:tc>
          <w:tcPr>
            <w:tcW w:w="992" w:type="dxa"/>
            <w:tcBorders>
              <w:top w:val="nil"/>
              <w:left w:val="nil"/>
              <w:bottom w:val="single" w:sz="4" w:space="0" w:color="000000"/>
              <w:right w:val="single" w:sz="4" w:space="0" w:color="000000"/>
            </w:tcBorders>
          </w:tcPr>
          <w:p w14:paraId="4EF482B6" w14:textId="64E5C536" w:rsidR="006303B6" w:rsidRPr="006303B6" w:rsidRDefault="006303B6" w:rsidP="006303B6">
            <w:pPr>
              <w:spacing w:after="0" w:line="240" w:lineRule="auto"/>
              <w:rPr>
                <w:rFonts w:ascii="Calibri" w:eastAsia="Times New Roman" w:hAnsi="Calibri" w:cs="Calibri"/>
                <w:color w:val="000000"/>
                <w:kern w:val="0"/>
                <w:highlight w:val="lightGray"/>
                <w:lang w:eastAsia="en-AU"/>
                <w14:ligatures w14:val="none"/>
              </w:rPr>
            </w:pPr>
            <w:r w:rsidRPr="006303B6">
              <w:rPr>
                <w:rFonts w:ascii="Calibri" w:eastAsia="Times New Roman" w:hAnsi="Calibri" w:cs="Calibri"/>
                <w:color w:val="000000"/>
                <w:kern w:val="0"/>
                <w:highlight w:val="lightGray"/>
                <w:lang w:eastAsia="en-AU"/>
                <w14:ligatures w14:val="none"/>
              </w:rPr>
              <w:t>9981</w:t>
            </w:r>
          </w:p>
        </w:tc>
        <w:tc>
          <w:tcPr>
            <w:tcW w:w="3402" w:type="dxa"/>
            <w:tcBorders>
              <w:top w:val="nil"/>
              <w:left w:val="nil"/>
              <w:bottom w:val="single" w:sz="4" w:space="0" w:color="000000"/>
              <w:right w:val="single" w:sz="4" w:space="0" w:color="000000"/>
            </w:tcBorders>
          </w:tcPr>
          <w:p w14:paraId="67F3211D" w14:textId="77777777" w:rsidR="006303B6" w:rsidRDefault="006303B6" w:rsidP="006303B6">
            <w:pPr>
              <w:spacing w:after="0" w:line="240" w:lineRule="auto"/>
              <w:rPr>
                <w:rFonts w:ascii="Calibri" w:eastAsia="Times New Roman" w:hAnsi="Calibri" w:cs="Calibri"/>
                <w:color w:val="000000"/>
                <w:kern w:val="0"/>
                <w:lang w:eastAsia="en-AU"/>
                <w14:ligatures w14:val="none"/>
              </w:rPr>
            </w:pPr>
          </w:p>
        </w:tc>
      </w:tr>
      <w:tr w:rsidR="006303B6" w:rsidRPr="00C61114" w14:paraId="61903622" w14:textId="754A3A29" w:rsidTr="006303B6">
        <w:trPr>
          <w:trHeight w:val="870"/>
        </w:trPr>
        <w:tc>
          <w:tcPr>
            <w:tcW w:w="1135" w:type="dxa"/>
            <w:tcBorders>
              <w:top w:val="nil"/>
              <w:left w:val="single" w:sz="4" w:space="0" w:color="000000"/>
              <w:bottom w:val="single" w:sz="4" w:space="0" w:color="000000"/>
              <w:right w:val="single" w:sz="4" w:space="0" w:color="000000"/>
            </w:tcBorders>
            <w:noWrap/>
            <w:vAlign w:val="bottom"/>
            <w:hideMark/>
          </w:tcPr>
          <w:p w14:paraId="2778FC9F" w14:textId="77777777" w:rsidR="006303B6" w:rsidRPr="00C61114" w:rsidRDefault="006303B6" w:rsidP="006303B6">
            <w:pPr>
              <w:spacing w:after="0" w:line="240" w:lineRule="auto"/>
              <w:jc w:val="right"/>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2500</w:t>
            </w:r>
          </w:p>
        </w:tc>
        <w:tc>
          <w:tcPr>
            <w:tcW w:w="1984" w:type="dxa"/>
            <w:tcBorders>
              <w:top w:val="nil"/>
              <w:left w:val="nil"/>
              <w:bottom w:val="single" w:sz="4" w:space="0" w:color="000000"/>
              <w:right w:val="single" w:sz="4" w:space="0" w:color="000000"/>
            </w:tcBorders>
            <w:noWrap/>
            <w:vAlign w:val="bottom"/>
            <w:hideMark/>
          </w:tcPr>
          <w:p w14:paraId="67803793" w14:textId="77777777"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 xml:space="preserve">Rec </w:t>
            </w:r>
            <w:proofErr w:type="gramStart"/>
            <w:r w:rsidRPr="00C61114">
              <w:rPr>
                <w:rFonts w:ascii="Calibri" w:eastAsia="Times New Roman" w:hAnsi="Calibri" w:cs="Calibri"/>
                <w:color w:val="000000"/>
                <w:kern w:val="0"/>
                <w:lang w:eastAsia="en-AU"/>
                <w14:ligatures w14:val="none"/>
              </w:rPr>
              <w:t>leave</w:t>
            </w:r>
            <w:proofErr w:type="gramEnd"/>
            <w:r w:rsidRPr="00C61114">
              <w:rPr>
                <w:rFonts w:ascii="Calibri" w:eastAsia="Times New Roman" w:hAnsi="Calibri" w:cs="Calibri"/>
                <w:color w:val="000000"/>
                <w:kern w:val="0"/>
                <w:lang w:eastAsia="en-AU"/>
                <w14:ligatures w14:val="none"/>
              </w:rPr>
              <w:t xml:space="preserve"> Admin/SES      </w:t>
            </w:r>
          </w:p>
        </w:tc>
        <w:tc>
          <w:tcPr>
            <w:tcW w:w="874" w:type="dxa"/>
            <w:tcBorders>
              <w:top w:val="nil"/>
              <w:left w:val="nil"/>
              <w:bottom w:val="single" w:sz="4" w:space="0" w:color="000000"/>
              <w:right w:val="single" w:sz="4" w:space="0" w:color="000000"/>
            </w:tcBorders>
            <w:noWrap/>
            <w:vAlign w:val="bottom"/>
            <w:hideMark/>
          </w:tcPr>
          <w:p w14:paraId="3CE0FE1C" w14:textId="34003C34" w:rsidR="006303B6" w:rsidRPr="00C61114" w:rsidRDefault="006303B6" w:rsidP="006303B6">
            <w:pPr>
              <w:spacing w:after="0" w:line="240" w:lineRule="auto"/>
              <w:jc w:val="right"/>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0</w:t>
            </w:r>
            <w:r w:rsidRPr="00C61114">
              <w:rPr>
                <w:rFonts w:ascii="Calibri" w:eastAsia="Times New Roman" w:hAnsi="Calibri" w:cs="Calibri"/>
                <w:color w:val="000000"/>
                <w:kern w:val="0"/>
                <w:lang w:eastAsia="en-AU"/>
                <w14:ligatures w14:val="none"/>
              </w:rPr>
              <w:t>210</w:t>
            </w:r>
          </w:p>
        </w:tc>
        <w:tc>
          <w:tcPr>
            <w:tcW w:w="2670" w:type="dxa"/>
            <w:tcBorders>
              <w:top w:val="nil"/>
              <w:left w:val="nil"/>
              <w:bottom w:val="single" w:sz="4" w:space="0" w:color="000000"/>
              <w:right w:val="single" w:sz="4" w:space="0" w:color="000000"/>
            </w:tcBorders>
            <w:noWrap/>
            <w:vAlign w:val="bottom"/>
            <w:hideMark/>
          </w:tcPr>
          <w:p w14:paraId="1E814DBE" w14:textId="3694CB70"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 xml:space="preserve">Recreation </w:t>
            </w:r>
            <w:proofErr w:type="gramStart"/>
            <w:r w:rsidRPr="00C61114">
              <w:rPr>
                <w:rFonts w:ascii="Calibri" w:eastAsia="Times New Roman" w:hAnsi="Calibri" w:cs="Calibri"/>
                <w:color w:val="000000"/>
                <w:kern w:val="0"/>
                <w:lang w:eastAsia="en-AU"/>
                <w14:ligatures w14:val="none"/>
              </w:rPr>
              <w:t>leave</w:t>
            </w:r>
            <w:proofErr w:type="gramEnd"/>
            <w:r w:rsidRPr="00C61114">
              <w:rPr>
                <w:rFonts w:ascii="Calibri" w:eastAsia="Times New Roman" w:hAnsi="Calibri" w:cs="Calibri"/>
                <w:color w:val="000000"/>
                <w:kern w:val="0"/>
                <w:lang w:eastAsia="en-AU"/>
                <w14:ligatures w14:val="none"/>
              </w:rPr>
              <w:t xml:space="preserve"> 1/2 Pay </w:t>
            </w:r>
          </w:p>
        </w:tc>
        <w:tc>
          <w:tcPr>
            <w:tcW w:w="992" w:type="dxa"/>
            <w:tcBorders>
              <w:top w:val="nil"/>
              <w:left w:val="nil"/>
              <w:bottom w:val="single" w:sz="4" w:space="0" w:color="000000"/>
              <w:right w:val="single" w:sz="4" w:space="0" w:color="000000"/>
            </w:tcBorders>
          </w:tcPr>
          <w:p w14:paraId="6F6C657D" w14:textId="60E66B09" w:rsidR="006303B6" w:rsidRPr="006303B6" w:rsidRDefault="006303B6" w:rsidP="006303B6">
            <w:pPr>
              <w:spacing w:after="0" w:line="240" w:lineRule="auto"/>
              <w:rPr>
                <w:rFonts w:ascii="Calibri" w:eastAsia="Times New Roman" w:hAnsi="Calibri" w:cs="Calibri"/>
                <w:color w:val="000000"/>
                <w:kern w:val="0"/>
                <w:highlight w:val="lightGray"/>
                <w:lang w:eastAsia="en-AU"/>
                <w14:ligatures w14:val="none"/>
              </w:rPr>
            </w:pPr>
            <w:r w:rsidRPr="006303B6">
              <w:rPr>
                <w:rFonts w:ascii="Calibri" w:eastAsia="Times New Roman" w:hAnsi="Calibri" w:cs="Calibri"/>
                <w:color w:val="000000"/>
                <w:kern w:val="0"/>
                <w:highlight w:val="lightGray"/>
                <w:lang w:eastAsia="en-AU"/>
                <w14:ligatures w14:val="none"/>
              </w:rPr>
              <w:t>9981</w:t>
            </w:r>
          </w:p>
        </w:tc>
        <w:tc>
          <w:tcPr>
            <w:tcW w:w="3402" w:type="dxa"/>
            <w:tcBorders>
              <w:top w:val="nil"/>
              <w:left w:val="nil"/>
              <w:bottom w:val="single" w:sz="4" w:space="0" w:color="000000"/>
              <w:right w:val="single" w:sz="4" w:space="0" w:color="000000"/>
            </w:tcBorders>
          </w:tcPr>
          <w:p w14:paraId="3BA634ED" w14:textId="14BBFD10" w:rsidR="006303B6" w:rsidRDefault="006303B6" w:rsidP="006303B6">
            <w:pPr>
              <w:spacing w:after="0" w:line="240" w:lineRule="auto"/>
              <w:rPr>
                <w:rFonts w:ascii="Calibri" w:eastAsia="Times New Roman" w:hAnsi="Calibri" w:cs="Calibri"/>
                <w:color w:val="000000"/>
                <w:kern w:val="0"/>
                <w:lang w:eastAsia="en-AU"/>
                <w14:ligatures w14:val="none"/>
              </w:rPr>
            </w:pPr>
            <w:r w:rsidRPr="006303B6">
              <w:rPr>
                <w:rFonts w:ascii="Calibri" w:eastAsia="Times New Roman" w:hAnsi="Calibri" w:cs="Calibri"/>
                <w:color w:val="000000"/>
                <w:kern w:val="0"/>
                <w:sz w:val="16"/>
                <w:szCs w:val="16"/>
                <w:lang w:eastAsia="en-AU"/>
                <w14:ligatures w14:val="none"/>
              </w:rPr>
              <w:t xml:space="preserve">Also see </w:t>
            </w:r>
            <w:hyperlink w:anchor="_BR019_Leave_impact" w:history="1">
              <w:r w:rsidRPr="006303B6">
                <w:rPr>
                  <w:rStyle w:val="Hyperlink"/>
                  <w:rFonts w:ascii="Calibri" w:eastAsia="Times New Roman" w:hAnsi="Calibri" w:cs="Calibri"/>
                  <w:kern w:val="0"/>
                  <w:sz w:val="16"/>
                  <w:szCs w:val="16"/>
                  <w:lang w:eastAsia="en-AU"/>
                  <w14:ligatures w14:val="none"/>
                </w:rPr>
                <w:t>BR019 Leave impact to EPSS payments.</w:t>
              </w:r>
            </w:hyperlink>
          </w:p>
        </w:tc>
      </w:tr>
      <w:tr w:rsidR="006303B6" w:rsidRPr="00C61114" w14:paraId="3F4FFB7F" w14:textId="72492FA7" w:rsidTr="006303B6">
        <w:trPr>
          <w:trHeight w:val="870"/>
        </w:trPr>
        <w:tc>
          <w:tcPr>
            <w:tcW w:w="1135" w:type="dxa"/>
            <w:tcBorders>
              <w:top w:val="nil"/>
              <w:left w:val="single" w:sz="4" w:space="0" w:color="000000"/>
              <w:bottom w:val="single" w:sz="4" w:space="0" w:color="000000"/>
              <w:right w:val="single" w:sz="4" w:space="0" w:color="000000"/>
            </w:tcBorders>
            <w:noWrap/>
            <w:vAlign w:val="bottom"/>
            <w:hideMark/>
          </w:tcPr>
          <w:p w14:paraId="74799475" w14:textId="77777777" w:rsidR="006303B6" w:rsidRPr="00C61114" w:rsidRDefault="006303B6" w:rsidP="006303B6">
            <w:pPr>
              <w:spacing w:after="0" w:line="240" w:lineRule="auto"/>
              <w:jc w:val="right"/>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2600</w:t>
            </w:r>
          </w:p>
        </w:tc>
        <w:tc>
          <w:tcPr>
            <w:tcW w:w="1984" w:type="dxa"/>
            <w:tcBorders>
              <w:top w:val="nil"/>
              <w:left w:val="nil"/>
              <w:bottom w:val="single" w:sz="4" w:space="0" w:color="000000"/>
              <w:right w:val="single" w:sz="4" w:space="0" w:color="000000"/>
            </w:tcBorders>
            <w:noWrap/>
            <w:vAlign w:val="bottom"/>
            <w:hideMark/>
          </w:tcPr>
          <w:p w14:paraId="77415219" w14:textId="77777777"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 xml:space="preserve">Recreation Leave         </w:t>
            </w:r>
          </w:p>
        </w:tc>
        <w:tc>
          <w:tcPr>
            <w:tcW w:w="874" w:type="dxa"/>
            <w:tcBorders>
              <w:top w:val="nil"/>
              <w:left w:val="nil"/>
              <w:bottom w:val="single" w:sz="4" w:space="0" w:color="000000"/>
              <w:right w:val="single" w:sz="4" w:space="0" w:color="000000"/>
            </w:tcBorders>
            <w:noWrap/>
            <w:vAlign w:val="bottom"/>
            <w:hideMark/>
          </w:tcPr>
          <w:p w14:paraId="1FF78431" w14:textId="0812681E" w:rsidR="006303B6" w:rsidRPr="00C61114" w:rsidRDefault="006303B6" w:rsidP="006303B6">
            <w:pPr>
              <w:spacing w:after="0" w:line="240" w:lineRule="auto"/>
              <w:jc w:val="right"/>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0</w:t>
            </w:r>
            <w:r w:rsidRPr="00C61114">
              <w:rPr>
                <w:rFonts w:ascii="Calibri" w:eastAsia="Times New Roman" w:hAnsi="Calibri" w:cs="Calibri"/>
                <w:color w:val="000000"/>
                <w:kern w:val="0"/>
                <w:lang w:eastAsia="en-AU"/>
                <w14:ligatures w14:val="none"/>
              </w:rPr>
              <w:t>210</w:t>
            </w:r>
          </w:p>
        </w:tc>
        <w:tc>
          <w:tcPr>
            <w:tcW w:w="2670" w:type="dxa"/>
            <w:tcBorders>
              <w:top w:val="nil"/>
              <w:left w:val="nil"/>
              <w:bottom w:val="single" w:sz="4" w:space="0" w:color="000000"/>
              <w:right w:val="single" w:sz="4" w:space="0" w:color="000000"/>
            </w:tcBorders>
            <w:noWrap/>
            <w:vAlign w:val="bottom"/>
            <w:hideMark/>
          </w:tcPr>
          <w:p w14:paraId="7597100F" w14:textId="00B536FC"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 xml:space="preserve">Recreation </w:t>
            </w:r>
            <w:proofErr w:type="gramStart"/>
            <w:r w:rsidRPr="00C61114">
              <w:rPr>
                <w:rFonts w:ascii="Calibri" w:eastAsia="Times New Roman" w:hAnsi="Calibri" w:cs="Calibri"/>
                <w:color w:val="000000"/>
                <w:kern w:val="0"/>
                <w:lang w:eastAsia="en-AU"/>
                <w14:ligatures w14:val="none"/>
              </w:rPr>
              <w:t>leave</w:t>
            </w:r>
            <w:proofErr w:type="gramEnd"/>
            <w:r w:rsidRPr="00C61114">
              <w:rPr>
                <w:rFonts w:ascii="Calibri" w:eastAsia="Times New Roman" w:hAnsi="Calibri" w:cs="Calibri"/>
                <w:color w:val="000000"/>
                <w:kern w:val="0"/>
                <w:lang w:eastAsia="en-AU"/>
                <w14:ligatures w14:val="none"/>
              </w:rPr>
              <w:t xml:space="preserve"> 1/2 Pay </w:t>
            </w:r>
          </w:p>
        </w:tc>
        <w:tc>
          <w:tcPr>
            <w:tcW w:w="992" w:type="dxa"/>
            <w:tcBorders>
              <w:top w:val="nil"/>
              <w:left w:val="nil"/>
              <w:bottom w:val="single" w:sz="4" w:space="0" w:color="000000"/>
              <w:right w:val="single" w:sz="4" w:space="0" w:color="000000"/>
            </w:tcBorders>
          </w:tcPr>
          <w:p w14:paraId="0886FB4E" w14:textId="3C96238D" w:rsidR="006303B6" w:rsidRPr="006303B6" w:rsidRDefault="006303B6" w:rsidP="006303B6">
            <w:pPr>
              <w:spacing w:after="0" w:line="240" w:lineRule="auto"/>
              <w:rPr>
                <w:rFonts w:ascii="Calibri" w:eastAsia="Times New Roman" w:hAnsi="Calibri" w:cs="Calibri"/>
                <w:color w:val="000000"/>
                <w:kern w:val="0"/>
                <w:highlight w:val="lightGray"/>
                <w:lang w:eastAsia="en-AU"/>
                <w14:ligatures w14:val="none"/>
              </w:rPr>
            </w:pPr>
            <w:r w:rsidRPr="006303B6">
              <w:rPr>
                <w:rFonts w:ascii="Calibri" w:eastAsia="Times New Roman" w:hAnsi="Calibri" w:cs="Calibri"/>
                <w:color w:val="000000"/>
                <w:kern w:val="0"/>
                <w:highlight w:val="lightGray"/>
                <w:lang w:eastAsia="en-AU"/>
                <w14:ligatures w14:val="none"/>
              </w:rPr>
              <w:t>9981</w:t>
            </w:r>
          </w:p>
        </w:tc>
        <w:tc>
          <w:tcPr>
            <w:tcW w:w="3402" w:type="dxa"/>
            <w:tcBorders>
              <w:top w:val="nil"/>
              <w:left w:val="nil"/>
              <w:bottom w:val="single" w:sz="4" w:space="0" w:color="000000"/>
              <w:right w:val="single" w:sz="4" w:space="0" w:color="000000"/>
            </w:tcBorders>
          </w:tcPr>
          <w:p w14:paraId="7CB60569" w14:textId="52CC9039" w:rsidR="006303B6" w:rsidRDefault="006303B6" w:rsidP="006303B6">
            <w:pPr>
              <w:spacing w:after="0" w:line="240" w:lineRule="auto"/>
              <w:rPr>
                <w:rFonts w:ascii="Calibri" w:eastAsia="Times New Roman" w:hAnsi="Calibri" w:cs="Calibri"/>
                <w:color w:val="000000"/>
                <w:kern w:val="0"/>
                <w:lang w:eastAsia="en-AU"/>
                <w14:ligatures w14:val="none"/>
              </w:rPr>
            </w:pPr>
            <w:r w:rsidRPr="006303B6">
              <w:rPr>
                <w:rFonts w:ascii="Calibri" w:eastAsia="Times New Roman" w:hAnsi="Calibri" w:cs="Calibri"/>
                <w:color w:val="000000"/>
                <w:kern w:val="0"/>
                <w:sz w:val="16"/>
                <w:szCs w:val="16"/>
                <w:lang w:eastAsia="en-AU"/>
                <w14:ligatures w14:val="none"/>
              </w:rPr>
              <w:t xml:space="preserve">Also see </w:t>
            </w:r>
            <w:hyperlink w:anchor="_BR019_Leave_impact" w:history="1">
              <w:r w:rsidRPr="006303B6">
                <w:rPr>
                  <w:rStyle w:val="Hyperlink"/>
                  <w:rFonts w:ascii="Calibri" w:eastAsia="Times New Roman" w:hAnsi="Calibri" w:cs="Calibri"/>
                  <w:kern w:val="0"/>
                  <w:sz w:val="16"/>
                  <w:szCs w:val="16"/>
                  <w:lang w:eastAsia="en-AU"/>
                  <w14:ligatures w14:val="none"/>
                </w:rPr>
                <w:t>BR019 Leave impact to EPSS payments.</w:t>
              </w:r>
            </w:hyperlink>
          </w:p>
        </w:tc>
      </w:tr>
      <w:tr w:rsidR="006303B6" w:rsidRPr="00C61114" w14:paraId="26D54B4C" w14:textId="6DFA9523" w:rsidTr="006303B6">
        <w:trPr>
          <w:trHeight w:val="1160"/>
        </w:trPr>
        <w:tc>
          <w:tcPr>
            <w:tcW w:w="1135" w:type="dxa"/>
            <w:tcBorders>
              <w:top w:val="nil"/>
              <w:left w:val="single" w:sz="4" w:space="0" w:color="000000"/>
              <w:bottom w:val="single" w:sz="4" w:space="0" w:color="000000"/>
              <w:right w:val="single" w:sz="4" w:space="0" w:color="000000"/>
            </w:tcBorders>
            <w:noWrap/>
            <w:vAlign w:val="bottom"/>
            <w:hideMark/>
          </w:tcPr>
          <w:p w14:paraId="7A700E46" w14:textId="77777777" w:rsidR="006303B6" w:rsidRPr="00C61114" w:rsidRDefault="006303B6" w:rsidP="006303B6">
            <w:pPr>
              <w:spacing w:after="0" w:line="240" w:lineRule="auto"/>
              <w:jc w:val="right"/>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2010</w:t>
            </w:r>
          </w:p>
        </w:tc>
        <w:tc>
          <w:tcPr>
            <w:tcW w:w="1984" w:type="dxa"/>
            <w:tcBorders>
              <w:top w:val="nil"/>
              <w:left w:val="nil"/>
              <w:bottom w:val="single" w:sz="4" w:space="0" w:color="000000"/>
              <w:right w:val="single" w:sz="4" w:space="0" w:color="000000"/>
            </w:tcBorders>
            <w:noWrap/>
            <w:vAlign w:val="bottom"/>
            <w:hideMark/>
          </w:tcPr>
          <w:p w14:paraId="37E09D26" w14:textId="77777777"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 xml:space="preserve">Paid Parental Leave      </w:t>
            </w:r>
          </w:p>
        </w:tc>
        <w:tc>
          <w:tcPr>
            <w:tcW w:w="874" w:type="dxa"/>
            <w:tcBorders>
              <w:top w:val="nil"/>
              <w:left w:val="nil"/>
              <w:bottom w:val="single" w:sz="4" w:space="0" w:color="000000"/>
              <w:right w:val="single" w:sz="4" w:space="0" w:color="000000"/>
            </w:tcBorders>
            <w:noWrap/>
            <w:vAlign w:val="bottom"/>
            <w:hideMark/>
          </w:tcPr>
          <w:p w14:paraId="3EF98F40" w14:textId="4530F67A" w:rsidR="006303B6" w:rsidRPr="00C61114" w:rsidRDefault="006303B6" w:rsidP="006303B6">
            <w:pPr>
              <w:spacing w:after="0" w:line="240" w:lineRule="auto"/>
              <w:jc w:val="right"/>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0</w:t>
            </w:r>
            <w:r w:rsidRPr="00C61114">
              <w:rPr>
                <w:rFonts w:ascii="Calibri" w:eastAsia="Times New Roman" w:hAnsi="Calibri" w:cs="Calibri"/>
                <w:color w:val="000000"/>
                <w:kern w:val="0"/>
                <w:lang w:eastAsia="en-AU"/>
                <w14:ligatures w14:val="none"/>
              </w:rPr>
              <w:t>660</w:t>
            </w:r>
          </w:p>
        </w:tc>
        <w:tc>
          <w:tcPr>
            <w:tcW w:w="2670" w:type="dxa"/>
            <w:tcBorders>
              <w:top w:val="nil"/>
              <w:left w:val="nil"/>
              <w:bottom w:val="single" w:sz="4" w:space="0" w:color="000000"/>
              <w:right w:val="single" w:sz="4" w:space="0" w:color="000000"/>
            </w:tcBorders>
            <w:noWrap/>
            <w:vAlign w:val="bottom"/>
            <w:hideMark/>
          </w:tcPr>
          <w:p w14:paraId="06F958EE" w14:textId="18D0F446"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 xml:space="preserve">Paid Parental </w:t>
            </w:r>
            <w:proofErr w:type="spellStart"/>
            <w:r w:rsidRPr="00C61114">
              <w:rPr>
                <w:rFonts w:ascii="Calibri" w:eastAsia="Times New Roman" w:hAnsi="Calibri" w:cs="Calibri"/>
                <w:color w:val="000000"/>
                <w:kern w:val="0"/>
                <w:lang w:eastAsia="en-AU"/>
                <w14:ligatures w14:val="none"/>
              </w:rPr>
              <w:t>Lve</w:t>
            </w:r>
            <w:proofErr w:type="spellEnd"/>
            <w:r w:rsidRPr="00C61114">
              <w:rPr>
                <w:rFonts w:ascii="Calibri" w:eastAsia="Times New Roman" w:hAnsi="Calibri" w:cs="Calibri"/>
                <w:color w:val="000000"/>
                <w:kern w:val="0"/>
                <w:lang w:eastAsia="en-AU"/>
                <w14:ligatures w14:val="none"/>
              </w:rPr>
              <w:t xml:space="preserve"> 1/2 Pay</w:t>
            </w:r>
          </w:p>
        </w:tc>
        <w:tc>
          <w:tcPr>
            <w:tcW w:w="992" w:type="dxa"/>
            <w:tcBorders>
              <w:top w:val="nil"/>
              <w:left w:val="nil"/>
              <w:bottom w:val="single" w:sz="4" w:space="0" w:color="000000"/>
              <w:right w:val="single" w:sz="4" w:space="0" w:color="000000"/>
            </w:tcBorders>
          </w:tcPr>
          <w:p w14:paraId="32B30854" w14:textId="70C239C6" w:rsidR="006303B6" w:rsidRPr="006303B6" w:rsidRDefault="006303B6" w:rsidP="006303B6">
            <w:pPr>
              <w:spacing w:after="0" w:line="240" w:lineRule="auto"/>
              <w:rPr>
                <w:rFonts w:ascii="Calibri" w:eastAsia="Times New Roman" w:hAnsi="Calibri" w:cs="Calibri"/>
                <w:color w:val="000000"/>
                <w:kern w:val="0"/>
                <w:highlight w:val="lightGray"/>
                <w:lang w:eastAsia="en-AU"/>
                <w14:ligatures w14:val="none"/>
              </w:rPr>
            </w:pPr>
            <w:r w:rsidRPr="006303B6">
              <w:rPr>
                <w:rFonts w:ascii="Calibri" w:eastAsia="Times New Roman" w:hAnsi="Calibri" w:cs="Calibri"/>
                <w:color w:val="000000"/>
                <w:kern w:val="0"/>
                <w:highlight w:val="lightGray"/>
                <w:lang w:eastAsia="en-AU"/>
                <w14:ligatures w14:val="none"/>
              </w:rPr>
              <w:t>9981</w:t>
            </w:r>
          </w:p>
        </w:tc>
        <w:tc>
          <w:tcPr>
            <w:tcW w:w="3402" w:type="dxa"/>
            <w:tcBorders>
              <w:top w:val="nil"/>
              <w:left w:val="nil"/>
              <w:bottom w:val="single" w:sz="4" w:space="0" w:color="000000"/>
              <w:right w:val="single" w:sz="4" w:space="0" w:color="000000"/>
            </w:tcBorders>
          </w:tcPr>
          <w:p w14:paraId="413853A1" w14:textId="77777777" w:rsidR="006303B6" w:rsidRDefault="006303B6" w:rsidP="006303B6">
            <w:pPr>
              <w:spacing w:after="0" w:line="240" w:lineRule="auto"/>
              <w:rPr>
                <w:rFonts w:ascii="Calibri" w:eastAsia="Times New Roman" w:hAnsi="Calibri" w:cs="Calibri"/>
                <w:color w:val="000000"/>
                <w:kern w:val="0"/>
                <w:lang w:eastAsia="en-AU"/>
                <w14:ligatures w14:val="none"/>
              </w:rPr>
            </w:pPr>
          </w:p>
        </w:tc>
      </w:tr>
      <w:tr w:rsidR="006303B6" w:rsidRPr="00C61114" w14:paraId="2C656738" w14:textId="28ED2154" w:rsidTr="006303B6">
        <w:trPr>
          <w:trHeight w:val="870"/>
        </w:trPr>
        <w:tc>
          <w:tcPr>
            <w:tcW w:w="1135" w:type="dxa"/>
            <w:tcBorders>
              <w:top w:val="nil"/>
              <w:left w:val="single" w:sz="4" w:space="0" w:color="000000"/>
              <w:bottom w:val="single" w:sz="4" w:space="0" w:color="000000"/>
              <w:right w:val="single" w:sz="4" w:space="0" w:color="000000"/>
            </w:tcBorders>
            <w:noWrap/>
            <w:vAlign w:val="bottom"/>
            <w:hideMark/>
          </w:tcPr>
          <w:p w14:paraId="5FB67C39" w14:textId="77777777" w:rsidR="006303B6" w:rsidRPr="00C61114" w:rsidRDefault="006303B6" w:rsidP="006303B6">
            <w:pPr>
              <w:spacing w:after="0" w:line="240" w:lineRule="auto"/>
              <w:jc w:val="right"/>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2015</w:t>
            </w:r>
          </w:p>
        </w:tc>
        <w:tc>
          <w:tcPr>
            <w:tcW w:w="1984" w:type="dxa"/>
            <w:tcBorders>
              <w:top w:val="nil"/>
              <w:left w:val="nil"/>
              <w:bottom w:val="single" w:sz="4" w:space="0" w:color="000000"/>
              <w:right w:val="single" w:sz="4" w:space="0" w:color="000000"/>
            </w:tcBorders>
            <w:noWrap/>
            <w:vAlign w:val="bottom"/>
            <w:hideMark/>
          </w:tcPr>
          <w:p w14:paraId="76C879D6" w14:textId="77777777"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 xml:space="preserve">Paid Parental </w:t>
            </w:r>
            <w:proofErr w:type="spellStart"/>
            <w:r w:rsidRPr="00C61114">
              <w:rPr>
                <w:rFonts w:ascii="Calibri" w:eastAsia="Times New Roman" w:hAnsi="Calibri" w:cs="Calibri"/>
                <w:color w:val="000000"/>
                <w:kern w:val="0"/>
                <w:lang w:eastAsia="en-AU"/>
                <w14:ligatures w14:val="none"/>
              </w:rPr>
              <w:t>Lve</w:t>
            </w:r>
            <w:proofErr w:type="spellEnd"/>
            <w:r w:rsidRPr="00C61114">
              <w:rPr>
                <w:rFonts w:ascii="Calibri" w:eastAsia="Times New Roman" w:hAnsi="Calibri" w:cs="Calibri"/>
                <w:color w:val="000000"/>
                <w:kern w:val="0"/>
                <w:lang w:eastAsia="en-AU"/>
                <w14:ligatures w14:val="none"/>
              </w:rPr>
              <w:t xml:space="preserve"> - Bonus</w:t>
            </w:r>
          </w:p>
        </w:tc>
        <w:tc>
          <w:tcPr>
            <w:tcW w:w="874" w:type="dxa"/>
            <w:tcBorders>
              <w:top w:val="nil"/>
              <w:left w:val="nil"/>
              <w:bottom w:val="single" w:sz="4" w:space="0" w:color="000000"/>
              <w:right w:val="single" w:sz="4" w:space="0" w:color="000000"/>
            </w:tcBorders>
            <w:noWrap/>
            <w:vAlign w:val="bottom"/>
            <w:hideMark/>
          </w:tcPr>
          <w:p w14:paraId="03F6EC80" w14:textId="026C8D47" w:rsidR="006303B6" w:rsidRPr="00C61114" w:rsidRDefault="006303B6" w:rsidP="006303B6">
            <w:pPr>
              <w:spacing w:after="0" w:line="240" w:lineRule="auto"/>
              <w:jc w:val="right"/>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0</w:t>
            </w:r>
            <w:r w:rsidRPr="00C61114">
              <w:rPr>
                <w:rFonts w:ascii="Calibri" w:eastAsia="Times New Roman" w:hAnsi="Calibri" w:cs="Calibri"/>
                <w:color w:val="000000"/>
                <w:kern w:val="0"/>
                <w:lang w:eastAsia="en-AU"/>
                <w14:ligatures w14:val="none"/>
              </w:rPr>
              <w:t>665</w:t>
            </w:r>
          </w:p>
        </w:tc>
        <w:tc>
          <w:tcPr>
            <w:tcW w:w="2670" w:type="dxa"/>
            <w:tcBorders>
              <w:top w:val="nil"/>
              <w:left w:val="nil"/>
              <w:bottom w:val="single" w:sz="4" w:space="0" w:color="000000"/>
              <w:right w:val="single" w:sz="4" w:space="0" w:color="000000"/>
            </w:tcBorders>
            <w:noWrap/>
            <w:vAlign w:val="bottom"/>
            <w:hideMark/>
          </w:tcPr>
          <w:p w14:paraId="32DB9164" w14:textId="3048B5F2" w:rsidR="006303B6" w:rsidRPr="00C61114" w:rsidRDefault="006303B6" w:rsidP="006303B6">
            <w:pPr>
              <w:spacing w:after="0" w:line="240" w:lineRule="auto"/>
              <w:rPr>
                <w:rFonts w:ascii="Calibri" w:eastAsia="Times New Roman" w:hAnsi="Calibri" w:cs="Calibri"/>
                <w:color w:val="000000"/>
                <w:kern w:val="0"/>
                <w:lang w:eastAsia="en-AU"/>
                <w14:ligatures w14:val="none"/>
              </w:rPr>
            </w:pPr>
            <w:r w:rsidRPr="00C61114">
              <w:rPr>
                <w:rFonts w:ascii="Calibri" w:eastAsia="Times New Roman" w:hAnsi="Calibri" w:cs="Calibri"/>
                <w:color w:val="000000"/>
                <w:kern w:val="0"/>
                <w:lang w:eastAsia="en-AU"/>
                <w14:ligatures w14:val="none"/>
              </w:rPr>
              <w:t xml:space="preserve">Paid Parent </w:t>
            </w:r>
            <w:proofErr w:type="spellStart"/>
            <w:r w:rsidRPr="00C61114">
              <w:rPr>
                <w:rFonts w:ascii="Calibri" w:eastAsia="Times New Roman" w:hAnsi="Calibri" w:cs="Calibri"/>
                <w:color w:val="000000"/>
                <w:kern w:val="0"/>
                <w:lang w:eastAsia="en-AU"/>
                <w14:ligatures w14:val="none"/>
              </w:rPr>
              <w:t>Lve</w:t>
            </w:r>
            <w:proofErr w:type="spellEnd"/>
            <w:r w:rsidRPr="00C61114">
              <w:rPr>
                <w:rFonts w:ascii="Calibri" w:eastAsia="Times New Roman" w:hAnsi="Calibri" w:cs="Calibri"/>
                <w:color w:val="000000"/>
                <w:kern w:val="0"/>
                <w:lang w:eastAsia="en-AU"/>
                <w14:ligatures w14:val="none"/>
              </w:rPr>
              <w:t xml:space="preserve"> Bonus 1/2</w:t>
            </w:r>
          </w:p>
        </w:tc>
        <w:tc>
          <w:tcPr>
            <w:tcW w:w="992" w:type="dxa"/>
            <w:tcBorders>
              <w:top w:val="nil"/>
              <w:left w:val="nil"/>
              <w:bottom w:val="single" w:sz="4" w:space="0" w:color="000000"/>
              <w:right w:val="single" w:sz="4" w:space="0" w:color="000000"/>
            </w:tcBorders>
          </w:tcPr>
          <w:p w14:paraId="29807A20" w14:textId="1888F5E3" w:rsidR="006303B6" w:rsidRPr="006303B6" w:rsidRDefault="006303B6" w:rsidP="006303B6">
            <w:pPr>
              <w:spacing w:after="0" w:line="240" w:lineRule="auto"/>
              <w:rPr>
                <w:rFonts w:ascii="Calibri" w:eastAsia="Times New Roman" w:hAnsi="Calibri" w:cs="Calibri"/>
                <w:color w:val="000000"/>
                <w:kern w:val="0"/>
                <w:highlight w:val="lightGray"/>
                <w:lang w:eastAsia="en-AU"/>
                <w14:ligatures w14:val="none"/>
              </w:rPr>
            </w:pPr>
            <w:r w:rsidRPr="006303B6">
              <w:rPr>
                <w:rFonts w:ascii="Calibri" w:eastAsia="Times New Roman" w:hAnsi="Calibri" w:cs="Calibri"/>
                <w:color w:val="000000"/>
                <w:kern w:val="0"/>
                <w:highlight w:val="lightGray"/>
                <w:lang w:eastAsia="en-AU"/>
                <w14:ligatures w14:val="none"/>
              </w:rPr>
              <w:t>9981</w:t>
            </w:r>
          </w:p>
        </w:tc>
        <w:tc>
          <w:tcPr>
            <w:tcW w:w="3402" w:type="dxa"/>
            <w:tcBorders>
              <w:top w:val="nil"/>
              <w:left w:val="nil"/>
              <w:bottom w:val="single" w:sz="4" w:space="0" w:color="000000"/>
              <w:right w:val="single" w:sz="4" w:space="0" w:color="000000"/>
            </w:tcBorders>
          </w:tcPr>
          <w:p w14:paraId="2C246530" w14:textId="77777777" w:rsidR="006303B6" w:rsidRDefault="006303B6" w:rsidP="006303B6">
            <w:pPr>
              <w:spacing w:after="0" w:line="240" w:lineRule="auto"/>
              <w:rPr>
                <w:rFonts w:ascii="Calibri" w:eastAsia="Times New Roman" w:hAnsi="Calibri" w:cs="Calibri"/>
                <w:color w:val="000000"/>
                <w:kern w:val="0"/>
                <w:lang w:eastAsia="en-AU"/>
                <w14:ligatures w14:val="none"/>
              </w:rPr>
            </w:pPr>
          </w:p>
        </w:tc>
      </w:tr>
    </w:tbl>
    <w:p w14:paraId="7BA4F09C" w14:textId="77777777" w:rsidR="004C4A5D" w:rsidRDefault="004C4A5D" w:rsidP="00860D7B">
      <w:pPr>
        <w:pStyle w:val="Heading3"/>
        <w:rPr>
          <w:lang w:eastAsia="en-AU"/>
        </w:rPr>
      </w:pPr>
      <w:bookmarkStart w:id="49" w:name="_Toc205482215"/>
      <w:r>
        <w:rPr>
          <w:lang w:eastAsia="en-AU"/>
        </w:rPr>
        <w:t>Changes required</w:t>
      </w:r>
      <w:bookmarkEnd w:id="49"/>
    </w:p>
    <w:p w14:paraId="6E488F88" w14:textId="57241444" w:rsidR="007C593C" w:rsidRDefault="00BD02F0" w:rsidP="004C4A5D">
      <w:pPr>
        <w:pStyle w:val="Heading4"/>
        <w:rPr>
          <w:lang w:eastAsia="en-AU"/>
        </w:rPr>
      </w:pPr>
      <w:bookmarkStart w:id="50" w:name="_Toc205482216"/>
      <w:r>
        <w:rPr>
          <w:lang w:eastAsia="en-AU"/>
        </w:rPr>
        <w:t>Functional</w:t>
      </w:r>
      <w:bookmarkEnd w:id="50"/>
    </w:p>
    <w:p w14:paraId="41A44B37" w14:textId="54018B06" w:rsidR="00860D7B" w:rsidRDefault="00860D7B" w:rsidP="00860D7B">
      <w:pPr>
        <w:rPr>
          <w:lang w:eastAsia="en-AU"/>
        </w:rPr>
      </w:pPr>
      <w:r>
        <w:rPr>
          <w:lang w:eastAsia="en-AU"/>
        </w:rPr>
        <w:t xml:space="preserve">The below change is NOT date driven. It applies to EPSS Period 1 EPSS period 2 </w:t>
      </w:r>
      <w:r w:rsidR="00F34FEC">
        <w:rPr>
          <w:lang w:eastAsia="en-AU"/>
        </w:rPr>
        <w:t xml:space="preserve">factoring including to the weekly cap </w:t>
      </w:r>
      <w:r>
        <w:rPr>
          <w:lang w:eastAsia="en-AU"/>
        </w:rPr>
        <w:t xml:space="preserve">factoring. </w:t>
      </w:r>
    </w:p>
    <w:p w14:paraId="7620DD54" w14:textId="6F19F27B" w:rsidR="00860D7B" w:rsidRDefault="00F34FEC" w:rsidP="00860D7B">
      <w:pPr>
        <w:rPr>
          <w:lang w:eastAsia="en-AU"/>
        </w:rPr>
      </w:pPr>
      <w:r>
        <w:rPr>
          <w:lang w:eastAsia="en-AU"/>
        </w:rPr>
        <w:t xml:space="preserve">Continue to </w:t>
      </w:r>
      <w:r w:rsidR="001D721A">
        <w:rPr>
          <w:lang w:eastAsia="en-AU"/>
        </w:rPr>
        <w:t xml:space="preserve">reduce the EPSS pro-rate factoring with the </w:t>
      </w:r>
      <w:r>
        <w:rPr>
          <w:lang w:eastAsia="en-AU"/>
        </w:rPr>
        <w:t xml:space="preserve">SAP standard </w:t>
      </w:r>
      <w:r w:rsidR="001D721A">
        <w:rPr>
          <w:lang w:eastAsia="en-AU"/>
        </w:rPr>
        <w:t xml:space="preserve">hours of </w:t>
      </w:r>
      <w:r>
        <w:rPr>
          <w:lang w:eastAsia="en-AU"/>
        </w:rPr>
        <w:t xml:space="preserve">unpaid leave </w:t>
      </w:r>
      <w:r w:rsidR="001D721A">
        <w:rPr>
          <w:lang w:eastAsia="en-AU"/>
        </w:rPr>
        <w:t>counting.   Ad</w:t>
      </w:r>
      <w:r>
        <w:rPr>
          <w:lang w:eastAsia="en-AU"/>
        </w:rPr>
        <w:t xml:space="preserve">d the </w:t>
      </w:r>
      <w:r w:rsidR="001D721A">
        <w:rPr>
          <w:lang w:eastAsia="en-AU"/>
        </w:rPr>
        <w:t xml:space="preserve">hours held in the below WT’s back to the EPSS pro-rate factoring.  These are the hours that will then increase the factor again. These hours represent the paid leave that was included in the SAP standard unpaid leave hours count. </w:t>
      </w:r>
      <w:r>
        <w:rPr>
          <w:lang w:eastAsia="en-AU"/>
        </w:rPr>
        <w:t xml:space="preserve">  </w:t>
      </w:r>
      <w:r w:rsidR="001D721A">
        <w:rPr>
          <w:lang w:eastAsia="en-AU"/>
        </w:rPr>
        <w:t xml:space="preserve"> </w:t>
      </w:r>
    </w:p>
    <w:p w14:paraId="66EB7957" w14:textId="77777777" w:rsidR="00DF11A7" w:rsidRDefault="001D721A" w:rsidP="001D721A">
      <w:pPr>
        <w:rPr>
          <w:lang w:eastAsia="en-AU"/>
        </w:rPr>
      </w:pPr>
      <w:r>
        <w:rPr>
          <w:lang w:eastAsia="en-AU"/>
        </w:rPr>
        <w:t>9981</w:t>
      </w:r>
      <w:r>
        <w:rPr>
          <w:lang w:eastAsia="en-AU"/>
        </w:rPr>
        <w:tab/>
        <w:t>LWHP- Factoring</w:t>
      </w:r>
      <w:r w:rsidR="00DD2041">
        <w:rPr>
          <w:lang w:eastAsia="en-AU"/>
        </w:rPr>
        <w:t xml:space="preserve">  </w:t>
      </w:r>
    </w:p>
    <w:p w14:paraId="4A0807A6" w14:textId="721414AA" w:rsidR="001D721A" w:rsidRDefault="00DF11A7" w:rsidP="001D721A">
      <w:pPr>
        <w:rPr>
          <w:lang w:eastAsia="en-AU"/>
        </w:rPr>
      </w:pPr>
      <w:r w:rsidRPr="00DF11A7">
        <w:rPr>
          <w:lang w:eastAsia="en-AU"/>
        </w:rPr>
        <w:t>9982</w:t>
      </w:r>
      <w:r w:rsidRPr="00DF11A7">
        <w:rPr>
          <w:lang w:eastAsia="en-AU"/>
        </w:rPr>
        <w:tab/>
        <w:t xml:space="preserve">Ext LWHP </w:t>
      </w:r>
      <w:r>
        <w:rPr>
          <w:lang w:eastAsia="en-AU"/>
        </w:rPr>
        <w:t>–</w:t>
      </w:r>
      <w:r w:rsidRPr="00DF11A7">
        <w:rPr>
          <w:lang w:eastAsia="en-AU"/>
        </w:rPr>
        <w:t xml:space="preserve"> </w:t>
      </w:r>
      <w:proofErr w:type="gramStart"/>
      <w:r w:rsidRPr="00DF11A7">
        <w:rPr>
          <w:lang w:eastAsia="en-AU"/>
        </w:rPr>
        <w:t>Factoring</w:t>
      </w:r>
      <w:r>
        <w:rPr>
          <w:lang w:eastAsia="en-AU"/>
        </w:rPr>
        <w:t xml:space="preserve">  (</w:t>
      </w:r>
      <w:proofErr w:type="gramEnd"/>
      <w:r>
        <w:rPr>
          <w:lang w:eastAsia="en-AU"/>
        </w:rPr>
        <w:t xml:space="preserve">Added </w:t>
      </w:r>
      <w:r w:rsidR="00EF0C35">
        <w:rPr>
          <w:lang w:eastAsia="en-AU"/>
        </w:rPr>
        <w:t>in V0.3)</w:t>
      </w:r>
    </w:p>
    <w:p w14:paraId="311A5435" w14:textId="77777777" w:rsidR="001D721A" w:rsidRDefault="001D721A" w:rsidP="001D721A">
      <w:pPr>
        <w:rPr>
          <w:lang w:eastAsia="en-AU"/>
        </w:rPr>
      </w:pPr>
      <w:r>
        <w:rPr>
          <w:lang w:eastAsia="en-AU"/>
        </w:rPr>
        <w:t>9983</w:t>
      </w:r>
      <w:r>
        <w:rPr>
          <w:lang w:eastAsia="en-AU"/>
        </w:rPr>
        <w:tab/>
        <w:t xml:space="preserve">EXT </w:t>
      </w:r>
      <w:proofErr w:type="spellStart"/>
      <w:r>
        <w:rPr>
          <w:lang w:eastAsia="en-AU"/>
        </w:rPr>
        <w:t>Lve</w:t>
      </w:r>
      <w:proofErr w:type="spellEnd"/>
      <w:r>
        <w:rPr>
          <w:lang w:eastAsia="en-AU"/>
        </w:rPr>
        <w:t xml:space="preserve"> - Factoring</w:t>
      </w:r>
    </w:p>
    <w:p w14:paraId="5E12A5F4" w14:textId="5A1D341E" w:rsidR="001D721A" w:rsidRDefault="001D721A" w:rsidP="001D721A">
      <w:pPr>
        <w:rPr>
          <w:lang w:eastAsia="en-AU"/>
        </w:rPr>
      </w:pPr>
      <w:r>
        <w:rPr>
          <w:lang w:eastAsia="en-AU"/>
        </w:rPr>
        <w:t>9987</w:t>
      </w:r>
      <w:r>
        <w:rPr>
          <w:lang w:eastAsia="en-AU"/>
        </w:rPr>
        <w:tab/>
        <w:t xml:space="preserve">Suspended Leave- </w:t>
      </w:r>
      <w:proofErr w:type="spellStart"/>
      <w:r>
        <w:rPr>
          <w:lang w:eastAsia="en-AU"/>
        </w:rPr>
        <w:t>Factorin</w:t>
      </w:r>
      <w:proofErr w:type="spellEnd"/>
    </w:p>
    <w:p w14:paraId="45780425" w14:textId="46C7CD52" w:rsidR="001D721A" w:rsidRDefault="00E0123E" w:rsidP="00860D7B">
      <w:pPr>
        <w:rPr>
          <w:lang w:eastAsia="en-AU"/>
        </w:rPr>
      </w:pPr>
      <w:r>
        <w:rPr>
          <w:lang w:eastAsia="en-AU"/>
        </w:rPr>
        <w:lastRenderedPageBreak/>
        <w:t xml:space="preserve">From a technical view the hours of the above WT’s will </w:t>
      </w:r>
      <w:r w:rsidR="001D721A">
        <w:rPr>
          <w:lang w:eastAsia="en-AU"/>
        </w:rPr>
        <w:t xml:space="preserve">cumulate to another custom WT </w:t>
      </w:r>
      <w:r w:rsidR="002E5754">
        <w:rPr>
          <w:lang w:eastAsia="en-AU"/>
        </w:rPr>
        <w:t>with special EPSS pay week (CNTR) keys set</w:t>
      </w:r>
      <w:r>
        <w:rPr>
          <w:lang w:eastAsia="en-AU"/>
        </w:rPr>
        <w:t xml:space="preserve">, then add the custom WT back to the EPPS salary factors. </w:t>
      </w:r>
      <w:r w:rsidR="001D721A">
        <w:rPr>
          <w:lang w:eastAsia="en-AU"/>
        </w:rPr>
        <w:t>This is required to ensure the right hours are added back.</w:t>
      </w:r>
    </w:p>
    <w:p w14:paraId="53E95582" w14:textId="2122C3D0" w:rsidR="002B1DBF" w:rsidRDefault="002B1DBF" w:rsidP="00860D7B">
      <w:pPr>
        <w:rPr>
          <w:lang w:eastAsia="en-AU"/>
        </w:rPr>
      </w:pPr>
      <w:r w:rsidRPr="00E0123E">
        <w:rPr>
          <w:lang w:eastAsia="en-AU"/>
        </w:rPr>
        <w:t xml:space="preserve">The actual changes in the project need to incorporate </w:t>
      </w:r>
      <w:hyperlink w:anchor="_BR019_Leave_impact" w:history="1">
        <w:r w:rsidR="00E0123E" w:rsidRPr="00E0123E">
          <w:rPr>
            <w:rStyle w:val="Hyperlink"/>
            <w:rFonts w:ascii="Calibri" w:eastAsia="Times New Roman" w:hAnsi="Calibri" w:cs="Calibri"/>
            <w:kern w:val="0"/>
            <w:sz w:val="16"/>
            <w:szCs w:val="16"/>
            <w14:ligatures w14:val="none"/>
          </w:rPr>
          <w:t>BR019 Leave impact to EPSS payments</w:t>
        </w:r>
      </w:hyperlink>
      <w:r w:rsidR="00E0123E">
        <w:rPr>
          <w:rStyle w:val="Hyperlink"/>
          <w:rFonts w:ascii="Calibri" w:eastAsia="Times New Roman" w:hAnsi="Calibri" w:cs="Calibri"/>
          <w:kern w:val="0"/>
          <w:sz w:val="16"/>
          <w:szCs w:val="16"/>
          <w14:ligatures w14:val="none"/>
        </w:rPr>
        <w:t>.</w:t>
      </w:r>
      <w:r w:rsidRPr="00E0123E">
        <w:rPr>
          <w:lang w:eastAsia="en-AU"/>
        </w:rPr>
        <w:t xml:space="preserve">   The build can be done in any way, but </w:t>
      </w:r>
      <w:r w:rsidR="00E0123E">
        <w:rPr>
          <w:lang w:eastAsia="en-AU"/>
        </w:rPr>
        <w:t xml:space="preserve">it </w:t>
      </w:r>
      <w:r w:rsidRPr="00E0123E">
        <w:rPr>
          <w:lang w:eastAsia="en-AU"/>
        </w:rPr>
        <w:t>need</w:t>
      </w:r>
      <w:r w:rsidR="00E0123E">
        <w:rPr>
          <w:lang w:eastAsia="en-AU"/>
        </w:rPr>
        <w:t>s</w:t>
      </w:r>
      <w:r w:rsidRPr="00E0123E">
        <w:rPr>
          <w:lang w:eastAsia="en-AU"/>
        </w:rPr>
        <w:t xml:space="preserve"> to incorporate the different values of half paid and extended double pay absences before and post STP2 prework.  The Non</w:t>
      </w:r>
      <w:r w:rsidR="00B75CBE" w:rsidRPr="00E0123E">
        <w:rPr>
          <w:lang w:eastAsia="en-AU"/>
        </w:rPr>
        <w:t>-e</w:t>
      </w:r>
      <w:r w:rsidRPr="00E0123E">
        <w:rPr>
          <w:lang w:eastAsia="en-AU"/>
        </w:rPr>
        <w:t xml:space="preserve">xtended Half pay absences </w:t>
      </w:r>
      <w:r w:rsidR="00B75CBE" w:rsidRPr="00E0123E">
        <w:rPr>
          <w:lang w:eastAsia="en-AU"/>
        </w:rPr>
        <w:t xml:space="preserve">share the same factor WT (9981) as </w:t>
      </w:r>
      <w:r w:rsidRPr="00E0123E">
        <w:rPr>
          <w:lang w:eastAsia="en-AU"/>
        </w:rPr>
        <w:t>recreational</w:t>
      </w:r>
      <w:r w:rsidR="00B75CBE" w:rsidRPr="00E0123E">
        <w:rPr>
          <w:lang w:eastAsia="en-AU"/>
        </w:rPr>
        <w:t xml:space="preserve"> half paid leave. That and the STP2 pre-work go</w:t>
      </w:r>
      <w:r w:rsidR="002A4660">
        <w:rPr>
          <w:lang w:eastAsia="en-AU"/>
        </w:rPr>
        <w:t xml:space="preserve"> live</w:t>
      </w:r>
      <w:r w:rsidR="00B75CBE" w:rsidRPr="00E0123E">
        <w:rPr>
          <w:lang w:eastAsia="en-AU"/>
        </w:rPr>
        <w:t xml:space="preserve"> changes effective 25.4.2025 is to be taken in consideration</w:t>
      </w:r>
      <w:r w:rsidR="00E0123E">
        <w:rPr>
          <w:lang w:eastAsia="en-AU"/>
        </w:rPr>
        <w:t xml:space="preserve"> and that is why the above is the recommend</w:t>
      </w:r>
      <w:r w:rsidR="002A4660">
        <w:rPr>
          <w:lang w:eastAsia="en-AU"/>
        </w:rPr>
        <w:t>ed design</w:t>
      </w:r>
      <w:r w:rsidR="00B75CBE" w:rsidRPr="00E0123E">
        <w:rPr>
          <w:lang w:eastAsia="en-AU"/>
        </w:rPr>
        <w:t>.</w:t>
      </w:r>
      <w:r w:rsidRPr="00E0123E">
        <w:rPr>
          <w:lang w:eastAsia="en-AU"/>
        </w:rPr>
        <w:t xml:space="preserve"> </w:t>
      </w:r>
    </w:p>
    <w:p w14:paraId="59259137" w14:textId="1F24A0F1" w:rsidR="00E0123E" w:rsidRDefault="00E0123E" w:rsidP="00860D7B">
      <w:pPr>
        <w:rPr>
          <w:lang w:eastAsia="en-AU"/>
        </w:rPr>
      </w:pPr>
      <w:r>
        <w:rPr>
          <w:lang w:eastAsia="en-AU"/>
        </w:rPr>
        <w:t xml:space="preserve">The </w:t>
      </w:r>
      <w:r w:rsidR="0013415F">
        <w:rPr>
          <w:lang w:eastAsia="en-AU"/>
        </w:rPr>
        <w:t xml:space="preserve">recommended </w:t>
      </w:r>
      <w:r>
        <w:rPr>
          <w:lang w:eastAsia="en-AU"/>
        </w:rPr>
        <w:t xml:space="preserve">process as per the design document is to </w:t>
      </w:r>
    </w:p>
    <w:p w14:paraId="6C8823B3" w14:textId="10903518" w:rsidR="0013415F" w:rsidRDefault="0013415F" w:rsidP="00660F97">
      <w:pPr>
        <w:pStyle w:val="ListParagraph"/>
        <w:numPr>
          <w:ilvl w:val="0"/>
          <w:numId w:val="9"/>
        </w:numPr>
        <w:rPr>
          <w:lang w:eastAsia="en-AU"/>
        </w:rPr>
      </w:pPr>
      <w:r>
        <w:rPr>
          <w:lang w:eastAsia="en-AU"/>
        </w:rPr>
        <w:t>Change n</w:t>
      </w:r>
      <w:r w:rsidR="00E0123E">
        <w:rPr>
          <w:lang w:eastAsia="en-AU"/>
        </w:rPr>
        <w:t>ot reduce the period salary</w:t>
      </w:r>
      <w:r w:rsidR="002A4660">
        <w:rPr>
          <w:lang w:eastAsia="en-AU"/>
        </w:rPr>
        <w:t xml:space="preserve"> factor </w:t>
      </w:r>
      <w:r w:rsidR="00E0123E">
        <w:rPr>
          <w:lang w:eastAsia="en-AU"/>
        </w:rPr>
        <w:t>with any of the above leave</w:t>
      </w:r>
      <w:r>
        <w:rPr>
          <w:lang w:eastAsia="en-AU"/>
        </w:rPr>
        <w:t>s (by adding the leave hours back from what is in included in TSAU</w:t>
      </w:r>
      <w:r w:rsidR="002A4660">
        <w:rPr>
          <w:lang w:eastAsia="en-AU"/>
        </w:rPr>
        <w:t xml:space="preserve"> (the SAP standard cumulation for LWOP)</w:t>
      </w:r>
      <w:r>
        <w:rPr>
          <w:lang w:eastAsia="en-AU"/>
        </w:rPr>
        <w:t>)</w:t>
      </w:r>
    </w:p>
    <w:p w14:paraId="358D193F" w14:textId="511CB2D7" w:rsidR="0013415F" w:rsidRDefault="00E0123E" w:rsidP="00660F97">
      <w:pPr>
        <w:pStyle w:val="ListParagraph"/>
        <w:numPr>
          <w:ilvl w:val="1"/>
          <w:numId w:val="9"/>
        </w:numPr>
        <w:rPr>
          <w:lang w:eastAsia="en-AU"/>
        </w:rPr>
      </w:pPr>
      <w:r>
        <w:rPr>
          <w:lang w:eastAsia="en-AU"/>
        </w:rPr>
        <w:t>Reduce the period salary with the above leaves via the actual earnings WT</w:t>
      </w:r>
      <w:r w:rsidR="002A4660">
        <w:rPr>
          <w:lang w:eastAsia="en-AU"/>
        </w:rPr>
        <w:t xml:space="preserve">. See </w:t>
      </w:r>
      <w:hyperlink w:anchor="_BR019_Leave_impact" w:history="1">
        <w:r w:rsidR="002A4660" w:rsidRPr="002A4660">
          <w:rPr>
            <w:rStyle w:val="Hyperlink"/>
            <w:lang w:eastAsia="en-AU"/>
          </w:rPr>
          <w:t>BR019 Leave impact to EPSS payments.</w:t>
        </w:r>
      </w:hyperlink>
      <w:r w:rsidR="0013415F">
        <w:rPr>
          <w:lang w:eastAsia="en-AU"/>
        </w:rPr>
        <w:t xml:space="preserve"> </w:t>
      </w:r>
    </w:p>
    <w:p w14:paraId="7D1AB43B" w14:textId="6BD9CEB7" w:rsidR="0013415F" w:rsidRDefault="0013415F" w:rsidP="0013415F">
      <w:pPr>
        <w:pStyle w:val="ListParagraph"/>
        <w:numPr>
          <w:ilvl w:val="2"/>
          <w:numId w:val="9"/>
        </w:numPr>
        <w:rPr>
          <w:lang w:eastAsia="en-AU"/>
        </w:rPr>
      </w:pPr>
      <w:r>
        <w:rPr>
          <w:lang w:eastAsia="en-AU"/>
        </w:rPr>
        <w:t>The actual earnings WT to at first include 100% worth of the above absences (worth varies pre and post STP2 prework been all-inclusive vs a Gross based value)</w:t>
      </w:r>
    </w:p>
    <w:p w14:paraId="5756F047" w14:textId="55C68343" w:rsidR="00E0123E" w:rsidRDefault="002A4660" w:rsidP="0013415F">
      <w:pPr>
        <w:pStyle w:val="ListParagraph"/>
        <w:numPr>
          <w:ilvl w:val="2"/>
          <w:numId w:val="9"/>
        </w:numPr>
        <w:rPr>
          <w:lang w:eastAsia="en-AU"/>
        </w:rPr>
      </w:pPr>
      <w:r>
        <w:rPr>
          <w:lang w:eastAsia="en-AU"/>
        </w:rPr>
        <w:t>Then the actual earnings WT is to be r</w:t>
      </w:r>
      <w:r w:rsidR="0013415F">
        <w:rPr>
          <w:lang w:eastAsia="en-AU"/>
        </w:rPr>
        <w:t>educe</w:t>
      </w:r>
      <w:r>
        <w:rPr>
          <w:lang w:eastAsia="en-AU"/>
        </w:rPr>
        <w:t>d</w:t>
      </w:r>
      <w:r w:rsidR="0013415F">
        <w:rPr>
          <w:lang w:eastAsia="en-AU"/>
        </w:rPr>
        <w:t xml:space="preserve"> with 100% worth of the Extended and recreational leave at the all-inclusive rate. </w:t>
      </w:r>
      <w:r w:rsidR="00E0123E">
        <w:rPr>
          <w:lang w:eastAsia="en-AU"/>
        </w:rPr>
        <w:t xml:space="preserve"> </w:t>
      </w:r>
    </w:p>
    <w:p w14:paraId="7184D73C" w14:textId="187D4A3F" w:rsidR="001A03D3" w:rsidRDefault="001A03D3" w:rsidP="001A03D3">
      <w:pPr>
        <w:pStyle w:val="Heading5"/>
        <w:rPr>
          <w:lang w:eastAsia="en-AU"/>
        </w:rPr>
      </w:pPr>
      <w:bookmarkStart w:id="51" w:name="_Toc205482217"/>
      <w:r>
        <w:rPr>
          <w:lang w:eastAsia="en-AU"/>
        </w:rPr>
        <w:t>Build/config</w:t>
      </w:r>
    </w:p>
    <w:p w14:paraId="4CC9162D" w14:textId="3DB64B1A" w:rsidR="00461BCE" w:rsidRDefault="00461BCE" w:rsidP="0042425F">
      <w:pPr>
        <w:pStyle w:val="Heading6"/>
        <w:rPr>
          <w:lang w:eastAsia="en-AU"/>
        </w:rPr>
      </w:pPr>
      <w:r>
        <w:rPr>
          <w:lang w:eastAsia="en-AU"/>
        </w:rPr>
        <w:t xml:space="preserve">Wage types </w:t>
      </w:r>
    </w:p>
    <w:p w14:paraId="0CE7C415" w14:textId="25040423" w:rsidR="00461BCE" w:rsidRDefault="00461BCE" w:rsidP="00461BCE">
      <w:pPr>
        <w:rPr>
          <w:lang w:eastAsia="en-AU"/>
        </w:rPr>
      </w:pPr>
      <w:r>
        <w:rPr>
          <w:lang w:eastAsia="en-AU"/>
        </w:rPr>
        <w:t xml:space="preserve">Create new WT: </w:t>
      </w:r>
      <w:r w:rsidRPr="00461BCE">
        <w:rPr>
          <w:lang w:eastAsia="en-AU"/>
        </w:rPr>
        <w:t>9250</w:t>
      </w:r>
      <w:r w:rsidRPr="00461BCE">
        <w:rPr>
          <w:lang w:eastAsia="en-AU"/>
        </w:rPr>
        <w:tab/>
        <w:t xml:space="preserve">Pd </w:t>
      </w:r>
      <w:proofErr w:type="spellStart"/>
      <w:r w:rsidRPr="00461BCE">
        <w:rPr>
          <w:lang w:eastAsia="en-AU"/>
        </w:rPr>
        <w:t>lve</w:t>
      </w:r>
      <w:proofErr w:type="spellEnd"/>
      <w:r w:rsidRPr="00461BCE">
        <w:rPr>
          <w:lang w:eastAsia="en-AU"/>
        </w:rPr>
        <w:t xml:space="preserve">, Flag as </w:t>
      </w:r>
      <w:proofErr w:type="spellStart"/>
      <w:r w:rsidRPr="00461BCE">
        <w:rPr>
          <w:lang w:eastAsia="en-AU"/>
        </w:rPr>
        <w:t>Unp</w:t>
      </w:r>
      <w:proofErr w:type="spellEnd"/>
      <w:r w:rsidRPr="00461BCE">
        <w:rPr>
          <w:lang w:eastAsia="en-AU"/>
        </w:rPr>
        <w:t>: Hrs</w:t>
      </w:r>
      <w:r w:rsidRPr="00461BCE">
        <w:rPr>
          <w:lang w:eastAsia="en-AU"/>
        </w:rPr>
        <w:tab/>
      </w:r>
      <w:r>
        <w:rPr>
          <w:lang w:eastAsia="en-AU"/>
        </w:rPr>
        <w:t xml:space="preserve">                  </w:t>
      </w:r>
      <w:proofErr w:type="spellStart"/>
      <w:r w:rsidRPr="00461BCE">
        <w:rPr>
          <w:lang w:eastAsia="en-AU"/>
        </w:rPr>
        <w:t>PdUnpHrs</w:t>
      </w:r>
      <w:proofErr w:type="spellEnd"/>
    </w:p>
    <w:p w14:paraId="1E04D2F3" w14:textId="57F96589" w:rsidR="00461BCE" w:rsidRDefault="00461BCE" w:rsidP="00461BCE">
      <w:pPr>
        <w:rPr>
          <w:lang w:eastAsia="en-AU"/>
        </w:rPr>
      </w:pPr>
      <w:r>
        <w:rPr>
          <w:lang w:eastAsia="en-AU"/>
        </w:rPr>
        <w:t>WT 9250 will hold all the hours of the paid leave flagged as unpaid</w:t>
      </w:r>
      <w:r w:rsidR="00690084">
        <w:rPr>
          <w:lang w:eastAsia="en-AU"/>
        </w:rPr>
        <w:t xml:space="preserve">. The WT will have the week1/week2 CNTR3 split assigned to align with </w:t>
      </w:r>
      <w:r w:rsidR="00645B0F">
        <w:rPr>
          <w:lang w:eastAsia="en-AU"/>
        </w:rPr>
        <w:t>EPSS salary &amp; actual earnings compilations.</w:t>
      </w:r>
      <w:r w:rsidR="00690084">
        <w:rPr>
          <w:lang w:eastAsia="en-AU"/>
        </w:rPr>
        <w:t xml:space="preserve"> </w:t>
      </w:r>
      <w:r>
        <w:rPr>
          <w:lang w:eastAsia="en-AU"/>
        </w:rPr>
        <w:t xml:space="preserve"> </w:t>
      </w:r>
    </w:p>
    <w:p w14:paraId="6CC06182" w14:textId="5E8175C5" w:rsidR="00B05B15" w:rsidRDefault="009452E7" w:rsidP="00461BCE">
      <w:pPr>
        <w:rPr>
          <w:lang w:eastAsia="en-AU"/>
        </w:rPr>
      </w:pPr>
      <w:r>
        <w:rPr>
          <w:lang w:eastAsia="en-AU"/>
        </w:rPr>
        <w:t>WT 9250 is c</w:t>
      </w:r>
      <w:r w:rsidR="00B05B15">
        <w:rPr>
          <w:lang w:eastAsia="en-AU"/>
        </w:rPr>
        <w:t>reated in rule Z324</w:t>
      </w:r>
      <w:r w:rsidR="00BC52D6">
        <w:rPr>
          <w:lang w:eastAsia="en-AU"/>
        </w:rPr>
        <w:t xml:space="preserve">. It is used for all EPSS </w:t>
      </w:r>
      <w:r w:rsidR="00D5192A">
        <w:rPr>
          <w:lang w:eastAsia="en-AU"/>
        </w:rPr>
        <w:t>periods and can be used in other areas as well</w:t>
      </w:r>
      <w:r w:rsidR="003640B2">
        <w:rPr>
          <w:lang w:eastAsia="en-AU"/>
        </w:rPr>
        <w:t>.</w:t>
      </w:r>
    </w:p>
    <w:p w14:paraId="296AE53B" w14:textId="1C35D153" w:rsidR="003935C1" w:rsidRDefault="003935C1" w:rsidP="0042425F">
      <w:pPr>
        <w:pStyle w:val="Heading6"/>
        <w:rPr>
          <w:lang w:eastAsia="en-AU"/>
        </w:rPr>
      </w:pPr>
      <w:r>
        <w:rPr>
          <w:lang w:eastAsia="en-AU"/>
        </w:rPr>
        <w:t>New rule Z</w:t>
      </w:r>
      <w:proofErr w:type="gramStart"/>
      <w:r>
        <w:rPr>
          <w:lang w:eastAsia="en-AU"/>
        </w:rPr>
        <w:t xml:space="preserve">324 </w:t>
      </w:r>
      <w:r w:rsidR="009F3C2A">
        <w:rPr>
          <w:lang w:eastAsia="en-AU"/>
        </w:rPr>
        <w:t xml:space="preserve"> </w:t>
      </w:r>
      <w:r w:rsidR="009F3C2A" w:rsidRPr="009F3C2A">
        <w:rPr>
          <w:lang w:eastAsia="en-AU"/>
        </w:rPr>
        <w:t>EPSS</w:t>
      </w:r>
      <w:proofErr w:type="gramEnd"/>
      <w:r w:rsidR="009F3C2A" w:rsidRPr="009F3C2A">
        <w:rPr>
          <w:lang w:eastAsia="en-AU"/>
        </w:rPr>
        <w:t xml:space="preserve"> Count of paid </w:t>
      </w:r>
      <w:proofErr w:type="spellStart"/>
      <w:r w:rsidR="009F3C2A" w:rsidRPr="009F3C2A">
        <w:rPr>
          <w:lang w:eastAsia="en-AU"/>
        </w:rPr>
        <w:t>lve</w:t>
      </w:r>
      <w:proofErr w:type="spellEnd"/>
      <w:r w:rsidR="009F3C2A" w:rsidRPr="009F3C2A">
        <w:rPr>
          <w:lang w:eastAsia="en-AU"/>
        </w:rPr>
        <w:t xml:space="preserve"> hrs flagged as unpaid with week CNTR3</w:t>
      </w:r>
    </w:p>
    <w:p w14:paraId="1FB9679E" w14:textId="77777777" w:rsidR="00524F2B" w:rsidRDefault="00482E0D" w:rsidP="00482E0D">
      <w:pPr>
        <w:rPr>
          <w:lang w:eastAsia="en-AU"/>
        </w:rPr>
      </w:pPr>
      <w:r>
        <w:rPr>
          <w:lang w:eastAsia="en-AU"/>
        </w:rPr>
        <w:t>The rule creates WT 9250 that holds the paid leave hours that are flagged as unpaid</w:t>
      </w:r>
      <w:r w:rsidR="005D7F41">
        <w:rPr>
          <w:lang w:eastAsia="en-AU"/>
        </w:rPr>
        <w:t xml:space="preserve">. It holds the </w:t>
      </w:r>
      <w:r w:rsidR="00CB7D91">
        <w:rPr>
          <w:lang w:eastAsia="en-AU"/>
        </w:rPr>
        <w:t>EPSS /</w:t>
      </w:r>
      <w:r w:rsidR="002B499C">
        <w:rPr>
          <w:lang w:eastAsia="en-AU"/>
        </w:rPr>
        <w:t xml:space="preserve"> </w:t>
      </w:r>
      <w:r w:rsidR="00CB7D91">
        <w:rPr>
          <w:lang w:eastAsia="en-AU"/>
        </w:rPr>
        <w:t xml:space="preserve">WC pay week in the CNTR3 split to align with subsequent use </w:t>
      </w:r>
      <w:r w:rsidR="008C29A5">
        <w:rPr>
          <w:lang w:eastAsia="en-AU"/>
        </w:rPr>
        <w:t>in EPSS rules.</w:t>
      </w:r>
      <w:r w:rsidR="00B674BA">
        <w:rPr>
          <w:lang w:eastAsia="en-AU"/>
        </w:rPr>
        <w:t xml:space="preserve"> The input leave hours WT’s </w:t>
      </w:r>
      <w:r w:rsidR="0084563A">
        <w:rPr>
          <w:lang w:eastAsia="en-AU"/>
        </w:rPr>
        <w:t>(998</w:t>
      </w:r>
      <w:r w:rsidR="000166C4">
        <w:rPr>
          <w:lang w:eastAsia="en-AU"/>
        </w:rPr>
        <w:t>1</w:t>
      </w:r>
      <w:r w:rsidR="0084563A">
        <w:rPr>
          <w:lang w:eastAsia="en-AU"/>
        </w:rPr>
        <w:t xml:space="preserve"> 998</w:t>
      </w:r>
      <w:r w:rsidR="000166C4">
        <w:rPr>
          <w:lang w:eastAsia="en-AU"/>
        </w:rPr>
        <w:t>2</w:t>
      </w:r>
      <w:r w:rsidR="00524F2B">
        <w:rPr>
          <w:lang w:eastAsia="en-AU"/>
        </w:rPr>
        <w:t xml:space="preserve"> 9983 9987)</w:t>
      </w:r>
      <w:r w:rsidR="0084563A">
        <w:rPr>
          <w:lang w:eastAsia="en-AU"/>
        </w:rPr>
        <w:t xml:space="preserve"> </w:t>
      </w:r>
      <w:r w:rsidR="00B674BA">
        <w:rPr>
          <w:lang w:eastAsia="en-AU"/>
        </w:rPr>
        <w:t xml:space="preserve">historically holds the hours in the rate field as it is used in standard factoring. </w:t>
      </w:r>
    </w:p>
    <w:p w14:paraId="7F102ACC" w14:textId="3804F63B" w:rsidR="00482E0D" w:rsidRDefault="00B674BA" w:rsidP="00482E0D">
      <w:pPr>
        <w:rPr>
          <w:lang w:eastAsia="en-AU"/>
        </w:rPr>
      </w:pPr>
      <w:r>
        <w:rPr>
          <w:lang w:eastAsia="en-AU"/>
        </w:rPr>
        <w:t xml:space="preserve">EPSS needs the </w:t>
      </w:r>
      <w:r w:rsidR="00427AF8">
        <w:rPr>
          <w:lang w:eastAsia="en-AU"/>
        </w:rPr>
        <w:t xml:space="preserve">hours in the hours field. The rule ensures </w:t>
      </w:r>
      <w:r w:rsidR="00303383">
        <w:rPr>
          <w:lang w:eastAsia="en-AU"/>
        </w:rPr>
        <w:t>W</w:t>
      </w:r>
      <w:r w:rsidR="004D177F">
        <w:rPr>
          <w:lang w:eastAsia="en-AU"/>
        </w:rPr>
        <w:t>T</w:t>
      </w:r>
      <w:r w:rsidR="00303383">
        <w:rPr>
          <w:lang w:eastAsia="en-AU"/>
        </w:rPr>
        <w:t xml:space="preserve"> 9250 </w:t>
      </w:r>
      <w:r w:rsidR="004D177F">
        <w:rPr>
          <w:lang w:eastAsia="en-AU"/>
        </w:rPr>
        <w:t>reflect</w:t>
      </w:r>
      <w:r w:rsidR="00B73CE1">
        <w:rPr>
          <w:lang w:eastAsia="en-AU"/>
        </w:rPr>
        <w:t>s</w:t>
      </w:r>
      <w:r w:rsidR="004D177F">
        <w:rPr>
          <w:lang w:eastAsia="en-AU"/>
        </w:rPr>
        <w:t xml:space="preserve"> the </w:t>
      </w:r>
      <w:r w:rsidR="00427178">
        <w:rPr>
          <w:lang w:eastAsia="en-AU"/>
        </w:rPr>
        <w:t>hours field populated</w:t>
      </w:r>
      <w:r w:rsidR="008A5BEF">
        <w:rPr>
          <w:lang w:eastAsia="en-AU"/>
        </w:rPr>
        <w:t>.</w:t>
      </w:r>
    </w:p>
    <w:p w14:paraId="51778FE8" w14:textId="77777777" w:rsidR="008469E7" w:rsidRPr="008469E7" w:rsidRDefault="008469E7" w:rsidP="008469E7">
      <w:pPr>
        <w:rPr>
          <w:sz w:val="14"/>
          <w:szCs w:val="14"/>
          <w:lang w:eastAsia="en-AU"/>
        </w:rPr>
      </w:pPr>
      <w:r w:rsidRPr="008469E7">
        <w:rPr>
          <w:sz w:val="14"/>
          <w:szCs w:val="14"/>
          <w:lang w:eastAsia="en-AU"/>
        </w:rPr>
        <w:t>Z324                 *                    9981</w:t>
      </w:r>
    </w:p>
    <w:p w14:paraId="72D89431" w14:textId="77777777" w:rsidR="008469E7" w:rsidRPr="008469E7" w:rsidRDefault="008469E7" w:rsidP="008469E7">
      <w:pPr>
        <w:rPr>
          <w:sz w:val="14"/>
          <w:szCs w:val="14"/>
          <w:lang w:eastAsia="en-AU"/>
        </w:rPr>
      </w:pPr>
      <w:r w:rsidRPr="008469E7">
        <w:rPr>
          <w:sz w:val="14"/>
          <w:szCs w:val="14"/>
          <w:lang w:eastAsia="en-AU"/>
        </w:rPr>
        <w:t xml:space="preserve">           D ADDWT *   %WEEKP               "HALF PAID LEAVE EXCLUDING EXT</w:t>
      </w:r>
    </w:p>
    <w:p w14:paraId="79B9FEA1" w14:textId="77777777" w:rsidR="008469E7" w:rsidRPr="008469E7" w:rsidRDefault="008469E7" w:rsidP="008469E7">
      <w:pPr>
        <w:rPr>
          <w:sz w:val="14"/>
          <w:szCs w:val="14"/>
          <w:lang w:eastAsia="en-AU"/>
        </w:rPr>
      </w:pPr>
      <w:r w:rsidRPr="008469E7">
        <w:rPr>
          <w:sz w:val="14"/>
          <w:szCs w:val="14"/>
          <w:lang w:eastAsia="en-AU"/>
        </w:rPr>
        <w:t>1            SETIN 3=01NUM=1     MULTI NRN ADDWT 9250</w:t>
      </w:r>
    </w:p>
    <w:p w14:paraId="6F6A56CE" w14:textId="77777777" w:rsidR="008469E7" w:rsidRPr="008469E7" w:rsidRDefault="008469E7" w:rsidP="008469E7">
      <w:pPr>
        <w:rPr>
          <w:sz w:val="14"/>
          <w:szCs w:val="14"/>
          <w:lang w:eastAsia="en-AU"/>
        </w:rPr>
      </w:pPr>
      <w:r w:rsidRPr="008469E7">
        <w:rPr>
          <w:sz w:val="14"/>
          <w:szCs w:val="14"/>
          <w:lang w:eastAsia="en-AU"/>
        </w:rPr>
        <w:t>2            SETIN 3=02NUM=1     MULTI NRN ADDWT 9250</w:t>
      </w:r>
    </w:p>
    <w:p w14:paraId="5D910177" w14:textId="77777777" w:rsidR="008469E7" w:rsidRPr="008469E7" w:rsidRDefault="008469E7" w:rsidP="008469E7">
      <w:pPr>
        <w:rPr>
          <w:sz w:val="14"/>
          <w:szCs w:val="14"/>
          <w:lang w:eastAsia="en-AU"/>
        </w:rPr>
      </w:pPr>
    </w:p>
    <w:p w14:paraId="1EF209F9" w14:textId="77777777" w:rsidR="008469E7" w:rsidRPr="008469E7" w:rsidRDefault="008469E7" w:rsidP="008469E7">
      <w:pPr>
        <w:rPr>
          <w:sz w:val="14"/>
          <w:szCs w:val="14"/>
          <w:lang w:eastAsia="en-AU"/>
        </w:rPr>
      </w:pPr>
      <w:r w:rsidRPr="008469E7">
        <w:rPr>
          <w:sz w:val="14"/>
          <w:szCs w:val="14"/>
          <w:lang w:eastAsia="en-AU"/>
        </w:rPr>
        <w:t>Z324                 *                    9982</w:t>
      </w:r>
    </w:p>
    <w:p w14:paraId="467563D5" w14:textId="77777777" w:rsidR="008469E7" w:rsidRPr="008469E7" w:rsidRDefault="008469E7" w:rsidP="008469E7">
      <w:pPr>
        <w:rPr>
          <w:sz w:val="14"/>
          <w:szCs w:val="14"/>
          <w:lang w:eastAsia="en-AU"/>
        </w:rPr>
      </w:pPr>
      <w:r w:rsidRPr="008469E7">
        <w:rPr>
          <w:sz w:val="14"/>
          <w:szCs w:val="14"/>
          <w:lang w:eastAsia="en-AU"/>
        </w:rPr>
        <w:t xml:space="preserve">           D ADDWT *   %WEEKP               "EXT HALF PAID</w:t>
      </w:r>
    </w:p>
    <w:p w14:paraId="2083BC12" w14:textId="77777777" w:rsidR="008469E7" w:rsidRPr="008469E7" w:rsidRDefault="008469E7" w:rsidP="008469E7">
      <w:pPr>
        <w:rPr>
          <w:sz w:val="14"/>
          <w:szCs w:val="14"/>
          <w:lang w:eastAsia="en-AU"/>
        </w:rPr>
      </w:pPr>
      <w:r w:rsidRPr="008469E7">
        <w:rPr>
          <w:sz w:val="14"/>
          <w:szCs w:val="14"/>
          <w:lang w:eastAsia="en-AU"/>
        </w:rPr>
        <w:t>1            SETIN 3=01NUM=1     MULTI NRN ADDWT 9250</w:t>
      </w:r>
    </w:p>
    <w:p w14:paraId="78D2C245" w14:textId="77777777" w:rsidR="008469E7" w:rsidRPr="008469E7" w:rsidRDefault="008469E7" w:rsidP="008469E7">
      <w:pPr>
        <w:rPr>
          <w:sz w:val="14"/>
          <w:szCs w:val="14"/>
          <w:lang w:eastAsia="en-AU"/>
        </w:rPr>
      </w:pPr>
      <w:r w:rsidRPr="008469E7">
        <w:rPr>
          <w:sz w:val="14"/>
          <w:szCs w:val="14"/>
          <w:lang w:eastAsia="en-AU"/>
        </w:rPr>
        <w:t>2            SETIN 3=02NUM=1     MULTI NRN ADDWT 9250</w:t>
      </w:r>
    </w:p>
    <w:p w14:paraId="4873D910" w14:textId="77777777" w:rsidR="008469E7" w:rsidRPr="008469E7" w:rsidRDefault="008469E7" w:rsidP="008469E7">
      <w:pPr>
        <w:rPr>
          <w:sz w:val="14"/>
          <w:szCs w:val="14"/>
          <w:lang w:eastAsia="en-AU"/>
        </w:rPr>
      </w:pPr>
    </w:p>
    <w:p w14:paraId="1F5B085E" w14:textId="77777777" w:rsidR="008469E7" w:rsidRPr="008469E7" w:rsidRDefault="008469E7" w:rsidP="008469E7">
      <w:pPr>
        <w:rPr>
          <w:sz w:val="14"/>
          <w:szCs w:val="14"/>
          <w:lang w:eastAsia="en-AU"/>
        </w:rPr>
      </w:pPr>
      <w:r w:rsidRPr="008469E7">
        <w:rPr>
          <w:sz w:val="14"/>
          <w:szCs w:val="14"/>
          <w:lang w:eastAsia="en-AU"/>
        </w:rPr>
        <w:t>Z324                 *                    9983</w:t>
      </w:r>
    </w:p>
    <w:p w14:paraId="025CB18E" w14:textId="77777777" w:rsidR="008469E7" w:rsidRPr="008469E7" w:rsidRDefault="008469E7" w:rsidP="008469E7">
      <w:pPr>
        <w:rPr>
          <w:sz w:val="14"/>
          <w:szCs w:val="14"/>
          <w:lang w:eastAsia="en-AU"/>
        </w:rPr>
      </w:pPr>
      <w:r w:rsidRPr="008469E7">
        <w:rPr>
          <w:sz w:val="14"/>
          <w:szCs w:val="14"/>
          <w:lang w:eastAsia="en-AU"/>
        </w:rPr>
        <w:lastRenderedPageBreak/>
        <w:t xml:space="preserve">           D ADDWT *   %WEEKP               "EXT 100% AND EXT DOUBLE LEAVE</w:t>
      </w:r>
    </w:p>
    <w:p w14:paraId="391438ED" w14:textId="77777777" w:rsidR="008469E7" w:rsidRPr="008469E7" w:rsidRDefault="008469E7" w:rsidP="008469E7">
      <w:pPr>
        <w:rPr>
          <w:sz w:val="14"/>
          <w:szCs w:val="14"/>
          <w:lang w:eastAsia="en-AU"/>
        </w:rPr>
      </w:pPr>
      <w:r w:rsidRPr="008469E7">
        <w:rPr>
          <w:sz w:val="14"/>
          <w:szCs w:val="14"/>
          <w:lang w:eastAsia="en-AU"/>
        </w:rPr>
        <w:t>1            SETIN 3=01NUM=1     MULTI NRN ADDWT 9250</w:t>
      </w:r>
    </w:p>
    <w:p w14:paraId="57D8B99C" w14:textId="77777777" w:rsidR="008469E7" w:rsidRPr="008469E7" w:rsidRDefault="008469E7" w:rsidP="008469E7">
      <w:pPr>
        <w:rPr>
          <w:sz w:val="14"/>
          <w:szCs w:val="14"/>
          <w:lang w:eastAsia="en-AU"/>
        </w:rPr>
      </w:pPr>
      <w:r w:rsidRPr="008469E7">
        <w:rPr>
          <w:sz w:val="14"/>
          <w:szCs w:val="14"/>
          <w:lang w:eastAsia="en-AU"/>
        </w:rPr>
        <w:t>2            SETIN 3=02NUM=1     MULTI NRN ADDWT 9250</w:t>
      </w:r>
    </w:p>
    <w:p w14:paraId="30557A87" w14:textId="77777777" w:rsidR="008469E7" w:rsidRPr="008469E7" w:rsidRDefault="008469E7" w:rsidP="008469E7">
      <w:pPr>
        <w:rPr>
          <w:sz w:val="14"/>
          <w:szCs w:val="14"/>
          <w:lang w:eastAsia="en-AU"/>
        </w:rPr>
      </w:pPr>
    </w:p>
    <w:p w14:paraId="5A4A5340" w14:textId="77777777" w:rsidR="008469E7" w:rsidRPr="008469E7" w:rsidRDefault="008469E7" w:rsidP="008469E7">
      <w:pPr>
        <w:rPr>
          <w:sz w:val="14"/>
          <w:szCs w:val="14"/>
          <w:lang w:eastAsia="en-AU"/>
        </w:rPr>
      </w:pPr>
      <w:r w:rsidRPr="008469E7">
        <w:rPr>
          <w:sz w:val="14"/>
          <w:szCs w:val="14"/>
          <w:lang w:eastAsia="en-AU"/>
        </w:rPr>
        <w:t>Z324                 *                    9987</w:t>
      </w:r>
    </w:p>
    <w:p w14:paraId="70689FA7" w14:textId="77777777" w:rsidR="008469E7" w:rsidRPr="008469E7" w:rsidRDefault="008469E7" w:rsidP="008469E7">
      <w:pPr>
        <w:rPr>
          <w:sz w:val="14"/>
          <w:szCs w:val="14"/>
          <w:lang w:eastAsia="en-AU"/>
        </w:rPr>
      </w:pPr>
      <w:r w:rsidRPr="008469E7">
        <w:rPr>
          <w:sz w:val="14"/>
          <w:szCs w:val="14"/>
          <w:lang w:eastAsia="en-AU"/>
        </w:rPr>
        <w:t xml:space="preserve">           D ADDWT *   %WEEKP               "SUSPENDED PAID LEAVE</w:t>
      </w:r>
    </w:p>
    <w:p w14:paraId="78C1CEF6" w14:textId="77777777" w:rsidR="008469E7" w:rsidRPr="008469E7" w:rsidRDefault="008469E7" w:rsidP="008469E7">
      <w:pPr>
        <w:rPr>
          <w:sz w:val="14"/>
          <w:szCs w:val="14"/>
          <w:lang w:eastAsia="en-AU"/>
        </w:rPr>
      </w:pPr>
      <w:r w:rsidRPr="008469E7">
        <w:rPr>
          <w:sz w:val="14"/>
          <w:szCs w:val="14"/>
          <w:lang w:eastAsia="en-AU"/>
        </w:rPr>
        <w:t>1            SETIN 3=01NUM=1     MULTI NRN ADDWT 9250</w:t>
      </w:r>
    </w:p>
    <w:p w14:paraId="34B6EDA7" w14:textId="3E2DB8F7" w:rsidR="008C29A5" w:rsidRPr="008C29A5" w:rsidRDefault="008469E7" w:rsidP="008469E7">
      <w:pPr>
        <w:rPr>
          <w:sz w:val="14"/>
          <w:szCs w:val="14"/>
          <w:lang w:eastAsia="en-AU"/>
        </w:rPr>
      </w:pPr>
      <w:r w:rsidRPr="008469E7">
        <w:rPr>
          <w:sz w:val="14"/>
          <w:szCs w:val="14"/>
          <w:lang w:eastAsia="en-AU"/>
        </w:rPr>
        <w:t>2            SETIN 3=02NUM=1     MULTI NRN ADDWT 9250</w:t>
      </w:r>
    </w:p>
    <w:p w14:paraId="2F25256D" w14:textId="0D5FA5DE" w:rsidR="001A03D3" w:rsidRDefault="00EF583F" w:rsidP="0042425F">
      <w:pPr>
        <w:pStyle w:val="Heading6"/>
        <w:rPr>
          <w:lang w:eastAsia="en-AU"/>
        </w:rPr>
      </w:pPr>
      <w:r>
        <w:rPr>
          <w:lang w:eastAsia="en-AU"/>
        </w:rPr>
        <w:t xml:space="preserve">Change </w:t>
      </w:r>
      <w:r w:rsidR="001A03D3">
        <w:rPr>
          <w:lang w:eastAsia="en-AU"/>
        </w:rPr>
        <w:t>Rule Z315</w:t>
      </w:r>
      <w:r w:rsidR="0042425F">
        <w:rPr>
          <w:lang w:eastAsia="en-AU"/>
        </w:rPr>
        <w:t xml:space="preserve"> </w:t>
      </w:r>
      <w:r w:rsidR="0042425F" w:rsidRPr="0042425F">
        <w:rPr>
          <w:lang w:eastAsia="en-AU"/>
        </w:rPr>
        <w:t>Change amount of 4909 to calculate using ORP from OLIMS</w:t>
      </w:r>
    </w:p>
    <w:p w14:paraId="57B07221" w14:textId="6E5EE672" w:rsidR="0042425F" w:rsidRDefault="0042425F" w:rsidP="0042425F">
      <w:pPr>
        <w:pStyle w:val="Heading8"/>
        <w:rPr>
          <w:lang w:eastAsia="en-AU"/>
        </w:rPr>
      </w:pPr>
      <w:r>
        <w:rPr>
          <w:lang w:eastAsia="en-AU"/>
        </w:rPr>
        <w:t>Before change</w:t>
      </w:r>
    </w:p>
    <w:p w14:paraId="3C88FBAC" w14:textId="0D0D70E3" w:rsidR="0042425F" w:rsidRDefault="0042425F" w:rsidP="007F52CD">
      <w:pPr>
        <w:rPr>
          <w:lang w:eastAsia="en-AU"/>
        </w:rPr>
      </w:pPr>
      <w:r w:rsidRPr="0042425F">
        <w:rPr>
          <w:lang w:eastAsia="en-AU"/>
        </w:rPr>
        <w:t xml:space="preserve">Last changed by      N1123611      On   </w:t>
      </w:r>
      <w:proofErr w:type="gramStart"/>
      <w:r w:rsidRPr="0042425F">
        <w:rPr>
          <w:lang w:eastAsia="en-AU"/>
        </w:rPr>
        <w:t>22.04.2025  At</w:t>
      </w:r>
      <w:proofErr w:type="gramEnd"/>
      <w:r w:rsidRPr="0042425F">
        <w:rPr>
          <w:lang w:eastAsia="en-AU"/>
        </w:rPr>
        <w:t xml:space="preserve">   18:08:55</w:t>
      </w:r>
    </w:p>
    <w:p w14:paraId="3183F2ED" w14:textId="2125C813" w:rsidR="004961DA" w:rsidRDefault="004961DA" w:rsidP="007F52CD">
      <w:pPr>
        <w:rPr>
          <w:lang w:eastAsia="en-AU"/>
        </w:rPr>
      </w:pPr>
      <w:r>
        <w:rPr>
          <w:lang w:eastAsia="en-AU"/>
        </w:rPr>
        <w:t>Compare to DB1 and TST010: No difference</w:t>
      </w:r>
      <w:r w:rsidR="007F52CD">
        <w:rPr>
          <w:lang w:eastAsia="en-AU"/>
        </w:rPr>
        <w:t>s found.</w:t>
      </w:r>
    </w:p>
    <w:p w14:paraId="3978E670" w14:textId="20E9C891" w:rsidR="00CD152C" w:rsidRDefault="00CD152C" w:rsidP="00CD152C">
      <w:r>
        <w:rPr>
          <w:lang w:eastAsia="en-AU"/>
        </w:rPr>
        <w:t xml:space="preserve">See </w:t>
      </w:r>
      <w:hyperlink r:id="rId19" w:history="1">
        <w:r>
          <w:rPr>
            <w:rStyle w:val="Hyperlink"/>
          </w:rPr>
          <w:t>Config objects check before change.xlsx</w:t>
        </w:r>
      </w:hyperlink>
      <w:r>
        <w:t xml:space="preserve"> worksheet </w:t>
      </w:r>
      <w:r w:rsidR="00A4679B">
        <w:t>‘</w:t>
      </w:r>
      <w:r w:rsidR="00A4679B" w:rsidRPr="00A4679B">
        <w:t xml:space="preserve">Rule Z315 B4 </w:t>
      </w:r>
      <w:proofErr w:type="spellStart"/>
      <w:r w:rsidR="00A4679B" w:rsidRPr="00A4679B">
        <w:t>chg</w:t>
      </w:r>
      <w:proofErr w:type="spellEnd"/>
      <w:r w:rsidR="00A4679B">
        <w:t>’</w:t>
      </w:r>
      <w:r>
        <w:t xml:space="preserve">. It shows </w:t>
      </w:r>
      <w:r w:rsidR="00A4679B">
        <w:t>rule Z315</w:t>
      </w:r>
      <w:r>
        <w:t xml:space="preserve"> before changes for EPSS phase 4.</w:t>
      </w:r>
    </w:p>
    <w:p w14:paraId="76C06ABF" w14:textId="2E2F57BA" w:rsidR="007F52CD" w:rsidRDefault="007F52CD" w:rsidP="007F52CD">
      <w:pPr>
        <w:pStyle w:val="Heading8"/>
        <w:rPr>
          <w:lang w:eastAsia="en-AU"/>
        </w:rPr>
      </w:pPr>
      <w:r>
        <w:rPr>
          <w:lang w:eastAsia="en-AU"/>
        </w:rPr>
        <w:t>After change</w:t>
      </w:r>
    </w:p>
    <w:p w14:paraId="6AD72DD1" w14:textId="0483C97A" w:rsidR="00333D1F" w:rsidRPr="00333D1F" w:rsidRDefault="00333D1F" w:rsidP="00333D1F">
      <w:pPr>
        <w:rPr>
          <w:lang w:eastAsia="en-AU"/>
        </w:rPr>
      </w:pPr>
      <w:r>
        <w:rPr>
          <w:lang w:eastAsia="en-AU"/>
        </w:rPr>
        <w:t xml:space="preserve">Added </w:t>
      </w:r>
      <w:r w:rsidR="00C81108">
        <w:rPr>
          <w:lang w:eastAsia="en-AU"/>
        </w:rPr>
        <w:t xml:space="preserve">items is </w:t>
      </w:r>
      <w:r w:rsidR="008C2894">
        <w:rPr>
          <w:lang w:eastAsia="en-AU"/>
        </w:rPr>
        <w:t xml:space="preserve">highlighted in </w:t>
      </w:r>
      <w:r w:rsidR="008C2894" w:rsidRPr="00053222">
        <w:rPr>
          <w:highlight w:val="green"/>
          <w:lang w:eastAsia="en-AU"/>
        </w:rPr>
        <w:t>green</w:t>
      </w:r>
      <w:r w:rsidR="00053222">
        <w:rPr>
          <w:lang w:eastAsia="en-AU"/>
        </w:rPr>
        <w:t xml:space="preserve">. Added items from other </w:t>
      </w:r>
      <w:r w:rsidR="007A0DC2">
        <w:rPr>
          <w:lang w:eastAsia="en-AU"/>
        </w:rPr>
        <w:t xml:space="preserve">build </w:t>
      </w:r>
      <w:r w:rsidR="00053222">
        <w:rPr>
          <w:lang w:eastAsia="en-AU"/>
        </w:rPr>
        <w:t xml:space="preserve">items </w:t>
      </w:r>
      <w:r w:rsidR="007A0DC2">
        <w:rPr>
          <w:lang w:eastAsia="en-AU"/>
        </w:rPr>
        <w:t>are</w:t>
      </w:r>
      <w:r w:rsidR="00053222">
        <w:rPr>
          <w:lang w:eastAsia="en-AU"/>
        </w:rPr>
        <w:t xml:space="preserve"> highlighted in </w:t>
      </w:r>
      <w:r w:rsidR="00053222" w:rsidRPr="00053222">
        <w:rPr>
          <w:highlight w:val="darkCyan"/>
          <w:lang w:eastAsia="en-AU"/>
        </w:rPr>
        <w:t>teal.</w:t>
      </w:r>
    </w:p>
    <w:p w14:paraId="028DB9C7" w14:textId="77777777" w:rsidR="00333D1F" w:rsidRPr="00333D1F" w:rsidRDefault="00333D1F" w:rsidP="00333D1F">
      <w:pPr>
        <w:rPr>
          <w:sz w:val="14"/>
          <w:szCs w:val="14"/>
          <w:lang w:eastAsia="en-AU"/>
        </w:rPr>
      </w:pPr>
      <w:r w:rsidRPr="00333D1F">
        <w:rPr>
          <w:sz w:val="14"/>
          <w:szCs w:val="14"/>
          <w:lang w:eastAsia="en-AU"/>
        </w:rPr>
        <w:t>Z315                 *                    9ORP</w:t>
      </w:r>
    </w:p>
    <w:p w14:paraId="121CA831" w14:textId="77777777" w:rsidR="00333D1F" w:rsidRPr="00333D1F" w:rsidRDefault="00333D1F" w:rsidP="00333D1F">
      <w:pPr>
        <w:rPr>
          <w:sz w:val="14"/>
          <w:szCs w:val="14"/>
          <w:lang w:eastAsia="en-AU"/>
        </w:rPr>
      </w:pPr>
      <w:r w:rsidRPr="00333D1F">
        <w:rPr>
          <w:sz w:val="14"/>
          <w:szCs w:val="14"/>
          <w:lang w:eastAsia="en-AU"/>
        </w:rPr>
        <w:t xml:space="preserve">            D SPLIT 3?</w:t>
      </w:r>
    </w:p>
    <w:p w14:paraId="706D0950" w14:textId="77777777" w:rsidR="00333D1F" w:rsidRPr="00333D1F" w:rsidRDefault="00333D1F" w:rsidP="00333D1F">
      <w:pPr>
        <w:rPr>
          <w:sz w:val="14"/>
          <w:szCs w:val="14"/>
          <w:lang w:eastAsia="en-AU"/>
        </w:rPr>
      </w:pPr>
      <w:r w:rsidRPr="00333D1F">
        <w:rPr>
          <w:sz w:val="14"/>
          <w:szCs w:val="14"/>
          <w:lang w:eastAsia="en-AU"/>
        </w:rPr>
        <w:t xml:space="preserve"> **           ZERO= NRA ADDWT *</w:t>
      </w:r>
    </w:p>
    <w:p w14:paraId="220B24AC" w14:textId="77777777" w:rsidR="00333D1F" w:rsidRPr="00333D1F" w:rsidRDefault="00333D1F" w:rsidP="00333D1F">
      <w:pPr>
        <w:rPr>
          <w:sz w:val="14"/>
          <w:szCs w:val="14"/>
          <w:lang w:eastAsia="en-AU"/>
        </w:rPr>
      </w:pPr>
      <w:r w:rsidRPr="00333D1F">
        <w:rPr>
          <w:sz w:val="14"/>
          <w:szCs w:val="14"/>
          <w:lang w:eastAsia="en-AU"/>
        </w:rPr>
        <w:t xml:space="preserve"> 01           ZERO= A   ZORP=     NUM=TSSOLLPRINT     NUM-TSAU**NEXTR A</w:t>
      </w:r>
    </w:p>
    <w:p w14:paraId="208A8F76" w14:textId="77777777" w:rsidR="00333D1F" w:rsidRPr="00333D1F" w:rsidRDefault="00333D1F" w:rsidP="00333D1F">
      <w:pPr>
        <w:rPr>
          <w:sz w:val="14"/>
          <w:szCs w:val="14"/>
          <w:lang w:eastAsia="en-AU"/>
        </w:rPr>
      </w:pPr>
      <w:r w:rsidRPr="00333D1F">
        <w:rPr>
          <w:sz w:val="14"/>
          <w:szCs w:val="14"/>
          <w:lang w:eastAsia="en-AU"/>
        </w:rPr>
        <w:t xml:space="preserve"> 01       A   PRINT     </w:t>
      </w:r>
      <w:r w:rsidRPr="00053222">
        <w:rPr>
          <w:sz w:val="14"/>
          <w:szCs w:val="14"/>
          <w:highlight w:val="green"/>
          <w:lang w:eastAsia="en-AU"/>
        </w:rPr>
        <w:t>NUM</w:t>
      </w:r>
      <w:proofErr w:type="gramStart"/>
      <w:r w:rsidRPr="00053222">
        <w:rPr>
          <w:sz w:val="14"/>
          <w:szCs w:val="14"/>
          <w:highlight w:val="green"/>
          <w:lang w:eastAsia="en-AU"/>
        </w:rPr>
        <w:t>+  9250</w:t>
      </w:r>
      <w:proofErr w:type="gramEnd"/>
      <w:r w:rsidRPr="00053222">
        <w:rPr>
          <w:sz w:val="14"/>
          <w:szCs w:val="14"/>
          <w:highlight w:val="green"/>
          <w:lang w:eastAsia="en-AU"/>
        </w:rPr>
        <w:t>PRINT</w:t>
      </w:r>
      <w:r w:rsidRPr="00333D1F">
        <w:rPr>
          <w:sz w:val="14"/>
          <w:szCs w:val="14"/>
          <w:lang w:eastAsia="en-AU"/>
        </w:rPr>
        <w:t xml:space="preserve">     MULTI NAA PRINT     NEXTR B</w:t>
      </w:r>
    </w:p>
    <w:p w14:paraId="7EAE6573" w14:textId="77777777" w:rsidR="00333D1F" w:rsidRPr="00333D1F" w:rsidRDefault="00333D1F" w:rsidP="00333D1F">
      <w:pPr>
        <w:rPr>
          <w:sz w:val="14"/>
          <w:szCs w:val="14"/>
          <w:lang w:eastAsia="en-AU"/>
        </w:rPr>
      </w:pPr>
      <w:r w:rsidRPr="00333D1F">
        <w:rPr>
          <w:sz w:val="14"/>
          <w:szCs w:val="14"/>
          <w:lang w:eastAsia="en-AU"/>
        </w:rPr>
        <w:t xml:space="preserve"> 01       B   ZERO= N   PRINT     AMT/TSDIVPPRINT     AMT*2     NEXTR C</w:t>
      </w:r>
    </w:p>
    <w:p w14:paraId="0376E6D7" w14:textId="77777777" w:rsidR="00333D1F" w:rsidRPr="00333D1F" w:rsidRDefault="00333D1F" w:rsidP="00333D1F">
      <w:pPr>
        <w:rPr>
          <w:sz w:val="14"/>
          <w:szCs w:val="14"/>
          <w:lang w:eastAsia="en-AU"/>
        </w:rPr>
      </w:pPr>
      <w:r w:rsidRPr="00333D1F">
        <w:rPr>
          <w:sz w:val="14"/>
          <w:szCs w:val="14"/>
          <w:lang w:eastAsia="en-AU"/>
        </w:rPr>
        <w:t xml:space="preserve"> 01       C   PRINT     ADDWT *   AMT</w:t>
      </w:r>
      <w:proofErr w:type="gramStart"/>
      <w:r w:rsidRPr="00333D1F">
        <w:rPr>
          <w:sz w:val="14"/>
          <w:szCs w:val="14"/>
          <w:lang w:eastAsia="en-AU"/>
        </w:rPr>
        <w:t>-  9</w:t>
      </w:r>
      <w:proofErr w:type="gramEnd"/>
      <w:r w:rsidRPr="00333D1F">
        <w:rPr>
          <w:sz w:val="14"/>
          <w:szCs w:val="14"/>
          <w:lang w:eastAsia="en-AU"/>
        </w:rPr>
        <w:t xml:space="preserve">WK1PRINT     </w:t>
      </w:r>
      <w:r w:rsidRPr="00053222">
        <w:rPr>
          <w:sz w:val="14"/>
          <w:szCs w:val="14"/>
          <w:highlight w:val="darkCyan"/>
          <w:lang w:eastAsia="en-AU"/>
        </w:rPr>
        <w:t>AMT-  3670</w:t>
      </w:r>
      <w:r w:rsidRPr="00333D1F">
        <w:rPr>
          <w:sz w:val="14"/>
          <w:szCs w:val="14"/>
          <w:lang w:eastAsia="en-AU"/>
        </w:rPr>
        <w:t>NEXTR D</w:t>
      </w:r>
    </w:p>
    <w:p w14:paraId="0382758A" w14:textId="77777777" w:rsidR="00333D1F" w:rsidRPr="00333D1F" w:rsidRDefault="00333D1F" w:rsidP="00333D1F">
      <w:pPr>
        <w:rPr>
          <w:sz w:val="14"/>
          <w:szCs w:val="14"/>
          <w:lang w:eastAsia="en-AU"/>
        </w:rPr>
      </w:pPr>
      <w:r w:rsidRPr="00333D1F">
        <w:rPr>
          <w:sz w:val="14"/>
          <w:szCs w:val="14"/>
          <w:lang w:eastAsia="en-AU"/>
        </w:rPr>
        <w:t xml:space="preserve"> 01       D   </w:t>
      </w:r>
      <w:r w:rsidRPr="00053222">
        <w:rPr>
          <w:sz w:val="14"/>
          <w:szCs w:val="14"/>
          <w:highlight w:val="darkCyan"/>
          <w:lang w:eastAsia="en-AU"/>
        </w:rPr>
        <w:t>PRINT</w:t>
      </w:r>
      <w:r w:rsidRPr="00333D1F">
        <w:rPr>
          <w:sz w:val="14"/>
          <w:szCs w:val="14"/>
          <w:lang w:eastAsia="en-AU"/>
        </w:rPr>
        <w:t xml:space="preserve">     ADDWT 4909</w:t>
      </w:r>
    </w:p>
    <w:p w14:paraId="3EE3E1C9" w14:textId="77777777" w:rsidR="00333D1F" w:rsidRPr="00333D1F" w:rsidRDefault="00333D1F" w:rsidP="00333D1F">
      <w:pPr>
        <w:rPr>
          <w:sz w:val="14"/>
          <w:szCs w:val="14"/>
          <w:lang w:eastAsia="en-AU"/>
        </w:rPr>
      </w:pPr>
      <w:r w:rsidRPr="00333D1F">
        <w:rPr>
          <w:sz w:val="14"/>
          <w:szCs w:val="14"/>
          <w:lang w:eastAsia="en-AU"/>
        </w:rPr>
        <w:t xml:space="preserve"> 02           ZERO= A   ZORP=     NUM=TSSOLLPRINT     NUM-TSAU**NEXTR A</w:t>
      </w:r>
    </w:p>
    <w:p w14:paraId="4759ADC4" w14:textId="3C69FC41" w:rsidR="00333D1F" w:rsidRPr="00333D1F" w:rsidRDefault="00333D1F" w:rsidP="00333D1F">
      <w:pPr>
        <w:rPr>
          <w:sz w:val="14"/>
          <w:szCs w:val="14"/>
          <w:lang w:eastAsia="en-AU"/>
        </w:rPr>
      </w:pPr>
      <w:r w:rsidRPr="00333D1F">
        <w:rPr>
          <w:sz w:val="14"/>
          <w:szCs w:val="14"/>
          <w:lang w:eastAsia="en-AU"/>
        </w:rPr>
        <w:t xml:space="preserve"> 02       A   PRINT     </w:t>
      </w:r>
      <w:r w:rsidRPr="00053222">
        <w:rPr>
          <w:sz w:val="14"/>
          <w:szCs w:val="14"/>
          <w:highlight w:val="green"/>
          <w:lang w:eastAsia="en-AU"/>
        </w:rPr>
        <w:t>NUM</w:t>
      </w:r>
      <w:proofErr w:type="gramStart"/>
      <w:r w:rsidR="008451FD">
        <w:rPr>
          <w:sz w:val="14"/>
          <w:szCs w:val="14"/>
          <w:highlight w:val="green"/>
          <w:lang w:eastAsia="en-AU"/>
        </w:rPr>
        <w:t>+</w:t>
      </w:r>
      <w:r w:rsidRPr="00053222">
        <w:rPr>
          <w:sz w:val="14"/>
          <w:szCs w:val="14"/>
          <w:highlight w:val="green"/>
          <w:lang w:eastAsia="en-AU"/>
        </w:rPr>
        <w:t xml:space="preserve">  9250</w:t>
      </w:r>
      <w:proofErr w:type="gramEnd"/>
      <w:r w:rsidRPr="00053222">
        <w:rPr>
          <w:sz w:val="14"/>
          <w:szCs w:val="14"/>
          <w:highlight w:val="green"/>
          <w:lang w:eastAsia="en-AU"/>
        </w:rPr>
        <w:t>PRINT</w:t>
      </w:r>
      <w:r w:rsidRPr="00333D1F">
        <w:rPr>
          <w:sz w:val="14"/>
          <w:szCs w:val="14"/>
          <w:lang w:eastAsia="en-AU"/>
        </w:rPr>
        <w:t xml:space="preserve">     MULTI NAA PRINT     NEXTR B</w:t>
      </w:r>
    </w:p>
    <w:p w14:paraId="566C188F" w14:textId="77777777" w:rsidR="00333D1F" w:rsidRPr="00333D1F" w:rsidRDefault="00333D1F" w:rsidP="00333D1F">
      <w:pPr>
        <w:rPr>
          <w:sz w:val="14"/>
          <w:szCs w:val="14"/>
          <w:lang w:eastAsia="en-AU"/>
        </w:rPr>
      </w:pPr>
      <w:r w:rsidRPr="00333D1F">
        <w:rPr>
          <w:sz w:val="14"/>
          <w:szCs w:val="14"/>
          <w:lang w:eastAsia="en-AU"/>
        </w:rPr>
        <w:t xml:space="preserve"> 02       B   ZERO= N   PRINT     AMT/TSDIVPPRINT     AMT*2     NEXTR C</w:t>
      </w:r>
    </w:p>
    <w:p w14:paraId="0BF7166C" w14:textId="77777777" w:rsidR="00333D1F" w:rsidRPr="00333D1F" w:rsidRDefault="00333D1F" w:rsidP="00333D1F">
      <w:pPr>
        <w:rPr>
          <w:sz w:val="14"/>
          <w:szCs w:val="14"/>
          <w:lang w:eastAsia="en-AU"/>
        </w:rPr>
      </w:pPr>
      <w:r w:rsidRPr="00333D1F">
        <w:rPr>
          <w:sz w:val="14"/>
          <w:szCs w:val="14"/>
          <w:lang w:eastAsia="en-AU"/>
        </w:rPr>
        <w:t xml:space="preserve"> 02       C   PRINT     ADDWT *   AMT</w:t>
      </w:r>
      <w:proofErr w:type="gramStart"/>
      <w:r w:rsidRPr="00333D1F">
        <w:rPr>
          <w:sz w:val="14"/>
          <w:szCs w:val="14"/>
          <w:lang w:eastAsia="en-AU"/>
        </w:rPr>
        <w:t>-  9</w:t>
      </w:r>
      <w:proofErr w:type="gramEnd"/>
      <w:r w:rsidRPr="00333D1F">
        <w:rPr>
          <w:sz w:val="14"/>
          <w:szCs w:val="14"/>
          <w:lang w:eastAsia="en-AU"/>
        </w:rPr>
        <w:t xml:space="preserve">WK2PRINT     </w:t>
      </w:r>
      <w:r w:rsidRPr="00053222">
        <w:rPr>
          <w:sz w:val="14"/>
          <w:szCs w:val="14"/>
          <w:highlight w:val="darkCyan"/>
          <w:lang w:eastAsia="en-AU"/>
        </w:rPr>
        <w:t>AMT-  3670</w:t>
      </w:r>
      <w:r w:rsidRPr="00333D1F">
        <w:rPr>
          <w:sz w:val="14"/>
          <w:szCs w:val="14"/>
          <w:lang w:eastAsia="en-AU"/>
        </w:rPr>
        <w:t>NEXTR D</w:t>
      </w:r>
    </w:p>
    <w:p w14:paraId="720BE6F2" w14:textId="2123D300" w:rsidR="00333D1F" w:rsidRPr="00333D1F" w:rsidRDefault="00333D1F" w:rsidP="00333D1F">
      <w:pPr>
        <w:rPr>
          <w:sz w:val="14"/>
          <w:szCs w:val="14"/>
          <w:lang w:eastAsia="en-AU"/>
        </w:rPr>
      </w:pPr>
      <w:r w:rsidRPr="00333D1F">
        <w:rPr>
          <w:sz w:val="14"/>
          <w:szCs w:val="14"/>
          <w:lang w:eastAsia="en-AU"/>
        </w:rPr>
        <w:t xml:space="preserve"> 02       D   </w:t>
      </w:r>
      <w:r w:rsidRPr="00053222">
        <w:rPr>
          <w:sz w:val="14"/>
          <w:szCs w:val="14"/>
          <w:highlight w:val="darkCyan"/>
          <w:lang w:eastAsia="en-AU"/>
        </w:rPr>
        <w:t>PRINT</w:t>
      </w:r>
      <w:r w:rsidRPr="00333D1F">
        <w:rPr>
          <w:sz w:val="14"/>
          <w:szCs w:val="14"/>
          <w:lang w:eastAsia="en-AU"/>
        </w:rPr>
        <w:t xml:space="preserve">     ADDWT 4909</w:t>
      </w:r>
    </w:p>
    <w:p w14:paraId="66088ECD" w14:textId="6982DBFE" w:rsidR="007F52CD" w:rsidRDefault="00ED747E" w:rsidP="00ED747E">
      <w:pPr>
        <w:pStyle w:val="Heading6"/>
        <w:rPr>
          <w:lang w:eastAsia="en-AU"/>
        </w:rPr>
      </w:pPr>
      <w:r>
        <w:rPr>
          <w:lang w:eastAsia="en-AU"/>
        </w:rPr>
        <w:t>Change Schema ZWC3</w:t>
      </w:r>
      <w:r w:rsidR="0064060E">
        <w:rPr>
          <w:lang w:eastAsia="en-AU"/>
        </w:rPr>
        <w:t xml:space="preserve"> </w:t>
      </w:r>
      <w:r w:rsidR="0064060E" w:rsidRPr="0064060E">
        <w:rPr>
          <w:lang w:eastAsia="en-AU"/>
        </w:rPr>
        <w:t>NSW Police - Workers Compensation Release 2</w:t>
      </w:r>
    </w:p>
    <w:p w14:paraId="2B9F5220" w14:textId="1990040E" w:rsidR="009E4FC9" w:rsidRDefault="009E4FC9" w:rsidP="009E4FC9">
      <w:pPr>
        <w:rPr>
          <w:lang w:eastAsia="en-AU"/>
        </w:rPr>
      </w:pPr>
      <w:r>
        <w:rPr>
          <w:lang w:eastAsia="en-AU"/>
        </w:rPr>
        <w:t xml:space="preserve">Schema </w:t>
      </w:r>
      <w:r w:rsidR="001F732A">
        <w:rPr>
          <w:lang w:eastAsia="en-AU"/>
        </w:rPr>
        <w:t>equal DB1 and TST010 before change.</w:t>
      </w:r>
    </w:p>
    <w:p w14:paraId="03965814" w14:textId="29893711" w:rsidR="00C24A4B" w:rsidRDefault="00C24A4B" w:rsidP="00C24A4B">
      <w:pPr>
        <w:pStyle w:val="Heading7"/>
        <w:rPr>
          <w:lang w:eastAsia="en-AU"/>
        </w:rPr>
      </w:pPr>
      <w:r>
        <w:t xml:space="preserve">Before change </w:t>
      </w:r>
    </w:p>
    <w:p w14:paraId="580C85CA" w14:textId="77777777" w:rsidR="004A19AE" w:rsidRDefault="001F732A" w:rsidP="00FD38A0">
      <w:r>
        <w:rPr>
          <w:lang w:eastAsia="en-AU"/>
        </w:rPr>
        <w:t xml:space="preserve">See </w:t>
      </w:r>
      <w:hyperlink r:id="rId20" w:history="1">
        <w:r w:rsidR="00FD38A0">
          <w:rPr>
            <w:rStyle w:val="Hyperlink"/>
          </w:rPr>
          <w:t>Config objects check before change.xlsx</w:t>
        </w:r>
      </w:hyperlink>
      <w:r w:rsidR="004F2E64">
        <w:t xml:space="preserve"> worksheet </w:t>
      </w:r>
      <w:r w:rsidR="004F2E64" w:rsidRPr="004F2E64">
        <w:t>Schema ZWC3 B4 chg</w:t>
      </w:r>
      <w:r w:rsidR="004F2E64">
        <w:t xml:space="preserve">. It shows </w:t>
      </w:r>
      <w:r w:rsidR="004A19AE">
        <w:t>schema ZWC3 before changes for EPSS phase 4.</w:t>
      </w:r>
    </w:p>
    <w:p w14:paraId="3576E883" w14:textId="7AD9BFF1" w:rsidR="00FD38A0" w:rsidRDefault="00C24A4B" w:rsidP="004A19AE">
      <w:pPr>
        <w:pStyle w:val="Heading7"/>
      </w:pPr>
      <w:r>
        <w:t>After change</w:t>
      </w:r>
      <w:r w:rsidR="004F2E64">
        <w:t xml:space="preserve"> </w:t>
      </w:r>
    </w:p>
    <w:p w14:paraId="020B4EE9" w14:textId="6FE8EDFB" w:rsidR="001F732A" w:rsidRDefault="00D10441" w:rsidP="009E4FC9">
      <w:pPr>
        <w:rPr>
          <w:lang w:eastAsia="en-AU"/>
        </w:rPr>
      </w:pPr>
      <w:r>
        <w:rPr>
          <w:lang w:eastAsia="en-AU"/>
        </w:rPr>
        <w:t>Lines added are in green:</w:t>
      </w:r>
    </w:p>
    <w:p w14:paraId="5CEA7190" w14:textId="6ECC71C8" w:rsidR="008D3A83" w:rsidRDefault="008D3A83" w:rsidP="009E4FC9">
      <w:pPr>
        <w:rPr>
          <w:lang w:eastAsia="en-AU"/>
        </w:rPr>
      </w:pPr>
      <w:r>
        <w:rPr>
          <w:lang w:eastAsia="en-AU"/>
        </w:rPr>
        <w:t>..</w:t>
      </w:r>
    </w:p>
    <w:p w14:paraId="3D3813CF" w14:textId="77777777" w:rsidR="008D3A83" w:rsidRPr="008D3A83" w:rsidRDefault="008D3A83" w:rsidP="008D3A83">
      <w:pPr>
        <w:rPr>
          <w:sz w:val="14"/>
          <w:szCs w:val="14"/>
          <w:lang w:eastAsia="en-AU"/>
        </w:rPr>
      </w:pPr>
      <w:r w:rsidRPr="008D3A83">
        <w:rPr>
          <w:sz w:val="14"/>
          <w:szCs w:val="14"/>
          <w:lang w:eastAsia="en-AU"/>
        </w:rPr>
        <w:t>ACTIO Z318                  Top Up Fortnight check</w:t>
      </w:r>
    </w:p>
    <w:p w14:paraId="2B5CBE66" w14:textId="5C3B7789" w:rsidR="008D3A83" w:rsidRPr="008D3A83" w:rsidRDefault="008D3A83" w:rsidP="008D3A83">
      <w:pPr>
        <w:rPr>
          <w:sz w:val="14"/>
          <w:szCs w:val="14"/>
          <w:lang w:eastAsia="en-AU"/>
        </w:rPr>
      </w:pPr>
      <w:r w:rsidRPr="008D3A83">
        <w:rPr>
          <w:sz w:val="14"/>
          <w:szCs w:val="14"/>
          <w:highlight w:val="green"/>
          <w:lang w:eastAsia="en-AU"/>
        </w:rPr>
        <w:t>PIT   Z324      NOAB        EPSS Phse</w:t>
      </w:r>
      <w:proofErr w:type="gramStart"/>
      <w:r w:rsidRPr="008D3A83">
        <w:rPr>
          <w:sz w:val="14"/>
          <w:szCs w:val="14"/>
          <w:highlight w:val="green"/>
          <w:lang w:eastAsia="en-AU"/>
        </w:rPr>
        <w:t>4:Hrs</w:t>
      </w:r>
      <w:proofErr w:type="gramEnd"/>
      <w:r w:rsidRPr="008D3A83">
        <w:rPr>
          <w:sz w:val="14"/>
          <w:szCs w:val="14"/>
          <w:highlight w:val="green"/>
          <w:lang w:eastAsia="en-AU"/>
        </w:rPr>
        <w:t xml:space="preserve"> </w:t>
      </w:r>
      <w:proofErr w:type="spellStart"/>
      <w:r w:rsidRPr="008D3A83">
        <w:rPr>
          <w:sz w:val="14"/>
          <w:szCs w:val="14"/>
          <w:highlight w:val="green"/>
          <w:lang w:eastAsia="en-AU"/>
        </w:rPr>
        <w:t>pid</w:t>
      </w:r>
      <w:proofErr w:type="spellEnd"/>
      <w:r w:rsidRPr="008D3A83">
        <w:rPr>
          <w:sz w:val="14"/>
          <w:szCs w:val="14"/>
          <w:highlight w:val="green"/>
          <w:lang w:eastAsia="en-AU"/>
        </w:rPr>
        <w:t xml:space="preserve"> </w:t>
      </w:r>
      <w:proofErr w:type="spellStart"/>
      <w:r w:rsidRPr="008D3A83">
        <w:rPr>
          <w:sz w:val="14"/>
          <w:szCs w:val="14"/>
          <w:highlight w:val="green"/>
          <w:lang w:eastAsia="en-AU"/>
        </w:rPr>
        <w:t>lve</w:t>
      </w:r>
      <w:proofErr w:type="spellEnd"/>
      <w:r w:rsidRPr="008D3A83">
        <w:rPr>
          <w:sz w:val="14"/>
          <w:szCs w:val="14"/>
          <w:highlight w:val="green"/>
          <w:lang w:eastAsia="en-AU"/>
        </w:rPr>
        <w:t xml:space="preserve"> flag as </w:t>
      </w:r>
      <w:proofErr w:type="spellStart"/>
      <w:r w:rsidRPr="008D3A83">
        <w:rPr>
          <w:sz w:val="14"/>
          <w:szCs w:val="14"/>
          <w:highlight w:val="green"/>
          <w:lang w:eastAsia="en-AU"/>
        </w:rPr>
        <w:t>unp</w:t>
      </w:r>
      <w:proofErr w:type="spellEnd"/>
      <w:r w:rsidRPr="008D3A83">
        <w:rPr>
          <w:sz w:val="14"/>
          <w:szCs w:val="14"/>
          <w:highlight w:val="green"/>
          <w:lang w:eastAsia="en-AU"/>
        </w:rPr>
        <w:t xml:space="preserve"> T554C</w:t>
      </w:r>
      <w:r>
        <w:rPr>
          <w:sz w:val="14"/>
          <w:szCs w:val="14"/>
          <w:lang w:eastAsia="en-AU"/>
        </w:rPr>
        <w:t xml:space="preserve">  </w:t>
      </w:r>
      <w:r w:rsidRPr="008D3A83">
        <w:rPr>
          <w:rFonts w:ascii="Wingdings" w:eastAsia="Wingdings" w:hAnsi="Wingdings" w:cs="Wingdings"/>
          <w:sz w:val="14"/>
          <w:szCs w:val="14"/>
          <w:lang w:eastAsia="en-AU"/>
        </w:rPr>
        <w:t>ß</w:t>
      </w:r>
      <w:r>
        <w:rPr>
          <w:sz w:val="14"/>
          <w:szCs w:val="14"/>
          <w:lang w:eastAsia="en-AU"/>
        </w:rPr>
        <w:t xml:space="preserve"> New line added</w:t>
      </w:r>
    </w:p>
    <w:p w14:paraId="22F35BD4" w14:textId="20010C80" w:rsidR="00D10441" w:rsidRDefault="008D3A83" w:rsidP="008D3A83">
      <w:pPr>
        <w:rPr>
          <w:sz w:val="14"/>
          <w:szCs w:val="14"/>
          <w:lang w:eastAsia="en-AU"/>
        </w:rPr>
      </w:pPr>
      <w:r w:rsidRPr="008D3A83">
        <w:rPr>
          <w:sz w:val="14"/>
          <w:szCs w:val="14"/>
          <w:lang w:eastAsia="en-AU"/>
        </w:rPr>
        <w:lastRenderedPageBreak/>
        <w:t>IF    ZWZZ                  Check if PBRI is applicable or EPSS</w:t>
      </w:r>
    </w:p>
    <w:p w14:paraId="14F0B8AD" w14:textId="2540F3BF" w:rsidR="008D3A83" w:rsidRDefault="008D3A83" w:rsidP="008D3A83">
      <w:pPr>
        <w:rPr>
          <w:sz w:val="14"/>
          <w:szCs w:val="14"/>
          <w:lang w:eastAsia="en-AU"/>
        </w:rPr>
      </w:pPr>
      <w:r>
        <w:rPr>
          <w:sz w:val="14"/>
          <w:szCs w:val="14"/>
          <w:lang w:eastAsia="en-AU"/>
        </w:rPr>
        <w:t>..</w:t>
      </w:r>
    </w:p>
    <w:p w14:paraId="23499BE8" w14:textId="0282537B" w:rsidR="00077589" w:rsidRDefault="00077589" w:rsidP="00077589">
      <w:pPr>
        <w:pStyle w:val="Heading6"/>
        <w:rPr>
          <w:lang w:eastAsia="en-AU"/>
        </w:rPr>
      </w:pPr>
      <w:r>
        <w:rPr>
          <w:lang w:eastAsia="en-AU"/>
        </w:rPr>
        <w:t>Change rule</w:t>
      </w:r>
      <w:r w:rsidR="00437D8A" w:rsidRPr="00437D8A">
        <w:t xml:space="preserve"> </w:t>
      </w:r>
      <w:r w:rsidR="00437D8A" w:rsidRPr="00437D8A">
        <w:rPr>
          <w:lang w:eastAsia="en-AU"/>
        </w:rPr>
        <w:t>Z351</w:t>
      </w:r>
      <w:r w:rsidR="00437D8A">
        <w:rPr>
          <w:lang w:eastAsia="en-AU"/>
        </w:rPr>
        <w:t xml:space="preserve"> </w:t>
      </w:r>
      <w:r w:rsidR="00437D8A" w:rsidRPr="00437D8A">
        <w:rPr>
          <w:lang w:eastAsia="en-AU"/>
        </w:rPr>
        <w:t>Prorate 9EP2 (75% Base) &amp; 9EPC (EPSS P2 Weekly Cap) &amp; Calc 49S9</w:t>
      </w:r>
    </w:p>
    <w:p w14:paraId="799B4A6C" w14:textId="78A249D0" w:rsidR="00437D8A" w:rsidRDefault="00437D8A" w:rsidP="00D17244">
      <w:pPr>
        <w:pStyle w:val="Heading7"/>
        <w:rPr>
          <w:lang w:eastAsia="en-AU"/>
        </w:rPr>
      </w:pPr>
      <w:r>
        <w:rPr>
          <w:lang w:eastAsia="en-AU"/>
        </w:rPr>
        <w:t>Before change</w:t>
      </w:r>
    </w:p>
    <w:p w14:paraId="6F206E89" w14:textId="4DB13BA2" w:rsidR="00077589" w:rsidRDefault="00077589" w:rsidP="00077589">
      <w:pPr>
        <w:rPr>
          <w:lang w:eastAsia="en-AU"/>
        </w:rPr>
      </w:pPr>
      <w:r>
        <w:rPr>
          <w:lang w:eastAsia="en-AU"/>
        </w:rPr>
        <w:t xml:space="preserve"> </w:t>
      </w:r>
      <w:r w:rsidRPr="00077589">
        <w:rPr>
          <w:lang w:eastAsia="en-AU"/>
        </w:rPr>
        <w:t xml:space="preserve">Last changed by      N1123611      On   </w:t>
      </w:r>
      <w:proofErr w:type="gramStart"/>
      <w:r w:rsidRPr="00077589">
        <w:rPr>
          <w:lang w:eastAsia="en-AU"/>
        </w:rPr>
        <w:t>23.06.2025  At</w:t>
      </w:r>
      <w:proofErr w:type="gramEnd"/>
      <w:r w:rsidRPr="00077589">
        <w:rPr>
          <w:lang w:eastAsia="en-AU"/>
        </w:rPr>
        <w:t xml:space="preserve">   14:02:13</w:t>
      </w:r>
    </w:p>
    <w:p w14:paraId="5F6A75E1" w14:textId="4926905C" w:rsidR="00A36EA3" w:rsidRDefault="00A36EA3" w:rsidP="00077589">
      <w:pPr>
        <w:rPr>
          <w:lang w:eastAsia="en-AU"/>
        </w:rPr>
      </w:pPr>
      <w:r>
        <w:rPr>
          <w:lang w:eastAsia="en-AU"/>
        </w:rPr>
        <w:t xml:space="preserve">DB1/TST010 used WT 9980 whereas </w:t>
      </w:r>
      <w:r w:rsidR="002B3C6A">
        <w:rPr>
          <w:lang w:eastAsia="en-AU"/>
        </w:rPr>
        <w:t>DEV is using TSAU</w:t>
      </w:r>
      <w:r w:rsidR="007B1F4B">
        <w:rPr>
          <w:lang w:eastAsia="en-AU"/>
        </w:rPr>
        <w:t xml:space="preserve"> for the LWOP hours.</w:t>
      </w:r>
      <w:r w:rsidR="000C11B1">
        <w:rPr>
          <w:lang w:eastAsia="en-AU"/>
        </w:rPr>
        <w:t xml:space="preserve"> Since WT 9980 does not have the CNTR applied,</w:t>
      </w:r>
      <w:r w:rsidR="00981575">
        <w:rPr>
          <w:lang w:eastAsia="en-AU"/>
        </w:rPr>
        <w:t xml:space="preserve"> and since </w:t>
      </w:r>
      <w:r w:rsidR="00A83B3A">
        <w:rPr>
          <w:lang w:eastAsia="en-AU"/>
        </w:rPr>
        <w:t>WT 9980 is expected to have the number of leave hours in the rate field (not the number fields),</w:t>
      </w:r>
      <w:r w:rsidR="000C11B1">
        <w:rPr>
          <w:lang w:eastAsia="en-AU"/>
        </w:rPr>
        <w:t xml:space="preserve"> it is expected that LWOP was not reducing the P2 factor at all</w:t>
      </w:r>
      <w:r w:rsidR="00DF2353">
        <w:rPr>
          <w:lang w:eastAsia="en-AU"/>
        </w:rPr>
        <w:t xml:space="preserve"> in DB1 since the last EPSS phase went live</w:t>
      </w:r>
      <w:r w:rsidR="000C11B1">
        <w:rPr>
          <w:lang w:eastAsia="en-AU"/>
        </w:rPr>
        <w:t>.</w:t>
      </w:r>
      <w:r w:rsidR="00E96008">
        <w:rPr>
          <w:lang w:eastAsia="en-AU"/>
        </w:rPr>
        <w:t xml:space="preserve"> See existing rule </w:t>
      </w:r>
      <w:r w:rsidR="00E96008" w:rsidRPr="00E96008">
        <w:rPr>
          <w:lang w:eastAsia="en-AU"/>
        </w:rPr>
        <w:t>ZPPA</w:t>
      </w:r>
      <w:r w:rsidR="00E96008">
        <w:rPr>
          <w:lang w:eastAsia="en-AU"/>
        </w:rPr>
        <w:t xml:space="preserve"> that moves the number of hours to the rate field. This is </w:t>
      </w:r>
      <w:r w:rsidR="00006144">
        <w:rPr>
          <w:lang w:eastAsia="en-AU"/>
        </w:rPr>
        <w:t xml:space="preserve">done historically because WT 9980 is used in general factoring and that </w:t>
      </w:r>
      <w:r w:rsidR="00EB7725">
        <w:rPr>
          <w:lang w:eastAsia="en-AU"/>
        </w:rPr>
        <w:t>needs the hours in the rate field.</w:t>
      </w:r>
      <w:r w:rsidR="00C918E5">
        <w:rPr>
          <w:lang w:eastAsia="en-AU"/>
        </w:rPr>
        <w:t xml:space="preserve"> </w:t>
      </w:r>
    </w:p>
    <w:p w14:paraId="3F004959" w14:textId="3F818BE4" w:rsidR="00C918E5" w:rsidRPr="00316676" w:rsidRDefault="00C918E5" w:rsidP="00077589">
      <w:pPr>
        <w:rPr>
          <w:lang w:eastAsia="en-AU"/>
        </w:rPr>
      </w:pPr>
      <w:r w:rsidRPr="00316676">
        <w:rPr>
          <w:lang w:eastAsia="en-AU"/>
        </w:rPr>
        <w:t>The DEV change to use TSAU** has not migrated to TST or DB1</w:t>
      </w:r>
      <w:r w:rsidR="00316676">
        <w:rPr>
          <w:lang w:eastAsia="en-AU"/>
        </w:rPr>
        <w:t xml:space="preserve"> at the time </w:t>
      </w:r>
      <w:r w:rsidR="00207B9A">
        <w:rPr>
          <w:lang w:eastAsia="en-AU"/>
        </w:rPr>
        <w:t>of the EPSS phase 4 implementation</w:t>
      </w:r>
      <w:r w:rsidRPr="00316676">
        <w:rPr>
          <w:lang w:eastAsia="en-AU"/>
        </w:rPr>
        <w:t xml:space="preserve">. </w:t>
      </w:r>
      <w:r w:rsidR="00316676" w:rsidRPr="00316676">
        <w:rPr>
          <w:lang w:eastAsia="en-AU"/>
        </w:rPr>
        <w:t xml:space="preserve">The decision was for phase 4 changes to supersede the BAU changes. </w:t>
      </w:r>
    </w:p>
    <w:p w14:paraId="38D1F9E7" w14:textId="0FF4CB2D" w:rsidR="0065473F" w:rsidRDefault="0065473F" w:rsidP="0065473F">
      <w:r>
        <w:rPr>
          <w:lang w:eastAsia="en-AU"/>
        </w:rPr>
        <w:t xml:space="preserve">Differences before change is also listed in </w:t>
      </w:r>
      <w:hyperlink r:id="rId21" w:history="1">
        <w:r>
          <w:rPr>
            <w:rStyle w:val="Hyperlink"/>
          </w:rPr>
          <w:t>Config objects check before change.xlsx</w:t>
        </w:r>
      </w:hyperlink>
      <w:r>
        <w:t xml:space="preserve"> worksheet </w:t>
      </w:r>
      <w:r w:rsidR="00A11BCA">
        <w:t>‘</w:t>
      </w:r>
      <w:r w:rsidR="00A11BCA" w:rsidRPr="00A11BCA">
        <w:t xml:space="preserve">Rule Z351 B4 </w:t>
      </w:r>
      <w:proofErr w:type="spellStart"/>
      <w:r w:rsidR="00A11BCA" w:rsidRPr="00A11BCA">
        <w:t>chg</w:t>
      </w:r>
      <w:proofErr w:type="spellEnd"/>
      <w:r w:rsidR="00A11BCA">
        <w:t>’</w:t>
      </w:r>
      <w:r>
        <w:t xml:space="preserve">. It shows </w:t>
      </w:r>
      <w:r w:rsidR="00A11BCA">
        <w:t>rule Z351 b</w:t>
      </w:r>
      <w:r>
        <w:t>efore changes for EPSS phase 4.</w:t>
      </w:r>
    </w:p>
    <w:p w14:paraId="02C961C4" w14:textId="6A6CF43F" w:rsidR="0065473F" w:rsidRDefault="0065473F" w:rsidP="00077589">
      <w:pPr>
        <w:rPr>
          <w:lang w:eastAsia="en-AU"/>
        </w:rPr>
      </w:pPr>
    </w:p>
    <w:tbl>
      <w:tblPr>
        <w:tblW w:w="9350" w:type="dxa"/>
        <w:tblLook w:val="04A0" w:firstRow="1" w:lastRow="0" w:firstColumn="1" w:lastColumn="0" w:noHBand="0" w:noVBand="1"/>
      </w:tblPr>
      <w:tblGrid>
        <w:gridCol w:w="731"/>
        <w:gridCol w:w="730"/>
        <w:gridCol w:w="730"/>
        <w:gridCol w:w="730"/>
        <w:gridCol w:w="730"/>
        <w:gridCol w:w="730"/>
        <w:gridCol w:w="730"/>
        <w:gridCol w:w="4239"/>
      </w:tblGrid>
      <w:tr w:rsidR="008A2D17" w:rsidRPr="008A2D17" w14:paraId="1B923DF8" w14:textId="77777777" w:rsidTr="008A2D17">
        <w:trPr>
          <w:trHeight w:val="290"/>
        </w:trPr>
        <w:tc>
          <w:tcPr>
            <w:tcW w:w="731" w:type="dxa"/>
            <w:tcBorders>
              <w:top w:val="single" w:sz="4" w:space="0" w:color="auto"/>
              <w:left w:val="single" w:sz="4" w:space="0" w:color="auto"/>
              <w:bottom w:val="single" w:sz="4" w:space="0" w:color="auto"/>
              <w:right w:val="single" w:sz="4" w:space="0" w:color="auto"/>
            </w:tcBorders>
            <w:noWrap/>
            <w:vAlign w:val="bottom"/>
            <w:hideMark/>
          </w:tcPr>
          <w:p w14:paraId="6C58F9A4"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single" w:sz="4" w:space="0" w:color="auto"/>
              <w:left w:val="nil"/>
              <w:bottom w:val="single" w:sz="4" w:space="0" w:color="auto"/>
              <w:right w:val="single" w:sz="4" w:space="0" w:color="auto"/>
            </w:tcBorders>
            <w:noWrap/>
            <w:vAlign w:val="bottom"/>
            <w:hideMark/>
          </w:tcPr>
          <w:p w14:paraId="2C6E04E3"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Rule</w:t>
            </w:r>
          </w:p>
        </w:tc>
        <w:tc>
          <w:tcPr>
            <w:tcW w:w="730" w:type="dxa"/>
            <w:tcBorders>
              <w:top w:val="single" w:sz="4" w:space="0" w:color="auto"/>
              <w:left w:val="nil"/>
              <w:bottom w:val="single" w:sz="4" w:space="0" w:color="auto"/>
              <w:right w:val="single" w:sz="4" w:space="0" w:color="auto"/>
            </w:tcBorders>
            <w:noWrap/>
            <w:vAlign w:val="bottom"/>
            <w:hideMark/>
          </w:tcPr>
          <w:p w14:paraId="13BE3922"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ESGPCR</w:t>
            </w:r>
          </w:p>
        </w:tc>
        <w:tc>
          <w:tcPr>
            <w:tcW w:w="730" w:type="dxa"/>
            <w:tcBorders>
              <w:top w:val="single" w:sz="4" w:space="0" w:color="auto"/>
              <w:left w:val="nil"/>
              <w:bottom w:val="single" w:sz="4" w:space="0" w:color="auto"/>
              <w:right w:val="single" w:sz="4" w:space="0" w:color="auto"/>
            </w:tcBorders>
            <w:noWrap/>
            <w:vAlign w:val="bottom"/>
            <w:hideMark/>
          </w:tcPr>
          <w:p w14:paraId="03A27777"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WT  </w:t>
            </w:r>
          </w:p>
        </w:tc>
        <w:tc>
          <w:tcPr>
            <w:tcW w:w="730" w:type="dxa"/>
            <w:tcBorders>
              <w:top w:val="single" w:sz="4" w:space="0" w:color="auto"/>
              <w:left w:val="nil"/>
              <w:bottom w:val="single" w:sz="4" w:space="0" w:color="auto"/>
              <w:right w:val="single" w:sz="4" w:space="0" w:color="auto"/>
            </w:tcBorders>
            <w:noWrap/>
            <w:vAlign w:val="bottom"/>
            <w:hideMark/>
          </w:tcPr>
          <w:p w14:paraId="0ACDC6DB"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More details</w:t>
            </w:r>
          </w:p>
        </w:tc>
        <w:tc>
          <w:tcPr>
            <w:tcW w:w="730" w:type="dxa"/>
            <w:tcBorders>
              <w:top w:val="single" w:sz="4" w:space="0" w:color="auto"/>
              <w:left w:val="nil"/>
              <w:bottom w:val="single" w:sz="4" w:space="0" w:color="auto"/>
              <w:right w:val="single" w:sz="4" w:space="0" w:color="auto"/>
            </w:tcBorders>
            <w:noWrap/>
            <w:vAlign w:val="bottom"/>
            <w:hideMark/>
          </w:tcPr>
          <w:p w14:paraId="135282FF"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Next line</w:t>
            </w:r>
          </w:p>
        </w:tc>
        <w:tc>
          <w:tcPr>
            <w:tcW w:w="730" w:type="dxa"/>
            <w:tcBorders>
              <w:top w:val="single" w:sz="4" w:space="0" w:color="auto"/>
              <w:left w:val="nil"/>
              <w:bottom w:val="single" w:sz="4" w:space="0" w:color="auto"/>
              <w:right w:val="single" w:sz="4" w:space="0" w:color="auto"/>
            </w:tcBorders>
            <w:noWrap/>
            <w:vAlign w:val="bottom"/>
            <w:hideMark/>
          </w:tcPr>
          <w:p w14:paraId="5F783665"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w:t>
            </w:r>
          </w:p>
        </w:tc>
        <w:tc>
          <w:tcPr>
            <w:tcW w:w="4239" w:type="dxa"/>
            <w:tcBorders>
              <w:top w:val="single" w:sz="4" w:space="0" w:color="auto"/>
              <w:left w:val="nil"/>
              <w:bottom w:val="single" w:sz="4" w:space="0" w:color="auto"/>
              <w:right w:val="single" w:sz="4" w:space="0" w:color="auto"/>
            </w:tcBorders>
            <w:noWrap/>
            <w:vAlign w:val="bottom"/>
            <w:hideMark/>
          </w:tcPr>
          <w:p w14:paraId="21CB9EA7"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Operation                                                   </w:t>
            </w:r>
          </w:p>
        </w:tc>
      </w:tr>
      <w:tr w:rsidR="008A2D17" w:rsidRPr="008A2D17" w14:paraId="63C4CB20" w14:textId="77777777" w:rsidTr="008A2D17">
        <w:trPr>
          <w:trHeight w:val="290"/>
        </w:trPr>
        <w:tc>
          <w:tcPr>
            <w:tcW w:w="731" w:type="dxa"/>
            <w:tcBorders>
              <w:top w:val="nil"/>
              <w:left w:val="single" w:sz="4" w:space="0" w:color="auto"/>
              <w:bottom w:val="single" w:sz="4" w:space="0" w:color="auto"/>
              <w:right w:val="single" w:sz="4" w:space="0" w:color="auto"/>
            </w:tcBorders>
            <w:noWrap/>
            <w:vAlign w:val="bottom"/>
            <w:hideMark/>
          </w:tcPr>
          <w:p w14:paraId="546009A4"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035EBB6A"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Z351</w:t>
            </w:r>
          </w:p>
        </w:tc>
        <w:tc>
          <w:tcPr>
            <w:tcW w:w="730" w:type="dxa"/>
            <w:tcBorders>
              <w:top w:val="nil"/>
              <w:left w:val="nil"/>
              <w:bottom w:val="single" w:sz="4" w:space="0" w:color="auto"/>
              <w:right w:val="single" w:sz="4" w:space="0" w:color="auto"/>
            </w:tcBorders>
            <w:noWrap/>
            <w:vAlign w:val="bottom"/>
            <w:hideMark/>
          </w:tcPr>
          <w:p w14:paraId="64487506"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4ABE44C4"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w:t>
            </w:r>
          </w:p>
        </w:tc>
        <w:tc>
          <w:tcPr>
            <w:tcW w:w="730" w:type="dxa"/>
            <w:tcBorders>
              <w:top w:val="nil"/>
              <w:left w:val="nil"/>
              <w:bottom w:val="single" w:sz="4" w:space="0" w:color="auto"/>
              <w:right w:val="single" w:sz="4" w:space="0" w:color="auto"/>
            </w:tcBorders>
            <w:noWrap/>
            <w:vAlign w:val="bottom"/>
            <w:hideMark/>
          </w:tcPr>
          <w:p w14:paraId="0060E807"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20B1F956"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66B712D6"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w:t>
            </w:r>
          </w:p>
        </w:tc>
        <w:tc>
          <w:tcPr>
            <w:tcW w:w="4239" w:type="dxa"/>
            <w:tcBorders>
              <w:top w:val="nil"/>
              <w:left w:val="nil"/>
              <w:bottom w:val="single" w:sz="4" w:space="0" w:color="auto"/>
              <w:right w:val="single" w:sz="4" w:space="0" w:color="auto"/>
            </w:tcBorders>
            <w:noWrap/>
            <w:vAlign w:val="bottom"/>
            <w:hideMark/>
          </w:tcPr>
          <w:p w14:paraId="185A859E"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ADDWT *                                                    </w:t>
            </w:r>
          </w:p>
        </w:tc>
      </w:tr>
      <w:tr w:rsidR="008A2D17" w:rsidRPr="008A2D17" w14:paraId="4FBE5B43" w14:textId="77777777" w:rsidTr="008A2D17">
        <w:trPr>
          <w:trHeight w:val="290"/>
        </w:trPr>
        <w:tc>
          <w:tcPr>
            <w:tcW w:w="731" w:type="dxa"/>
            <w:tcBorders>
              <w:top w:val="nil"/>
              <w:left w:val="single" w:sz="4" w:space="0" w:color="auto"/>
              <w:bottom w:val="single" w:sz="4" w:space="0" w:color="auto"/>
              <w:right w:val="single" w:sz="4" w:space="0" w:color="auto"/>
            </w:tcBorders>
            <w:noWrap/>
            <w:vAlign w:val="bottom"/>
            <w:hideMark/>
          </w:tcPr>
          <w:p w14:paraId="0FB16478"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2367FAE8"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Z351</w:t>
            </w:r>
          </w:p>
        </w:tc>
        <w:tc>
          <w:tcPr>
            <w:tcW w:w="730" w:type="dxa"/>
            <w:tcBorders>
              <w:top w:val="nil"/>
              <w:left w:val="nil"/>
              <w:bottom w:val="single" w:sz="4" w:space="0" w:color="auto"/>
              <w:right w:val="single" w:sz="4" w:space="0" w:color="auto"/>
            </w:tcBorders>
            <w:noWrap/>
            <w:vAlign w:val="bottom"/>
            <w:hideMark/>
          </w:tcPr>
          <w:p w14:paraId="6711494E"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1D3629ED"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9EP2</w:t>
            </w:r>
          </w:p>
        </w:tc>
        <w:tc>
          <w:tcPr>
            <w:tcW w:w="730" w:type="dxa"/>
            <w:tcBorders>
              <w:top w:val="nil"/>
              <w:left w:val="nil"/>
              <w:bottom w:val="single" w:sz="4" w:space="0" w:color="auto"/>
              <w:right w:val="single" w:sz="4" w:space="0" w:color="auto"/>
            </w:tcBorders>
            <w:noWrap/>
            <w:vAlign w:val="bottom"/>
            <w:hideMark/>
          </w:tcPr>
          <w:p w14:paraId="41F334DA"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2A3F5B2D"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5B9987DE"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w:t>
            </w:r>
          </w:p>
        </w:tc>
        <w:tc>
          <w:tcPr>
            <w:tcW w:w="4239" w:type="dxa"/>
            <w:tcBorders>
              <w:top w:val="nil"/>
              <w:left w:val="nil"/>
              <w:bottom w:val="single" w:sz="4" w:space="0" w:color="auto"/>
              <w:right w:val="single" w:sz="4" w:space="0" w:color="auto"/>
            </w:tcBorders>
            <w:noWrap/>
            <w:vAlign w:val="bottom"/>
            <w:hideMark/>
          </w:tcPr>
          <w:p w14:paraId="2BFE242B"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DSPLIT 3?                                                   </w:t>
            </w:r>
          </w:p>
        </w:tc>
      </w:tr>
      <w:tr w:rsidR="008A2D17" w:rsidRPr="008A2D17" w14:paraId="48F612E2" w14:textId="77777777" w:rsidTr="008A2D17">
        <w:trPr>
          <w:trHeight w:val="290"/>
        </w:trPr>
        <w:tc>
          <w:tcPr>
            <w:tcW w:w="731" w:type="dxa"/>
            <w:tcBorders>
              <w:top w:val="nil"/>
              <w:left w:val="single" w:sz="4" w:space="0" w:color="auto"/>
              <w:bottom w:val="single" w:sz="4" w:space="0" w:color="auto"/>
              <w:right w:val="single" w:sz="4" w:space="0" w:color="auto"/>
            </w:tcBorders>
            <w:noWrap/>
            <w:vAlign w:val="bottom"/>
            <w:hideMark/>
          </w:tcPr>
          <w:p w14:paraId="54C00AC8"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666A74A5"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Z351</w:t>
            </w:r>
          </w:p>
        </w:tc>
        <w:tc>
          <w:tcPr>
            <w:tcW w:w="730" w:type="dxa"/>
            <w:tcBorders>
              <w:top w:val="nil"/>
              <w:left w:val="nil"/>
              <w:bottom w:val="single" w:sz="4" w:space="0" w:color="auto"/>
              <w:right w:val="single" w:sz="4" w:space="0" w:color="auto"/>
            </w:tcBorders>
            <w:noWrap/>
            <w:vAlign w:val="bottom"/>
            <w:hideMark/>
          </w:tcPr>
          <w:p w14:paraId="1D09BD8D"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19B99B5F"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9EP2</w:t>
            </w:r>
          </w:p>
        </w:tc>
        <w:tc>
          <w:tcPr>
            <w:tcW w:w="730" w:type="dxa"/>
            <w:tcBorders>
              <w:top w:val="nil"/>
              <w:left w:val="nil"/>
              <w:bottom w:val="single" w:sz="4" w:space="0" w:color="auto"/>
              <w:right w:val="single" w:sz="4" w:space="0" w:color="auto"/>
            </w:tcBorders>
            <w:noWrap/>
            <w:vAlign w:val="bottom"/>
            <w:hideMark/>
          </w:tcPr>
          <w:p w14:paraId="008A5A7E"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56BE321E"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59959864"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w:t>
            </w:r>
          </w:p>
        </w:tc>
        <w:tc>
          <w:tcPr>
            <w:tcW w:w="4239" w:type="dxa"/>
            <w:tcBorders>
              <w:top w:val="nil"/>
              <w:left w:val="nil"/>
              <w:bottom w:val="single" w:sz="4" w:space="0" w:color="auto"/>
              <w:right w:val="single" w:sz="4" w:space="0" w:color="auto"/>
            </w:tcBorders>
            <w:noWrap/>
            <w:vAlign w:val="bottom"/>
            <w:hideMark/>
          </w:tcPr>
          <w:p w14:paraId="5B04246B"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ZERO= </w:t>
            </w:r>
            <w:proofErr w:type="gramStart"/>
            <w:r w:rsidRPr="008A2D17">
              <w:rPr>
                <w:rFonts w:ascii="Aptos Narrow" w:eastAsia="Times New Roman" w:hAnsi="Aptos Narrow" w:cs="Times New Roman"/>
                <w:color w:val="000000"/>
                <w:kern w:val="0"/>
                <w:sz w:val="14"/>
                <w:szCs w:val="14"/>
                <w:lang w:eastAsia="en-AU"/>
                <w14:ligatures w14:val="none"/>
              </w:rPr>
              <w:t>NRA  ADDWT</w:t>
            </w:r>
            <w:proofErr w:type="gramEnd"/>
            <w:r w:rsidRPr="008A2D17">
              <w:rPr>
                <w:rFonts w:ascii="Aptos Narrow" w:eastAsia="Times New Roman" w:hAnsi="Aptos Narrow" w:cs="Times New Roman"/>
                <w:color w:val="000000"/>
                <w:kern w:val="0"/>
                <w:sz w:val="14"/>
                <w:szCs w:val="14"/>
                <w:lang w:eastAsia="en-AU"/>
                <w14:ligatures w14:val="none"/>
              </w:rPr>
              <w:t xml:space="preserve"> *                                         </w:t>
            </w:r>
          </w:p>
        </w:tc>
      </w:tr>
      <w:tr w:rsidR="008A2D17" w:rsidRPr="008A2D17" w14:paraId="2BDA2E60" w14:textId="77777777" w:rsidTr="008A2D17">
        <w:trPr>
          <w:trHeight w:val="290"/>
        </w:trPr>
        <w:tc>
          <w:tcPr>
            <w:tcW w:w="731" w:type="dxa"/>
            <w:tcBorders>
              <w:top w:val="nil"/>
              <w:left w:val="single" w:sz="4" w:space="0" w:color="auto"/>
              <w:bottom w:val="single" w:sz="4" w:space="0" w:color="auto"/>
              <w:right w:val="single" w:sz="4" w:space="0" w:color="auto"/>
            </w:tcBorders>
            <w:noWrap/>
            <w:vAlign w:val="bottom"/>
            <w:hideMark/>
          </w:tcPr>
          <w:p w14:paraId="233F452A"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ML</w:t>
            </w:r>
          </w:p>
        </w:tc>
        <w:tc>
          <w:tcPr>
            <w:tcW w:w="730" w:type="dxa"/>
            <w:tcBorders>
              <w:top w:val="nil"/>
              <w:left w:val="nil"/>
              <w:bottom w:val="single" w:sz="4" w:space="0" w:color="auto"/>
              <w:right w:val="single" w:sz="4" w:space="0" w:color="auto"/>
            </w:tcBorders>
            <w:noWrap/>
            <w:vAlign w:val="bottom"/>
            <w:hideMark/>
          </w:tcPr>
          <w:p w14:paraId="4D4D26A9"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Z351</w:t>
            </w:r>
          </w:p>
        </w:tc>
        <w:tc>
          <w:tcPr>
            <w:tcW w:w="730" w:type="dxa"/>
            <w:tcBorders>
              <w:top w:val="nil"/>
              <w:left w:val="nil"/>
              <w:bottom w:val="single" w:sz="4" w:space="0" w:color="auto"/>
              <w:right w:val="single" w:sz="4" w:space="0" w:color="auto"/>
            </w:tcBorders>
            <w:noWrap/>
            <w:vAlign w:val="bottom"/>
            <w:hideMark/>
          </w:tcPr>
          <w:p w14:paraId="23D10966"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25624607"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9EP2</w:t>
            </w:r>
          </w:p>
        </w:tc>
        <w:tc>
          <w:tcPr>
            <w:tcW w:w="730" w:type="dxa"/>
            <w:tcBorders>
              <w:top w:val="nil"/>
              <w:left w:val="nil"/>
              <w:bottom w:val="single" w:sz="4" w:space="0" w:color="auto"/>
              <w:right w:val="single" w:sz="4" w:space="0" w:color="auto"/>
            </w:tcBorders>
            <w:noWrap/>
            <w:vAlign w:val="bottom"/>
            <w:hideMark/>
          </w:tcPr>
          <w:p w14:paraId="46254852"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01          </w:t>
            </w:r>
          </w:p>
        </w:tc>
        <w:tc>
          <w:tcPr>
            <w:tcW w:w="730" w:type="dxa"/>
            <w:tcBorders>
              <w:top w:val="nil"/>
              <w:left w:val="nil"/>
              <w:bottom w:val="single" w:sz="4" w:space="0" w:color="auto"/>
              <w:right w:val="single" w:sz="4" w:space="0" w:color="auto"/>
            </w:tcBorders>
            <w:noWrap/>
            <w:vAlign w:val="bottom"/>
            <w:hideMark/>
          </w:tcPr>
          <w:p w14:paraId="1F543A19"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7D458F6B"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w:t>
            </w:r>
          </w:p>
        </w:tc>
        <w:tc>
          <w:tcPr>
            <w:tcW w:w="4239" w:type="dxa"/>
            <w:tcBorders>
              <w:top w:val="nil"/>
              <w:left w:val="nil"/>
              <w:bottom w:val="single" w:sz="4" w:space="0" w:color="auto"/>
              <w:right w:val="single" w:sz="4" w:space="0" w:color="auto"/>
            </w:tcBorders>
            <w:noWrap/>
            <w:vAlign w:val="bottom"/>
            <w:hideMark/>
          </w:tcPr>
          <w:p w14:paraId="709C00DE"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NUM=TSSOLL PRINT      </w:t>
            </w:r>
            <w:r w:rsidRPr="008A2D17">
              <w:rPr>
                <w:rFonts w:ascii="Aptos Narrow" w:eastAsia="Times New Roman" w:hAnsi="Aptos Narrow" w:cs="Times New Roman"/>
                <w:color w:val="E87331"/>
                <w:kern w:val="0"/>
                <w:sz w:val="14"/>
                <w:szCs w:val="14"/>
                <w:lang w:eastAsia="en-AU"/>
                <w14:ligatures w14:val="none"/>
              </w:rPr>
              <w:t xml:space="preserve">NUM-TSAU** </w:t>
            </w:r>
            <w:r w:rsidRPr="008A2D17">
              <w:rPr>
                <w:rFonts w:ascii="Aptos Narrow" w:eastAsia="Times New Roman" w:hAnsi="Aptos Narrow" w:cs="Times New Roman"/>
                <w:color w:val="000000"/>
                <w:kern w:val="0"/>
                <w:sz w:val="14"/>
                <w:szCs w:val="14"/>
                <w:lang w:eastAsia="en-AU"/>
                <w14:ligatures w14:val="none"/>
              </w:rPr>
              <w:t xml:space="preserve">PRINT      MULTI </w:t>
            </w:r>
            <w:proofErr w:type="gramStart"/>
            <w:r w:rsidRPr="008A2D17">
              <w:rPr>
                <w:rFonts w:ascii="Aptos Narrow" w:eastAsia="Times New Roman" w:hAnsi="Aptos Narrow" w:cs="Times New Roman"/>
                <w:color w:val="000000"/>
                <w:kern w:val="0"/>
                <w:sz w:val="14"/>
                <w:szCs w:val="14"/>
                <w:lang w:eastAsia="en-AU"/>
                <w14:ligatures w14:val="none"/>
              </w:rPr>
              <w:t>NAA  NEXT</w:t>
            </w:r>
            <w:proofErr w:type="gramEnd"/>
          </w:p>
        </w:tc>
      </w:tr>
      <w:tr w:rsidR="008A2D17" w:rsidRPr="008A2D17" w14:paraId="4DF6E4B3" w14:textId="77777777" w:rsidTr="008A2D17">
        <w:trPr>
          <w:trHeight w:val="290"/>
        </w:trPr>
        <w:tc>
          <w:tcPr>
            <w:tcW w:w="731" w:type="dxa"/>
            <w:tcBorders>
              <w:top w:val="nil"/>
              <w:left w:val="single" w:sz="4" w:space="0" w:color="auto"/>
              <w:bottom w:val="single" w:sz="4" w:space="0" w:color="auto"/>
              <w:right w:val="single" w:sz="4" w:space="0" w:color="auto"/>
            </w:tcBorders>
            <w:noWrap/>
            <w:vAlign w:val="bottom"/>
            <w:hideMark/>
          </w:tcPr>
          <w:p w14:paraId="6C31D7BD"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MR</w:t>
            </w:r>
          </w:p>
        </w:tc>
        <w:tc>
          <w:tcPr>
            <w:tcW w:w="730" w:type="dxa"/>
            <w:tcBorders>
              <w:top w:val="nil"/>
              <w:left w:val="nil"/>
              <w:bottom w:val="single" w:sz="4" w:space="0" w:color="auto"/>
              <w:right w:val="single" w:sz="4" w:space="0" w:color="auto"/>
            </w:tcBorders>
            <w:noWrap/>
            <w:vAlign w:val="bottom"/>
            <w:hideMark/>
          </w:tcPr>
          <w:p w14:paraId="4F2E56B6"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Z351</w:t>
            </w:r>
          </w:p>
        </w:tc>
        <w:tc>
          <w:tcPr>
            <w:tcW w:w="730" w:type="dxa"/>
            <w:tcBorders>
              <w:top w:val="nil"/>
              <w:left w:val="nil"/>
              <w:bottom w:val="single" w:sz="4" w:space="0" w:color="auto"/>
              <w:right w:val="single" w:sz="4" w:space="0" w:color="auto"/>
            </w:tcBorders>
            <w:noWrap/>
            <w:vAlign w:val="bottom"/>
            <w:hideMark/>
          </w:tcPr>
          <w:p w14:paraId="3FC15112"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764FE7EB"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9EP2</w:t>
            </w:r>
          </w:p>
        </w:tc>
        <w:tc>
          <w:tcPr>
            <w:tcW w:w="730" w:type="dxa"/>
            <w:tcBorders>
              <w:top w:val="nil"/>
              <w:left w:val="nil"/>
              <w:bottom w:val="single" w:sz="4" w:space="0" w:color="auto"/>
              <w:right w:val="single" w:sz="4" w:space="0" w:color="auto"/>
            </w:tcBorders>
            <w:noWrap/>
            <w:vAlign w:val="bottom"/>
            <w:hideMark/>
          </w:tcPr>
          <w:p w14:paraId="72810E0A"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01          </w:t>
            </w:r>
          </w:p>
        </w:tc>
        <w:tc>
          <w:tcPr>
            <w:tcW w:w="730" w:type="dxa"/>
            <w:tcBorders>
              <w:top w:val="nil"/>
              <w:left w:val="nil"/>
              <w:bottom w:val="single" w:sz="4" w:space="0" w:color="auto"/>
              <w:right w:val="single" w:sz="4" w:space="0" w:color="auto"/>
            </w:tcBorders>
            <w:noWrap/>
            <w:vAlign w:val="bottom"/>
            <w:hideMark/>
          </w:tcPr>
          <w:p w14:paraId="5C049695"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3711C332"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w:t>
            </w:r>
          </w:p>
        </w:tc>
        <w:tc>
          <w:tcPr>
            <w:tcW w:w="4239" w:type="dxa"/>
            <w:tcBorders>
              <w:top w:val="nil"/>
              <w:left w:val="nil"/>
              <w:bottom w:val="single" w:sz="4" w:space="0" w:color="auto"/>
              <w:right w:val="single" w:sz="4" w:space="0" w:color="auto"/>
            </w:tcBorders>
            <w:noWrap/>
            <w:vAlign w:val="bottom"/>
            <w:hideMark/>
          </w:tcPr>
          <w:p w14:paraId="3F7A32AD"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NUM=TSSOLL PRINT      </w:t>
            </w:r>
            <w:r w:rsidRPr="008A2D17">
              <w:rPr>
                <w:rFonts w:ascii="Aptos Narrow" w:eastAsia="Times New Roman" w:hAnsi="Aptos Narrow" w:cs="Times New Roman"/>
                <w:color w:val="E87331"/>
                <w:kern w:val="0"/>
                <w:sz w:val="14"/>
                <w:szCs w:val="14"/>
                <w:lang w:eastAsia="en-AU"/>
                <w14:ligatures w14:val="none"/>
              </w:rPr>
              <w:t>NUM</w:t>
            </w:r>
            <w:proofErr w:type="gramStart"/>
            <w:r w:rsidRPr="008A2D17">
              <w:rPr>
                <w:rFonts w:ascii="Aptos Narrow" w:eastAsia="Times New Roman" w:hAnsi="Aptos Narrow" w:cs="Times New Roman"/>
                <w:color w:val="E87331"/>
                <w:kern w:val="0"/>
                <w:sz w:val="14"/>
                <w:szCs w:val="14"/>
                <w:lang w:eastAsia="en-AU"/>
                <w14:ligatures w14:val="none"/>
              </w:rPr>
              <w:t>-  9980</w:t>
            </w:r>
            <w:proofErr w:type="gramEnd"/>
            <w:r w:rsidRPr="008A2D17">
              <w:rPr>
                <w:rFonts w:ascii="Aptos Narrow" w:eastAsia="Times New Roman" w:hAnsi="Aptos Narrow" w:cs="Times New Roman"/>
                <w:color w:val="000000"/>
                <w:kern w:val="0"/>
                <w:sz w:val="14"/>
                <w:szCs w:val="14"/>
                <w:lang w:eastAsia="en-AU"/>
                <w14:ligatures w14:val="none"/>
              </w:rPr>
              <w:t xml:space="preserve"> PRINT      MULTI NAA  NEXT</w:t>
            </w:r>
          </w:p>
        </w:tc>
      </w:tr>
      <w:tr w:rsidR="008A2D17" w:rsidRPr="008A2D17" w14:paraId="75A998D7" w14:textId="77777777" w:rsidTr="008A2D17">
        <w:trPr>
          <w:trHeight w:val="290"/>
        </w:trPr>
        <w:tc>
          <w:tcPr>
            <w:tcW w:w="731" w:type="dxa"/>
            <w:tcBorders>
              <w:top w:val="nil"/>
              <w:left w:val="single" w:sz="4" w:space="0" w:color="auto"/>
              <w:bottom w:val="single" w:sz="4" w:space="0" w:color="auto"/>
              <w:right w:val="single" w:sz="4" w:space="0" w:color="auto"/>
            </w:tcBorders>
            <w:noWrap/>
            <w:vAlign w:val="bottom"/>
            <w:hideMark/>
          </w:tcPr>
          <w:p w14:paraId="13B0764E"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73B7488D"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Z351</w:t>
            </w:r>
          </w:p>
        </w:tc>
        <w:tc>
          <w:tcPr>
            <w:tcW w:w="730" w:type="dxa"/>
            <w:tcBorders>
              <w:top w:val="nil"/>
              <w:left w:val="nil"/>
              <w:bottom w:val="single" w:sz="4" w:space="0" w:color="auto"/>
              <w:right w:val="single" w:sz="4" w:space="0" w:color="auto"/>
            </w:tcBorders>
            <w:noWrap/>
            <w:vAlign w:val="bottom"/>
            <w:hideMark/>
          </w:tcPr>
          <w:p w14:paraId="59674E98"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6B3F0358"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9EP2</w:t>
            </w:r>
          </w:p>
        </w:tc>
        <w:tc>
          <w:tcPr>
            <w:tcW w:w="730" w:type="dxa"/>
            <w:tcBorders>
              <w:top w:val="nil"/>
              <w:left w:val="nil"/>
              <w:bottom w:val="single" w:sz="4" w:space="0" w:color="auto"/>
              <w:right w:val="single" w:sz="4" w:space="0" w:color="auto"/>
            </w:tcBorders>
            <w:noWrap/>
            <w:vAlign w:val="bottom"/>
            <w:hideMark/>
          </w:tcPr>
          <w:p w14:paraId="6B7036E9"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01          </w:t>
            </w:r>
          </w:p>
        </w:tc>
        <w:tc>
          <w:tcPr>
            <w:tcW w:w="730" w:type="dxa"/>
            <w:tcBorders>
              <w:top w:val="nil"/>
              <w:left w:val="nil"/>
              <w:bottom w:val="single" w:sz="4" w:space="0" w:color="auto"/>
              <w:right w:val="single" w:sz="4" w:space="0" w:color="auto"/>
            </w:tcBorders>
            <w:noWrap/>
            <w:vAlign w:val="bottom"/>
            <w:hideMark/>
          </w:tcPr>
          <w:p w14:paraId="4AF770DF"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A        </w:t>
            </w:r>
          </w:p>
        </w:tc>
        <w:tc>
          <w:tcPr>
            <w:tcW w:w="730" w:type="dxa"/>
            <w:tcBorders>
              <w:top w:val="nil"/>
              <w:left w:val="nil"/>
              <w:bottom w:val="single" w:sz="4" w:space="0" w:color="auto"/>
              <w:right w:val="single" w:sz="4" w:space="0" w:color="auto"/>
            </w:tcBorders>
            <w:noWrap/>
            <w:vAlign w:val="bottom"/>
            <w:hideMark/>
          </w:tcPr>
          <w:p w14:paraId="11B1E7F7"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w:t>
            </w:r>
          </w:p>
        </w:tc>
        <w:tc>
          <w:tcPr>
            <w:tcW w:w="4239" w:type="dxa"/>
            <w:tcBorders>
              <w:top w:val="nil"/>
              <w:left w:val="nil"/>
              <w:bottom w:val="single" w:sz="4" w:space="0" w:color="auto"/>
              <w:right w:val="single" w:sz="4" w:space="0" w:color="auto"/>
            </w:tcBorders>
            <w:noWrap/>
            <w:vAlign w:val="bottom"/>
            <w:hideMark/>
          </w:tcPr>
          <w:p w14:paraId="711CB71C"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PRINT      ZERO= N    PRINT      AMT/TSDIVP PRINT      NEXT</w:t>
            </w:r>
          </w:p>
        </w:tc>
      </w:tr>
      <w:tr w:rsidR="008A2D17" w:rsidRPr="008A2D17" w14:paraId="44D58C61" w14:textId="77777777" w:rsidTr="008A2D17">
        <w:trPr>
          <w:trHeight w:val="290"/>
        </w:trPr>
        <w:tc>
          <w:tcPr>
            <w:tcW w:w="731" w:type="dxa"/>
            <w:tcBorders>
              <w:top w:val="nil"/>
              <w:left w:val="single" w:sz="4" w:space="0" w:color="auto"/>
              <w:bottom w:val="single" w:sz="4" w:space="0" w:color="auto"/>
              <w:right w:val="single" w:sz="4" w:space="0" w:color="auto"/>
            </w:tcBorders>
            <w:noWrap/>
            <w:vAlign w:val="bottom"/>
            <w:hideMark/>
          </w:tcPr>
          <w:p w14:paraId="06597110"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30531727"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Z351</w:t>
            </w:r>
          </w:p>
        </w:tc>
        <w:tc>
          <w:tcPr>
            <w:tcW w:w="730" w:type="dxa"/>
            <w:tcBorders>
              <w:top w:val="nil"/>
              <w:left w:val="nil"/>
              <w:bottom w:val="single" w:sz="4" w:space="0" w:color="auto"/>
              <w:right w:val="single" w:sz="4" w:space="0" w:color="auto"/>
            </w:tcBorders>
            <w:noWrap/>
            <w:vAlign w:val="bottom"/>
            <w:hideMark/>
          </w:tcPr>
          <w:p w14:paraId="7EAC10AD"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2A08B110"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9EP2</w:t>
            </w:r>
          </w:p>
        </w:tc>
        <w:tc>
          <w:tcPr>
            <w:tcW w:w="730" w:type="dxa"/>
            <w:tcBorders>
              <w:top w:val="nil"/>
              <w:left w:val="nil"/>
              <w:bottom w:val="single" w:sz="4" w:space="0" w:color="auto"/>
              <w:right w:val="single" w:sz="4" w:space="0" w:color="auto"/>
            </w:tcBorders>
            <w:noWrap/>
            <w:vAlign w:val="bottom"/>
            <w:hideMark/>
          </w:tcPr>
          <w:p w14:paraId="2A7D822A"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01          </w:t>
            </w:r>
          </w:p>
        </w:tc>
        <w:tc>
          <w:tcPr>
            <w:tcW w:w="730" w:type="dxa"/>
            <w:tcBorders>
              <w:top w:val="nil"/>
              <w:left w:val="nil"/>
              <w:bottom w:val="single" w:sz="4" w:space="0" w:color="auto"/>
              <w:right w:val="single" w:sz="4" w:space="0" w:color="auto"/>
            </w:tcBorders>
            <w:noWrap/>
            <w:vAlign w:val="bottom"/>
            <w:hideMark/>
          </w:tcPr>
          <w:p w14:paraId="2BF74672"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B        </w:t>
            </w:r>
          </w:p>
        </w:tc>
        <w:tc>
          <w:tcPr>
            <w:tcW w:w="730" w:type="dxa"/>
            <w:tcBorders>
              <w:top w:val="nil"/>
              <w:left w:val="nil"/>
              <w:bottom w:val="single" w:sz="4" w:space="0" w:color="auto"/>
              <w:right w:val="single" w:sz="4" w:space="0" w:color="auto"/>
            </w:tcBorders>
            <w:noWrap/>
            <w:vAlign w:val="bottom"/>
            <w:hideMark/>
          </w:tcPr>
          <w:p w14:paraId="48565E4D"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w:t>
            </w:r>
          </w:p>
        </w:tc>
        <w:tc>
          <w:tcPr>
            <w:tcW w:w="4239" w:type="dxa"/>
            <w:tcBorders>
              <w:top w:val="nil"/>
              <w:left w:val="nil"/>
              <w:bottom w:val="single" w:sz="4" w:space="0" w:color="auto"/>
              <w:right w:val="single" w:sz="4" w:space="0" w:color="auto"/>
            </w:tcBorders>
            <w:noWrap/>
            <w:vAlign w:val="bottom"/>
            <w:hideMark/>
          </w:tcPr>
          <w:p w14:paraId="346C967A"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AMT*2      PRINT      ADDWT *    AMT</w:t>
            </w:r>
            <w:proofErr w:type="gramStart"/>
            <w:r w:rsidRPr="008A2D17">
              <w:rPr>
                <w:rFonts w:ascii="Aptos Narrow" w:eastAsia="Times New Roman" w:hAnsi="Aptos Narrow" w:cs="Times New Roman"/>
                <w:color w:val="000000"/>
                <w:kern w:val="0"/>
                <w:sz w:val="14"/>
                <w:szCs w:val="14"/>
                <w:lang w:eastAsia="en-AU"/>
                <w14:ligatures w14:val="none"/>
              </w:rPr>
              <w:t>-  9</w:t>
            </w:r>
            <w:proofErr w:type="gramEnd"/>
            <w:r w:rsidRPr="008A2D17">
              <w:rPr>
                <w:rFonts w:ascii="Aptos Narrow" w:eastAsia="Times New Roman" w:hAnsi="Aptos Narrow" w:cs="Times New Roman"/>
                <w:color w:val="000000"/>
                <w:kern w:val="0"/>
                <w:sz w:val="14"/>
                <w:szCs w:val="14"/>
                <w:lang w:eastAsia="en-AU"/>
                <w14:ligatures w14:val="none"/>
              </w:rPr>
              <w:t>WE1 PRINT      NEXT</w:t>
            </w:r>
          </w:p>
        </w:tc>
      </w:tr>
      <w:tr w:rsidR="008A2D17" w:rsidRPr="008A2D17" w14:paraId="485E0330" w14:textId="77777777" w:rsidTr="008A2D17">
        <w:trPr>
          <w:trHeight w:val="290"/>
        </w:trPr>
        <w:tc>
          <w:tcPr>
            <w:tcW w:w="731" w:type="dxa"/>
            <w:tcBorders>
              <w:top w:val="nil"/>
              <w:left w:val="single" w:sz="4" w:space="0" w:color="auto"/>
              <w:bottom w:val="single" w:sz="4" w:space="0" w:color="auto"/>
              <w:right w:val="single" w:sz="4" w:space="0" w:color="auto"/>
            </w:tcBorders>
            <w:noWrap/>
            <w:vAlign w:val="bottom"/>
            <w:hideMark/>
          </w:tcPr>
          <w:p w14:paraId="4F7738B5"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2BC75EEF"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Z351</w:t>
            </w:r>
          </w:p>
        </w:tc>
        <w:tc>
          <w:tcPr>
            <w:tcW w:w="730" w:type="dxa"/>
            <w:tcBorders>
              <w:top w:val="nil"/>
              <w:left w:val="nil"/>
              <w:bottom w:val="single" w:sz="4" w:space="0" w:color="auto"/>
              <w:right w:val="single" w:sz="4" w:space="0" w:color="auto"/>
            </w:tcBorders>
            <w:noWrap/>
            <w:vAlign w:val="bottom"/>
            <w:hideMark/>
          </w:tcPr>
          <w:p w14:paraId="1A91AEE0"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61EE75C1"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9EP2</w:t>
            </w:r>
          </w:p>
        </w:tc>
        <w:tc>
          <w:tcPr>
            <w:tcW w:w="730" w:type="dxa"/>
            <w:tcBorders>
              <w:top w:val="nil"/>
              <w:left w:val="nil"/>
              <w:bottom w:val="single" w:sz="4" w:space="0" w:color="auto"/>
              <w:right w:val="single" w:sz="4" w:space="0" w:color="auto"/>
            </w:tcBorders>
            <w:noWrap/>
            <w:vAlign w:val="bottom"/>
            <w:hideMark/>
          </w:tcPr>
          <w:p w14:paraId="142857AA"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01          </w:t>
            </w:r>
          </w:p>
        </w:tc>
        <w:tc>
          <w:tcPr>
            <w:tcW w:w="730" w:type="dxa"/>
            <w:tcBorders>
              <w:top w:val="nil"/>
              <w:left w:val="nil"/>
              <w:bottom w:val="single" w:sz="4" w:space="0" w:color="auto"/>
              <w:right w:val="single" w:sz="4" w:space="0" w:color="auto"/>
            </w:tcBorders>
            <w:noWrap/>
            <w:vAlign w:val="bottom"/>
            <w:hideMark/>
          </w:tcPr>
          <w:p w14:paraId="6AB7D378"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C        </w:t>
            </w:r>
          </w:p>
        </w:tc>
        <w:tc>
          <w:tcPr>
            <w:tcW w:w="730" w:type="dxa"/>
            <w:tcBorders>
              <w:top w:val="nil"/>
              <w:left w:val="nil"/>
              <w:bottom w:val="single" w:sz="4" w:space="0" w:color="auto"/>
              <w:right w:val="single" w:sz="4" w:space="0" w:color="auto"/>
            </w:tcBorders>
            <w:noWrap/>
            <w:vAlign w:val="bottom"/>
            <w:hideMark/>
          </w:tcPr>
          <w:p w14:paraId="2938A412"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w:t>
            </w:r>
          </w:p>
        </w:tc>
        <w:tc>
          <w:tcPr>
            <w:tcW w:w="4239" w:type="dxa"/>
            <w:tcBorders>
              <w:top w:val="nil"/>
              <w:left w:val="nil"/>
              <w:bottom w:val="single" w:sz="4" w:space="0" w:color="auto"/>
              <w:right w:val="single" w:sz="4" w:space="0" w:color="auto"/>
            </w:tcBorders>
            <w:noWrap/>
            <w:vAlign w:val="bottom"/>
            <w:hideMark/>
          </w:tcPr>
          <w:p w14:paraId="7CFB1B94"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AMT</w:t>
            </w:r>
            <w:proofErr w:type="gramStart"/>
            <w:r w:rsidRPr="008A2D17">
              <w:rPr>
                <w:rFonts w:ascii="Aptos Narrow" w:eastAsia="Times New Roman" w:hAnsi="Aptos Narrow" w:cs="Times New Roman"/>
                <w:color w:val="000000"/>
                <w:kern w:val="0"/>
                <w:sz w:val="14"/>
                <w:szCs w:val="14"/>
                <w:lang w:eastAsia="en-AU"/>
                <w14:ligatures w14:val="none"/>
              </w:rPr>
              <w:t>-  3670</w:t>
            </w:r>
            <w:proofErr w:type="gramEnd"/>
            <w:r w:rsidRPr="008A2D17">
              <w:rPr>
                <w:rFonts w:ascii="Aptos Narrow" w:eastAsia="Times New Roman" w:hAnsi="Aptos Narrow" w:cs="Times New Roman"/>
                <w:color w:val="000000"/>
                <w:kern w:val="0"/>
                <w:sz w:val="14"/>
                <w:szCs w:val="14"/>
                <w:lang w:eastAsia="en-AU"/>
                <w14:ligatures w14:val="none"/>
              </w:rPr>
              <w:t xml:space="preserve"> PRINT      ADDWT 49S9                           </w:t>
            </w:r>
          </w:p>
        </w:tc>
      </w:tr>
      <w:tr w:rsidR="008A2D17" w:rsidRPr="008A2D17" w14:paraId="73DB30D2" w14:textId="77777777" w:rsidTr="008A2D17">
        <w:trPr>
          <w:trHeight w:val="290"/>
        </w:trPr>
        <w:tc>
          <w:tcPr>
            <w:tcW w:w="731" w:type="dxa"/>
            <w:tcBorders>
              <w:top w:val="nil"/>
              <w:left w:val="single" w:sz="4" w:space="0" w:color="auto"/>
              <w:bottom w:val="single" w:sz="4" w:space="0" w:color="auto"/>
              <w:right w:val="single" w:sz="4" w:space="0" w:color="auto"/>
            </w:tcBorders>
            <w:noWrap/>
            <w:vAlign w:val="bottom"/>
            <w:hideMark/>
          </w:tcPr>
          <w:p w14:paraId="59AD1D2E"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ML</w:t>
            </w:r>
          </w:p>
        </w:tc>
        <w:tc>
          <w:tcPr>
            <w:tcW w:w="730" w:type="dxa"/>
            <w:tcBorders>
              <w:top w:val="nil"/>
              <w:left w:val="nil"/>
              <w:bottom w:val="single" w:sz="4" w:space="0" w:color="auto"/>
              <w:right w:val="single" w:sz="4" w:space="0" w:color="auto"/>
            </w:tcBorders>
            <w:noWrap/>
            <w:vAlign w:val="bottom"/>
            <w:hideMark/>
          </w:tcPr>
          <w:p w14:paraId="61455842"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Z351</w:t>
            </w:r>
          </w:p>
        </w:tc>
        <w:tc>
          <w:tcPr>
            <w:tcW w:w="730" w:type="dxa"/>
            <w:tcBorders>
              <w:top w:val="nil"/>
              <w:left w:val="nil"/>
              <w:bottom w:val="single" w:sz="4" w:space="0" w:color="auto"/>
              <w:right w:val="single" w:sz="4" w:space="0" w:color="auto"/>
            </w:tcBorders>
            <w:noWrap/>
            <w:vAlign w:val="bottom"/>
            <w:hideMark/>
          </w:tcPr>
          <w:p w14:paraId="3C57C10E"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0D961134"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9EP2</w:t>
            </w:r>
          </w:p>
        </w:tc>
        <w:tc>
          <w:tcPr>
            <w:tcW w:w="730" w:type="dxa"/>
            <w:tcBorders>
              <w:top w:val="nil"/>
              <w:left w:val="nil"/>
              <w:bottom w:val="single" w:sz="4" w:space="0" w:color="auto"/>
              <w:right w:val="single" w:sz="4" w:space="0" w:color="auto"/>
            </w:tcBorders>
            <w:noWrap/>
            <w:vAlign w:val="bottom"/>
            <w:hideMark/>
          </w:tcPr>
          <w:p w14:paraId="511EA692"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02          </w:t>
            </w:r>
          </w:p>
        </w:tc>
        <w:tc>
          <w:tcPr>
            <w:tcW w:w="730" w:type="dxa"/>
            <w:tcBorders>
              <w:top w:val="nil"/>
              <w:left w:val="nil"/>
              <w:bottom w:val="single" w:sz="4" w:space="0" w:color="auto"/>
              <w:right w:val="single" w:sz="4" w:space="0" w:color="auto"/>
            </w:tcBorders>
            <w:noWrap/>
            <w:vAlign w:val="bottom"/>
            <w:hideMark/>
          </w:tcPr>
          <w:p w14:paraId="1FE90F19"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4AF506AD"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w:t>
            </w:r>
          </w:p>
        </w:tc>
        <w:tc>
          <w:tcPr>
            <w:tcW w:w="4239" w:type="dxa"/>
            <w:tcBorders>
              <w:top w:val="nil"/>
              <w:left w:val="nil"/>
              <w:bottom w:val="single" w:sz="4" w:space="0" w:color="auto"/>
              <w:right w:val="single" w:sz="4" w:space="0" w:color="auto"/>
            </w:tcBorders>
            <w:noWrap/>
            <w:vAlign w:val="bottom"/>
            <w:hideMark/>
          </w:tcPr>
          <w:p w14:paraId="350DF776"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NUM=TSSOLL PRINT      </w:t>
            </w:r>
            <w:r w:rsidRPr="008A2D17">
              <w:rPr>
                <w:rFonts w:ascii="Aptos Narrow" w:eastAsia="Times New Roman" w:hAnsi="Aptos Narrow" w:cs="Times New Roman"/>
                <w:color w:val="E87331"/>
                <w:kern w:val="0"/>
                <w:sz w:val="14"/>
                <w:szCs w:val="14"/>
                <w:lang w:eastAsia="en-AU"/>
                <w14:ligatures w14:val="none"/>
              </w:rPr>
              <w:t>NUM-TSAU**</w:t>
            </w:r>
            <w:r w:rsidRPr="008A2D17">
              <w:rPr>
                <w:rFonts w:ascii="Aptos Narrow" w:eastAsia="Times New Roman" w:hAnsi="Aptos Narrow" w:cs="Times New Roman"/>
                <w:color w:val="000000"/>
                <w:kern w:val="0"/>
                <w:sz w:val="14"/>
                <w:szCs w:val="14"/>
                <w:lang w:eastAsia="en-AU"/>
                <w14:ligatures w14:val="none"/>
              </w:rPr>
              <w:t xml:space="preserve"> PRINT      MULTI </w:t>
            </w:r>
            <w:proofErr w:type="gramStart"/>
            <w:r w:rsidRPr="008A2D17">
              <w:rPr>
                <w:rFonts w:ascii="Aptos Narrow" w:eastAsia="Times New Roman" w:hAnsi="Aptos Narrow" w:cs="Times New Roman"/>
                <w:color w:val="000000"/>
                <w:kern w:val="0"/>
                <w:sz w:val="14"/>
                <w:szCs w:val="14"/>
                <w:lang w:eastAsia="en-AU"/>
                <w14:ligatures w14:val="none"/>
              </w:rPr>
              <w:t>NAA  NEXT</w:t>
            </w:r>
            <w:proofErr w:type="gramEnd"/>
          </w:p>
        </w:tc>
      </w:tr>
      <w:tr w:rsidR="008A2D17" w:rsidRPr="008A2D17" w14:paraId="3E4EA56A" w14:textId="77777777" w:rsidTr="008A2D17">
        <w:trPr>
          <w:trHeight w:val="290"/>
        </w:trPr>
        <w:tc>
          <w:tcPr>
            <w:tcW w:w="731" w:type="dxa"/>
            <w:tcBorders>
              <w:top w:val="nil"/>
              <w:left w:val="single" w:sz="4" w:space="0" w:color="auto"/>
              <w:bottom w:val="single" w:sz="4" w:space="0" w:color="auto"/>
              <w:right w:val="single" w:sz="4" w:space="0" w:color="auto"/>
            </w:tcBorders>
            <w:noWrap/>
            <w:vAlign w:val="bottom"/>
            <w:hideMark/>
          </w:tcPr>
          <w:p w14:paraId="3AECE904"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MR</w:t>
            </w:r>
          </w:p>
        </w:tc>
        <w:tc>
          <w:tcPr>
            <w:tcW w:w="730" w:type="dxa"/>
            <w:tcBorders>
              <w:top w:val="nil"/>
              <w:left w:val="nil"/>
              <w:bottom w:val="single" w:sz="4" w:space="0" w:color="auto"/>
              <w:right w:val="single" w:sz="4" w:space="0" w:color="auto"/>
            </w:tcBorders>
            <w:noWrap/>
            <w:vAlign w:val="bottom"/>
            <w:hideMark/>
          </w:tcPr>
          <w:p w14:paraId="2DB41AB1"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Z351</w:t>
            </w:r>
          </w:p>
        </w:tc>
        <w:tc>
          <w:tcPr>
            <w:tcW w:w="730" w:type="dxa"/>
            <w:tcBorders>
              <w:top w:val="nil"/>
              <w:left w:val="nil"/>
              <w:bottom w:val="single" w:sz="4" w:space="0" w:color="auto"/>
              <w:right w:val="single" w:sz="4" w:space="0" w:color="auto"/>
            </w:tcBorders>
            <w:noWrap/>
            <w:vAlign w:val="bottom"/>
            <w:hideMark/>
          </w:tcPr>
          <w:p w14:paraId="7170C2C7"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0DED3B44"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9EP2</w:t>
            </w:r>
          </w:p>
        </w:tc>
        <w:tc>
          <w:tcPr>
            <w:tcW w:w="730" w:type="dxa"/>
            <w:tcBorders>
              <w:top w:val="nil"/>
              <w:left w:val="nil"/>
              <w:bottom w:val="single" w:sz="4" w:space="0" w:color="auto"/>
              <w:right w:val="single" w:sz="4" w:space="0" w:color="auto"/>
            </w:tcBorders>
            <w:noWrap/>
            <w:vAlign w:val="bottom"/>
            <w:hideMark/>
          </w:tcPr>
          <w:p w14:paraId="610753A0"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02          </w:t>
            </w:r>
          </w:p>
        </w:tc>
        <w:tc>
          <w:tcPr>
            <w:tcW w:w="730" w:type="dxa"/>
            <w:tcBorders>
              <w:top w:val="nil"/>
              <w:left w:val="nil"/>
              <w:bottom w:val="single" w:sz="4" w:space="0" w:color="auto"/>
              <w:right w:val="single" w:sz="4" w:space="0" w:color="auto"/>
            </w:tcBorders>
            <w:noWrap/>
            <w:vAlign w:val="bottom"/>
            <w:hideMark/>
          </w:tcPr>
          <w:p w14:paraId="71201C9B"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77F64D55"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w:t>
            </w:r>
          </w:p>
        </w:tc>
        <w:tc>
          <w:tcPr>
            <w:tcW w:w="4239" w:type="dxa"/>
            <w:tcBorders>
              <w:top w:val="nil"/>
              <w:left w:val="nil"/>
              <w:bottom w:val="single" w:sz="4" w:space="0" w:color="auto"/>
              <w:right w:val="single" w:sz="4" w:space="0" w:color="auto"/>
            </w:tcBorders>
            <w:noWrap/>
            <w:vAlign w:val="bottom"/>
            <w:hideMark/>
          </w:tcPr>
          <w:p w14:paraId="3F01ACCA"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NUM=TSSOLL PRINT      </w:t>
            </w:r>
            <w:r w:rsidRPr="008A2D17">
              <w:rPr>
                <w:rFonts w:ascii="Aptos Narrow" w:eastAsia="Times New Roman" w:hAnsi="Aptos Narrow" w:cs="Times New Roman"/>
                <w:color w:val="E87331"/>
                <w:kern w:val="0"/>
                <w:sz w:val="14"/>
                <w:szCs w:val="14"/>
                <w:lang w:eastAsia="en-AU"/>
                <w14:ligatures w14:val="none"/>
              </w:rPr>
              <w:t>NUM</w:t>
            </w:r>
            <w:proofErr w:type="gramStart"/>
            <w:r w:rsidRPr="008A2D17">
              <w:rPr>
                <w:rFonts w:ascii="Aptos Narrow" w:eastAsia="Times New Roman" w:hAnsi="Aptos Narrow" w:cs="Times New Roman"/>
                <w:color w:val="E87331"/>
                <w:kern w:val="0"/>
                <w:sz w:val="14"/>
                <w:szCs w:val="14"/>
                <w:lang w:eastAsia="en-AU"/>
                <w14:ligatures w14:val="none"/>
              </w:rPr>
              <w:t>-  9980</w:t>
            </w:r>
            <w:proofErr w:type="gramEnd"/>
            <w:r w:rsidRPr="008A2D17">
              <w:rPr>
                <w:rFonts w:ascii="Aptos Narrow" w:eastAsia="Times New Roman" w:hAnsi="Aptos Narrow" w:cs="Times New Roman"/>
                <w:color w:val="000000"/>
                <w:kern w:val="0"/>
                <w:sz w:val="14"/>
                <w:szCs w:val="14"/>
                <w:lang w:eastAsia="en-AU"/>
                <w14:ligatures w14:val="none"/>
              </w:rPr>
              <w:t xml:space="preserve"> PRINT      MULTI NAA  NEXT</w:t>
            </w:r>
          </w:p>
        </w:tc>
      </w:tr>
      <w:tr w:rsidR="008A2D17" w:rsidRPr="008A2D17" w14:paraId="00B0E045" w14:textId="77777777" w:rsidTr="008A2D17">
        <w:trPr>
          <w:trHeight w:val="290"/>
        </w:trPr>
        <w:tc>
          <w:tcPr>
            <w:tcW w:w="731" w:type="dxa"/>
            <w:tcBorders>
              <w:top w:val="nil"/>
              <w:left w:val="single" w:sz="4" w:space="0" w:color="auto"/>
              <w:bottom w:val="single" w:sz="4" w:space="0" w:color="auto"/>
              <w:right w:val="single" w:sz="4" w:space="0" w:color="auto"/>
            </w:tcBorders>
            <w:noWrap/>
            <w:vAlign w:val="bottom"/>
            <w:hideMark/>
          </w:tcPr>
          <w:p w14:paraId="6A2C99CA"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4C14C2C2"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Z351</w:t>
            </w:r>
          </w:p>
        </w:tc>
        <w:tc>
          <w:tcPr>
            <w:tcW w:w="730" w:type="dxa"/>
            <w:tcBorders>
              <w:top w:val="nil"/>
              <w:left w:val="nil"/>
              <w:bottom w:val="single" w:sz="4" w:space="0" w:color="auto"/>
              <w:right w:val="single" w:sz="4" w:space="0" w:color="auto"/>
            </w:tcBorders>
            <w:noWrap/>
            <w:vAlign w:val="bottom"/>
            <w:hideMark/>
          </w:tcPr>
          <w:p w14:paraId="5380674A"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0007616C"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9EP2</w:t>
            </w:r>
          </w:p>
        </w:tc>
        <w:tc>
          <w:tcPr>
            <w:tcW w:w="730" w:type="dxa"/>
            <w:tcBorders>
              <w:top w:val="nil"/>
              <w:left w:val="nil"/>
              <w:bottom w:val="single" w:sz="4" w:space="0" w:color="auto"/>
              <w:right w:val="single" w:sz="4" w:space="0" w:color="auto"/>
            </w:tcBorders>
            <w:noWrap/>
            <w:vAlign w:val="bottom"/>
            <w:hideMark/>
          </w:tcPr>
          <w:p w14:paraId="3631100D"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02          </w:t>
            </w:r>
          </w:p>
        </w:tc>
        <w:tc>
          <w:tcPr>
            <w:tcW w:w="730" w:type="dxa"/>
            <w:tcBorders>
              <w:top w:val="nil"/>
              <w:left w:val="nil"/>
              <w:bottom w:val="single" w:sz="4" w:space="0" w:color="auto"/>
              <w:right w:val="single" w:sz="4" w:space="0" w:color="auto"/>
            </w:tcBorders>
            <w:noWrap/>
            <w:vAlign w:val="bottom"/>
            <w:hideMark/>
          </w:tcPr>
          <w:p w14:paraId="134195D3"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A        </w:t>
            </w:r>
          </w:p>
        </w:tc>
        <w:tc>
          <w:tcPr>
            <w:tcW w:w="730" w:type="dxa"/>
            <w:tcBorders>
              <w:top w:val="nil"/>
              <w:left w:val="nil"/>
              <w:bottom w:val="single" w:sz="4" w:space="0" w:color="auto"/>
              <w:right w:val="single" w:sz="4" w:space="0" w:color="auto"/>
            </w:tcBorders>
            <w:noWrap/>
            <w:vAlign w:val="bottom"/>
            <w:hideMark/>
          </w:tcPr>
          <w:p w14:paraId="561D6B42"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w:t>
            </w:r>
          </w:p>
        </w:tc>
        <w:tc>
          <w:tcPr>
            <w:tcW w:w="4239" w:type="dxa"/>
            <w:tcBorders>
              <w:top w:val="nil"/>
              <w:left w:val="nil"/>
              <w:bottom w:val="single" w:sz="4" w:space="0" w:color="auto"/>
              <w:right w:val="single" w:sz="4" w:space="0" w:color="auto"/>
            </w:tcBorders>
            <w:noWrap/>
            <w:vAlign w:val="bottom"/>
            <w:hideMark/>
          </w:tcPr>
          <w:p w14:paraId="41A8B83D"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PRINT      ZERO= N    PRINT      AMT/TSDIVP PRINT      NEXT</w:t>
            </w:r>
          </w:p>
        </w:tc>
      </w:tr>
      <w:tr w:rsidR="008A2D17" w:rsidRPr="008A2D17" w14:paraId="33187784" w14:textId="77777777" w:rsidTr="008A2D17">
        <w:trPr>
          <w:trHeight w:val="290"/>
        </w:trPr>
        <w:tc>
          <w:tcPr>
            <w:tcW w:w="731" w:type="dxa"/>
            <w:tcBorders>
              <w:top w:val="nil"/>
              <w:left w:val="single" w:sz="4" w:space="0" w:color="auto"/>
              <w:bottom w:val="single" w:sz="4" w:space="0" w:color="auto"/>
              <w:right w:val="single" w:sz="4" w:space="0" w:color="auto"/>
            </w:tcBorders>
            <w:noWrap/>
            <w:vAlign w:val="bottom"/>
            <w:hideMark/>
          </w:tcPr>
          <w:p w14:paraId="1C985DF5"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1C593DE6"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Z351</w:t>
            </w:r>
          </w:p>
        </w:tc>
        <w:tc>
          <w:tcPr>
            <w:tcW w:w="730" w:type="dxa"/>
            <w:tcBorders>
              <w:top w:val="nil"/>
              <w:left w:val="nil"/>
              <w:bottom w:val="single" w:sz="4" w:space="0" w:color="auto"/>
              <w:right w:val="single" w:sz="4" w:space="0" w:color="auto"/>
            </w:tcBorders>
            <w:noWrap/>
            <w:vAlign w:val="bottom"/>
            <w:hideMark/>
          </w:tcPr>
          <w:p w14:paraId="26A860E2"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24998267"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9EP2</w:t>
            </w:r>
          </w:p>
        </w:tc>
        <w:tc>
          <w:tcPr>
            <w:tcW w:w="730" w:type="dxa"/>
            <w:tcBorders>
              <w:top w:val="nil"/>
              <w:left w:val="nil"/>
              <w:bottom w:val="single" w:sz="4" w:space="0" w:color="auto"/>
              <w:right w:val="single" w:sz="4" w:space="0" w:color="auto"/>
            </w:tcBorders>
            <w:noWrap/>
            <w:vAlign w:val="bottom"/>
            <w:hideMark/>
          </w:tcPr>
          <w:p w14:paraId="302C5F68"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02          </w:t>
            </w:r>
          </w:p>
        </w:tc>
        <w:tc>
          <w:tcPr>
            <w:tcW w:w="730" w:type="dxa"/>
            <w:tcBorders>
              <w:top w:val="nil"/>
              <w:left w:val="nil"/>
              <w:bottom w:val="single" w:sz="4" w:space="0" w:color="auto"/>
              <w:right w:val="single" w:sz="4" w:space="0" w:color="auto"/>
            </w:tcBorders>
            <w:noWrap/>
            <w:vAlign w:val="bottom"/>
            <w:hideMark/>
          </w:tcPr>
          <w:p w14:paraId="3154DA88"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B        </w:t>
            </w:r>
          </w:p>
        </w:tc>
        <w:tc>
          <w:tcPr>
            <w:tcW w:w="730" w:type="dxa"/>
            <w:tcBorders>
              <w:top w:val="nil"/>
              <w:left w:val="nil"/>
              <w:bottom w:val="single" w:sz="4" w:space="0" w:color="auto"/>
              <w:right w:val="single" w:sz="4" w:space="0" w:color="auto"/>
            </w:tcBorders>
            <w:noWrap/>
            <w:vAlign w:val="bottom"/>
            <w:hideMark/>
          </w:tcPr>
          <w:p w14:paraId="1F506904"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w:t>
            </w:r>
          </w:p>
        </w:tc>
        <w:tc>
          <w:tcPr>
            <w:tcW w:w="4239" w:type="dxa"/>
            <w:tcBorders>
              <w:top w:val="nil"/>
              <w:left w:val="nil"/>
              <w:bottom w:val="single" w:sz="4" w:space="0" w:color="auto"/>
              <w:right w:val="single" w:sz="4" w:space="0" w:color="auto"/>
            </w:tcBorders>
            <w:noWrap/>
            <w:vAlign w:val="bottom"/>
            <w:hideMark/>
          </w:tcPr>
          <w:p w14:paraId="6AD972DD"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AMT*2      PRINT      ADDWT *    AMT</w:t>
            </w:r>
            <w:proofErr w:type="gramStart"/>
            <w:r w:rsidRPr="008A2D17">
              <w:rPr>
                <w:rFonts w:ascii="Aptos Narrow" w:eastAsia="Times New Roman" w:hAnsi="Aptos Narrow" w:cs="Times New Roman"/>
                <w:color w:val="000000"/>
                <w:kern w:val="0"/>
                <w:sz w:val="14"/>
                <w:szCs w:val="14"/>
                <w:lang w:eastAsia="en-AU"/>
                <w14:ligatures w14:val="none"/>
              </w:rPr>
              <w:t>-  9</w:t>
            </w:r>
            <w:proofErr w:type="gramEnd"/>
            <w:r w:rsidRPr="008A2D17">
              <w:rPr>
                <w:rFonts w:ascii="Aptos Narrow" w:eastAsia="Times New Roman" w:hAnsi="Aptos Narrow" w:cs="Times New Roman"/>
                <w:color w:val="000000"/>
                <w:kern w:val="0"/>
                <w:sz w:val="14"/>
                <w:szCs w:val="14"/>
                <w:lang w:eastAsia="en-AU"/>
                <w14:ligatures w14:val="none"/>
              </w:rPr>
              <w:t>WE2 PRINT      NEXT</w:t>
            </w:r>
          </w:p>
        </w:tc>
      </w:tr>
      <w:tr w:rsidR="008A2D17" w:rsidRPr="008A2D17" w14:paraId="6CD520BA" w14:textId="77777777" w:rsidTr="008A2D17">
        <w:trPr>
          <w:trHeight w:val="290"/>
        </w:trPr>
        <w:tc>
          <w:tcPr>
            <w:tcW w:w="731" w:type="dxa"/>
            <w:tcBorders>
              <w:top w:val="nil"/>
              <w:left w:val="single" w:sz="4" w:space="0" w:color="auto"/>
              <w:bottom w:val="single" w:sz="4" w:space="0" w:color="auto"/>
              <w:right w:val="single" w:sz="4" w:space="0" w:color="auto"/>
            </w:tcBorders>
            <w:noWrap/>
            <w:vAlign w:val="bottom"/>
            <w:hideMark/>
          </w:tcPr>
          <w:p w14:paraId="4CADE27C"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45D69F97"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Z351</w:t>
            </w:r>
          </w:p>
        </w:tc>
        <w:tc>
          <w:tcPr>
            <w:tcW w:w="730" w:type="dxa"/>
            <w:tcBorders>
              <w:top w:val="nil"/>
              <w:left w:val="nil"/>
              <w:bottom w:val="single" w:sz="4" w:space="0" w:color="auto"/>
              <w:right w:val="single" w:sz="4" w:space="0" w:color="auto"/>
            </w:tcBorders>
            <w:noWrap/>
            <w:vAlign w:val="bottom"/>
            <w:hideMark/>
          </w:tcPr>
          <w:p w14:paraId="55B536F3"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2409F2FA"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9EP2</w:t>
            </w:r>
          </w:p>
        </w:tc>
        <w:tc>
          <w:tcPr>
            <w:tcW w:w="730" w:type="dxa"/>
            <w:tcBorders>
              <w:top w:val="nil"/>
              <w:left w:val="nil"/>
              <w:bottom w:val="single" w:sz="4" w:space="0" w:color="auto"/>
              <w:right w:val="single" w:sz="4" w:space="0" w:color="auto"/>
            </w:tcBorders>
            <w:noWrap/>
            <w:vAlign w:val="bottom"/>
            <w:hideMark/>
          </w:tcPr>
          <w:p w14:paraId="2CBB2D79"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02          </w:t>
            </w:r>
          </w:p>
        </w:tc>
        <w:tc>
          <w:tcPr>
            <w:tcW w:w="730" w:type="dxa"/>
            <w:tcBorders>
              <w:top w:val="nil"/>
              <w:left w:val="nil"/>
              <w:bottom w:val="single" w:sz="4" w:space="0" w:color="auto"/>
              <w:right w:val="single" w:sz="4" w:space="0" w:color="auto"/>
            </w:tcBorders>
            <w:noWrap/>
            <w:vAlign w:val="bottom"/>
            <w:hideMark/>
          </w:tcPr>
          <w:p w14:paraId="23CC4DD4"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C        </w:t>
            </w:r>
          </w:p>
        </w:tc>
        <w:tc>
          <w:tcPr>
            <w:tcW w:w="730" w:type="dxa"/>
            <w:tcBorders>
              <w:top w:val="nil"/>
              <w:left w:val="nil"/>
              <w:bottom w:val="single" w:sz="4" w:space="0" w:color="auto"/>
              <w:right w:val="single" w:sz="4" w:space="0" w:color="auto"/>
            </w:tcBorders>
            <w:noWrap/>
            <w:vAlign w:val="bottom"/>
            <w:hideMark/>
          </w:tcPr>
          <w:p w14:paraId="6FD293CE"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w:t>
            </w:r>
          </w:p>
        </w:tc>
        <w:tc>
          <w:tcPr>
            <w:tcW w:w="4239" w:type="dxa"/>
            <w:tcBorders>
              <w:top w:val="nil"/>
              <w:left w:val="nil"/>
              <w:bottom w:val="single" w:sz="4" w:space="0" w:color="auto"/>
              <w:right w:val="single" w:sz="4" w:space="0" w:color="auto"/>
            </w:tcBorders>
            <w:noWrap/>
            <w:vAlign w:val="bottom"/>
            <w:hideMark/>
          </w:tcPr>
          <w:p w14:paraId="7C7D4536"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AMT</w:t>
            </w:r>
            <w:proofErr w:type="gramStart"/>
            <w:r w:rsidRPr="008A2D17">
              <w:rPr>
                <w:rFonts w:ascii="Aptos Narrow" w:eastAsia="Times New Roman" w:hAnsi="Aptos Narrow" w:cs="Times New Roman"/>
                <w:color w:val="000000"/>
                <w:kern w:val="0"/>
                <w:sz w:val="14"/>
                <w:szCs w:val="14"/>
                <w:lang w:eastAsia="en-AU"/>
                <w14:ligatures w14:val="none"/>
              </w:rPr>
              <w:t>-  3670</w:t>
            </w:r>
            <w:proofErr w:type="gramEnd"/>
            <w:r w:rsidRPr="008A2D17">
              <w:rPr>
                <w:rFonts w:ascii="Aptos Narrow" w:eastAsia="Times New Roman" w:hAnsi="Aptos Narrow" w:cs="Times New Roman"/>
                <w:color w:val="000000"/>
                <w:kern w:val="0"/>
                <w:sz w:val="14"/>
                <w:szCs w:val="14"/>
                <w:lang w:eastAsia="en-AU"/>
                <w14:ligatures w14:val="none"/>
              </w:rPr>
              <w:t xml:space="preserve"> PRINT      ADDWT 49S9                           </w:t>
            </w:r>
          </w:p>
        </w:tc>
      </w:tr>
      <w:tr w:rsidR="008A2D17" w:rsidRPr="008A2D17" w14:paraId="45AE0255" w14:textId="77777777" w:rsidTr="008A2D17">
        <w:trPr>
          <w:trHeight w:val="290"/>
        </w:trPr>
        <w:tc>
          <w:tcPr>
            <w:tcW w:w="731" w:type="dxa"/>
            <w:tcBorders>
              <w:top w:val="nil"/>
              <w:left w:val="single" w:sz="4" w:space="0" w:color="auto"/>
              <w:bottom w:val="single" w:sz="4" w:space="0" w:color="auto"/>
              <w:right w:val="single" w:sz="4" w:space="0" w:color="auto"/>
            </w:tcBorders>
            <w:noWrap/>
            <w:vAlign w:val="bottom"/>
            <w:hideMark/>
          </w:tcPr>
          <w:p w14:paraId="47556001"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3150D783"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Z351</w:t>
            </w:r>
          </w:p>
        </w:tc>
        <w:tc>
          <w:tcPr>
            <w:tcW w:w="730" w:type="dxa"/>
            <w:tcBorders>
              <w:top w:val="nil"/>
              <w:left w:val="nil"/>
              <w:bottom w:val="single" w:sz="4" w:space="0" w:color="auto"/>
              <w:right w:val="single" w:sz="4" w:space="0" w:color="auto"/>
            </w:tcBorders>
            <w:noWrap/>
            <w:vAlign w:val="bottom"/>
            <w:hideMark/>
          </w:tcPr>
          <w:p w14:paraId="05688B91"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16BEFE63"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9EPC</w:t>
            </w:r>
          </w:p>
        </w:tc>
        <w:tc>
          <w:tcPr>
            <w:tcW w:w="730" w:type="dxa"/>
            <w:tcBorders>
              <w:top w:val="nil"/>
              <w:left w:val="nil"/>
              <w:bottom w:val="single" w:sz="4" w:space="0" w:color="auto"/>
              <w:right w:val="single" w:sz="4" w:space="0" w:color="auto"/>
            </w:tcBorders>
            <w:noWrap/>
            <w:vAlign w:val="bottom"/>
            <w:hideMark/>
          </w:tcPr>
          <w:p w14:paraId="3831E518"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6D2EAE58"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32E36400"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w:t>
            </w:r>
          </w:p>
        </w:tc>
        <w:tc>
          <w:tcPr>
            <w:tcW w:w="4239" w:type="dxa"/>
            <w:tcBorders>
              <w:top w:val="nil"/>
              <w:left w:val="nil"/>
              <w:bottom w:val="single" w:sz="4" w:space="0" w:color="auto"/>
              <w:right w:val="single" w:sz="4" w:space="0" w:color="auto"/>
            </w:tcBorders>
            <w:noWrap/>
            <w:vAlign w:val="bottom"/>
            <w:hideMark/>
          </w:tcPr>
          <w:p w14:paraId="58801B8E"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DSPLIT 3?                                                   </w:t>
            </w:r>
          </w:p>
        </w:tc>
      </w:tr>
      <w:tr w:rsidR="008A2D17" w:rsidRPr="008A2D17" w14:paraId="2F7771CC" w14:textId="77777777" w:rsidTr="008A2D17">
        <w:trPr>
          <w:trHeight w:val="290"/>
        </w:trPr>
        <w:tc>
          <w:tcPr>
            <w:tcW w:w="731" w:type="dxa"/>
            <w:tcBorders>
              <w:top w:val="nil"/>
              <w:left w:val="single" w:sz="4" w:space="0" w:color="auto"/>
              <w:bottom w:val="single" w:sz="4" w:space="0" w:color="auto"/>
              <w:right w:val="single" w:sz="4" w:space="0" w:color="auto"/>
            </w:tcBorders>
            <w:noWrap/>
            <w:vAlign w:val="bottom"/>
            <w:hideMark/>
          </w:tcPr>
          <w:p w14:paraId="3F9C585C"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6BF6A752"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Z351</w:t>
            </w:r>
          </w:p>
        </w:tc>
        <w:tc>
          <w:tcPr>
            <w:tcW w:w="730" w:type="dxa"/>
            <w:tcBorders>
              <w:top w:val="nil"/>
              <w:left w:val="nil"/>
              <w:bottom w:val="single" w:sz="4" w:space="0" w:color="auto"/>
              <w:right w:val="single" w:sz="4" w:space="0" w:color="auto"/>
            </w:tcBorders>
            <w:noWrap/>
            <w:vAlign w:val="bottom"/>
            <w:hideMark/>
          </w:tcPr>
          <w:p w14:paraId="707DF630"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2B5A83F4"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9EPC</w:t>
            </w:r>
          </w:p>
        </w:tc>
        <w:tc>
          <w:tcPr>
            <w:tcW w:w="730" w:type="dxa"/>
            <w:tcBorders>
              <w:top w:val="nil"/>
              <w:left w:val="nil"/>
              <w:bottom w:val="single" w:sz="4" w:space="0" w:color="auto"/>
              <w:right w:val="single" w:sz="4" w:space="0" w:color="auto"/>
            </w:tcBorders>
            <w:noWrap/>
            <w:vAlign w:val="bottom"/>
            <w:hideMark/>
          </w:tcPr>
          <w:p w14:paraId="4A84EC80"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6871C191"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6F1BB40F"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w:t>
            </w:r>
          </w:p>
        </w:tc>
        <w:tc>
          <w:tcPr>
            <w:tcW w:w="4239" w:type="dxa"/>
            <w:tcBorders>
              <w:top w:val="nil"/>
              <w:left w:val="nil"/>
              <w:bottom w:val="single" w:sz="4" w:space="0" w:color="auto"/>
              <w:right w:val="single" w:sz="4" w:space="0" w:color="auto"/>
            </w:tcBorders>
            <w:noWrap/>
            <w:vAlign w:val="bottom"/>
            <w:hideMark/>
          </w:tcPr>
          <w:p w14:paraId="14D7A23B"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ZERO= </w:t>
            </w:r>
            <w:proofErr w:type="gramStart"/>
            <w:r w:rsidRPr="008A2D17">
              <w:rPr>
                <w:rFonts w:ascii="Aptos Narrow" w:eastAsia="Times New Roman" w:hAnsi="Aptos Narrow" w:cs="Times New Roman"/>
                <w:color w:val="000000"/>
                <w:kern w:val="0"/>
                <w:sz w:val="14"/>
                <w:szCs w:val="14"/>
                <w:lang w:eastAsia="en-AU"/>
                <w14:ligatures w14:val="none"/>
              </w:rPr>
              <w:t>NRA  ADDWT</w:t>
            </w:r>
            <w:proofErr w:type="gramEnd"/>
            <w:r w:rsidRPr="008A2D17">
              <w:rPr>
                <w:rFonts w:ascii="Aptos Narrow" w:eastAsia="Times New Roman" w:hAnsi="Aptos Narrow" w:cs="Times New Roman"/>
                <w:color w:val="000000"/>
                <w:kern w:val="0"/>
                <w:sz w:val="14"/>
                <w:szCs w:val="14"/>
                <w:lang w:eastAsia="en-AU"/>
                <w14:ligatures w14:val="none"/>
              </w:rPr>
              <w:t xml:space="preserve"> *                                         </w:t>
            </w:r>
          </w:p>
        </w:tc>
      </w:tr>
      <w:tr w:rsidR="008A2D17" w:rsidRPr="008A2D17" w14:paraId="3CC55437" w14:textId="77777777" w:rsidTr="008A2D17">
        <w:trPr>
          <w:trHeight w:val="290"/>
        </w:trPr>
        <w:tc>
          <w:tcPr>
            <w:tcW w:w="731" w:type="dxa"/>
            <w:tcBorders>
              <w:top w:val="nil"/>
              <w:left w:val="single" w:sz="4" w:space="0" w:color="auto"/>
              <w:bottom w:val="single" w:sz="4" w:space="0" w:color="auto"/>
              <w:right w:val="single" w:sz="4" w:space="0" w:color="auto"/>
            </w:tcBorders>
            <w:noWrap/>
            <w:vAlign w:val="bottom"/>
            <w:hideMark/>
          </w:tcPr>
          <w:p w14:paraId="14557A13"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2E38F203"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Z351</w:t>
            </w:r>
          </w:p>
        </w:tc>
        <w:tc>
          <w:tcPr>
            <w:tcW w:w="730" w:type="dxa"/>
            <w:tcBorders>
              <w:top w:val="nil"/>
              <w:left w:val="nil"/>
              <w:bottom w:val="single" w:sz="4" w:space="0" w:color="auto"/>
              <w:right w:val="single" w:sz="4" w:space="0" w:color="auto"/>
            </w:tcBorders>
            <w:noWrap/>
            <w:vAlign w:val="bottom"/>
            <w:hideMark/>
          </w:tcPr>
          <w:p w14:paraId="59A91F07"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48182363"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9EPC</w:t>
            </w:r>
          </w:p>
        </w:tc>
        <w:tc>
          <w:tcPr>
            <w:tcW w:w="730" w:type="dxa"/>
            <w:tcBorders>
              <w:top w:val="nil"/>
              <w:left w:val="nil"/>
              <w:bottom w:val="single" w:sz="4" w:space="0" w:color="auto"/>
              <w:right w:val="single" w:sz="4" w:space="0" w:color="auto"/>
            </w:tcBorders>
            <w:noWrap/>
            <w:vAlign w:val="bottom"/>
            <w:hideMark/>
          </w:tcPr>
          <w:p w14:paraId="6112709E"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01          </w:t>
            </w:r>
          </w:p>
        </w:tc>
        <w:tc>
          <w:tcPr>
            <w:tcW w:w="730" w:type="dxa"/>
            <w:tcBorders>
              <w:top w:val="nil"/>
              <w:left w:val="nil"/>
              <w:bottom w:val="single" w:sz="4" w:space="0" w:color="auto"/>
              <w:right w:val="single" w:sz="4" w:space="0" w:color="auto"/>
            </w:tcBorders>
            <w:noWrap/>
            <w:vAlign w:val="bottom"/>
            <w:hideMark/>
          </w:tcPr>
          <w:p w14:paraId="1B774D92"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4AE78A4B"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w:t>
            </w:r>
          </w:p>
        </w:tc>
        <w:tc>
          <w:tcPr>
            <w:tcW w:w="4239" w:type="dxa"/>
            <w:tcBorders>
              <w:top w:val="nil"/>
              <w:left w:val="nil"/>
              <w:bottom w:val="single" w:sz="4" w:space="0" w:color="auto"/>
              <w:right w:val="single" w:sz="4" w:space="0" w:color="auto"/>
            </w:tcBorders>
            <w:noWrap/>
            <w:vAlign w:val="bottom"/>
            <w:hideMark/>
          </w:tcPr>
          <w:p w14:paraId="2FB13830"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NUM=TSSOLL PRINT      MULTI </w:t>
            </w:r>
            <w:proofErr w:type="gramStart"/>
            <w:r w:rsidRPr="008A2D17">
              <w:rPr>
                <w:rFonts w:ascii="Aptos Narrow" w:eastAsia="Times New Roman" w:hAnsi="Aptos Narrow" w:cs="Times New Roman"/>
                <w:color w:val="000000"/>
                <w:kern w:val="0"/>
                <w:sz w:val="14"/>
                <w:szCs w:val="14"/>
                <w:lang w:eastAsia="en-AU"/>
                <w14:ligatures w14:val="none"/>
              </w:rPr>
              <w:t>NAA  PRINT</w:t>
            </w:r>
            <w:proofErr w:type="gramEnd"/>
            <w:r w:rsidRPr="008A2D17">
              <w:rPr>
                <w:rFonts w:ascii="Aptos Narrow" w:eastAsia="Times New Roman" w:hAnsi="Aptos Narrow" w:cs="Times New Roman"/>
                <w:color w:val="000000"/>
                <w:kern w:val="0"/>
                <w:sz w:val="14"/>
                <w:szCs w:val="14"/>
                <w:lang w:eastAsia="en-AU"/>
                <w14:ligatures w14:val="none"/>
              </w:rPr>
              <w:t xml:space="preserve">      ZERO= N    NEXT</w:t>
            </w:r>
          </w:p>
        </w:tc>
      </w:tr>
      <w:tr w:rsidR="008A2D17" w:rsidRPr="008A2D17" w14:paraId="6E2B792C" w14:textId="77777777" w:rsidTr="008A2D17">
        <w:trPr>
          <w:trHeight w:val="290"/>
        </w:trPr>
        <w:tc>
          <w:tcPr>
            <w:tcW w:w="731" w:type="dxa"/>
            <w:tcBorders>
              <w:top w:val="nil"/>
              <w:left w:val="single" w:sz="4" w:space="0" w:color="auto"/>
              <w:bottom w:val="single" w:sz="4" w:space="0" w:color="auto"/>
              <w:right w:val="single" w:sz="4" w:space="0" w:color="auto"/>
            </w:tcBorders>
            <w:noWrap/>
            <w:vAlign w:val="bottom"/>
            <w:hideMark/>
          </w:tcPr>
          <w:p w14:paraId="793CA675"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26CAC699"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Z351</w:t>
            </w:r>
          </w:p>
        </w:tc>
        <w:tc>
          <w:tcPr>
            <w:tcW w:w="730" w:type="dxa"/>
            <w:tcBorders>
              <w:top w:val="nil"/>
              <w:left w:val="nil"/>
              <w:bottom w:val="single" w:sz="4" w:space="0" w:color="auto"/>
              <w:right w:val="single" w:sz="4" w:space="0" w:color="auto"/>
            </w:tcBorders>
            <w:noWrap/>
            <w:vAlign w:val="bottom"/>
            <w:hideMark/>
          </w:tcPr>
          <w:p w14:paraId="4C31AB3B"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2882D37F"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9EPC</w:t>
            </w:r>
          </w:p>
        </w:tc>
        <w:tc>
          <w:tcPr>
            <w:tcW w:w="730" w:type="dxa"/>
            <w:tcBorders>
              <w:top w:val="nil"/>
              <w:left w:val="nil"/>
              <w:bottom w:val="single" w:sz="4" w:space="0" w:color="auto"/>
              <w:right w:val="single" w:sz="4" w:space="0" w:color="auto"/>
            </w:tcBorders>
            <w:noWrap/>
            <w:vAlign w:val="bottom"/>
            <w:hideMark/>
          </w:tcPr>
          <w:p w14:paraId="3DF8798A"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01          </w:t>
            </w:r>
          </w:p>
        </w:tc>
        <w:tc>
          <w:tcPr>
            <w:tcW w:w="730" w:type="dxa"/>
            <w:tcBorders>
              <w:top w:val="nil"/>
              <w:left w:val="nil"/>
              <w:bottom w:val="single" w:sz="4" w:space="0" w:color="auto"/>
              <w:right w:val="single" w:sz="4" w:space="0" w:color="auto"/>
            </w:tcBorders>
            <w:noWrap/>
            <w:vAlign w:val="bottom"/>
            <w:hideMark/>
          </w:tcPr>
          <w:p w14:paraId="005B8B23"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A        </w:t>
            </w:r>
          </w:p>
        </w:tc>
        <w:tc>
          <w:tcPr>
            <w:tcW w:w="730" w:type="dxa"/>
            <w:tcBorders>
              <w:top w:val="nil"/>
              <w:left w:val="nil"/>
              <w:bottom w:val="single" w:sz="4" w:space="0" w:color="auto"/>
              <w:right w:val="single" w:sz="4" w:space="0" w:color="auto"/>
            </w:tcBorders>
            <w:noWrap/>
            <w:vAlign w:val="bottom"/>
            <w:hideMark/>
          </w:tcPr>
          <w:p w14:paraId="52F575AF"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w:t>
            </w:r>
          </w:p>
        </w:tc>
        <w:tc>
          <w:tcPr>
            <w:tcW w:w="4239" w:type="dxa"/>
            <w:tcBorders>
              <w:top w:val="nil"/>
              <w:left w:val="nil"/>
              <w:bottom w:val="single" w:sz="4" w:space="0" w:color="auto"/>
              <w:right w:val="single" w:sz="4" w:space="0" w:color="auto"/>
            </w:tcBorders>
            <w:noWrap/>
            <w:vAlign w:val="bottom"/>
            <w:hideMark/>
          </w:tcPr>
          <w:p w14:paraId="2DB0AEB7"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PRINT      AMT/TSDIVP PRINT      AMT*2      PRINT      NEXT</w:t>
            </w:r>
          </w:p>
        </w:tc>
      </w:tr>
      <w:tr w:rsidR="008A2D17" w:rsidRPr="008A2D17" w14:paraId="40213B22" w14:textId="77777777" w:rsidTr="008A2D17">
        <w:trPr>
          <w:trHeight w:val="290"/>
        </w:trPr>
        <w:tc>
          <w:tcPr>
            <w:tcW w:w="731" w:type="dxa"/>
            <w:tcBorders>
              <w:top w:val="nil"/>
              <w:left w:val="single" w:sz="4" w:space="0" w:color="auto"/>
              <w:bottom w:val="single" w:sz="4" w:space="0" w:color="auto"/>
              <w:right w:val="single" w:sz="4" w:space="0" w:color="auto"/>
            </w:tcBorders>
            <w:noWrap/>
            <w:vAlign w:val="bottom"/>
            <w:hideMark/>
          </w:tcPr>
          <w:p w14:paraId="14D46CE5"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346253DA"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Z351</w:t>
            </w:r>
          </w:p>
        </w:tc>
        <w:tc>
          <w:tcPr>
            <w:tcW w:w="730" w:type="dxa"/>
            <w:tcBorders>
              <w:top w:val="nil"/>
              <w:left w:val="nil"/>
              <w:bottom w:val="single" w:sz="4" w:space="0" w:color="auto"/>
              <w:right w:val="single" w:sz="4" w:space="0" w:color="auto"/>
            </w:tcBorders>
            <w:noWrap/>
            <w:vAlign w:val="bottom"/>
            <w:hideMark/>
          </w:tcPr>
          <w:p w14:paraId="3B3790B0"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5DB67625"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9EPC</w:t>
            </w:r>
          </w:p>
        </w:tc>
        <w:tc>
          <w:tcPr>
            <w:tcW w:w="730" w:type="dxa"/>
            <w:tcBorders>
              <w:top w:val="nil"/>
              <w:left w:val="nil"/>
              <w:bottom w:val="single" w:sz="4" w:space="0" w:color="auto"/>
              <w:right w:val="single" w:sz="4" w:space="0" w:color="auto"/>
            </w:tcBorders>
            <w:noWrap/>
            <w:vAlign w:val="bottom"/>
            <w:hideMark/>
          </w:tcPr>
          <w:p w14:paraId="3BDF4AD9"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01          </w:t>
            </w:r>
          </w:p>
        </w:tc>
        <w:tc>
          <w:tcPr>
            <w:tcW w:w="730" w:type="dxa"/>
            <w:tcBorders>
              <w:top w:val="nil"/>
              <w:left w:val="nil"/>
              <w:bottom w:val="single" w:sz="4" w:space="0" w:color="auto"/>
              <w:right w:val="single" w:sz="4" w:space="0" w:color="auto"/>
            </w:tcBorders>
            <w:noWrap/>
            <w:vAlign w:val="bottom"/>
            <w:hideMark/>
          </w:tcPr>
          <w:p w14:paraId="004745C5"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B        </w:t>
            </w:r>
          </w:p>
        </w:tc>
        <w:tc>
          <w:tcPr>
            <w:tcW w:w="730" w:type="dxa"/>
            <w:tcBorders>
              <w:top w:val="nil"/>
              <w:left w:val="nil"/>
              <w:bottom w:val="single" w:sz="4" w:space="0" w:color="auto"/>
              <w:right w:val="single" w:sz="4" w:space="0" w:color="auto"/>
            </w:tcBorders>
            <w:noWrap/>
            <w:vAlign w:val="bottom"/>
            <w:hideMark/>
          </w:tcPr>
          <w:p w14:paraId="494C4F5D"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w:t>
            </w:r>
          </w:p>
        </w:tc>
        <w:tc>
          <w:tcPr>
            <w:tcW w:w="4239" w:type="dxa"/>
            <w:tcBorders>
              <w:top w:val="nil"/>
              <w:left w:val="nil"/>
              <w:bottom w:val="single" w:sz="4" w:space="0" w:color="auto"/>
              <w:right w:val="single" w:sz="4" w:space="0" w:color="auto"/>
            </w:tcBorders>
            <w:noWrap/>
            <w:vAlign w:val="bottom"/>
            <w:hideMark/>
          </w:tcPr>
          <w:p w14:paraId="0F8D707E"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ADDWT *                                                    </w:t>
            </w:r>
          </w:p>
        </w:tc>
      </w:tr>
      <w:tr w:rsidR="008A2D17" w:rsidRPr="008A2D17" w14:paraId="005250C0" w14:textId="77777777" w:rsidTr="008A2D17">
        <w:trPr>
          <w:trHeight w:val="290"/>
        </w:trPr>
        <w:tc>
          <w:tcPr>
            <w:tcW w:w="731" w:type="dxa"/>
            <w:tcBorders>
              <w:top w:val="nil"/>
              <w:left w:val="single" w:sz="4" w:space="0" w:color="auto"/>
              <w:bottom w:val="single" w:sz="4" w:space="0" w:color="auto"/>
              <w:right w:val="single" w:sz="4" w:space="0" w:color="auto"/>
            </w:tcBorders>
            <w:noWrap/>
            <w:vAlign w:val="bottom"/>
            <w:hideMark/>
          </w:tcPr>
          <w:p w14:paraId="55E66B61"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03B254E3"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Z351</w:t>
            </w:r>
          </w:p>
        </w:tc>
        <w:tc>
          <w:tcPr>
            <w:tcW w:w="730" w:type="dxa"/>
            <w:tcBorders>
              <w:top w:val="nil"/>
              <w:left w:val="nil"/>
              <w:bottom w:val="single" w:sz="4" w:space="0" w:color="auto"/>
              <w:right w:val="single" w:sz="4" w:space="0" w:color="auto"/>
            </w:tcBorders>
            <w:noWrap/>
            <w:vAlign w:val="bottom"/>
            <w:hideMark/>
          </w:tcPr>
          <w:p w14:paraId="6B6F4A79"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27890523"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9EPC</w:t>
            </w:r>
          </w:p>
        </w:tc>
        <w:tc>
          <w:tcPr>
            <w:tcW w:w="730" w:type="dxa"/>
            <w:tcBorders>
              <w:top w:val="nil"/>
              <w:left w:val="nil"/>
              <w:bottom w:val="single" w:sz="4" w:space="0" w:color="auto"/>
              <w:right w:val="single" w:sz="4" w:space="0" w:color="auto"/>
            </w:tcBorders>
            <w:noWrap/>
            <w:vAlign w:val="bottom"/>
            <w:hideMark/>
          </w:tcPr>
          <w:p w14:paraId="4E96C8E2"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02          </w:t>
            </w:r>
          </w:p>
        </w:tc>
        <w:tc>
          <w:tcPr>
            <w:tcW w:w="730" w:type="dxa"/>
            <w:tcBorders>
              <w:top w:val="nil"/>
              <w:left w:val="nil"/>
              <w:bottom w:val="single" w:sz="4" w:space="0" w:color="auto"/>
              <w:right w:val="single" w:sz="4" w:space="0" w:color="auto"/>
            </w:tcBorders>
            <w:noWrap/>
            <w:vAlign w:val="bottom"/>
            <w:hideMark/>
          </w:tcPr>
          <w:p w14:paraId="09A576A6"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2BC56B0A"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w:t>
            </w:r>
          </w:p>
        </w:tc>
        <w:tc>
          <w:tcPr>
            <w:tcW w:w="4239" w:type="dxa"/>
            <w:tcBorders>
              <w:top w:val="nil"/>
              <w:left w:val="nil"/>
              <w:bottom w:val="single" w:sz="4" w:space="0" w:color="auto"/>
              <w:right w:val="single" w:sz="4" w:space="0" w:color="auto"/>
            </w:tcBorders>
            <w:noWrap/>
            <w:vAlign w:val="bottom"/>
            <w:hideMark/>
          </w:tcPr>
          <w:p w14:paraId="4FA822F7"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NUM=TSSOLL PRINT      MULTI </w:t>
            </w:r>
            <w:proofErr w:type="gramStart"/>
            <w:r w:rsidRPr="008A2D17">
              <w:rPr>
                <w:rFonts w:ascii="Aptos Narrow" w:eastAsia="Times New Roman" w:hAnsi="Aptos Narrow" w:cs="Times New Roman"/>
                <w:color w:val="000000"/>
                <w:kern w:val="0"/>
                <w:sz w:val="14"/>
                <w:szCs w:val="14"/>
                <w:lang w:eastAsia="en-AU"/>
                <w14:ligatures w14:val="none"/>
              </w:rPr>
              <w:t>NAA  PRINT</w:t>
            </w:r>
            <w:proofErr w:type="gramEnd"/>
            <w:r w:rsidRPr="008A2D17">
              <w:rPr>
                <w:rFonts w:ascii="Aptos Narrow" w:eastAsia="Times New Roman" w:hAnsi="Aptos Narrow" w:cs="Times New Roman"/>
                <w:color w:val="000000"/>
                <w:kern w:val="0"/>
                <w:sz w:val="14"/>
                <w:szCs w:val="14"/>
                <w:lang w:eastAsia="en-AU"/>
                <w14:ligatures w14:val="none"/>
              </w:rPr>
              <w:t xml:space="preserve">      ZERO= N    NEXT</w:t>
            </w:r>
          </w:p>
        </w:tc>
      </w:tr>
      <w:tr w:rsidR="008A2D17" w:rsidRPr="008A2D17" w14:paraId="15296484" w14:textId="77777777" w:rsidTr="008A2D17">
        <w:trPr>
          <w:trHeight w:val="290"/>
        </w:trPr>
        <w:tc>
          <w:tcPr>
            <w:tcW w:w="731" w:type="dxa"/>
            <w:tcBorders>
              <w:top w:val="nil"/>
              <w:left w:val="single" w:sz="4" w:space="0" w:color="auto"/>
              <w:bottom w:val="single" w:sz="4" w:space="0" w:color="auto"/>
              <w:right w:val="single" w:sz="4" w:space="0" w:color="auto"/>
            </w:tcBorders>
            <w:noWrap/>
            <w:vAlign w:val="bottom"/>
            <w:hideMark/>
          </w:tcPr>
          <w:p w14:paraId="70F08241"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55C1F3C5"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Z351</w:t>
            </w:r>
          </w:p>
        </w:tc>
        <w:tc>
          <w:tcPr>
            <w:tcW w:w="730" w:type="dxa"/>
            <w:tcBorders>
              <w:top w:val="nil"/>
              <w:left w:val="nil"/>
              <w:bottom w:val="single" w:sz="4" w:space="0" w:color="auto"/>
              <w:right w:val="single" w:sz="4" w:space="0" w:color="auto"/>
            </w:tcBorders>
            <w:noWrap/>
            <w:vAlign w:val="bottom"/>
            <w:hideMark/>
          </w:tcPr>
          <w:p w14:paraId="0CB1B40C"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1854DDEB"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9EPC</w:t>
            </w:r>
          </w:p>
        </w:tc>
        <w:tc>
          <w:tcPr>
            <w:tcW w:w="730" w:type="dxa"/>
            <w:tcBorders>
              <w:top w:val="nil"/>
              <w:left w:val="nil"/>
              <w:bottom w:val="single" w:sz="4" w:space="0" w:color="auto"/>
              <w:right w:val="single" w:sz="4" w:space="0" w:color="auto"/>
            </w:tcBorders>
            <w:noWrap/>
            <w:vAlign w:val="bottom"/>
            <w:hideMark/>
          </w:tcPr>
          <w:p w14:paraId="0AD244A2"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02          </w:t>
            </w:r>
          </w:p>
        </w:tc>
        <w:tc>
          <w:tcPr>
            <w:tcW w:w="730" w:type="dxa"/>
            <w:tcBorders>
              <w:top w:val="nil"/>
              <w:left w:val="nil"/>
              <w:bottom w:val="single" w:sz="4" w:space="0" w:color="auto"/>
              <w:right w:val="single" w:sz="4" w:space="0" w:color="auto"/>
            </w:tcBorders>
            <w:noWrap/>
            <w:vAlign w:val="bottom"/>
            <w:hideMark/>
          </w:tcPr>
          <w:p w14:paraId="3F9FC089"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A        </w:t>
            </w:r>
          </w:p>
        </w:tc>
        <w:tc>
          <w:tcPr>
            <w:tcW w:w="730" w:type="dxa"/>
            <w:tcBorders>
              <w:top w:val="nil"/>
              <w:left w:val="nil"/>
              <w:bottom w:val="single" w:sz="4" w:space="0" w:color="auto"/>
              <w:right w:val="single" w:sz="4" w:space="0" w:color="auto"/>
            </w:tcBorders>
            <w:noWrap/>
            <w:vAlign w:val="bottom"/>
            <w:hideMark/>
          </w:tcPr>
          <w:p w14:paraId="6EAA1EC2"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w:t>
            </w:r>
          </w:p>
        </w:tc>
        <w:tc>
          <w:tcPr>
            <w:tcW w:w="4239" w:type="dxa"/>
            <w:tcBorders>
              <w:top w:val="nil"/>
              <w:left w:val="nil"/>
              <w:bottom w:val="single" w:sz="4" w:space="0" w:color="auto"/>
              <w:right w:val="single" w:sz="4" w:space="0" w:color="auto"/>
            </w:tcBorders>
            <w:noWrap/>
            <w:vAlign w:val="bottom"/>
            <w:hideMark/>
          </w:tcPr>
          <w:p w14:paraId="0F6AF443"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PRINT      AMT/TSDIVP PRINT      AMT*2      PRINT      NEXT</w:t>
            </w:r>
          </w:p>
        </w:tc>
      </w:tr>
      <w:tr w:rsidR="008A2D17" w:rsidRPr="008A2D17" w14:paraId="3891CD48" w14:textId="77777777" w:rsidTr="008A2D17">
        <w:trPr>
          <w:trHeight w:val="290"/>
        </w:trPr>
        <w:tc>
          <w:tcPr>
            <w:tcW w:w="731" w:type="dxa"/>
            <w:tcBorders>
              <w:top w:val="nil"/>
              <w:left w:val="single" w:sz="4" w:space="0" w:color="auto"/>
              <w:bottom w:val="single" w:sz="4" w:space="0" w:color="auto"/>
              <w:right w:val="single" w:sz="4" w:space="0" w:color="auto"/>
            </w:tcBorders>
            <w:noWrap/>
            <w:vAlign w:val="bottom"/>
            <w:hideMark/>
          </w:tcPr>
          <w:p w14:paraId="7001DBF0"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125F8B0A"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Z351</w:t>
            </w:r>
          </w:p>
        </w:tc>
        <w:tc>
          <w:tcPr>
            <w:tcW w:w="730" w:type="dxa"/>
            <w:tcBorders>
              <w:top w:val="nil"/>
              <w:left w:val="nil"/>
              <w:bottom w:val="single" w:sz="4" w:space="0" w:color="auto"/>
              <w:right w:val="single" w:sz="4" w:space="0" w:color="auto"/>
            </w:tcBorders>
            <w:noWrap/>
            <w:vAlign w:val="bottom"/>
            <w:hideMark/>
          </w:tcPr>
          <w:p w14:paraId="7665B40E"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w:t>
            </w:r>
          </w:p>
        </w:tc>
        <w:tc>
          <w:tcPr>
            <w:tcW w:w="730" w:type="dxa"/>
            <w:tcBorders>
              <w:top w:val="nil"/>
              <w:left w:val="nil"/>
              <w:bottom w:val="single" w:sz="4" w:space="0" w:color="auto"/>
              <w:right w:val="single" w:sz="4" w:space="0" w:color="auto"/>
            </w:tcBorders>
            <w:noWrap/>
            <w:vAlign w:val="bottom"/>
            <w:hideMark/>
          </w:tcPr>
          <w:p w14:paraId="36B96A7B"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9EPC</w:t>
            </w:r>
          </w:p>
        </w:tc>
        <w:tc>
          <w:tcPr>
            <w:tcW w:w="730" w:type="dxa"/>
            <w:tcBorders>
              <w:top w:val="nil"/>
              <w:left w:val="nil"/>
              <w:bottom w:val="single" w:sz="4" w:space="0" w:color="auto"/>
              <w:right w:val="single" w:sz="4" w:space="0" w:color="auto"/>
            </w:tcBorders>
            <w:noWrap/>
            <w:vAlign w:val="bottom"/>
            <w:hideMark/>
          </w:tcPr>
          <w:p w14:paraId="0236D205"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02          </w:t>
            </w:r>
          </w:p>
        </w:tc>
        <w:tc>
          <w:tcPr>
            <w:tcW w:w="730" w:type="dxa"/>
            <w:tcBorders>
              <w:top w:val="nil"/>
              <w:left w:val="nil"/>
              <w:bottom w:val="single" w:sz="4" w:space="0" w:color="auto"/>
              <w:right w:val="single" w:sz="4" w:space="0" w:color="auto"/>
            </w:tcBorders>
            <w:noWrap/>
            <w:vAlign w:val="bottom"/>
            <w:hideMark/>
          </w:tcPr>
          <w:p w14:paraId="0C23BB6C"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B        </w:t>
            </w:r>
          </w:p>
        </w:tc>
        <w:tc>
          <w:tcPr>
            <w:tcW w:w="730" w:type="dxa"/>
            <w:tcBorders>
              <w:top w:val="nil"/>
              <w:left w:val="nil"/>
              <w:bottom w:val="single" w:sz="4" w:space="0" w:color="auto"/>
              <w:right w:val="single" w:sz="4" w:space="0" w:color="auto"/>
            </w:tcBorders>
            <w:noWrap/>
            <w:vAlign w:val="bottom"/>
            <w:hideMark/>
          </w:tcPr>
          <w:p w14:paraId="51D9DB27"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w:t>
            </w:r>
          </w:p>
        </w:tc>
        <w:tc>
          <w:tcPr>
            <w:tcW w:w="4239" w:type="dxa"/>
            <w:tcBorders>
              <w:top w:val="nil"/>
              <w:left w:val="nil"/>
              <w:bottom w:val="single" w:sz="4" w:space="0" w:color="auto"/>
              <w:right w:val="single" w:sz="4" w:space="0" w:color="auto"/>
            </w:tcBorders>
            <w:noWrap/>
            <w:vAlign w:val="bottom"/>
            <w:hideMark/>
          </w:tcPr>
          <w:p w14:paraId="2DB94B7D" w14:textId="77777777" w:rsidR="008A2D17" w:rsidRPr="008A2D17" w:rsidRDefault="008A2D17" w:rsidP="008A2D17">
            <w:pPr>
              <w:spacing w:after="0" w:line="240" w:lineRule="auto"/>
              <w:rPr>
                <w:rFonts w:ascii="Aptos Narrow" w:eastAsia="Times New Roman" w:hAnsi="Aptos Narrow" w:cs="Times New Roman"/>
                <w:color w:val="000000"/>
                <w:kern w:val="0"/>
                <w:sz w:val="14"/>
                <w:szCs w:val="14"/>
                <w:lang w:eastAsia="en-AU"/>
                <w14:ligatures w14:val="none"/>
              </w:rPr>
            </w:pPr>
            <w:r w:rsidRPr="008A2D17">
              <w:rPr>
                <w:rFonts w:ascii="Aptos Narrow" w:eastAsia="Times New Roman" w:hAnsi="Aptos Narrow" w:cs="Times New Roman"/>
                <w:color w:val="000000"/>
                <w:kern w:val="0"/>
                <w:sz w:val="14"/>
                <w:szCs w:val="14"/>
                <w:lang w:eastAsia="en-AU"/>
                <w14:ligatures w14:val="none"/>
              </w:rPr>
              <w:t xml:space="preserve"> ADDWT *                                                    </w:t>
            </w:r>
          </w:p>
        </w:tc>
      </w:tr>
    </w:tbl>
    <w:p w14:paraId="1F5FBEEA" w14:textId="77777777" w:rsidR="008A2D17" w:rsidRDefault="008A2D17" w:rsidP="00077589">
      <w:pPr>
        <w:rPr>
          <w:lang w:eastAsia="en-AU"/>
        </w:rPr>
      </w:pPr>
    </w:p>
    <w:p w14:paraId="04F3F775" w14:textId="1A9E291B" w:rsidR="00437D8A" w:rsidRDefault="00437D8A" w:rsidP="00D17244">
      <w:pPr>
        <w:pStyle w:val="Heading7"/>
        <w:rPr>
          <w:lang w:eastAsia="en-AU"/>
        </w:rPr>
      </w:pPr>
      <w:r>
        <w:rPr>
          <w:lang w:eastAsia="en-AU"/>
        </w:rPr>
        <w:t>After change</w:t>
      </w:r>
    </w:p>
    <w:p w14:paraId="02867E73" w14:textId="1A8BA229" w:rsidR="000C15FB" w:rsidRPr="000C15FB" w:rsidRDefault="000C15FB" w:rsidP="000C15FB">
      <w:pPr>
        <w:rPr>
          <w:lang w:eastAsia="en-AU"/>
        </w:rPr>
      </w:pPr>
      <w:r w:rsidRPr="000C15FB">
        <w:rPr>
          <w:highlight w:val="green"/>
          <w:lang w:eastAsia="en-AU"/>
        </w:rPr>
        <w:t>Green</w:t>
      </w:r>
      <w:r>
        <w:rPr>
          <w:lang w:eastAsia="en-AU"/>
        </w:rPr>
        <w:t xml:space="preserve"> highlights were added in EPSS phase 4.  WT 9250 increase the number of hours in the factor again with the paid leave hours that is included in TSAU**.</w:t>
      </w:r>
    </w:p>
    <w:p w14:paraId="101FDAF5" w14:textId="77777777" w:rsidR="000C15FB" w:rsidRPr="000C15FB" w:rsidRDefault="000C15FB" w:rsidP="000C15FB">
      <w:pPr>
        <w:rPr>
          <w:sz w:val="16"/>
          <w:szCs w:val="16"/>
          <w:lang w:eastAsia="en-AU"/>
        </w:rPr>
      </w:pPr>
      <w:r w:rsidRPr="000C15FB">
        <w:rPr>
          <w:sz w:val="16"/>
          <w:szCs w:val="16"/>
          <w:lang w:eastAsia="en-AU"/>
        </w:rPr>
        <w:lastRenderedPageBreak/>
        <w:t>Z351                 *                    ****</w:t>
      </w:r>
    </w:p>
    <w:p w14:paraId="311FA4DF" w14:textId="77777777" w:rsidR="000C15FB" w:rsidRPr="000C15FB" w:rsidRDefault="000C15FB" w:rsidP="000C15FB">
      <w:pPr>
        <w:rPr>
          <w:sz w:val="16"/>
          <w:szCs w:val="16"/>
          <w:lang w:eastAsia="en-AU"/>
        </w:rPr>
      </w:pPr>
      <w:r w:rsidRPr="000C15FB">
        <w:rPr>
          <w:sz w:val="16"/>
          <w:szCs w:val="16"/>
          <w:lang w:eastAsia="en-AU"/>
        </w:rPr>
        <w:t xml:space="preserve">             ADDWT *</w:t>
      </w:r>
    </w:p>
    <w:p w14:paraId="2604DDDF" w14:textId="77777777" w:rsidR="000C15FB" w:rsidRPr="000C15FB" w:rsidRDefault="000C15FB" w:rsidP="000C15FB">
      <w:pPr>
        <w:rPr>
          <w:sz w:val="16"/>
          <w:szCs w:val="16"/>
          <w:lang w:eastAsia="en-AU"/>
        </w:rPr>
      </w:pPr>
    </w:p>
    <w:p w14:paraId="23C08C34" w14:textId="77777777" w:rsidR="000C15FB" w:rsidRPr="000C15FB" w:rsidRDefault="000C15FB" w:rsidP="000C15FB">
      <w:pPr>
        <w:rPr>
          <w:sz w:val="16"/>
          <w:szCs w:val="16"/>
          <w:lang w:eastAsia="en-AU"/>
        </w:rPr>
      </w:pPr>
      <w:r w:rsidRPr="000C15FB">
        <w:rPr>
          <w:sz w:val="16"/>
          <w:szCs w:val="16"/>
          <w:lang w:eastAsia="en-AU"/>
        </w:rPr>
        <w:t>Z351                 *                    9EP2</w:t>
      </w:r>
    </w:p>
    <w:p w14:paraId="2CCF78B7" w14:textId="77777777" w:rsidR="000C15FB" w:rsidRPr="000C15FB" w:rsidRDefault="000C15FB" w:rsidP="000C15FB">
      <w:pPr>
        <w:rPr>
          <w:sz w:val="16"/>
          <w:szCs w:val="16"/>
          <w:lang w:eastAsia="en-AU"/>
        </w:rPr>
      </w:pPr>
      <w:r w:rsidRPr="000C15FB">
        <w:rPr>
          <w:sz w:val="16"/>
          <w:szCs w:val="16"/>
          <w:lang w:eastAsia="en-AU"/>
        </w:rPr>
        <w:t xml:space="preserve">           D SPLIT 3?</w:t>
      </w:r>
    </w:p>
    <w:p w14:paraId="2E56C572" w14:textId="77777777" w:rsidR="000C15FB" w:rsidRPr="000C15FB" w:rsidRDefault="000C15FB" w:rsidP="000C15FB">
      <w:pPr>
        <w:rPr>
          <w:sz w:val="16"/>
          <w:szCs w:val="16"/>
          <w:lang w:eastAsia="en-AU"/>
        </w:rPr>
      </w:pPr>
      <w:r w:rsidRPr="000C15FB">
        <w:rPr>
          <w:sz w:val="16"/>
          <w:szCs w:val="16"/>
          <w:lang w:eastAsia="en-AU"/>
        </w:rPr>
        <w:t>**           ZERO= NRA ADDWT *</w:t>
      </w:r>
    </w:p>
    <w:p w14:paraId="51E16C65" w14:textId="77777777" w:rsidR="000C15FB" w:rsidRPr="000C15FB" w:rsidRDefault="000C15FB" w:rsidP="000C15FB">
      <w:pPr>
        <w:rPr>
          <w:sz w:val="16"/>
          <w:szCs w:val="16"/>
          <w:lang w:eastAsia="en-AU"/>
        </w:rPr>
      </w:pPr>
      <w:r w:rsidRPr="000C15FB">
        <w:rPr>
          <w:sz w:val="16"/>
          <w:szCs w:val="16"/>
          <w:lang w:eastAsia="en-AU"/>
        </w:rPr>
        <w:t xml:space="preserve">01           NUM=TSSOLLPRINT     NUM-TSAU**PRINT     </w:t>
      </w:r>
      <w:r w:rsidRPr="000C15FB">
        <w:rPr>
          <w:sz w:val="16"/>
          <w:szCs w:val="16"/>
          <w:highlight w:val="green"/>
          <w:lang w:eastAsia="en-AU"/>
        </w:rPr>
        <w:t>NUM</w:t>
      </w:r>
      <w:proofErr w:type="gramStart"/>
      <w:r w:rsidRPr="000C15FB">
        <w:rPr>
          <w:sz w:val="16"/>
          <w:szCs w:val="16"/>
          <w:highlight w:val="green"/>
          <w:lang w:eastAsia="en-AU"/>
        </w:rPr>
        <w:t>+  9250</w:t>
      </w:r>
      <w:proofErr w:type="gramEnd"/>
      <w:r w:rsidRPr="000C15FB">
        <w:rPr>
          <w:sz w:val="16"/>
          <w:szCs w:val="16"/>
          <w:highlight w:val="green"/>
          <w:lang w:eastAsia="en-AU"/>
        </w:rPr>
        <w:t>NEXTR A</w:t>
      </w:r>
    </w:p>
    <w:p w14:paraId="5008518E" w14:textId="77777777" w:rsidR="000C15FB" w:rsidRPr="000C15FB" w:rsidRDefault="000C15FB" w:rsidP="000C15FB">
      <w:pPr>
        <w:rPr>
          <w:sz w:val="16"/>
          <w:szCs w:val="16"/>
          <w:lang w:eastAsia="en-AU"/>
        </w:rPr>
      </w:pPr>
      <w:r w:rsidRPr="000C15FB">
        <w:rPr>
          <w:sz w:val="16"/>
          <w:szCs w:val="16"/>
          <w:lang w:eastAsia="en-AU"/>
        </w:rPr>
        <w:t xml:space="preserve">01       A   </w:t>
      </w:r>
      <w:r w:rsidRPr="000C15FB">
        <w:rPr>
          <w:sz w:val="16"/>
          <w:szCs w:val="16"/>
          <w:highlight w:val="green"/>
          <w:lang w:eastAsia="en-AU"/>
        </w:rPr>
        <w:t>PRINT</w:t>
      </w:r>
      <w:r w:rsidRPr="000C15FB">
        <w:rPr>
          <w:sz w:val="16"/>
          <w:szCs w:val="16"/>
          <w:lang w:eastAsia="en-AU"/>
        </w:rPr>
        <w:t xml:space="preserve">     MULTI NAA PRINT     ZERO= N   PRINT     NEXTR B</w:t>
      </w:r>
    </w:p>
    <w:p w14:paraId="6A2D9FE2" w14:textId="77777777" w:rsidR="000C15FB" w:rsidRPr="000C15FB" w:rsidRDefault="000C15FB" w:rsidP="000C15FB">
      <w:pPr>
        <w:rPr>
          <w:sz w:val="16"/>
          <w:szCs w:val="16"/>
          <w:lang w:eastAsia="en-AU"/>
        </w:rPr>
      </w:pPr>
      <w:r w:rsidRPr="000C15FB">
        <w:rPr>
          <w:sz w:val="16"/>
          <w:szCs w:val="16"/>
          <w:lang w:eastAsia="en-AU"/>
        </w:rPr>
        <w:t>01       B   AMT/TSDIVPPRINT     AMT*2     PRINT     ADDWT *   NEXTR C</w:t>
      </w:r>
    </w:p>
    <w:p w14:paraId="735B7F22" w14:textId="77777777" w:rsidR="000C15FB" w:rsidRPr="000C15FB" w:rsidRDefault="000C15FB" w:rsidP="000C15FB">
      <w:pPr>
        <w:rPr>
          <w:sz w:val="16"/>
          <w:szCs w:val="16"/>
          <w:lang w:eastAsia="en-AU"/>
        </w:rPr>
      </w:pPr>
      <w:r w:rsidRPr="000C15FB">
        <w:rPr>
          <w:sz w:val="16"/>
          <w:szCs w:val="16"/>
          <w:lang w:eastAsia="en-AU"/>
        </w:rPr>
        <w:t>01       C   AMT</w:t>
      </w:r>
      <w:proofErr w:type="gramStart"/>
      <w:r w:rsidRPr="000C15FB">
        <w:rPr>
          <w:sz w:val="16"/>
          <w:szCs w:val="16"/>
          <w:lang w:eastAsia="en-AU"/>
        </w:rPr>
        <w:t>-  9</w:t>
      </w:r>
      <w:proofErr w:type="gramEnd"/>
      <w:r w:rsidRPr="000C15FB">
        <w:rPr>
          <w:sz w:val="16"/>
          <w:szCs w:val="16"/>
          <w:lang w:eastAsia="en-AU"/>
        </w:rPr>
        <w:t>WE1PRINT     AMT-  3670PRINT     ADDWT 49S9</w:t>
      </w:r>
    </w:p>
    <w:p w14:paraId="182939FC" w14:textId="77777777" w:rsidR="000C15FB" w:rsidRPr="000C15FB" w:rsidRDefault="000C15FB" w:rsidP="000C15FB">
      <w:pPr>
        <w:rPr>
          <w:sz w:val="16"/>
          <w:szCs w:val="16"/>
          <w:lang w:eastAsia="en-AU"/>
        </w:rPr>
      </w:pPr>
      <w:r w:rsidRPr="000C15FB">
        <w:rPr>
          <w:sz w:val="16"/>
          <w:szCs w:val="16"/>
          <w:lang w:eastAsia="en-AU"/>
        </w:rPr>
        <w:t>02           NUM=TSSOLLPRINT     NUM-TSAU**PRINT     NUM</w:t>
      </w:r>
      <w:proofErr w:type="gramStart"/>
      <w:r w:rsidRPr="000C15FB">
        <w:rPr>
          <w:sz w:val="16"/>
          <w:szCs w:val="16"/>
          <w:lang w:eastAsia="en-AU"/>
        </w:rPr>
        <w:t>+  9250</w:t>
      </w:r>
      <w:proofErr w:type="gramEnd"/>
      <w:r w:rsidRPr="000C15FB">
        <w:rPr>
          <w:sz w:val="16"/>
          <w:szCs w:val="16"/>
          <w:lang w:eastAsia="en-AU"/>
        </w:rPr>
        <w:t>NEXTR A</w:t>
      </w:r>
    </w:p>
    <w:p w14:paraId="00A22B21" w14:textId="77777777" w:rsidR="000C15FB" w:rsidRPr="000C15FB" w:rsidRDefault="000C15FB" w:rsidP="000C15FB">
      <w:pPr>
        <w:rPr>
          <w:sz w:val="16"/>
          <w:szCs w:val="16"/>
          <w:lang w:eastAsia="en-AU"/>
        </w:rPr>
      </w:pPr>
      <w:r w:rsidRPr="000C15FB">
        <w:rPr>
          <w:sz w:val="16"/>
          <w:szCs w:val="16"/>
          <w:lang w:eastAsia="en-AU"/>
        </w:rPr>
        <w:t xml:space="preserve">02       A   </w:t>
      </w:r>
      <w:r w:rsidRPr="000C15FB">
        <w:rPr>
          <w:sz w:val="16"/>
          <w:szCs w:val="16"/>
          <w:highlight w:val="green"/>
          <w:lang w:eastAsia="en-AU"/>
        </w:rPr>
        <w:t>PRINT</w:t>
      </w:r>
      <w:r w:rsidRPr="000C15FB">
        <w:rPr>
          <w:sz w:val="16"/>
          <w:szCs w:val="16"/>
          <w:lang w:eastAsia="en-AU"/>
        </w:rPr>
        <w:t xml:space="preserve">     MULTI NAA PRINT     ZERO= N   PRINT     NEXTR B</w:t>
      </w:r>
    </w:p>
    <w:p w14:paraId="685D3567" w14:textId="77777777" w:rsidR="000C15FB" w:rsidRPr="000C15FB" w:rsidRDefault="000C15FB" w:rsidP="000C15FB">
      <w:pPr>
        <w:rPr>
          <w:sz w:val="16"/>
          <w:szCs w:val="16"/>
          <w:lang w:eastAsia="en-AU"/>
        </w:rPr>
      </w:pPr>
      <w:r w:rsidRPr="000C15FB">
        <w:rPr>
          <w:sz w:val="16"/>
          <w:szCs w:val="16"/>
          <w:lang w:eastAsia="en-AU"/>
        </w:rPr>
        <w:t>02       B   AMT/TSDIVPPRINT     AMT*2     PRINT     ADDWT *   NEXTR C</w:t>
      </w:r>
    </w:p>
    <w:p w14:paraId="5AD694E6" w14:textId="77777777" w:rsidR="000C15FB" w:rsidRPr="000C15FB" w:rsidRDefault="000C15FB" w:rsidP="000C15FB">
      <w:pPr>
        <w:rPr>
          <w:sz w:val="16"/>
          <w:szCs w:val="16"/>
          <w:lang w:eastAsia="en-AU"/>
        </w:rPr>
      </w:pPr>
      <w:r w:rsidRPr="000C15FB">
        <w:rPr>
          <w:sz w:val="16"/>
          <w:szCs w:val="16"/>
          <w:lang w:eastAsia="en-AU"/>
        </w:rPr>
        <w:t>02       C   AMT</w:t>
      </w:r>
      <w:proofErr w:type="gramStart"/>
      <w:r w:rsidRPr="000C15FB">
        <w:rPr>
          <w:sz w:val="16"/>
          <w:szCs w:val="16"/>
          <w:lang w:eastAsia="en-AU"/>
        </w:rPr>
        <w:t>-  9</w:t>
      </w:r>
      <w:proofErr w:type="gramEnd"/>
      <w:r w:rsidRPr="000C15FB">
        <w:rPr>
          <w:sz w:val="16"/>
          <w:szCs w:val="16"/>
          <w:lang w:eastAsia="en-AU"/>
        </w:rPr>
        <w:t>WE2PRINT     AMT-  3670PRINT     ADDWT 49S9</w:t>
      </w:r>
    </w:p>
    <w:p w14:paraId="751B10BF" w14:textId="77777777" w:rsidR="000C15FB" w:rsidRPr="000C15FB" w:rsidRDefault="000C15FB" w:rsidP="000C15FB">
      <w:pPr>
        <w:rPr>
          <w:sz w:val="16"/>
          <w:szCs w:val="16"/>
          <w:lang w:eastAsia="en-AU"/>
        </w:rPr>
      </w:pPr>
    </w:p>
    <w:p w14:paraId="2A5E5D62" w14:textId="77777777" w:rsidR="000C15FB" w:rsidRPr="000C15FB" w:rsidRDefault="000C15FB" w:rsidP="000C15FB">
      <w:pPr>
        <w:rPr>
          <w:sz w:val="16"/>
          <w:szCs w:val="16"/>
          <w:lang w:eastAsia="en-AU"/>
        </w:rPr>
      </w:pPr>
      <w:r w:rsidRPr="000C15FB">
        <w:rPr>
          <w:sz w:val="16"/>
          <w:szCs w:val="16"/>
          <w:lang w:eastAsia="en-AU"/>
        </w:rPr>
        <w:t>Z351                 *                    9EPC</w:t>
      </w:r>
    </w:p>
    <w:p w14:paraId="013144F5" w14:textId="77777777" w:rsidR="000C15FB" w:rsidRPr="000C15FB" w:rsidRDefault="000C15FB" w:rsidP="000C15FB">
      <w:pPr>
        <w:rPr>
          <w:sz w:val="16"/>
          <w:szCs w:val="16"/>
          <w:lang w:eastAsia="en-AU"/>
        </w:rPr>
      </w:pPr>
      <w:r w:rsidRPr="000C15FB">
        <w:rPr>
          <w:sz w:val="16"/>
          <w:szCs w:val="16"/>
          <w:lang w:eastAsia="en-AU"/>
        </w:rPr>
        <w:t xml:space="preserve">           D SPLIT 3?</w:t>
      </w:r>
    </w:p>
    <w:p w14:paraId="5A2F2200" w14:textId="77777777" w:rsidR="000C15FB" w:rsidRPr="000C15FB" w:rsidRDefault="000C15FB" w:rsidP="000C15FB">
      <w:pPr>
        <w:rPr>
          <w:sz w:val="16"/>
          <w:szCs w:val="16"/>
          <w:lang w:eastAsia="en-AU"/>
        </w:rPr>
      </w:pPr>
      <w:r w:rsidRPr="000C15FB">
        <w:rPr>
          <w:sz w:val="16"/>
          <w:szCs w:val="16"/>
          <w:lang w:eastAsia="en-AU"/>
        </w:rPr>
        <w:t>**           ZERO= NRA ADDWT *</w:t>
      </w:r>
    </w:p>
    <w:p w14:paraId="5D384047" w14:textId="77777777" w:rsidR="000C15FB" w:rsidRPr="000C15FB" w:rsidRDefault="000C15FB" w:rsidP="000C15FB">
      <w:pPr>
        <w:rPr>
          <w:sz w:val="16"/>
          <w:szCs w:val="16"/>
          <w:lang w:eastAsia="en-AU"/>
        </w:rPr>
      </w:pPr>
      <w:r w:rsidRPr="000C15FB">
        <w:rPr>
          <w:sz w:val="16"/>
          <w:szCs w:val="16"/>
          <w:lang w:eastAsia="en-AU"/>
        </w:rPr>
        <w:t>01           NUM=TSSOLLPRINT     MULTI NAA PRINT     ZERO= N   NEXTR A</w:t>
      </w:r>
    </w:p>
    <w:p w14:paraId="5206C6C6" w14:textId="77777777" w:rsidR="000C15FB" w:rsidRPr="000C15FB" w:rsidRDefault="000C15FB" w:rsidP="000C15FB">
      <w:pPr>
        <w:rPr>
          <w:sz w:val="16"/>
          <w:szCs w:val="16"/>
          <w:lang w:eastAsia="en-AU"/>
        </w:rPr>
      </w:pPr>
      <w:r w:rsidRPr="000C15FB">
        <w:rPr>
          <w:sz w:val="16"/>
          <w:szCs w:val="16"/>
          <w:lang w:eastAsia="en-AU"/>
        </w:rPr>
        <w:t>01       A   PRINT     AMT/TSDIVPPRINT     AMT*2     PRINT     NEXTR B</w:t>
      </w:r>
    </w:p>
    <w:p w14:paraId="690471BE" w14:textId="77777777" w:rsidR="000C15FB" w:rsidRPr="000C15FB" w:rsidRDefault="000C15FB" w:rsidP="000C15FB">
      <w:pPr>
        <w:rPr>
          <w:sz w:val="16"/>
          <w:szCs w:val="16"/>
          <w:lang w:eastAsia="en-AU"/>
        </w:rPr>
      </w:pPr>
      <w:r w:rsidRPr="000C15FB">
        <w:rPr>
          <w:sz w:val="16"/>
          <w:szCs w:val="16"/>
          <w:lang w:eastAsia="en-AU"/>
        </w:rPr>
        <w:t>01       B   ADDWT *</w:t>
      </w:r>
    </w:p>
    <w:p w14:paraId="6A8C81BA" w14:textId="77777777" w:rsidR="000C15FB" w:rsidRPr="000C15FB" w:rsidRDefault="000C15FB" w:rsidP="000C15FB">
      <w:pPr>
        <w:rPr>
          <w:sz w:val="16"/>
          <w:szCs w:val="16"/>
          <w:lang w:eastAsia="en-AU"/>
        </w:rPr>
      </w:pPr>
      <w:r w:rsidRPr="000C15FB">
        <w:rPr>
          <w:sz w:val="16"/>
          <w:szCs w:val="16"/>
          <w:lang w:eastAsia="en-AU"/>
        </w:rPr>
        <w:t>02           NUM=TSSOLLPRINT     MULTI NAA PRINT     ZERO= N   NEXTR A</w:t>
      </w:r>
    </w:p>
    <w:p w14:paraId="2B59B881" w14:textId="77777777" w:rsidR="000C15FB" w:rsidRPr="000C15FB" w:rsidRDefault="000C15FB" w:rsidP="000C15FB">
      <w:pPr>
        <w:rPr>
          <w:sz w:val="16"/>
          <w:szCs w:val="16"/>
          <w:lang w:eastAsia="en-AU"/>
        </w:rPr>
      </w:pPr>
      <w:r w:rsidRPr="000C15FB">
        <w:rPr>
          <w:sz w:val="16"/>
          <w:szCs w:val="16"/>
          <w:lang w:eastAsia="en-AU"/>
        </w:rPr>
        <w:t>02       A   PRINT     AMT/TSDIVPPRINT     AMT*2     PRINT     NEXTR B</w:t>
      </w:r>
    </w:p>
    <w:p w14:paraId="0DCDB465" w14:textId="2C07F0FA" w:rsidR="000C15FB" w:rsidRPr="000C15FB" w:rsidRDefault="000C15FB" w:rsidP="000C15FB">
      <w:pPr>
        <w:rPr>
          <w:sz w:val="16"/>
          <w:szCs w:val="16"/>
          <w:lang w:eastAsia="en-AU"/>
        </w:rPr>
      </w:pPr>
      <w:r w:rsidRPr="000C15FB">
        <w:rPr>
          <w:sz w:val="16"/>
          <w:szCs w:val="16"/>
          <w:lang w:eastAsia="en-AU"/>
        </w:rPr>
        <w:t>02       B   ADDWT *</w:t>
      </w:r>
    </w:p>
    <w:p w14:paraId="79DEFB79" w14:textId="503DA865" w:rsidR="00860D7B" w:rsidRDefault="00414E3A" w:rsidP="00104128">
      <w:pPr>
        <w:pStyle w:val="Heading4"/>
        <w:rPr>
          <w:lang w:eastAsia="en-AU"/>
        </w:rPr>
      </w:pPr>
      <w:r>
        <w:rPr>
          <w:lang w:eastAsia="en-AU"/>
        </w:rPr>
        <w:t>Cutover impact</w:t>
      </w:r>
      <w:bookmarkEnd w:id="51"/>
    </w:p>
    <w:p w14:paraId="726EC1B8" w14:textId="620187B5" w:rsidR="00414E3A" w:rsidRDefault="00414E3A" w:rsidP="00414E3A">
      <w:pPr>
        <w:pStyle w:val="Heading5"/>
        <w:rPr>
          <w:lang w:eastAsia="en-AU"/>
        </w:rPr>
      </w:pPr>
      <w:bookmarkStart w:id="52" w:name="_Toc205482218"/>
      <w:r>
        <w:rPr>
          <w:lang w:eastAsia="en-AU"/>
        </w:rPr>
        <w:t>Business cutover impact</w:t>
      </w:r>
      <w:bookmarkEnd w:id="52"/>
    </w:p>
    <w:p w14:paraId="4A2F4158" w14:textId="6EDADC16" w:rsidR="00414E3A" w:rsidRDefault="00414E3A" w:rsidP="00414E3A">
      <w:pPr>
        <w:rPr>
          <w:lang w:eastAsia="en-AU"/>
        </w:rPr>
      </w:pPr>
      <w:r>
        <w:rPr>
          <w:lang w:eastAsia="en-AU"/>
        </w:rPr>
        <w:t>Manually set the retro date to force retro employees with the leave types listed if the leave types were taken for EPSS employees during Period 1 or period 2.  The retro date is limited back to period 1 start dates.</w:t>
      </w:r>
    </w:p>
    <w:p w14:paraId="731AAF70" w14:textId="571FD251" w:rsidR="00414E3A" w:rsidRDefault="00414E3A" w:rsidP="00414E3A">
      <w:pPr>
        <w:rPr>
          <w:lang w:eastAsia="en-AU"/>
        </w:rPr>
      </w:pPr>
      <w:r>
        <w:t>Do not set retro dates if a retro has already been set for an earlier date for the employee.</w:t>
      </w:r>
    </w:p>
    <w:p w14:paraId="370C6F68" w14:textId="77777777" w:rsidR="00414E3A" w:rsidRPr="00414E3A" w:rsidRDefault="00414E3A" w:rsidP="00414E3A">
      <w:pPr>
        <w:rPr>
          <w:lang w:eastAsia="en-AU"/>
        </w:rPr>
      </w:pPr>
    </w:p>
    <w:p w14:paraId="6726DDA9" w14:textId="2ED46C27" w:rsidR="007C593C" w:rsidRDefault="00A1195C" w:rsidP="004B729A">
      <w:pPr>
        <w:pStyle w:val="Heading2"/>
        <w:rPr>
          <w:rFonts w:eastAsia="Times New Roman"/>
          <w:lang w:eastAsia="en-AU"/>
        </w:rPr>
      </w:pPr>
      <w:bookmarkStart w:id="53" w:name="_IT15_external_earnings"/>
      <w:bookmarkStart w:id="54" w:name="_Other_Earnings_for"/>
      <w:bookmarkStart w:id="55" w:name="_External_earnings_for"/>
      <w:bookmarkStart w:id="56" w:name="_Toc205482219"/>
      <w:bookmarkEnd w:id="53"/>
      <w:bookmarkEnd w:id="54"/>
      <w:bookmarkEnd w:id="55"/>
      <w:r w:rsidRPr="00A1195C">
        <w:rPr>
          <w:rFonts w:eastAsia="Times New Roman"/>
          <w:lang w:eastAsia="en-AU"/>
        </w:rPr>
        <w:t xml:space="preserve">External earnings </w:t>
      </w:r>
      <w:r w:rsidR="007C593C" w:rsidRPr="007C593C">
        <w:rPr>
          <w:rFonts w:eastAsia="Times New Roman"/>
          <w:lang w:eastAsia="en-AU"/>
        </w:rPr>
        <w:t>for Period 1</w:t>
      </w:r>
      <w:bookmarkEnd w:id="56"/>
    </w:p>
    <w:p w14:paraId="6CA1CA78" w14:textId="1E067D52" w:rsidR="00CD0548" w:rsidRDefault="00CD0548" w:rsidP="00CD0548">
      <w:pPr>
        <w:pStyle w:val="Heading3"/>
        <w:rPr>
          <w:lang w:eastAsia="en-AU"/>
        </w:rPr>
      </w:pPr>
      <w:bookmarkStart w:id="57" w:name="_Toc205482220"/>
      <w:r>
        <w:rPr>
          <w:lang w:eastAsia="en-AU"/>
        </w:rPr>
        <w:t>Current setup/issue</w:t>
      </w:r>
      <w:bookmarkEnd w:id="57"/>
    </w:p>
    <w:p w14:paraId="34435C47" w14:textId="20A68261" w:rsidR="00CD0548" w:rsidRDefault="00CD0548" w:rsidP="00CD0548">
      <w:pPr>
        <w:rPr>
          <w:lang w:eastAsia="en-AU"/>
        </w:rPr>
      </w:pPr>
      <w:r>
        <w:rPr>
          <w:lang w:eastAsia="en-AU"/>
        </w:rPr>
        <w:t>The current description of external earnings WT 3670 is ‘</w:t>
      </w:r>
      <w:r w:rsidRPr="00490131">
        <w:rPr>
          <w:lang w:eastAsia="en-AU"/>
        </w:rPr>
        <w:t>EPSS P2 External Earnings</w:t>
      </w:r>
      <w:r>
        <w:rPr>
          <w:lang w:eastAsia="en-AU"/>
        </w:rPr>
        <w:t>’, and it is only used to reduce the EPSS period 2 salary.</w:t>
      </w:r>
    </w:p>
    <w:p w14:paraId="291CDC25" w14:textId="77777777" w:rsidR="005E12C2" w:rsidRDefault="00CD0548" w:rsidP="00CD0548">
      <w:pPr>
        <w:rPr>
          <w:lang w:eastAsia="en-AU"/>
        </w:rPr>
      </w:pPr>
      <w:r>
        <w:rPr>
          <w:lang w:eastAsia="en-AU"/>
        </w:rPr>
        <w:t>The change required is to rename the WT to a generic description and to use the same WT to reduce P1 / 2 and 3 salaries</w:t>
      </w:r>
      <w:r w:rsidR="00B43E7A">
        <w:rPr>
          <w:lang w:eastAsia="en-AU"/>
        </w:rPr>
        <w:t xml:space="preserve"> (once period 3 is build)</w:t>
      </w:r>
      <w:r>
        <w:rPr>
          <w:lang w:eastAsia="en-AU"/>
        </w:rPr>
        <w:t xml:space="preserve">.  </w:t>
      </w:r>
    </w:p>
    <w:p w14:paraId="0D0F6591" w14:textId="51724DBB" w:rsidR="00CD0548" w:rsidRPr="00CD0548" w:rsidRDefault="00CD0548" w:rsidP="00CD0548">
      <w:pPr>
        <w:rPr>
          <w:lang w:eastAsia="en-AU"/>
        </w:rPr>
      </w:pPr>
      <w:r>
        <w:rPr>
          <w:lang w:eastAsia="en-AU"/>
        </w:rPr>
        <w:lastRenderedPageBreak/>
        <w:t>The change is retrospective.</w:t>
      </w:r>
    </w:p>
    <w:p w14:paraId="26B4DEBC" w14:textId="53364FC8" w:rsidR="007C593C" w:rsidRDefault="004B729A" w:rsidP="004B729A">
      <w:pPr>
        <w:pStyle w:val="Heading3"/>
      </w:pPr>
      <w:bookmarkStart w:id="58" w:name="_Toc205482221"/>
      <w:r>
        <w:t>Changes required</w:t>
      </w:r>
      <w:r w:rsidR="005E12C2">
        <w:t>.</w:t>
      </w:r>
      <w:bookmarkEnd w:id="58"/>
    </w:p>
    <w:p w14:paraId="3F5E0250" w14:textId="0820FE15" w:rsidR="004B729A" w:rsidRDefault="004B729A" w:rsidP="004B729A">
      <w:pPr>
        <w:pStyle w:val="Heading4"/>
      </w:pPr>
      <w:bookmarkStart w:id="59" w:name="_Toc205482222"/>
      <w:r>
        <w:t>Functional</w:t>
      </w:r>
      <w:bookmarkEnd w:id="59"/>
    </w:p>
    <w:p w14:paraId="1F7F2B1C" w14:textId="58B74E40" w:rsidR="004B729A" w:rsidRDefault="004B729A" w:rsidP="004B729A">
      <w:pPr>
        <w:rPr>
          <w:lang w:eastAsia="en-AU"/>
        </w:rPr>
      </w:pPr>
      <w:r>
        <w:rPr>
          <w:lang w:eastAsia="en-AU"/>
        </w:rPr>
        <w:t>Change description of WT</w:t>
      </w:r>
      <w:r w:rsidRPr="00490131">
        <w:rPr>
          <w:lang w:eastAsia="en-AU"/>
        </w:rPr>
        <w:t>3670</w:t>
      </w:r>
      <w:r w:rsidRPr="00490131">
        <w:rPr>
          <w:lang w:eastAsia="en-AU"/>
        </w:rPr>
        <w:tab/>
        <w:t>EPSS P2 External Earnings</w:t>
      </w:r>
      <w:r>
        <w:rPr>
          <w:lang w:eastAsia="en-AU"/>
        </w:rPr>
        <w:t xml:space="preserve"> to “EPSS External earnings”. </w:t>
      </w:r>
    </w:p>
    <w:p w14:paraId="2948DA89" w14:textId="77777777" w:rsidR="005E12C2" w:rsidRDefault="004B729A" w:rsidP="004B729A">
      <w:pPr>
        <w:rPr>
          <w:lang w:eastAsia="en-AU"/>
        </w:rPr>
      </w:pPr>
      <w:r>
        <w:rPr>
          <w:lang w:eastAsia="en-AU"/>
        </w:rPr>
        <w:t xml:space="preserve">In the formula that </w:t>
      </w:r>
      <w:r w:rsidR="00CD0548">
        <w:rPr>
          <w:lang w:eastAsia="en-AU"/>
        </w:rPr>
        <w:t xml:space="preserve">reduce the P1 ORP with actual earnings and workers comp earnings, also reduce the P1 ORP with the value of WT 3670 relevant to the pay split.    </w:t>
      </w:r>
    </w:p>
    <w:p w14:paraId="7E8D277F" w14:textId="72CFCF19" w:rsidR="00CD0548" w:rsidRDefault="00CD0548" w:rsidP="004B729A">
      <w:pPr>
        <w:rPr>
          <w:lang w:eastAsia="en-AU"/>
        </w:rPr>
      </w:pPr>
      <w:r>
        <w:rPr>
          <w:lang w:eastAsia="en-AU"/>
        </w:rPr>
        <w:t xml:space="preserve">This change </w:t>
      </w:r>
      <w:r w:rsidR="005E12C2">
        <w:rPr>
          <w:lang w:eastAsia="en-AU"/>
        </w:rPr>
        <w:t xml:space="preserve">is </w:t>
      </w:r>
      <w:r>
        <w:rPr>
          <w:lang w:eastAsia="en-AU"/>
        </w:rPr>
        <w:t>not date driven. It is valid from the start of Period 1.</w:t>
      </w:r>
    </w:p>
    <w:p w14:paraId="7480D24E" w14:textId="2D34BD23" w:rsidR="004B729A" w:rsidRDefault="00CD0548" w:rsidP="004B729A">
      <w:pPr>
        <w:rPr>
          <w:lang w:eastAsia="en-AU"/>
        </w:rPr>
      </w:pPr>
      <w:r>
        <w:rPr>
          <w:lang w:eastAsia="en-AU"/>
        </w:rPr>
        <w:t>WT 3670 is to reduce Period 1, 2 and period 3 salary.  Noted P3 requirements will be implemented later.</w:t>
      </w:r>
    </w:p>
    <w:p w14:paraId="669FCAD8" w14:textId="0BDD9766" w:rsidR="00190C6E" w:rsidRDefault="001D6AEF" w:rsidP="001D6AEF">
      <w:pPr>
        <w:pStyle w:val="Heading5"/>
        <w:rPr>
          <w:lang w:eastAsia="en-AU"/>
        </w:rPr>
      </w:pPr>
      <w:r>
        <w:rPr>
          <w:lang w:eastAsia="en-AU"/>
        </w:rPr>
        <w:t>Build/Config</w:t>
      </w:r>
    </w:p>
    <w:p w14:paraId="48D47ED8" w14:textId="77777777" w:rsidR="00301CA4" w:rsidRDefault="00301CA4" w:rsidP="000420A6">
      <w:pPr>
        <w:pStyle w:val="Heading6"/>
        <w:rPr>
          <w:lang w:eastAsia="en-AU"/>
        </w:rPr>
      </w:pPr>
      <w:r>
        <w:rPr>
          <w:lang w:eastAsia="en-AU"/>
        </w:rPr>
        <w:t>Change in rule Z315</w:t>
      </w:r>
    </w:p>
    <w:p w14:paraId="4495D8A5" w14:textId="2C61B7D3" w:rsidR="00301CA4" w:rsidRDefault="00301CA4" w:rsidP="000E74B2">
      <w:pPr>
        <w:pStyle w:val="Heading7"/>
        <w:rPr>
          <w:lang w:eastAsia="en-AU"/>
        </w:rPr>
      </w:pPr>
      <w:r>
        <w:rPr>
          <w:lang w:eastAsia="en-AU"/>
        </w:rPr>
        <w:t>Before change</w:t>
      </w:r>
    </w:p>
    <w:p w14:paraId="0FD8FF2C" w14:textId="77777777" w:rsidR="00065461" w:rsidRDefault="00065461" w:rsidP="00065461">
      <w:pPr>
        <w:rPr>
          <w:lang w:eastAsia="en-AU"/>
        </w:rPr>
      </w:pPr>
      <w:r>
        <w:rPr>
          <w:lang w:eastAsia="en-AU"/>
        </w:rPr>
        <w:t>Compare to DB1 and TST010: No differences found.</w:t>
      </w:r>
    </w:p>
    <w:p w14:paraId="12C20458" w14:textId="77777777" w:rsidR="00065461" w:rsidRDefault="00065461" w:rsidP="00065461">
      <w:r>
        <w:rPr>
          <w:lang w:eastAsia="en-AU"/>
        </w:rPr>
        <w:t xml:space="preserve">See </w:t>
      </w:r>
      <w:hyperlink r:id="rId22" w:history="1">
        <w:r>
          <w:rPr>
            <w:rStyle w:val="Hyperlink"/>
          </w:rPr>
          <w:t>Config objects check before change.xlsx</w:t>
        </w:r>
      </w:hyperlink>
      <w:r>
        <w:t xml:space="preserve"> worksheet ‘</w:t>
      </w:r>
      <w:r w:rsidRPr="00A4679B">
        <w:t xml:space="preserve">Rule Z315 B4 </w:t>
      </w:r>
      <w:proofErr w:type="spellStart"/>
      <w:r w:rsidRPr="00A4679B">
        <w:t>chg</w:t>
      </w:r>
      <w:proofErr w:type="spellEnd"/>
      <w:r>
        <w:t>’. It shows rule Z315 before changes for EPSS phase 4.</w:t>
      </w:r>
    </w:p>
    <w:p w14:paraId="165323D5" w14:textId="08B51390" w:rsidR="00301CA4" w:rsidRDefault="00301CA4" w:rsidP="000E74B2">
      <w:pPr>
        <w:pStyle w:val="Heading7"/>
        <w:rPr>
          <w:lang w:eastAsia="en-AU"/>
        </w:rPr>
      </w:pPr>
      <w:r>
        <w:rPr>
          <w:lang w:eastAsia="en-AU"/>
        </w:rPr>
        <w:t>After change</w:t>
      </w:r>
    </w:p>
    <w:p w14:paraId="127CC934" w14:textId="6A6B3306" w:rsidR="000A599B" w:rsidRPr="00333D1F" w:rsidRDefault="000A599B" w:rsidP="000A599B">
      <w:pPr>
        <w:rPr>
          <w:lang w:eastAsia="en-AU"/>
        </w:rPr>
      </w:pPr>
      <w:r>
        <w:rPr>
          <w:lang w:eastAsia="en-AU"/>
        </w:rPr>
        <w:t xml:space="preserve">Added items is highlighted in </w:t>
      </w:r>
      <w:r w:rsidRPr="00053222">
        <w:rPr>
          <w:highlight w:val="green"/>
          <w:lang w:eastAsia="en-AU"/>
        </w:rPr>
        <w:t>green</w:t>
      </w:r>
      <w:r>
        <w:rPr>
          <w:lang w:eastAsia="en-AU"/>
        </w:rPr>
        <w:t xml:space="preserve">. Added items from other </w:t>
      </w:r>
      <w:r w:rsidR="007A0DC2">
        <w:rPr>
          <w:lang w:eastAsia="en-AU"/>
        </w:rPr>
        <w:t xml:space="preserve">build </w:t>
      </w:r>
      <w:r>
        <w:rPr>
          <w:lang w:eastAsia="en-AU"/>
        </w:rPr>
        <w:t xml:space="preserve">items </w:t>
      </w:r>
      <w:r w:rsidR="007A0DC2">
        <w:rPr>
          <w:lang w:eastAsia="en-AU"/>
        </w:rPr>
        <w:t>are</w:t>
      </w:r>
      <w:r>
        <w:rPr>
          <w:lang w:eastAsia="en-AU"/>
        </w:rPr>
        <w:t xml:space="preserve"> highlighted in </w:t>
      </w:r>
      <w:r w:rsidRPr="00053222">
        <w:rPr>
          <w:highlight w:val="darkCyan"/>
          <w:lang w:eastAsia="en-AU"/>
        </w:rPr>
        <w:t>teal.</w:t>
      </w:r>
    </w:p>
    <w:p w14:paraId="59A1187E" w14:textId="77777777" w:rsidR="000A599B" w:rsidRPr="000A599B" w:rsidRDefault="000A599B" w:rsidP="000A599B">
      <w:pPr>
        <w:rPr>
          <w:sz w:val="14"/>
          <w:szCs w:val="14"/>
          <w:lang w:eastAsia="en-AU"/>
        </w:rPr>
      </w:pPr>
      <w:r w:rsidRPr="000A599B">
        <w:rPr>
          <w:sz w:val="14"/>
          <w:szCs w:val="14"/>
          <w:lang w:eastAsia="en-AU"/>
        </w:rPr>
        <w:t>Z315                 *                    9ORP</w:t>
      </w:r>
    </w:p>
    <w:p w14:paraId="14358DB1" w14:textId="77777777" w:rsidR="000A599B" w:rsidRPr="000A599B" w:rsidRDefault="000A599B" w:rsidP="000A599B">
      <w:pPr>
        <w:rPr>
          <w:sz w:val="14"/>
          <w:szCs w:val="14"/>
          <w:lang w:eastAsia="en-AU"/>
        </w:rPr>
      </w:pPr>
      <w:r w:rsidRPr="000A599B">
        <w:rPr>
          <w:sz w:val="14"/>
          <w:szCs w:val="14"/>
          <w:lang w:eastAsia="en-AU"/>
        </w:rPr>
        <w:t xml:space="preserve">           D SPLIT 3?</w:t>
      </w:r>
    </w:p>
    <w:p w14:paraId="658972B3" w14:textId="77777777" w:rsidR="000A599B" w:rsidRPr="000A599B" w:rsidRDefault="000A599B" w:rsidP="000A599B">
      <w:pPr>
        <w:rPr>
          <w:sz w:val="14"/>
          <w:szCs w:val="14"/>
          <w:lang w:eastAsia="en-AU"/>
        </w:rPr>
      </w:pPr>
      <w:r w:rsidRPr="000A599B">
        <w:rPr>
          <w:sz w:val="14"/>
          <w:szCs w:val="14"/>
          <w:lang w:eastAsia="en-AU"/>
        </w:rPr>
        <w:t>**           ZERO= NRA ADDWT *</w:t>
      </w:r>
    </w:p>
    <w:p w14:paraId="65022E18" w14:textId="77777777" w:rsidR="000A599B" w:rsidRPr="000A599B" w:rsidRDefault="000A599B" w:rsidP="000A599B">
      <w:pPr>
        <w:rPr>
          <w:sz w:val="14"/>
          <w:szCs w:val="14"/>
          <w:lang w:eastAsia="en-AU"/>
        </w:rPr>
      </w:pPr>
      <w:r w:rsidRPr="000A599B">
        <w:rPr>
          <w:sz w:val="14"/>
          <w:szCs w:val="14"/>
          <w:lang w:eastAsia="en-AU"/>
        </w:rPr>
        <w:t>01           ZERO= A   ZORP=     NUM=TSSOLLPRINT     NUM-TSAU**NEXTR A</w:t>
      </w:r>
    </w:p>
    <w:p w14:paraId="1FAF2C3B" w14:textId="77777777" w:rsidR="000A599B" w:rsidRPr="000A599B" w:rsidRDefault="000A599B" w:rsidP="000A599B">
      <w:pPr>
        <w:rPr>
          <w:sz w:val="14"/>
          <w:szCs w:val="14"/>
          <w:lang w:eastAsia="en-AU"/>
        </w:rPr>
      </w:pPr>
      <w:r w:rsidRPr="000A599B">
        <w:rPr>
          <w:sz w:val="14"/>
          <w:szCs w:val="14"/>
          <w:lang w:eastAsia="en-AU"/>
        </w:rPr>
        <w:t xml:space="preserve">01       A   PRINT     </w:t>
      </w:r>
      <w:r w:rsidRPr="000A599B">
        <w:rPr>
          <w:sz w:val="14"/>
          <w:szCs w:val="14"/>
          <w:highlight w:val="darkCyan"/>
          <w:lang w:eastAsia="en-AU"/>
        </w:rPr>
        <w:t>NUM</w:t>
      </w:r>
      <w:proofErr w:type="gramStart"/>
      <w:r w:rsidRPr="000A599B">
        <w:rPr>
          <w:sz w:val="14"/>
          <w:szCs w:val="14"/>
          <w:highlight w:val="darkCyan"/>
          <w:lang w:eastAsia="en-AU"/>
        </w:rPr>
        <w:t>+  9250</w:t>
      </w:r>
      <w:proofErr w:type="gramEnd"/>
      <w:r w:rsidRPr="000A599B">
        <w:rPr>
          <w:sz w:val="14"/>
          <w:szCs w:val="14"/>
          <w:highlight w:val="darkCyan"/>
          <w:lang w:eastAsia="en-AU"/>
        </w:rPr>
        <w:t>PRINT</w:t>
      </w:r>
      <w:r w:rsidRPr="000A599B">
        <w:rPr>
          <w:sz w:val="14"/>
          <w:szCs w:val="14"/>
          <w:lang w:eastAsia="en-AU"/>
        </w:rPr>
        <w:t xml:space="preserve">     MULTI NAA PRINT     NEXTR B</w:t>
      </w:r>
    </w:p>
    <w:p w14:paraId="1E40A149" w14:textId="77777777" w:rsidR="000A599B" w:rsidRPr="000A599B" w:rsidRDefault="000A599B" w:rsidP="000A599B">
      <w:pPr>
        <w:rPr>
          <w:sz w:val="14"/>
          <w:szCs w:val="14"/>
          <w:lang w:eastAsia="en-AU"/>
        </w:rPr>
      </w:pPr>
      <w:r w:rsidRPr="000A599B">
        <w:rPr>
          <w:sz w:val="14"/>
          <w:szCs w:val="14"/>
          <w:lang w:eastAsia="en-AU"/>
        </w:rPr>
        <w:t>01       B   ZERO= N   PRINT     AMT/TSDIVPPRINT     AMT*2     NEXTR C</w:t>
      </w:r>
    </w:p>
    <w:p w14:paraId="30783CCC" w14:textId="77777777" w:rsidR="000A599B" w:rsidRPr="000A599B" w:rsidRDefault="000A599B" w:rsidP="000A599B">
      <w:pPr>
        <w:rPr>
          <w:sz w:val="14"/>
          <w:szCs w:val="14"/>
          <w:lang w:eastAsia="en-AU"/>
        </w:rPr>
      </w:pPr>
      <w:r w:rsidRPr="000A599B">
        <w:rPr>
          <w:sz w:val="14"/>
          <w:szCs w:val="14"/>
          <w:lang w:eastAsia="en-AU"/>
        </w:rPr>
        <w:t>01       C   PRINT     ADDWT *   AMT</w:t>
      </w:r>
      <w:proofErr w:type="gramStart"/>
      <w:r w:rsidRPr="000A599B">
        <w:rPr>
          <w:sz w:val="14"/>
          <w:szCs w:val="14"/>
          <w:lang w:eastAsia="en-AU"/>
        </w:rPr>
        <w:t>-  9</w:t>
      </w:r>
      <w:proofErr w:type="gramEnd"/>
      <w:r w:rsidRPr="000A599B">
        <w:rPr>
          <w:sz w:val="14"/>
          <w:szCs w:val="14"/>
          <w:lang w:eastAsia="en-AU"/>
        </w:rPr>
        <w:t xml:space="preserve">WK1PRINT     </w:t>
      </w:r>
      <w:r w:rsidRPr="000A599B">
        <w:rPr>
          <w:sz w:val="14"/>
          <w:szCs w:val="14"/>
          <w:highlight w:val="green"/>
          <w:lang w:eastAsia="en-AU"/>
        </w:rPr>
        <w:t>AMT-  3670NEXTR D</w:t>
      </w:r>
    </w:p>
    <w:p w14:paraId="0FC11855" w14:textId="77777777" w:rsidR="000A599B" w:rsidRPr="000A599B" w:rsidRDefault="000A599B" w:rsidP="000A599B">
      <w:pPr>
        <w:rPr>
          <w:sz w:val="14"/>
          <w:szCs w:val="14"/>
          <w:lang w:eastAsia="en-AU"/>
        </w:rPr>
      </w:pPr>
      <w:r w:rsidRPr="000A599B">
        <w:rPr>
          <w:sz w:val="14"/>
          <w:szCs w:val="14"/>
          <w:lang w:eastAsia="en-AU"/>
        </w:rPr>
        <w:t xml:space="preserve">01       D   </w:t>
      </w:r>
      <w:r w:rsidRPr="000A599B">
        <w:rPr>
          <w:sz w:val="14"/>
          <w:szCs w:val="14"/>
          <w:highlight w:val="green"/>
          <w:lang w:eastAsia="en-AU"/>
        </w:rPr>
        <w:t>PRINT</w:t>
      </w:r>
      <w:r w:rsidRPr="000A599B">
        <w:rPr>
          <w:sz w:val="14"/>
          <w:szCs w:val="14"/>
          <w:lang w:eastAsia="en-AU"/>
        </w:rPr>
        <w:t xml:space="preserve">     ADDWT 4909</w:t>
      </w:r>
    </w:p>
    <w:p w14:paraId="7DCF2D85" w14:textId="77777777" w:rsidR="000A599B" w:rsidRPr="000A599B" w:rsidRDefault="000A599B" w:rsidP="000A599B">
      <w:pPr>
        <w:rPr>
          <w:sz w:val="14"/>
          <w:szCs w:val="14"/>
          <w:lang w:eastAsia="en-AU"/>
        </w:rPr>
      </w:pPr>
      <w:r w:rsidRPr="000A599B">
        <w:rPr>
          <w:sz w:val="14"/>
          <w:szCs w:val="14"/>
          <w:lang w:eastAsia="en-AU"/>
        </w:rPr>
        <w:t>02           ZERO= A   ZORP=     NUM=TSSOLLPRINT     NUM-TSAU**NEXTR A</w:t>
      </w:r>
    </w:p>
    <w:p w14:paraId="101253CF" w14:textId="77777777" w:rsidR="000A599B" w:rsidRPr="000A599B" w:rsidRDefault="000A599B" w:rsidP="000A599B">
      <w:pPr>
        <w:rPr>
          <w:sz w:val="14"/>
          <w:szCs w:val="14"/>
          <w:lang w:eastAsia="en-AU"/>
        </w:rPr>
      </w:pPr>
      <w:r w:rsidRPr="000A599B">
        <w:rPr>
          <w:sz w:val="14"/>
          <w:szCs w:val="14"/>
          <w:lang w:eastAsia="en-AU"/>
        </w:rPr>
        <w:t xml:space="preserve">02       A   PRINT     </w:t>
      </w:r>
      <w:r w:rsidRPr="000A599B">
        <w:rPr>
          <w:sz w:val="14"/>
          <w:szCs w:val="14"/>
          <w:highlight w:val="darkCyan"/>
          <w:lang w:eastAsia="en-AU"/>
        </w:rPr>
        <w:t>NUM</w:t>
      </w:r>
      <w:proofErr w:type="gramStart"/>
      <w:r w:rsidRPr="000A599B">
        <w:rPr>
          <w:sz w:val="14"/>
          <w:szCs w:val="14"/>
          <w:highlight w:val="darkCyan"/>
          <w:lang w:eastAsia="en-AU"/>
        </w:rPr>
        <w:t>-  9250</w:t>
      </w:r>
      <w:proofErr w:type="gramEnd"/>
      <w:r w:rsidRPr="000A599B">
        <w:rPr>
          <w:sz w:val="14"/>
          <w:szCs w:val="14"/>
          <w:highlight w:val="darkCyan"/>
          <w:lang w:eastAsia="en-AU"/>
        </w:rPr>
        <w:t>PRINT</w:t>
      </w:r>
      <w:r w:rsidRPr="000A599B">
        <w:rPr>
          <w:sz w:val="14"/>
          <w:szCs w:val="14"/>
          <w:lang w:eastAsia="en-AU"/>
        </w:rPr>
        <w:t xml:space="preserve">     MULTI NAA PRINT     NEXTR B</w:t>
      </w:r>
    </w:p>
    <w:p w14:paraId="2A25F5DB" w14:textId="77777777" w:rsidR="000A599B" w:rsidRPr="000A599B" w:rsidRDefault="000A599B" w:rsidP="000A599B">
      <w:pPr>
        <w:rPr>
          <w:sz w:val="14"/>
          <w:szCs w:val="14"/>
          <w:lang w:eastAsia="en-AU"/>
        </w:rPr>
      </w:pPr>
      <w:r w:rsidRPr="000A599B">
        <w:rPr>
          <w:sz w:val="14"/>
          <w:szCs w:val="14"/>
          <w:lang w:eastAsia="en-AU"/>
        </w:rPr>
        <w:t>02       B   ZERO= N   PRINT     AMT/TSDIVPPRINT     AMT*2     NEXTR C</w:t>
      </w:r>
    </w:p>
    <w:p w14:paraId="0D559B3E" w14:textId="77777777" w:rsidR="000A599B" w:rsidRPr="000A599B" w:rsidRDefault="000A599B" w:rsidP="000A599B">
      <w:pPr>
        <w:rPr>
          <w:sz w:val="14"/>
          <w:szCs w:val="14"/>
          <w:lang w:eastAsia="en-AU"/>
        </w:rPr>
      </w:pPr>
      <w:r w:rsidRPr="000A599B">
        <w:rPr>
          <w:sz w:val="14"/>
          <w:szCs w:val="14"/>
          <w:lang w:eastAsia="en-AU"/>
        </w:rPr>
        <w:t>02       C   PRINT     ADDWT *   AMT</w:t>
      </w:r>
      <w:proofErr w:type="gramStart"/>
      <w:r w:rsidRPr="000A599B">
        <w:rPr>
          <w:sz w:val="14"/>
          <w:szCs w:val="14"/>
          <w:lang w:eastAsia="en-AU"/>
        </w:rPr>
        <w:t>-  9</w:t>
      </w:r>
      <w:proofErr w:type="gramEnd"/>
      <w:r w:rsidRPr="000A599B">
        <w:rPr>
          <w:sz w:val="14"/>
          <w:szCs w:val="14"/>
          <w:lang w:eastAsia="en-AU"/>
        </w:rPr>
        <w:t xml:space="preserve">WK2PRINT     </w:t>
      </w:r>
      <w:r w:rsidRPr="000A599B">
        <w:rPr>
          <w:sz w:val="14"/>
          <w:szCs w:val="14"/>
          <w:highlight w:val="green"/>
          <w:lang w:eastAsia="en-AU"/>
        </w:rPr>
        <w:t>AMT-  3670NEXTR D</w:t>
      </w:r>
    </w:p>
    <w:p w14:paraId="31932DCC" w14:textId="28315458" w:rsidR="000E74B2" w:rsidRPr="000A599B" w:rsidRDefault="000A599B" w:rsidP="000A599B">
      <w:pPr>
        <w:rPr>
          <w:sz w:val="14"/>
          <w:szCs w:val="14"/>
          <w:lang w:eastAsia="en-AU"/>
        </w:rPr>
      </w:pPr>
      <w:r w:rsidRPr="000A599B">
        <w:rPr>
          <w:sz w:val="14"/>
          <w:szCs w:val="14"/>
          <w:lang w:eastAsia="en-AU"/>
        </w:rPr>
        <w:t xml:space="preserve">02       D   </w:t>
      </w:r>
      <w:r w:rsidRPr="000A599B">
        <w:rPr>
          <w:sz w:val="14"/>
          <w:szCs w:val="14"/>
          <w:highlight w:val="green"/>
          <w:lang w:eastAsia="en-AU"/>
        </w:rPr>
        <w:t>PRINT</w:t>
      </w:r>
      <w:r w:rsidRPr="000A599B">
        <w:rPr>
          <w:sz w:val="14"/>
          <w:szCs w:val="14"/>
          <w:lang w:eastAsia="en-AU"/>
        </w:rPr>
        <w:t xml:space="preserve">     ADDWT 4909</w:t>
      </w:r>
    </w:p>
    <w:p w14:paraId="3038ECBF" w14:textId="1B130AE6" w:rsidR="001D6AEF" w:rsidRDefault="0079713D" w:rsidP="000420A6">
      <w:pPr>
        <w:pStyle w:val="Heading6"/>
        <w:rPr>
          <w:lang w:eastAsia="en-AU"/>
        </w:rPr>
      </w:pPr>
      <w:r>
        <w:rPr>
          <w:lang w:eastAsia="en-AU"/>
        </w:rPr>
        <w:t>Change Schema ZWC3</w:t>
      </w:r>
    </w:p>
    <w:p w14:paraId="54086636" w14:textId="4E898EAB" w:rsidR="0079713D" w:rsidRDefault="0079713D" w:rsidP="000420A6">
      <w:pPr>
        <w:pStyle w:val="Heading7"/>
        <w:rPr>
          <w:lang w:eastAsia="en-AU"/>
        </w:rPr>
      </w:pPr>
      <w:r>
        <w:rPr>
          <w:lang w:eastAsia="en-AU"/>
        </w:rPr>
        <w:t>Before change</w:t>
      </w:r>
    </w:p>
    <w:p w14:paraId="297CEF4E" w14:textId="77777777" w:rsidR="00C2360F" w:rsidRDefault="00C2360F" w:rsidP="00C2360F">
      <w:r>
        <w:rPr>
          <w:lang w:eastAsia="en-AU"/>
        </w:rPr>
        <w:t xml:space="preserve">See </w:t>
      </w:r>
      <w:hyperlink r:id="rId23" w:history="1">
        <w:r>
          <w:rPr>
            <w:rStyle w:val="Hyperlink"/>
          </w:rPr>
          <w:t>Config objects check before change.xlsx</w:t>
        </w:r>
      </w:hyperlink>
      <w:r>
        <w:t xml:space="preserve"> worksheet </w:t>
      </w:r>
      <w:r w:rsidRPr="004F2E64">
        <w:t>Schema ZWC3 B4 chg</w:t>
      </w:r>
      <w:r>
        <w:t>. It shows schema ZWC3 before changes for EPSS phase 4.</w:t>
      </w:r>
    </w:p>
    <w:p w14:paraId="7A72EC5E" w14:textId="77777777" w:rsidR="000420A6" w:rsidRPr="000420A6" w:rsidRDefault="000420A6" w:rsidP="000420A6">
      <w:pPr>
        <w:rPr>
          <w:lang w:eastAsia="en-AU"/>
        </w:rPr>
      </w:pPr>
    </w:p>
    <w:p w14:paraId="5970B119" w14:textId="2A4C69D2" w:rsidR="0079713D" w:rsidRDefault="0079713D" w:rsidP="000420A6">
      <w:pPr>
        <w:pStyle w:val="Heading7"/>
        <w:rPr>
          <w:lang w:eastAsia="en-AU"/>
        </w:rPr>
      </w:pPr>
      <w:r>
        <w:rPr>
          <w:lang w:eastAsia="en-AU"/>
        </w:rPr>
        <w:t>After change</w:t>
      </w:r>
    </w:p>
    <w:p w14:paraId="15CB8553" w14:textId="5F6D40DE" w:rsidR="00FE562C" w:rsidRDefault="00FE562C" w:rsidP="00FE562C">
      <w:pPr>
        <w:rPr>
          <w:lang w:eastAsia="en-AU"/>
        </w:rPr>
      </w:pPr>
      <w:r>
        <w:rPr>
          <w:lang w:eastAsia="en-AU"/>
        </w:rPr>
        <w:t xml:space="preserve">New lines added has </w:t>
      </w:r>
      <w:r w:rsidRPr="00053222">
        <w:rPr>
          <w:highlight w:val="green"/>
          <w:lang w:eastAsia="en-AU"/>
        </w:rPr>
        <w:t>green</w:t>
      </w:r>
      <w:r>
        <w:rPr>
          <w:lang w:eastAsia="en-AU"/>
        </w:rPr>
        <w:t xml:space="preserve"> highlights.</w:t>
      </w:r>
    </w:p>
    <w:p w14:paraId="2813D651" w14:textId="6D6CC6D7" w:rsidR="00FE562C" w:rsidRPr="00FE562C" w:rsidRDefault="00FE562C" w:rsidP="00FE562C">
      <w:pPr>
        <w:rPr>
          <w:lang w:eastAsia="en-AU"/>
        </w:rPr>
      </w:pPr>
      <w:r>
        <w:rPr>
          <w:lang w:eastAsia="en-AU"/>
        </w:rPr>
        <w:t>..</w:t>
      </w:r>
    </w:p>
    <w:p w14:paraId="076E9793" w14:textId="77777777" w:rsidR="0079713D" w:rsidRPr="0079713D" w:rsidRDefault="0079713D" w:rsidP="0079713D">
      <w:pPr>
        <w:rPr>
          <w:sz w:val="16"/>
          <w:szCs w:val="16"/>
          <w:lang w:eastAsia="en-AU"/>
        </w:rPr>
      </w:pPr>
      <w:r w:rsidRPr="0079713D">
        <w:rPr>
          <w:sz w:val="16"/>
          <w:szCs w:val="16"/>
          <w:lang w:eastAsia="en-AU"/>
        </w:rPr>
        <w:lastRenderedPageBreak/>
        <w:t>IF    ZWZZ                  Check if PBRI is applicable or EPSS</w:t>
      </w:r>
    </w:p>
    <w:p w14:paraId="38B9858B" w14:textId="77777777" w:rsidR="0079713D" w:rsidRPr="0079713D" w:rsidRDefault="0079713D" w:rsidP="0079713D">
      <w:pPr>
        <w:rPr>
          <w:sz w:val="16"/>
          <w:szCs w:val="16"/>
          <w:lang w:eastAsia="en-AU"/>
        </w:rPr>
      </w:pPr>
      <w:r w:rsidRPr="0079713D">
        <w:rPr>
          <w:sz w:val="16"/>
          <w:szCs w:val="16"/>
          <w:lang w:eastAsia="en-AU"/>
        </w:rPr>
        <w:t>IF    ZWP4                * Check if PBRI is applicable or EPSS</w:t>
      </w:r>
    </w:p>
    <w:p w14:paraId="4045069A" w14:textId="77777777" w:rsidR="0079713D" w:rsidRPr="0079713D" w:rsidRDefault="0079713D" w:rsidP="0079713D">
      <w:pPr>
        <w:rPr>
          <w:sz w:val="16"/>
          <w:szCs w:val="16"/>
          <w:lang w:eastAsia="en-AU"/>
        </w:rPr>
      </w:pPr>
      <w:r w:rsidRPr="0079713D">
        <w:rPr>
          <w:sz w:val="16"/>
          <w:szCs w:val="16"/>
          <w:lang w:eastAsia="en-AU"/>
        </w:rPr>
        <w:t>ZEPSD                       Delete Weeks Table EPSS</w:t>
      </w:r>
    </w:p>
    <w:p w14:paraId="331B2B5F" w14:textId="6A6F816B" w:rsidR="0079713D" w:rsidRPr="0079713D" w:rsidRDefault="0079713D" w:rsidP="0079713D">
      <w:pPr>
        <w:rPr>
          <w:sz w:val="16"/>
          <w:szCs w:val="16"/>
          <w:lang w:eastAsia="en-AU"/>
        </w:rPr>
      </w:pPr>
      <w:r w:rsidRPr="0079713D">
        <w:rPr>
          <w:sz w:val="16"/>
          <w:szCs w:val="16"/>
          <w:highlight w:val="green"/>
          <w:lang w:eastAsia="en-AU"/>
        </w:rPr>
        <w:t>PIT   ZWZI      NOAB        EPSS Phse</w:t>
      </w:r>
      <w:proofErr w:type="gramStart"/>
      <w:r w:rsidRPr="0079713D">
        <w:rPr>
          <w:sz w:val="16"/>
          <w:szCs w:val="16"/>
          <w:highlight w:val="green"/>
          <w:lang w:eastAsia="en-AU"/>
        </w:rPr>
        <w:t>4:Add</w:t>
      </w:r>
      <w:proofErr w:type="gramEnd"/>
      <w:r w:rsidRPr="0079713D">
        <w:rPr>
          <w:sz w:val="16"/>
          <w:szCs w:val="16"/>
          <w:highlight w:val="green"/>
          <w:lang w:eastAsia="en-AU"/>
        </w:rPr>
        <w:t xml:space="preserve"> week CNTR3 W3670 OhEarn</w:t>
      </w:r>
      <w:r>
        <w:rPr>
          <w:sz w:val="16"/>
          <w:szCs w:val="16"/>
          <w:lang w:eastAsia="en-AU"/>
        </w:rPr>
        <w:t xml:space="preserve">  </w:t>
      </w:r>
      <w:r w:rsidRPr="0079713D">
        <w:rPr>
          <w:rFonts w:ascii="Wingdings" w:eastAsia="Wingdings" w:hAnsi="Wingdings" w:cs="Wingdings"/>
          <w:sz w:val="16"/>
          <w:szCs w:val="16"/>
          <w:lang w:eastAsia="en-AU"/>
        </w:rPr>
        <w:t>ß</w:t>
      </w:r>
      <w:r>
        <w:rPr>
          <w:sz w:val="16"/>
          <w:szCs w:val="16"/>
          <w:lang w:eastAsia="en-AU"/>
        </w:rPr>
        <w:t xml:space="preserve"> Add line</w:t>
      </w:r>
    </w:p>
    <w:p w14:paraId="00BEEDFF" w14:textId="345BA4CB" w:rsidR="0079713D" w:rsidRDefault="0079713D" w:rsidP="0079713D">
      <w:pPr>
        <w:rPr>
          <w:sz w:val="16"/>
          <w:szCs w:val="16"/>
          <w:lang w:eastAsia="en-AU"/>
        </w:rPr>
      </w:pPr>
      <w:r w:rsidRPr="0079713D">
        <w:rPr>
          <w:sz w:val="16"/>
          <w:szCs w:val="16"/>
          <w:lang w:eastAsia="en-AU"/>
        </w:rPr>
        <w:t>PIT   Z321      NOAB        Add V0 + Sign on 9WCA</w:t>
      </w:r>
    </w:p>
    <w:p w14:paraId="22630259" w14:textId="677B55E1" w:rsidR="00FE562C" w:rsidRDefault="00FE562C" w:rsidP="0079713D">
      <w:pPr>
        <w:rPr>
          <w:sz w:val="16"/>
          <w:szCs w:val="16"/>
          <w:lang w:eastAsia="en-AU"/>
        </w:rPr>
      </w:pPr>
      <w:r>
        <w:rPr>
          <w:sz w:val="16"/>
          <w:szCs w:val="16"/>
          <w:lang w:eastAsia="en-AU"/>
        </w:rPr>
        <w:t>..</w:t>
      </w:r>
    </w:p>
    <w:p w14:paraId="1FDF2A46" w14:textId="77777777" w:rsidR="00FE562C" w:rsidRPr="0079713D" w:rsidRDefault="00FE562C" w:rsidP="0079713D">
      <w:pPr>
        <w:rPr>
          <w:sz w:val="16"/>
          <w:szCs w:val="16"/>
          <w:lang w:eastAsia="en-AU"/>
        </w:rPr>
      </w:pPr>
    </w:p>
    <w:p w14:paraId="719AE64C" w14:textId="77777777" w:rsidR="00E90435" w:rsidRDefault="00E90435" w:rsidP="004B729A">
      <w:pPr>
        <w:pStyle w:val="Heading4"/>
        <w:rPr>
          <w:lang w:eastAsia="en-AU"/>
        </w:rPr>
      </w:pPr>
      <w:bookmarkStart w:id="60" w:name="_Toc205482223"/>
      <w:r>
        <w:rPr>
          <w:lang w:eastAsia="en-AU"/>
        </w:rPr>
        <w:t>Cutover impact</w:t>
      </w:r>
      <w:bookmarkEnd w:id="60"/>
    </w:p>
    <w:p w14:paraId="1DF6E117" w14:textId="63DF8969" w:rsidR="004B729A" w:rsidRDefault="004B729A" w:rsidP="00E90435">
      <w:pPr>
        <w:pStyle w:val="Heading5"/>
        <w:rPr>
          <w:lang w:eastAsia="en-AU"/>
        </w:rPr>
      </w:pPr>
      <w:bookmarkStart w:id="61" w:name="_Toc205482224"/>
      <w:r>
        <w:rPr>
          <w:lang w:eastAsia="en-AU"/>
        </w:rPr>
        <w:t xml:space="preserve">Business </w:t>
      </w:r>
      <w:r w:rsidR="009B3A22">
        <w:rPr>
          <w:lang w:eastAsia="en-AU"/>
        </w:rPr>
        <w:t xml:space="preserve">cutover </w:t>
      </w:r>
      <w:r>
        <w:rPr>
          <w:lang w:eastAsia="en-AU"/>
        </w:rPr>
        <w:t>impact</w:t>
      </w:r>
      <w:bookmarkEnd w:id="61"/>
    </w:p>
    <w:p w14:paraId="39E5DED0" w14:textId="7DC3B3D3" w:rsidR="00E20B25" w:rsidRDefault="00E20B25" w:rsidP="005B3E20">
      <w:pPr>
        <w:rPr>
          <w:lang w:eastAsia="en-AU"/>
        </w:rPr>
      </w:pPr>
      <w:r>
        <w:rPr>
          <w:lang w:eastAsia="en-AU"/>
        </w:rPr>
        <w:t xml:space="preserve">The relevant </w:t>
      </w:r>
      <w:r w:rsidR="009B3A22">
        <w:rPr>
          <w:lang w:eastAsia="en-AU"/>
        </w:rPr>
        <w:t xml:space="preserve">EPSS weekly external earnings </w:t>
      </w:r>
      <w:r>
        <w:rPr>
          <w:lang w:eastAsia="en-AU"/>
        </w:rPr>
        <w:t xml:space="preserve">WT 3670 must be </w:t>
      </w:r>
      <w:r w:rsidR="00B43E7A">
        <w:rPr>
          <w:lang w:eastAsia="en-AU"/>
        </w:rPr>
        <w:t>in SAP IT15</w:t>
      </w:r>
      <w:r w:rsidR="00AA23ED">
        <w:rPr>
          <w:lang w:eastAsia="en-AU"/>
        </w:rPr>
        <w:t xml:space="preserve"> for </w:t>
      </w:r>
      <w:r w:rsidR="00B43E7A">
        <w:rPr>
          <w:lang w:eastAsia="en-AU"/>
        </w:rPr>
        <w:t xml:space="preserve">the </w:t>
      </w:r>
      <w:r w:rsidR="00AA23ED">
        <w:rPr>
          <w:lang w:eastAsia="en-AU"/>
        </w:rPr>
        <w:t>period 1</w:t>
      </w:r>
      <w:r w:rsidR="00B43E7A">
        <w:rPr>
          <w:lang w:eastAsia="en-AU"/>
        </w:rPr>
        <w:t xml:space="preserve"> dates</w:t>
      </w:r>
      <w:r>
        <w:rPr>
          <w:lang w:eastAsia="en-AU"/>
        </w:rPr>
        <w:t xml:space="preserve"> (if not loaded before, ensure it is loaded now</w:t>
      </w:r>
      <w:r w:rsidR="009B3A22">
        <w:rPr>
          <w:lang w:eastAsia="en-AU"/>
        </w:rPr>
        <w:t xml:space="preserve"> as a weekly value, in the relevant week</w:t>
      </w:r>
      <w:r>
        <w:rPr>
          <w:lang w:eastAsia="en-AU"/>
        </w:rPr>
        <w:t>)</w:t>
      </w:r>
    </w:p>
    <w:p w14:paraId="076615FB" w14:textId="1C2762CC" w:rsidR="00AA23ED" w:rsidRDefault="00AA23ED" w:rsidP="00AA23ED">
      <w:pPr>
        <w:rPr>
          <w:lang w:eastAsia="en-AU"/>
        </w:rPr>
      </w:pPr>
      <w:r>
        <w:rPr>
          <w:lang w:eastAsia="en-AU"/>
        </w:rPr>
        <w:t xml:space="preserve">Any existing manual adjustments made for Period 1 </w:t>
      </w:r>
      <w:r w:rsidR="00B43E7A">
        <w:rPr>
          <w:lang w:eastAsia="en-AU"/>
        </w:rPr>
        <w:t xml:space="preserve">in the past </w:t>
      </w:r>
      <w:r>
        <w:rPr>
          <w:lang w:eastAsia="en-AU"/>
        </w:rPr>
        <w:t xml:space="preserve">in relation to external earnings that were not reducing Period 1 ORP/top up, must be deleted. </w:t>
      </w:r>
    </w:p>
    <w:p w14:paraId="45948F49" w14:textId="0CCD0CC3" w:rsidR="005E12C2" w:rsidRDefault="005E12C2" w:rsidP="00E20B25">
      <w:pPr>
        <w:rPr>
          <w:lang w:eastAsia="en-AU"/>
        </w:rPr>
      </w:pPr>
      <w:r>
        <w:rPr>
          <w:lang w:eastAsia="en-AU"/>
        </w:rPr>
        <w:t xml:space="preserve">Ensure payroll retro as required to incorporate external earnings for P1:  </w:t>
      </w:r>
    </w:p>
    <w:p w14:paraId="5D5E83B1" w14:textId="77777777" w:rsidR="005E12C2" w:rsidRDefault="00E20B25" w:rsidP="005E12C2">
      <w:pPr>
        <w:pStyle w:val="ListParagraph"/>
        <w:numPr>
          <w:ilvl w:val="0"/>
          <w:numId w:val="7"/>
        </w:numPr>
        <w:rPr>
          <w:lang w:eastAsia="en-AU"/>
        </w:rPr>
      </w:pPr>
      <w:r>
        <w:rPr>
          <w:lang w:eastAsia="en-AU"/>
        </w:rPr>
        <w:t xml:space="preserve">The deletion of the manual adjustments will cause a pay retro. </w:t>
      </w:r>
    </w:p>
    <w:p w14:paraId="41AEA47D" w14:textId="77777777" w:rsidR="005E12C2" w:rsidRDefault="005E12C2" w:rsidP="005E12C2">
      <w:pPr>
        <w:pStyle w:val="ListParagraph"/>
        <w:numPr>
          <w:ilvl w:val="0"/>
          <w:numId w:val="7"/>
        </w:numPr>
        <w:rPr>
          <w:lang w:eastAsia="en-AU"/>
        </w:rPr>
      </w:pPr>
      <w:r>
        <w:rPr>
          <w:lang w:eastAsia="en-AU"/>
        </w:rPr>
        <w:t xml:space="preserve">If the earliest WT 3670 was created during cutover, then that will set payroll to retro automatically. </w:t>
      </w:r>
    </w:p>
    <w:p w14:paraId="689824E2" w14:textId="316F5F3F" w:rsidR="00E20B25" w:rsidRPr="005B3E20" w:rsidRDefault="005E12C2" w:rsidP="005E12C2">
      <w:pPr>
        <w:pStyle w:val="ListParagraph"/>
        <w:numPr>
          <w:ilvl w:val="1"/>
          <w:numId w:val="7"/>
        </w:numPr>
        <w:rPr>
          <w:lang w:eastAsia="en-AU"/>
        </w:rPr>
      </w:pPr>
      <w:r>
        <w:rPr>
          <w:lang w:eastAsia="en-AU"/>
        </w:rPr>
        <w:t>If the earliest P1 WT 3670 was entered in the past, before cutover, and if</w:t>
      </w:r>
      <w:r w:rsidR="00E20B25">
        <w:rPr>
          <w:lang w:eastAsia="en-AU"/>
        </w:rPr>
        <w:t xml:space="preserve"> the earliest manual adjustment </w:t>
      </w:r>
      <w:r w:rsidR="009B3A22">
        <w:rPr>
          <w:lang w:eastAsia="en-AU"/>
        </w:rPr>
        <w:t xml:space="preserve">in relation to this </w:t>
      </w:r>
      <w:r w:rsidR="00B12BDF">
        <w:rPr>
          <w:lang w:eastAsia="en-AU"/>
        </w:rPr>
        <w:t>issue</w:t>
      </w:r>
      <w:r w:rsidR="009B3A22">
        <w:rPr>
          <w:lang w:eastAsia="en-AU"/>
        </w:rPr>
        <w:t xml:space="preserve"> was </w:t>
      </w:r>
      <w:r w:rsidR="00E20B25">
        <w:rPr>
          <w:lang w:eastAsia="en-AU"/>
        </w:rPr>
        <w:t>effective after the earliest WT 3670 that relates to period 1, then the employee must be set to retro to th</w:t>
      </w:r>
      <w:r w:rsidR="009B3A22">
        <w:rPr>
          <w:lang w:eastAsia="en-AU"/>
        </w:rPr>
        <w:t xml:space="preserve">e earliest </w:t>
      </w:r>
      <w:r w:rsidR="00E20B25">
        <w:rPr>
          <w:lang w:eastAsia="en-AU"/>
        </w:rPr>
        <w:t xml:space="preserve">effective date of WT3670 </w:t>
      </w:r>
      <w:r w:rsidR="009B3A22">
        <w:rPr>
          <w:lang w:eastAsia="en-AU"/>
        </w:rPr>
        <w:t xml:space="preserve">within period 1 </w:t>
      </w:r>
      <w:r w:rsidR="00E20B25">
        <w:rPr>
          <w:lang w:eastAsia="en-AU"/>
        </w:rPr>
        <w:t>manually</w:t>
      </w:r>
      <w:r>
        <w:rPr>
          <w:lang w:eastAsia="en-AU"/>
        </w:rPr>
        <w:t>.</w:t>
      </w:r>
      <w:r w:rsidR="00E20B25">
        <w:rPr>
          <w:lang w:eastAsia="en-AU"/>
        </w:rPr>
        <w:t xml:space="preserve"> </w:t>
      </w:r>
      <w:r w:rsidR="00B43E7A">
        <w:rPr>
          <w:lang w:eastAsia="en-AU"/>
        </w:rPr>
        <w:t xml:space="preserve"> </w:t>
      </w:r>
    </w:p>
    <w:p w14:paraId="7ED73DFB" w14:textId="2271B2FB" w:rsidR="00BA3995" w:rsidRDefault="00BA3995" w:rsidP="005B3E20">
      <w:pPr>
        <w:rPr>
          <w:lang w:eastAsia="en-AU"/>
        </w:rPr>
      </w:pPr>
      <w:r>
        <w:t>Do not set retro dates if a retro has already been set for an earlier date for the employee.</w:t>
      </w:r>
    </w:p>
    <w:p w14:paraId="0549B581" w14:textId="22179C63" w:rsidR="005B3E20" w:rsidRDefault="00B12BDF" w:rsidP="005B3E20">
      <w:pPr>
        <w:rPr>
          <w:lang w:eastAsia="en-AU"/>
        </w:rPr>
      </w:pPr>
      <w:r>
        <w:rPr>
          <w:lang w:eastAsia="en-AU"/>
        </w:rPr>
        <w:t xml:space="preserve">Noted: </w:t>
      </w:r>
      <w:r w:rsidR="00E20B25">
        <w:rPr>
          <w:lang w:eastAsia="en-AU"/>
        </w:rPr>
        <w:t xml:space="preserve">There is a potential </w:t>
      </w:r>
      <w:r w:rsidR="005B3E20">
        <w:rPr>
          <w:lang w:eastAsia="en-AU"/>
        </w:rPr>
        <w:t xml:space="preserve">claw back of earnings in P1 and subsequently P2 can start later if there were no earnings as a result in P1. </w:t>
      </w:r>
    </w:p>
    <w:p w14:paraId="069CD6E9" w14:textId="77777777" w:rsidR="001C43AE" w:rsidRDefault="001C43AE" w:rsidP="001C43AE">
      <w:pPr>
        <w:pStyle w:val="Heading2"/>
      </w:pPr>
      <w:bookmarkStart w:id="62" w:name="_Toc205482226"/>
      <w:bookmarkStart w:id="63" w:name="_Toc205482225"/>
      <w:r w:rsidRPr="006D3C36">
        <w:t>Pause Period 2 commencement</w:t>
      </w:r>
      <w:r>
        <w:t>.</w:t>
      </w:r>
      <w:bookmarkEnd w:id="63"/>
    </w:p>
    <w:p w14:paraId="3E19978B" w14:textId="3F7F1EA8" w:rsidR="006D3C36" w:rsidRDefault="006D3C36" w:rsidP="006D3C36">
      <w:pPr>
        <w:pStyle w:val="Heading3"/>
      </w:pPr>
      <w:r>
        <w:t>Current setup/issue</w:t>
      </w:r>
      <w:bookmarkEnd w:id="62"/>
    </w:p>
    <w:p w14:paraId="32F3B764" w14:textId="7C6B66C3" w:rsidR="006D3C36" w:rsidRDefault="006D3C36" w:rsidP="006D3C36">
      <w:r>
        <w:t>The current setup auto commence</w:t>
      </w:r>
      <w:r w:rsidR="00E664E6">
        <w:t>s</w:t>
      </w:r>
      <w:r>
        <w:t xml:space="preserve"> Period 2 EPSS calculations after week 39 of period 1. That is at the start of week 40, or week 39 end date +1.</w:t>
      </w:r>
    </w:p>
    <w:p w14:paraId="595B8B34" w14:textId="189B8F1B" w:rsidR="006D3C36" w:rsidRDefault="006D3C36" w:rsidP="006D3C36">
      <w:r>
        <w:t>It is required to pause the commencement of period 2 by default and only commence period 2 when indicated to start. The start of period 2, when indicated to start, will still commence after period 1 week 39, that is at week 40</w:t>
      </w:r>
      <w:r w:rsidR="00E664E6">
        <w:t xml:space="preserve"> start date</w:t>
      </w:r>
      <w:r>
        <w:t xml:space="preserve">. </w:t>
      </w:r>
      <w:r w:rsidR="00E664E6">
        <w:t xml:space="preserve">When </w:t>
      </w:r>
      <w:r>
        <w:t xml:space="preserve">period 2 </w:t>
      </w:r>
      <w:r w:rsidR="00E664E6">
        <w:t xml:space="preserve">is </w:t>
      </w:r>
      <w:r>
        <w:t>not indicated to commence, it implies that for a time after period 1 ended, the employee will not receive any supplementary period 2 payments.  When the period 2 is indicated to commence, then the period 2 earnings is to be paid in retrospect to the original period 2 automated pay week start (EPSS week 40</w:t>
      </w:r>
      <w:r w:rsidR="00E664E6">
        <w:t xml:space="preserve"> start date</w:t>
      </w:r>
      <w:r>
        <w:t xml:space="preserve">). </w:t>
      </w:r>
    </w:p>
    <w:p w14:paraId="3680F597" w14:textId="77777777" w:rsidR="00E730D8" w:rsidRDefault="00E730D8" w:rsidP="00E730D8">
      <w:r>
        <w:t>Changes are retrospective.</w:t>
      </w:r>
    </w:p>
    <w:p w14:paraId="57857BC7" w14:textId="5C64F509" w:rsidR="006D3C36" w:rsidRDefault="006D3C36" w:rsidP="006D3C36">
      <w:pPr>
        <w:pStyle w:val="Heading3"/>
      </w:pPr>
      <w:bookmarkStart w:id="64" w:name="_Toc205482227"/>
      <w:r>
        <w:t>Changes required.</w:t>
      </w:r>
      <w:bookmarkEnd w:id="64"/>
    </w:p>
    <w:p w14:paraId="4F686BC6" w14:textId="5CA55B61" w:rsidR="006D3C36" w:rsidRDefault="006D3C36" w:rsidP="006D3C36">
      <w:pPr>
        <w:pStyle w:val="Heading4"/>
      </w:pPr>
      <w:bookmarkStart w:id="65" w:name="_Toc205482228"/>
      <w:r>
        <w:t>Functional</w:t>
      </w:r>
      <w:bookmarkEnd w:id="65"/>
    </w:p>
    <w:p w14:paraId="120F0A8E" w14:textId="5A059317" w:rsidR="00E730D8" w:rsidRDefault="00E730D8" w:rsidP="00CA4C2D">
      <w:r>
        <w:t>Changes are retrospective.</w:t>
      </w:r>
    </w:p>
    <w:p w14:paraId="526818B1" w14:textId="10FB4191" w:rsidR="00CA4C2D" w:rsidRDefault="00CA4C2D" w:rsidP="00CA4C2D">
      <w:r>
        <w:lastRenderedPageBreak/>
        <w:t xml:space="preserve">Before the October 2025 release WT 4909 was cleared when </w:t>
      </w:r>
      <w:r w:rsidR="003D75E8">
        <w:t xml:space="preserve">EPSS </w:t>
      </w:r>
      <w:r>
        <w:t>P2 was to be calculated.</w:t>
      </w:r>
      <w:r w:rsidR="003D75E8">
        <w:t xml:space="preserve">  The clearing of the WT was indicted by having a value for the period 2 salary.</w:t>
      </w:r>
      <w:r>
        <w:t xml:space="preserve"> </w:t>
      </w:r>
    </w:p>
    <w:p w14:paraId="3C74D799" w14:textId="5B47EC53" w:rsidR="003D75E8" w:rsidRDefault="003D75E8" w:rsidP="00CA4C2D">
      <w:r>
        <w:t>When EPSS period 2 is paused, then a zero period 2 salary will be returned by operation Z75S after the October ’25 release. The employee is however still deemed to be in EPSS period 2 and not in period 1 and not in PBRI. During this time WT4909 is still to be cleared as this is not a PBRI period, it is a paused EPSS period 2.</w:t>
      </w:r>
    </w:p>
    <w:p w14:paraId="4195C043" w14:textId="149131F2" w:rsidR="007147D5" w:rsidRPr="00CA4C2D" w:rsidRDefault="007147D5" w:rsidP="00CA4C2D">
      <w:r>
        <w:t xml:space="preserve">Another method is required to clear WT 4909. </w:t>
      </w:r>
      <w:proofErr w:type="spellStart"/>
      <w:r>
        <w:t>Eg.</w:t>
      </w:r>
      <w:proofErr w:type="spellEnd"/>
      <w:r>
        <w:t xml:space="preserve"> When operation </w:t>
      </w:r>
      <w:r w:rsidRPr="00AB1C83">
        <w:t>ZE1O2</w:t>
      </w:r>
      <w:r>
        <w:t xml:space="preserve"> indicates it is EPSS periods 2, then clear WT 4909.</w:t>
      </w:r>
    </w:p>
    <w:p w14:paraId="2831B404" w14:textId="30258F5A" w:rsidR="005E12C2" w:rsidRDefault="005E12C2" w:rsidP="006D3C36">
      <w:pPr>
        <w:pStyle w:val="Heading4"/>
      </w:pPr>
      <w:bookmarkStart w:id="66" w:name="_Toc205482229"/>
      <w:r>
        <w:t>Technical</w:t>
      </w:r>
      <w:bookmarkEnd w:id="66"/>
    </w:p>
    <w:p w14:paraId="511117ED" w14:textId="318C0646" w:rsidR="005E12C2" w:rsidRPr="005E12C2" w:rsidRDefault="005E12C2" w:rsidP="005E12C2">
      <w:r>
        <w:t>The technical design takes preference.</w:t>
      </w:r>
    </w:p>
    <w:p w14:paraId="3E787B41" w14:textId="18A5B587" w:rsidR="006D3C36" w:rsidRDefault="006D3C36" w:rsidP="005E12C2">
      <w:pPr>
        <w:pStyle w:val="Heading5"/>
      </w:pPr>
      <w:bookmarkStart w:id="67" w:name="_Toc205482230"/>
      <w:r>
        <w:t>OLIMS</w:t>
      </w:r>
      <w:bookmarkEnd w:id="67"/>
    </w:p>
    <w:p w14:paraId="2C3D46EB" w14:textId="3648C076" w:rsidR="006D3C36" w:rsidRDefault="006D3C36" w:rsidP="006D3C36">
      <w:r>
        <w:t>Implement a flag/tick per EPSS incident. The flag is not set as a default.</w:t>
      </w:r>
    </w:p>
    <w:p w14:paraId="1ECC6272" w14:textId="7A994C8D" w:rsidR="001C7B7C" w:rsidRDefault="006D3C36" w:rsidP="006D3C36">
      <w:r>
        <w:t xml:space="preserve">When the flag is </w:t>
      </w:r>
      <w:r w:rsidR="001C7B7C">
        <w:t>checked/ticked</w:t>
      </w:r>
      <w:r>
        <w:t xml:space="preserve"> in </w:t>
      </w:r>
      <w:proofErr w:type="spellStart"/>
      <w:r>
        <w:t>Olims</w:t>
      </w:r>
      <w:proofErr w:type="spellEnd"/>
      <w:r>
        <w:t>,</w:t>
      </w:r>
      <w:r w:rsidR="001C7B7C">
        <w:t xml:space="preserve"> or, if it was checked and then unchecked;</w:t>
      </w:r>
      <w:r>
        <w:t xml:space="preserve"> then do checks and if required, update the employees</w:t>
      </w:r>
      <w:r w:rsidR="001C7B7C">
        <w:t>’</w:t>
      </w:r>
      <w:r>
        <w:t xml:space="preserve"> earliest MD change date in IT0003 (Payroll status</w:t>
      </w:r>
      <w:r w:rsidR="001C7B7C">
        <w:t xml:space="preserve">, field </w:t>
      </w:r>
      <w:r w:rsidR="001C7B7C" w:rsidRPr="001C7B7C">
        <w:t>P0003-RRDAT</w:t>
      </w:r>
      <w:r w:rsidR="001C7B7C">
        <w:t>)</w:t>
      </w:r>
      <w:r>
        <w:t xml:space="preserve"> to initiate a payroll retro back to the period 2 commencement date</w:t>
      </w:r>
      <w:r w:rsidR="001E70AD">
        <w:t>.</w:t>
      </w:r>
      <w:r>
        <w:t xml:space="preserve"> </w:t>
      </w:r>
    </w:p>
    <w:p w14:paraId="124B398F" w14:textId="689F7F07" w:rsidR="006D3C36" w:rsidRDefault="006D3C36" w:rsidP="006D3C36">
      <w:r>
        <w:t>Th</w:t>
      </w:r>
      <w:r w:rsidR="001C7B7C">
        <w:t>e date in the earliest MD change date is to set to a</w:t>
      </w:r>
      <w:r>
        <w:t>t least week39</w:t>
      </w:r>
      <w:r w:rsidR="001C7B7C">
        <w:t xml:space="preserve"> end date </w:t>
      </w:r>
      <w:r>
        <w:t>+1 day</w:t>
      </w:r>
      <w:r w:rsidR="001C7B7C">
        <w:t xml:space="preserve"> (start of week40 for the incident)</w:t>
      </w:r>
      <w:r>
        <w:t>.</w:t>
      </w:r>
      <w:r w:rsidR="001C7B7C">
        <w:t xml:space="preserve"> If the earliest MD change date is already equal or less than week 39 end date +1day, then do</w:t>
      </w:r>
      <w:r w:rsidR="001C7B7C" w:rsidRPr="00E664E6">
        <w:rPr>
          <w:b/>
          <w:bCs/>
        </w:rPr>
        <w:t xml:space="preserve"> not</w:t>
      </w:r>
      <w:r w:rsidR="001C7B7C">
        <w:t xml:space="preserve"> update th</w:t>
      </w:r>
      <w:r w:rsidR="00E664E6">
        <w:t xml:space="preserve">e earliest MD change </w:t>
      </w:r>
      <w:r w:rsidR="001C7B7C">
        <w:t>field as it is already set to retro to a date before week39 end date+1.</w:t>
      </w:r>
    </w:p>
    <w:p w14:paraId="75410162" w14:textId="58D5B841" w:rsidR="004605B2" w:rsidRDefault="0013692F" w:rsidP="006D3C36">
      <w:r>
        <w:t xml:space="preserve">When </w:t>
      </w:r>
      <w:r w:rsidR="004605B2">
        <w:t xml:space="preserve">the pause flag </w:t>
      </w:r>
      <w:r>
        <w:t>change</w:t>
      </w:r>
      <w:r w:rsidR="004605B2">
        <w:t xml:space="preserve"> and the employee did not advance to P1 week39, then </w:t>
      </w:r>
      <w:r w:rsidR="001E70AD">
        <w:t>the IT0003</w:t>
      </w:r>
      <w:r w:rsidR="004605B2">
        <w:t xml:space="preserve"> </w:t>
      </w:r>
      <w:r w:rsidR="001E70AD">
        <w:t>earliest MD change date update</w:t>
      </w:r>
      <w:r w:rsidR="004605B2">
        <w:t xml:space="preserve"> </w:t>
      </w:r>
      <w:r>
        <w:t>is not required</w:t>
      </w:r>
      <w:r w:rsidR="001E70AD">
        <w:t>,</w:t>
      </w:r>
      <w:r>
        <w:t xml:space="preserve"> as period 2 has not occurred and therefor it does not need retrospective corrections.  </w:t>
      </w:r>
    </w:p>
    <w:p w14:paraId="54D7F7DE" w14:textId="7AACC9F0" w:rsidR="00775BDF" w:rsidRDefault="00775BDF" w:rsidP="006D3C36">
      <w:r>
        <w:t xml:space="preserve">See </w:t>
      </w:r>
      <w:hyperlink w:anchor="_Cutover_impact_1" w:history="1">
        <w:r w:rsidR="0044214C" w:rsidRPr="0044214C">
          <w:rPr>
            <w:rStyle w:val="Hyperlink"/>
          </w:rPr>
          <w:t>Cutover impact</w:t>
        </w:r>
      </w:hyperlink>
      <w:r w:rsidR="0044214C">
        <w:t xml:space="preserve"> </w:t>
      </w:r>
      <w:r w:rsidR="00E664E6">
        <w:t>for consideration to allow updates to the new flag at go live via backend instead of via OLIMS</w:t>
      </w:r>
      <w:r w:rsidR="00AA6CB4">
        <w:t xml:space="preserve">.  We </w:t>
      </w:r>
      <w:r w:rsidR="00E664E6">
        <w:t>do not want unnecessary retro invoked if the flag is set via OLIMS for data migration activities</w:t>
      </w:r>
      <w:r>
        <w:t>.</w:t>
      </w:r>
    </w:p>
    <w:p w14:paraId="615139BA" w14:textId="6439F455" w:rsidR="00AA6CB4" w:rsidRDefault="00AA6CB4" w:rsidP="005E12C2">
      <w:pPr>
        <w:pStyle w:val="Heading5"/>
      </w:pPr>
      <w:bookmarkStart w:id="68" w:name="_Cutover_impact"/>
      <w:bookmarkStart w:id="69" w:name="_Toc205482231"/>
      <w:bookmarkEnd w:id="68"/>
      <w:r>
        <w:t>SAP</w:t>
      </w:r>
      <w:bookmarkEnd w:id="69"/>
    </w:p>
    <w:p w14:paraId="6D299233" w14:textId="77777777" w:rsidR="00E730D8" w:rsidRDefault="00E730D8" w:rsidP="00E730D8">
      <w:r>
        <w:t>Changes are retrospective.</w:t>
      </w:r>
    </w:p>
    <w:p w14:paraId="038DACC4" w14:textId="77777777" w:rsidR="00E730D8" w:rsidRDefault="00E730D8" w:rsidP="00AA6CB4"/>
    <w:p w14:paraId="48BDDB19" w14:textId="0C5A697E" w:rsidR="00AA6CB4" w:rsidRDefault="00AA6CB4" w:rsidP="00AA6CB4">
      <w:r>
        <w:t xml:space="preserve">Review existing operations and function modules that reflect period 2 to be valid or that provide Period 2 salary.  </w:t>
      </w:r>
    </w:p>
    <w:p w14:paraId="567F5DBF" w14:textId="24774A4E" w:rsidR="00AB1C83" w:rsidRDefault="00AB1C83" w:rsidP="00AA6CB4">
      <w:r>
        <w:t xml:space="preserve">Operation </w:t>
      </w:r>
      <w:r w:rsidRPr="00AB1C83">
        <w:t>Z75S=</w:t>
      </w:r>
      <w:r>
        <w:t xml:space="preserve">     In addition to existing checks, the operation is to return a zero salary if the new </w:t>
      </w:r>
      <w:r w:rsidR="006E7DBB">
        <w:t xml:space="preserve">P2 pause/commencement flag </w:t>
      </w:r>
      <w:r>
        <w:t>has not been set</w:t>
      </w:r>
      <w:r w:rsidR="0013692F">
        <w:t xml:space="preserve"> for the incident</w:t>
      </w:r>
      <w:r>
        <w:t>.</w:t>
      </w:r>
    </w:p>
    <w:p w14:paraId="5DC083F2" w14:textId="636EB6CF" w:rsidR="006E7DBB" w:rsidRDefault="006E7DBB" w:rsidP="006E7DBB">
      <w:pPr>
        <w:ind w:firstLine="720"/>
      </w:pPr>
      <w:r>
        <w:t>Payroll will not pay supplementary P2 payments when the returned Period 2 salary is zero.</w:t>
      </w:r>
    </w:p>
    <w:p w14:paraId="3BF3423C" w14:textId="147FF5FA" w:rsidR="00AB1C83" w:rsidRDefault="00AB1C83" w:rsidP="00AA6CB4">
      <w:r>
        <w:t xml:space="preserve">Operation </w:t>
      </w:r>
      <w:r w:rsidRPr="00AB1C83">
        <w:t>ZE1O2</w:t>
      </w:r>
      <w:r>
        <w:t xml:space="preserve">     </w:t>
      </w:r>
      <w:r w:rsidR="0077731F">
        <w:t xml:space="preserve">No change.  Continue to return period 2 when applicable, </w:t>
      </w:r>
      <w:r w:rsidR="006E7DBB">
        <w:t>regardless of</w:t>
      </w:r>
      <w:r w:rsidR="0077731F">
        <w:t xml:space="preserve"> the new P2 pause/commencement flag has been set or not.   </w:t>
      </w:r>
    </w:p>
    <w:p w14:paraId="589B07F5" w14:textId="4BE85D22" w:rsidR="00E62FBC" w:rsidRDefault="00E62FBC" w:rsidP="006E7DBB">
      <w:pPr>
        <w:ind w:left="720"/>
      </w:pPr>
      <w:r>
        <w:t xml:space="preserve">Payroll </w:t>
      </w:r>
      <w:r w:rsidR="0077731F">
        <w:t xml:space="preserve">will use operation </w:t>
      </w:r>
      <w:r w:rsidR="0077731F" w:rsidRPr="00AB1C83">
        <w:t>ZE1O2</w:t>
      </w:r>
      <w:r w:rsidR="0077731F">
        <w:t xml:space="preserve"> to perform tasks required for EPSS in general, like the removal of</w:t>
      </w:r>
      <w:r>
        <w:t xml:space="preserve"> PBRI payments (WT4909)</w:t>
      </w:r>
      <w:r w:rsidR="0077731F">
        <w:t xml:space="preserve"> that still need to happen </w:t>
      </w:r>
      <w:r>
        <w:t>during the period 2 pause.</w:t>
      </w:r>
    </w:p>
    <w:p w14:paraId="6D0C3B06" w14:textId="258B0526" w:rsidR="00E90435" w:rsidRDefault="00E90435" w:rsidP="006D3C36">
      <w:pPr>
        <w:pStyle w:val="Heading3"/>
      </w:pPr>
      <w:bookmarkStart w:id="70" w:name="_Cutover_impact_1"/>
      <w:bookmarkStart w:id="71" w:name="_Toc205482232"/>
      <w:bookmarkEnd w:id="70"/>
      <w:r>
        <w:lastRenderedPageBreak/>
        <w:t>Cutover impact</w:t>
      </w:r>
      <w:bookmarkEnd w:id="71"/>
    </w:p>
    <w:p w14:paraId="2575CD2A" w14:textId="628FBD29" w:rsidR="00E664E6" w:rsidRDefault="00E664E6" w:rsidP="00E664E6">
      <w:pPr>
        <w:pStyle w:val="Heading4"/>
      </w:pPr>
      <w:bookmarkStart w:id="72" w:name="_Toc205482233"/>
      <w:r>
        <w:t>Business impact</w:t>
      </w:r>
      <w:bookmarkEnd w:id="72"/>
    </w:p>
    <w:p w14:paraId="3DEC1E89" w14:textId="76EAB768" w:rsidR="00AA6CB4" w:rsidRPr="00AA6CB4" w:rsidRDefault="00AA6CB4" w:rsidP="00AA6CB4">
      <w:pPr>
        <w:pStyle w:val="Heading5"/>
      </w:pPr>
      <w:bookmarkStart w:id="73" w:name="_Toc205482234"/>
      <w:r>
        <w:t>Tick/check Period 2 commencement flag.</w:t>
      </w:r>
      <w:bookmarkEnd w:id="73"/>
      <w:r>
        <w:t xml:space="preserve"> </w:t>
      </w:r>
    </w:p>
    <w:p w14:paraId="65704774" w14:textId="77777777" w:rsidR="00E730D8" w:rsidRDefault="00E90435" w:rsidP="00E90435">
      <w:r>
        <w:t xml:space="preserve">At go </w:t>
      </w:r>
      <w:r w:rsidR="00E664E6">
        <w:t xml:space="preserve">live </w:t>
      </w:r>
      <w:r>
        <w:t xml:space="preserve">the new </w:t>
      </w:r>
      <w:r w:rsidR="00775BDF">
        <w:t xml:space="preserve">period 2 </w:t>
      </w:r>
      <w:r>
        <w:t xml:space="preserve">flag needs to be checked </w:t>
      </w:r>
      <w:r w:rsidR="00775BDF">
        <w:t>for people that were accepted for period 2.</w:t>
      </w:r>
      <w:r>
        <w:t xml:space="preserve">  </w:t>
      </w:r>
    </w:p>
    <w:p w14:paraId="5699D80B" w14:textId="77777777" w:rsidR="00142B31" w:rsidRDefault="00142B31" w:rsidP="00E90435">
      <w:r>
        <w:t xml:space="preserve">Setting the flag via OLIMS will cause a retro that is not required (as per the new development).  </w:t>
      </w:r>
    </w:p>
    <w:p w14:paraId="528B7A6D" w14:textId="56D8CF69" w:rsidR="00E730D8" w:rsidRDefault="00E90435" w:rsidP="00142B31">
      <w:pPr>
        <w:ind w:left="720"/>
      </w:pPr>
      <w:r>
        <w:t xml:space="preserve">For employees that need the flag checked at go live, we do not want the </w:t>
      </w:r>
      <w:r w:rsidR="00E664E6">
        <w:t xml:space="preserve">earliest MD change </w:t>
      </w:r>
      <w:r w:rsidR="0044214C">
        <w:t xml:space="preserve">(retro) </w:t>
      </w:r>
      <w:r w:rsidR="00E664E6">
        <w:t xml:space="preserve">date </w:t>
      </w:r>
      <w:r w:rsidR="0044214C">
        <w:t>to set</w:t>
      </w:r>
      <w:r w:rsidR="00E664E6">
        <w:t xml:space="preserve"> as per the new development because</w:t>
      </w:r>
      <w:r w:rsidR="00775BDF">
        <w:t xml:space="preserve"> their payments </w:t>
      </w:r>
      <w:r w:rsidR="0044214C">
        <w:t>were</w:t>
      </w:r>
      <w:r w:rsidR="00775BDF">
        <w:t xml:space="preserve"> authorised and would have paid as per the current automated start of period 2</w:t>
      </w:r>
      <w:r w:rsidR="00E664E6">
        <w:t>; there is no need to recalculate</w:t>
      </w:r>
      <w:r w:rsidR="00775BDF">
        <w:t xml:space="preserve">.  </w:t>
      </w:r>
    </w:p>
    <w:p w14:paraId="7987830B" w14:textId="7755A6CA" w:rsidR="00E730D8" w:rsidRDefault="00142B31" w:rsidP="00E90435">
      <w:r>
        <w:t>Options to c</w:t>
      </w:r>
      <w:r w:rsidR="00775BDF">
        <w:t>onsider</w:t>
      </w:r>
      <w:r>
        <w:t xml:space="preserve"> for the </w:t>
      </w:r>
      <w:r w:rsidR="00E664E6">
        <w:t xml:space="preserve">period 2 commencement </w:t>
      </w:r>
      <w:r w:rsidR="00E90435">
        <w:t xml:space="preserve">flag </w:t>
      </w:r>
      <w:r>
        <w:t xml:space="preserve">‘check’ </w:t>
      </w:r>
      <w:r w:rsidR="00775BDF">
        <w:t>at go live</w:t>
      </w:r>
      <w:r>
        <w:t>:</w:t>
      </w:r>
      <w:r w:rsidR="00E90435">
        <w:t xml:space="preserve"> </w:t>
      </w:r>
    </w:p>
    <w:p w14:paraId="4CB5DDD7" w14:textId="1BDECA45" w:rsidR="00B372F7" w:rsidRDefault="002D4F76" w:rsidP="00660F97">
      <w:pPr>
        <w:pStyle w:val="ListParagraph"/>
        <w:numPr>
          <w:ilvl w:val="0"/>
          <w:numId w:val="7"/>
        </w:numPr>
      </w:pPr>
      <w:r>
        <w:t>A</w:t>
      </w:r>
      <w:r w:rsidR="00E90435">
        <w:t xml:space="preserve"> backend method</w:t>
      </w:r>
      <w:r w:rsidR="00775BDF">
        <w:t xml:space="preserve">, </w:t>
      </w:r>
      <w:proofErr w:type="spellStart"/>
      <w:r w:rsidR="00775BDF">
        <w:t>eg.</w:t>
      </w:r>
      <w:proofErr w:type="spellEnd"/>
      <w:r w:rsidR="00775BDF">
        <w:t xml:space="preserve"> SM30. </w:t>
      </w:r>
    </w:p>
    <w:p w14:paraId="6A754BBD" w14:textId="60E7320D" w:rsidR="00B372F7" w:rsidRDefault="00B372F7" w:rsidP="00660F97">
      <w:pPr>
        <w:pStyle w:val="ListParagraph"/>
        <w:numPr>
          <w:ilvl w:val="0"/>
          <w:numId w:val="7"/>
        </w:numPr>
      </w:pPr>
      <w:r>
        <w:t>Pending numbers SAP support to create an SAP script or LSMW to load</w:t>
      </w:r>
      <w:r w:rsidR="0044214C">
        <w:t>.</w:t>
      </w:r>
      <w:r w:rsidR="00142B31">
        <w:t xml:space="preserve"> </w:t>
      </w:r>
    </w:p>
    <w:p w14:paraId="6493048E" w14:textId="156F2919" w:rsidR="00AA6CB4" w:rsidRDefault="00AA6CB4" w:rsidP="00AA6CB4">
      <w:pPr>
        <w:pStyle w:val="Heading5"/>
      </w:pPr>
      <w:bookmarkStart w:id="74" w:name="_Toc205482235"/>
      <w:r>
        <w:t>Set retro to P2 (week 40) if P2 commencement flag should remain unchecked/not ticked.</w:t>
      </w:r>
      <w:bookmarkEnd w:id="74"/>
    </w:p>
    <w:p w14:paraId="0CF6A3CF" w14:textId="77777777" w:rsidR="00142B31" w:rsidRDefault="00E90435" w:rsidP="00E90435">
      <w:r>
        <w:t xml:space="preserve">For employees that </w:t>
      </w:r>
      <w:r w:rsidR="00775BDF">
        <w:t xml:space="preserve">are </w:t>
      </w:r>
      <w:r>
        <w:t xml:space="preserve">already in P2 that should not have the flag set, there is no </w:t>
      </w:r>
      <w:r w:rsidR="00775BDF">
        <w:t xml:space="preserve">flag </w:t>
      </w:r>
      <w:r>
        <w:t xml:space="preserve">data conversion required, but these employees need a cutover activity to set the IT0003 earliest master data to retro to the start of period 2 (week 39 end date +1). </w:t>
      </w:r>
      <w:r w:rsidR="00775BDF">
        <w:t>These employees had unauthorised supplementary earnings paid to them</w:t>
      </w:r>
      <w:r w:rsidR="00E664E6">
        <w:t xml:space="preserve"> already</w:t>
      </w:r>
      <w:r w:rsidR="00775BDF">
        <w:t xml:space="preserve">. The </w:t>
      </w:r>
      <w:r w:rsidR="004B2D31">
        <w:t xml:space="preserve">set </w:t>
      </w:r>
      <w:r w:rsidR="00775BDF">
        <w:t>earliest MD change</w:t>
      </w:r>
      <w:r w:rsidR="004B2D31">
        <w:t xml:space="preserve"> (retro) </w:t>
      </w:r>
      <w:r w:rsidR="00775BDF">
        <w:t>date will cause a payroll retro that will claw supplementary payments back</w:t>
      </w:r>
      <w:r w:rsidR="00E664E6">
        <w:t xml:space="preserve"> because the flag is not set for them</w:t>
      </w:r>
      <w:r w:rsidR="00775BDF">
        <w:t>.</w:t>
      </w:r>
      <w:r w:rsidR="00E664E6">
        <w:t xml:space="preserve"> </w:t>
      </w:r>
    </w:p>
    <w:p w14:paraId="1479DC47" w14:textId="77777777" w:rsidR="00142B31" w:rsidRDefault="00142B31" w:rsidP="00E90435">
      <w:r>
        <w:t>Do not set retro dates if a retro has already been set for an earlier date for the employee.</w:t>
      </w:r>
    </w:p>
    <w:p w14:paraId="5C05C158" w14:textId="5B778D70" w:rsidR="00E90435" w:rsidRDefault="00AA6CB4" w:rsidP="00E90435">
      <w:r>
        <w:t xml:space="preserve">Leaving the flag as unchecked for people already in P2 is </w:t>
      </w:r>
      <w:r w:rsidR="00E664E6" w:rsidRPr="00AA6CB4">
        <w:rPr>
          <w:b/>
          <w:bCs/>
        </w:rPr>
        <w:t xml:space="preserve">likely </w:t>
      </w:r>
      <w:r>
        <w:rPr>
          <w:b/>
          <w:bCs/>
        </w:rPr>
        <w:t>to c</w:t>
      </w:r>
      <w:r w:rsidR="00E664E6" w:rsidRPr="00AA6CB4">
        <w:rPr>
          <w:b/>
          <w:bCs/>
        </w:rPr>
        <w:t>ause claims</w:t>
      </w:r>
      <w:r w:rsidRPr="004B2D31">
        <w:t xml:space="preserve"> </w:t>
      </w:r>
      <w:r w:rsidR="004B2D31" w:rsidRPr="004B2D31">
        <w:t>i</w:t>
      </w:r>
      <w:r w:rsidRPr="004B2D31">
        <w:t>n</w:t>
      </w:r>
      <w:r w:rsidRPr="00AA6CB4">
        <w:t xml:space="preserve"> retro</w:t>
      </w:r>
      <w:r w:rsidR="00E664E6" w:rsidRPr="00AA6CB4">
        <w:t>.</w:t>
      </w:r>
      <w:r w:rsidR="00775BDF" w:rsidRPr="00AA6CB4">
        <w:t xml:space="preserve">  </w:t>
      </w:r>
    </w:p>
    <w:p w14:paraId="4F6C1FA5" w14:textId="77777777" w:rsidR="00E90435" w:rsidRPr="00E90435" w:rsidRDefault="00E90435" w:rsidP="00E90435"/>
    <w:p w14:paraId="21345C92" w14:textId="62992B28" w:rsidR="009D5F96" w:rsidRDefault="00366290" w:rsidP="00366290">
      <w:pPr>
        <w:pStyle w:val="Heading2"/>
      </w:pPr>
      <w:bookmarkStart w:id="75" w:name="_BR019_Leave_impact"/>
      <w:bookmarkStart w:id="76" w:name="_Toc205482236"/>
      <w:bookmarkEnd w:id="75"/>
      <w:r>
        <w:t>BR019 Leave impact to EPSS payments.</w:t>
      </w:r>
      <w:bookmarkEnd w:id="76"/>
    </w:p>
    <w:p w14:paraId="52D1347E" w14:textId="2FDBA854" w:rsidR="00366290" w:rsidRDefault="00E20AA8" w:rsidP="00366290">
      <w:pPr>
        <w:pStyle w:val="Heading3"/>
      </w:pPr>
      <w:bookmarkStart w:id="77" w:name="_Toc205482237"/>
      <w:r>
        <w:t>Current setup/issue</w:t>
      </w:r>
      <w:bookmarkEnd w:id="77"/>
    </w:p>
    <w:p w14:paraId="343550FA" w14:textId="77777777" w:rsidR="00521A79" w:rsidRDefault="00E613B3" w:rsidP="00E20AA8">
      <w:r>
        <w:t>Currently</w:t>
      </w:r>
      <w:r w:rsidR="00521A79">
        <w:t>:</w:t>
      </w:r>
    </w:p>
    <w:p w14:paraId="531EB796" w14:textId="1E5FA545" w:rsidR="00E20AA8" w:rsidRDefault="00521A79" w:rsidP="00E20AA8">
      <w:r>
        <w:t>P</w:t>
      </w:r>
      <w:r w:rsidR="00E20AA8">
        <w:t xml:space="preserve">aid leave adds to actual earnings WT 9WCA.  </w:t>
      </w:r>
    </w:p>
    <w:p w14:paraId="30AE8BAA" w14:textId="77777777" w:rsidR="00E20AA8" w:rsidRDefault="00E20AA8" w:rsidP="00E20AA8">
      <w:r>
        <w:t>Paid leave is increased with purchase leave before adding to WT 9WCA.</w:t>
      </w:r>
    </w:p>
    <w:p w14:paraId="5BE711F5" w14:textId="64FC4EE7" w:rsidR="00E20AA8" w:rsidRDefault="00E20AA8" w:rsidP="00E20AA8">
      <w:r>
        <w:t>Half paid leave is multiplied with 2 before it adds to WT 9WCA.   This is because the EPSS salary is 100% regardless of the type of absence.</w:t>
      </w:r>
    </w:p>
    <w:p w14:paraId="4C5AFC10" w14:textId="2A0D69DB" w:rsidR="00E20AA8" w:rsidRDefault="00E20AA8" w:rsidP="00E20AA8">
      <w:r>
        <w:t xml:space="preserve">Extended double paid leave only adds 100% of the leave to WT 9WCA. </w:t>
      </w:r>
    </w:p>
    <w:p w14:paraId="4A3FD479" w14:textId="77777777" w:rsidR="00E613B3" w:rsidRDefault="00E613B3" w:rsidP="00E20AA8">
      <w:r>
        <w:t xml:space="preserve">WT 9WCA then reduce the EPSS salary and indirectly the EPSS top ups for P1/2 that is in place. </w:t>
      </w:r>
    </w:p>
    <w:p w14:paraId="6800B9E5" w14:textId="77777777" w:rsidR="00521A79" w:rsidRDefault="00E613B3" w:rsidP="00140A34">
      <w:r>
        <w:t>The change required</w:t>
      </w:r>
      <w:r w:rsidR="00521A79">
        <w:t>:</w:t>
      </w:r>
    </w:p>
    <w:p w14:paraId="47396858" w14:textId="2B6AA894" w:rsidR="00140A34" w:rsidRDefault="00E613B3" w:rsidP="00140A34">
      <w:r w:rsidRPr="003F5597">
        <w:t>SAP r</w:t>
      </w:r>
      <w:r w:rsidR="00366290" w:rsidRPr="003F5597">
        <w:t>ecreational and extended leave</w:t>
      </w:r>
      <w:r w:rsidR="00173A79">
        <w:t xml:space="preserve"> </w:t>
      </w:r>
      <w:r w:rsidR="00521A79">
        <w:t>should</w:t>
      </w:r>
      <w:r>
        <w:t xml:space="preserve"> </w:t>
      </w:r>
      <w:r w:rsidR="00173A79">
        <w:t xml:space="preserve">‘not’ </w:t>
      </w:r>
      <w:r>
        <w:t xml:space="preserve">reduce the </w:t>
      </w:r>
      <w:r w:rsidR="00366290">
        <w:t xml:space="preserve">EPPS </w:t>
      </w:r>
      <w:r>
        <w:t xml:space="preserve">period 1/2 or 3 salary. This change </w:t>
      </w:r>
      <w:r w:rsidR="00521A79">
        <w:t>applies</w:t>
      </w:r>
      <w:r>
        <w:t xml:space="preserve"> whether the extended or recreational leave is for full pay, half pay or double extended pay leave.  The named leave will not add to the actual earnings</w:t>
      </w:r>
      <w:r w:rsidR="00521A79">
        <w:t xml:space="preserve"> that is used to reduce EPSS Period 1/2 or 3 salary,</w:t>
      </w:r>
      <w:r>
        <w:t xml:space="preserve"> effective retrospectively for EPSS P1/2/3.</w:t>
      </w:r>
      <w:r w:rsidR="00173A79">
        <w:t xml:space="preserve"> A new actual earnings wage type for EPSS is recommended.</w:t>
      </w:r>
      <w:r>
        <w:t xml:space="preserve"> The employee so to speak double dip in that he receives EPSS top up for the worth of the already paid recreational and extended leave.  The only exception is when the named leaves were taken in </w:t>
      </w:r>
      <w:r w:rsidR="00173A79">
        <w:t>connection</w:t>
      </w:r>
      <w:r>
        <w:t xml:space="preserve"> to the incident.  When taken in </w:t>
      </w:r>
      <w:r w:rsidR="00173A79">
        <w:t>connection</w:t>
      </w:r>
      <w:r>
        <w:t xml:space="preserve"> to the incident, then the EPSS </w:t>
      </w:r>
      <w:r>
        <w:lastRenderedPageBreak/>
        <w:t>P1/2/3 salary and indirectly the top up, is to be reduced.</w:t>
      </w:r>
      <w:r w:rsidR="00173A79">
        <w:t xml:space="preserve"> The exception will be accomplished via manually entered external earnings</w:t>
      </w:r>
      <w:r w:rsidR="008C2E92">
        <w:t xml:space="preserve"> WT </w:t>
      </w:r>
      <w:r w:rsidR="008C2E92" w:rsidRPr="008C2E92">
        <w:t xml:space="preserve">3670 </w:t>
      </w:r>
      <w:r w:rsidR="00173A79">
        <w:t>(dollar value)</w:t>
      </w:r>
      <w:r w:rsidR="00521A79">
        <w:t xml:space="preserve">. For the Oct ’25 release this entry is still via direct SAP entry, </w:t>
      </w:r>
      <w:proofErr w:type="spellStart"/>
      <w:r w:rsidR="00521A79">
        <w:t>eg.</w:t>
      </w:r>
      <w:proofErr w:type="spellEnd"/>
      <w:r w:rsidR="00521A79">
        <w:t xml:space="preserve"> transaction PA30. Entry via SAP allows for notes to be added, but no document upload.   </w:t>
      </w:r>
      <w:r w:rsidR="00521A79" w:rsidRPr="00521A79">
        <w:rPr>
          <w:sz w:val="16"/>
          <w:szCs w:val="16"/>
        </w:rPr>
        <w:t>Noted, in future releases the entry will be v</w:t>
      </w:r>
      <w:r w:rsidR="008C2E92" w:rsidRPr="00521A79">
        <w:rPr>
          <w:sz w:val="16"/>
          <w:szCs w:val="16"/>
        </w:rPr>
        <w:t>ia OLIMS with the supporting documentation upload</w:t>
      </w:r>
      <w:r w:rsidR="00521A79" w:rsidRPr="00521A79">
        <w:rPr>
          <w:sz w:val="16"/>
          <w:szCs w:val="16"/>
        </w:rPr>
        <w:t>, but the OLIMS change was set for a delivery after Oct’25.</w:t>
      </w:r>
      <w:r w:rsidR="008C2E92">
        <w:t xml:space="preserve">  The </w:t>
      </w:r>
      <w:r w:rsidR="00521A79">
        <w:t xml:space="preserve">dollar </w:t>
      </w:r>
      <w:r w:rsidR="008C2E92">
        <w:t xml:space="preserve">value will be for the </w:t>
      </w:r>
      <w:r w:rsidR="00173A79">
        <w:t xml:space="preserve">worth of the </w:t>
      </w:r>
      <w:r w:rsidR="008C2E92">
        <w:t xml:space="preserve">rec/extended </w:t>
      </w:r>
      <w:r w:rsidR="00173A79">
        <w:t>leave</w:t>
      </w:r>
      <w:r w:rsidR="008C2E92">
        <w:t xml:space="preserve"> in connection to the incident</w:t>
      </w:r>
      <w:r w:rsidR="00173A79">
        <w:t xml:space="preserve">. </w:t>
      </w:r>
      <w:r w:rsidR="008C2E92">
        <w:t>The payroll solution will r</w:t>
      </w:r>
      <w:r w:rsidR="00173A79">
        <w:t xml:space="preserve">educe the EPSS P1/2/3 salary </w:t>
      </w:r>
      <w:r w:rsidR="008C2E92">
        <w:t>with the external earnings</w:t>
      </w:r>
      <w:r w:rsidR="00521A79">
        <w:t xml:space="preserve"> from the OLIMS entries</w:t>
      </w:r>
      <w:r w:rsidR="003C11CA">
        <w:t>.</w:t>
      </w:r>
    </w:p>
    <w:p w14:paraId="6CCFEB3E" w14:textId="020843D8" w:rsidR="00521A79" w:rsidRDefault="00521A79" w:rsidP="00140A34">
      <w:r>
        <w:t>The leave worth will be based on the all-inclusive rate (like the finance notional values for leave found in WT’s 49* and 94*).</w:t>
      </w:r>
    </w:p>
    <w:p w14:paraId="474FB28A" w14:textId="77777777" w:rsidR="003C11CA" w:rsidRDefault="00E613B3" w:rsidP="00140A34">
      <w:r>
        <w:t>All other leave (</w:t>
      </w:r>
      <w:r w:rsidR="008C2E92">
        <w:t xml:space="preserve">that are </w:t>
      </w:r>
      <w:r>
        <w:t>not recreation/extended)</w:t>
      </w:r>
      <w:r w:rsidR="008C2E92">
        <w:t>,</w:t>
      </w:r>
      <w:r>
        <w:t xml:space="preserve"> are to continue to reduce the EP</w:t>
      </w:r>
      <w:r w:rsidR="00521A79">
        <w:t>S</w:t>
      </w:r>
      <w:r>
        <w:t>S salary</w:t>
      </w:r>
      <w:r w:rsidR="008C2E92">
        <w:t>,</w:t>
      </w:r>
      <w:r>
        <w:t xml:space="preserve"> </w:t>
      </w:r>
      <w:r w:rsidR="008C2E92">
        <w:t>regardless of if it was taken in connection to the injury or not</w:t>
      </w:r>
      <w:r w:rsidR="008C2E92" w:rsidRPr="003C11CA">
        <w:t>.</w:t>
      </w:r>
      <w:r w:rsidR="00B60F5A" w:rsidRPr="003C11CA">
        <w:t xml:space="preserve">  </w:t>
      </w:r>
    </w:p>
    <w:p w14:paraId="2E9CF93E" w14:textId="7E48BB8B" w:rsidR="00E613B3" w:rsidRDefault="00B60F5A" w:rsidP="00140A34">
      <w:r w:rsidRPr="003C11CA">
        <w:t>Workers Comp absences do not have paid leave WT</w:t>
      </w:r>
      <w:r w:rsidR="003C11CA">
        <w:t>’s</w:t>
      </w:r>
      <w:r w:rsidRPr="003C11CA">
        <w:t xml:space="preserve"> and is excluded from </w:t>
      </w:r>
      <w:r w:rsidR="003C11CA">
        <w:t>“other leave”.  Workers comp absences are expected to be paid via basic pay components with workers compensation rules applied, this remains unchanged.</w:t>
      </w:r>
    </w:p>
    <w:p w14:paraId="13866233" w14:textId="496F39BE" w:rsidR="003C11CA" w:rsidRPr="003C11CA" w:rsidRDefault="003C11CA" w:rsidP="00140A34">
      <w:r>
        <w:t>The changes are retrospective.</w:t>
      </w:r>
    </w:p>
    <w:p w14:paraId="61BE666B" w14:textId="76C998EF" w:rsidR="00366290" w:rsidRDefault="00366290" w:rsidP="00366290">
      <w:pPr>
        <w:pStyle w:val="Heading3"/>
      </w:pPr>
      <w:bookmarkStart w:id="78" w:name="_Toc205482238"/>
      <w:r>
        <w:t>Changes required.</w:t>
      </w:r>
      <w:bookmarkEnd w:id="78"/>
    </w:p>
    <w:p w14:paraId="38F1CA17" w14:textId="06CA42CD" w:rsidR="00366290" w:rsidRDefault="00366290" w:rsidP="00366290">
      <w:pPr>
        <w:pStyle w:val="Heading4"/>
      </w:pPr>
      <w:bookmarkStart w:id="79" w:name="_Toc205482239"/>
      <w:r>
        <w:t>Functional</w:t>
      </w:r>
      <w:bookmarkEnd w:id="79"/>
    </w:p>
    <w:p w14:paraId="35D9D1D5" w14:textId="01F35A0E" w:rsidR="008C2E92" w:rsidRDefault="008C2E92" w:rsidP="006B5747">
      <w:pPr>
        <w:pStyle w:val="Heading5"/>
      </w:pPr>
      <w:bookmarkStart w:id="80" w:name="_Toc205482240"/>
      <w:r w:rsidRPr="006B5747">
        <w:t>New actual earnings WT effective retrospectively.</w:t>
      </w:r>
      <w:bookmarkEnd w:id="80"/>
    </w:p>
    <w:p w14:paraId="0742611D" w14:textId="59A7D1F3" w:rsidR="006B5747" w:rsidRDefault="00521A79" w:rsidP="006B5747">
      <w:r>
        <w:t xml:space="preserve">New WT proposed: </w:t>
      </w:r>
      <w:r w:rsidR="006B5747" w:rsidRPr="006B5747">
        <w:t>9WC</w:t>
      </w:r>
      <w:r w:rsidR="006B5747">
        <w:t>M EPSS actual earnings</w:t>
      </w:r>
      <w:r>
        <w:t>.</w:t>
      </w:r>
    </w:p>
    <w:p w14:paraId="6E03504A" w14:textId="699DD734" w:rsidR="006B5747" w:rsidRDefault="00C0633A" w:rsidP="006B5747">
      <w:r>
        <w:t>W</w:t>
      </w:r>
      <w:r w:rsidR="006B5747">
        <w:t xml:space="preserve">T </w:t>
      </w:r>
      <w:r>
        <w:t xml:space="preserve"> 9WCM has the same value as</w:t>
      </w:r>
      <w:r w:rsidR="006B5747">
        <w:t xml:space="preserve"> WT 9WCA</w:t>
      </w:r>
      <w:r>
        <w:t xml:space="preserve"> with the difference that it should not include the recreational and extended leave value at the all-inclusive rate value</w:t>
      </w:r>
      <w:r w:rsidR="003A05FF">
        <w:t>, whether full pay or half pay or double pay.</w:t>
      </w:r>
    </w:p>
    <w:p w14:paraId="3FC9AF62" w14:textId="4BD4569B" w:rsidR="00C0633A" w:rsidRDefault="00C0633A" w:rsidP="006B5747">
      <w:r>
        <w:t>The all-inclusive rate is defined to be the old notional rate as used for finance calculations; that is inclusive of basic pay earnings whether defined for STP2 as gross or as allowances.  This rate does not align with ATO STP2 definitions for rate of pay for leave taken.</w:t>
      </w:r>
    </w:p>
    <w:p w14:paraId="2309F3A1" w14:textId="77777777" w:rsidR="00750CB7" w:rsidRDefault="006B5747" w:rsidP="006B5747">
      <w:r>
        <w:t>WT 9WCA include</w:t>
      </w:r>
      <w:r w:rsidR="003A05FF">
        <w:t>s</w:t>
      </w:r>
      <w:r>
        <w:t xml:space="preserve"> the </w:t>
      </w:r>
      <w:r w:rsidR="003A05FF">
        <w:t xml:space="preserve">rec/extended </w:t>
      </w:r>
      <w:r>
        <w:t>absences</w:t>
      </w:r>
      <w:r w:rsidR="003A05FF">
        <w:t xml:space="preserve"> where 9WCM should not include these</w:t>
      </w:r>
      <w:r>
        <w:t>.</w:t>
      </w:r>
      <w:r w:rsidR="00750CB7">
        <w:t xml:space="preserve"> </w:t>
      </w:r>
    </w:p>
    <w:p w14:paraId="6069FFA3" w14:textId="54732969" w:rsidR="006B5747" w:rsidRDefault="00750CB7" w:rsidP="006B5747">
      <w:r>
        <w:t>WT 9WCM continues, like WT 9WCA, to include other paid leaves that are not related to recreational or extended leave.</w:t>
      </w:r>
    </w:p>
    <w:p w14:paraId="61CEDD0B" w14:textId="6F442702" w:rsidR="003F5597" w:rsidRDefault="003F5597" w:rsidP="006B5747">
      <w:r w:rsidRPr="003F5597">
        <w:rPr>
          <w:b/>
          <w:bCs/>
        </w:rPr>
        <w:t>Definition to derive WT 9WCM</w:t>
      </w:r>
      <w:r>
        <w:t xml:space="preserve"> (the project configuration can be done </w:t>
      </w:r>
      <w:proofErr w:type="gramStart"/>
      <w:r>
        <w:t>differently, but</w:t>
      </w:r>
      <w:proofErr w:type="gramEnd"/>
      <w:r>
        <w:t xml:space="preserve"> below provides the expected outcome). </w:t>
      </w:r>
    </w:p>
    <w:p w14:paraId="5609DA5B" w14:textId="2CF1C710" w:rsidR="009A6865" w:rsidRDefault="00640EBB" w:rsidP="006B5747">
      <w:r>
        <w:t>Set WT 9WCM up like 9</w:t>
      </w:r>
      <w:r w:rsidR="006B5747">
        <w:t>WCA</w:t>
      </w:r>
      <w:r>
        <w:t xml:space="preserve">, then the below all-inclusive rate </w:t>
      </w:r>
      <w:r w:rsidR="003F5597">
        <w:t xml:space="preserve">worth </w:t>
      </w:r>
      <w:proofErr w:type="gramStart"/>
      <w:r w:rsidR="003F5597">
        <w:t>WT’s</w:t>
      </w:r>
      <w:proofErr w:type="gramEnd"/>
      <w:r w:rsidR="003F5597">
        <w:t xml:space="preserve"> </w:t>
      </w:r>
      <w:r>
        <w:t>for the leave needs to be reduced from WT 9WCM again</w:t>
      </w:r>
      <w:r w:rsidR="003F5597">
        <w:t xml:space="preserve">. The WT’s holding the all-inclusive rate differ </w:t>
      </w:r>
      <w:r>
        <w:t>pending if the</w:t>
      </w:r>
      <w:r w:rsidR="003C11CA">
        <w:t xml:space="preserve"> ‘for’ </w:t>
      </w:r>
      <w:r>
        <w:t>pay period processed is prior to STP2 pre work go live (prior to P23 2024) or since STP2 prework go live (since Pay 23 2024).</w:t>
      </w:r>
      <w:r w:rsidR="00494C12">
        <w:t xml:space="preserve"> </w:t>
      </w:r>
      <w:r w:rsidR="003C11CA">
        <w:t xml:space="preserve">The </w:t>
      </w:r>
      <w:r w:rsidR="003F5597">
        <w:t xml:space="preserve">relevant all-inclusive leave WT </w:t>
      </w:r>
      <w:r w:rsidR="00494C12">
        <w:t xml:space="preserve">values </w:t>
      </w:r>
      <w:proofErr w:type="gramStart"/>
      <w:r w:rsidR="003C11CA">
        <w:t>needs</w:t>
      </w:r>
      <w:proofErr w:type="gramEnd"/>
      <w:r w:rsidR="003C11CA">
        <w:t xml:space="preserve"> to be increased </w:t>
      </w:r>
      <w:r w:rsidR="00494C12">
        <w:t xml:space="preserve">with purchase leave </w:t>
      </w:r>
      <w:r w:rsidR="001B66C2">
        <w:t xml:space="preserve">repayment percentages </w:t>
      </w:r>
      <w:r w:rsidR="00494C12">
        <w:t>virtually before reducing WT 9WCM</w:t>
      </w:r>
      <w:r w:rsidR="003F5597">
        <w:t>.</w:t>
      </w:r>
      <w:r w:rsidR="001B66C2">
        <w:t xml:space="preserve"> </w:t>
      </w:r>
      <w:r>
        <w:t xml:space="preserve"> </w:t>
      </w:r>
    </w:p>
    <w:tbl>
      <w:tblPr>
        <w:tblStyle w:val="TableGrid"/>
        <w:tblW w:w="0" w:type="auto"/>
        <w:tblLook w:val="04A0" w:firstRow="1" w:lastRow="0" w:firstColumn="1" w:lastColumn="0" w:noHBand="0" w:noVBand="1"/>
      </w:tblPr>
      <w:tblGrid>
        <w:gridCol w:w="1271"/>
        <w:gridCol w:w="2693"/>
        <w:gridCol w:w="2833"/>
        <w:gridCol w:w="2219"/>
      </w:tblGrid>
      <w:tr w:rsidR="00B60F5A" w:rsidRPr="00704FFC" w14:paraId="41843D48" w14:textId="77777777" w:rsidTr="00660F97">
        <w:trPr>
          <w:tblHeader/>
        </w:trPr>
        <w:tc>
          <w:tcPr>
            <w:tcW w:w="9016" w:type="dxa"/>
            <w:gridSpan w:val="4"/>
          </w:tcPr>
          <w:p w14:paraId="22A57B9F" w14:textId="31446753" w:rsidR="00B60F5A" w:rsidRPr="00704FFC" w:rsidRDefault="00B60F5A" w:rsidP="00B60F5A">
            <w:pPr>
              <w:jc w:val="center"/>
              <w:rPr>
                <w:b/>
                <w:bCs/>
              </w:rPr>
            </w:pPr>
            <w:r>
              <w:rPr>
                <w:b/>
                <w:bCs/>
              </w:rPr>
              <w:t>Wage types used to reduce WT 9WCM pending the processed pay period</w:t>
            </w:r>
          </w:p>
        </w:tc>
      </w:tr>
      <w:tr w:rsidR="009A6865" w:rsidRPr="00704FFC" w14:paraId="68A4079A" w14:textId="77777777" w:rsidTr="00640EBB">
        <w:trPr>
          <w:tblHeader/>
        </w:trPr>
        <w:tc>
          <w:tcPr>
            <w:tcW w:w="1271" w:type="dxa"/>
          </w:tcPr>
          <w:p w14:paraId="1697F93E" w14:textId="2A6F48F8" w:rsidR="009A6865" w:rsidRPr="00704FFC" w:rsidRDefault="009A6865" w:rsidP="006B5747">
            <w:pPr>
              <w:rPr>
                <w:b/>
                <w:bCs/>
              </w:rPr>
            </w:pPr>
            <w:r w:rsidRPr="00704FFC">
              <w:rPr>
                <w:b/>
                <w:bCs/>
              </w:rPr>
              <w:t>Wage type</w:t>
            </w:r>
          </w:p>
        </w:tc>
        <w:tc>
          <w:tcPr>
            <w:tcW w:w="2693" w:type="dxa"/>
          </w:tcPr>
          <w:p w14:paraId="5F416C54" w14:textId="5370F9B4" w:rsidR="009A6865" w:rsidRPr="00704FFC" w:rsidRDefault="00640EBB" w:rsidP="006B5747">
            <w:pPr>
              <w:rPr>
                <w:b/>
                <w:bCs/>
              </w:rPr>
            </w:pPr>
            <w:r>
              <w:rPr>
                <w:b/>
                <w:bCs/>
              </w:rPr>
              <w:t xml:space="preserve">WT </w:t>
            </w:r>
            <w:r w:rsidR="009A6865" w:rsidRPr="00704FFC">
              <w:rPr>
                <w:b/>
                <w:bCs/>
              </w:rPr>
              <w:t>Description</w:t>
            </w:r>
          </w:p>
        </w:tc>
        <w:tc>
          <w:tcPr>
            <w:tcW w:w="2833" w:type="dxa"/>
          </w:tcPr>
          <w:p w14:paraId="0A851A64" w14:textId="1FAABCA3" w:rsidR="00640EBB" w:rsidRDefault="00640EBB" w:rsidP="006B5747">
            <w:pPr>
              <w:rPr>
                <w:b/>
                <w:bCs/>
              </w:rPr>
            </w:pPr>
            <w:r>
              <w:rPr>
                <w:b/>
                <w:bCs/>
              </w:rPr>
              <w:t>P</w:t>
            </w:r>
            <w:r w:rsidR="009A6865" w:rsidRPr="00704FFC">
              <w:rPr>
                <w:b/>
                <w:bCs/>
              </w:rPr>
              <w:t xml:space="preserve">rior to </w:t>
            </w:r>
          </w:p>
          <w:p w14:paraId="45B960F2" w14:textId="0925CF0F" w:rsidR="009A6865" w:rsidRPr="00704FFC" w:rsidRDefault="009A6865" w:rsidP="006B5747">
            <w:pPr>
              <w:rPr>
                <w:b/>
                <w:bCs/>
              </w:rPr>
            </w:pPr>
            <w:r w:rsidRPr="00704FFC">
              <w:rPr>
                <w:b/>
                <w:bCs/>
              </w:rPr>
              <w:t>P23 2024</w:t>
            </w:r>
          </w:p>
        </w:tc>
        <w:tc>
          <w:tcPr>
            <w:tcW w:w="2219" w:type="dxa"/>
          </w:tcPr>
          <w:p w14:paraId="6BE5C42E" w14:textId="74136FD6" w:rsidR="009A6865" w:rsidRPr="00704FFC" w:rsidRDefault="009A6865" w:rsidP="00640EBB">
            <w:pPr>
              <w:rPr>
                <w:b/>
                <w:bCs/>
              </w:rPr>
            </w:pPr>
            <w:r w:rsidRPr="00704FFC">
              <w:rPr>
                <w:b/>
                <w:bCs/>
              </w:rPr>
              <w:t>P23 2024 and onwards</w:t>
            </w:r>
          </w:p>
        </w:tc>
      </w:tr>
      <w:tr w:rsidR="00704FFC" w14:paraId="499CBE97" w14:textId="77777777" w:rsidTr="00640EBB">
        <w:tc>
          <w:tcPr>
            <w:tcW w:w="1271" w:type="dxa"/>
          </w:tcPr>
          <w:p w14:paraId="471A16A5" w14:textId="582D918C" w:rsidR="00704FFC" w:rsidRDefault="00704FFC" w:rsidP="00704FFC">
            <w:r w:rsidRPr="006404A3">
              <w:t>4910</w:t>
            </w:r>
          </w:p>
        </w:tc>
        <w:tc>
          <w:tcPr>
            <w:tcW w:w="2693" w:type="dxa"/>
          </w:tcPr>
          <w:p w14:paraId="4EE383C5" w14:textId="67357CE7" w:rsidR="00704FFC" w:rsidRDefault="00704FFC" w:rsidP="00704FFC">
            <w:r w:rsidRPr="006404A3">
              <w:t>Recreation Leave</w:t>
            </w:r>
          </w:p>
        </w:tc>
        <w:tc>
          <w:tcPr>
            <w:tcW w:w="2833" w:type="dxa"/>
          </w:tcPr>
          <w:p w14:paraId="0942EF84" w14:textId="0771D20E" w:rsidR="00704FFC" w:rsidRDefault="00704FFC" w:rsidP="00704FFC">
            <w:r>
              <w:t>X</w:t>
            </w:r>
          </w:p>
        </w:tc>
        <w:tc>
          <w:tcPr>
            <w:tcW w:w="2219" w:type="dxa"/>
          </w:tcPr>
          <w:p w14:paraId="67EB5159" w14:textId="34940F4B" w:rsidR="00704FFC" w:rsidRDefault="00704FFC" w:rsidP="00704FFC">
            <w:r>
              <w:t>X</w:t>
            </w:r>
          </w:p>
        </w:tc>
      </w:tr>
      <w:tr w:rsidR="00704FFC" w14:paraId="35E78090" w14:textId="77777777" w:rsidTr="00640EBB">
        <w:tc>
          <w:tcPr>
            <w:tcW w:w="1271" w:type="dxa"/>
          </w:tcPr>
          <w:p w14:paraId="44D38E10" w14:textId="0A0589FB" w:rsidR="00704FFC" w:rsidRPr="009A6865" w:rsidRDefault="00704FFC" w:rsidP="00704FFC">
            <w:r w:rsidRPr="006404A3">
              <w:t>4915</w:t>
            </w:r>
          </w:p>
        </w:tc>
        <w:tc>
          <w:tcPr>
            <w:tcW w:w="2693" w:type="dxa"/>
          </w:tcPr>
          <w:p w14:paraId="02FDCD6A" w14:textId="118B106B" w:rsidR="00704FFC" w:rsidRDefault="00704FFC" w:rsidP="00704FFC">
            <w:r w:rsidRPr="006404A3">
              <w:t>Recreation Leave 1/2 Pay</w:t>
            </w:r>
          </w:p>
        </w:tc>
        <w:tc>
          <w:tcPr>
            <w:tcW w:w="2833" w:type="dxa"/>
          </w:tcPr>
          <w:p w14:paraId="5DBE0790" w14:textId="2777C8BF" w:rsidR="00704FFC" w:rsidRDefault="00704FFC" w:rsidP="00704FFC">
            <w:r>
              <w:t>X</w:t>
            </w:r>
          </w:p>
        </w:tc>
        <w:tc>
          <w:tcPr>
            <w:tcW w:w="2219" w:type="dxa"/>
          </w:tcPr>
          <w:p w14:paraId="5E351806" w14:textId="77777777" w:rsidR="00704FFC" w:rsidRDefault="00704FFC" w:rsidP="00704FFC"/>
        </w:tc>
      </w:tr>
      <w:tr w:rsidR="00640EBB" w14:paraId="63A7E81E" w14:textId="77777777" w:rsidTr="00640EBB">
        <w:tc>
          <w:tcPr>
            <w:tcW w:w="1271" w:type="dxa"/>
          </w:tcPr>
          <w:p w14:paraId="061F8FBB" w14:textId="633BB6FA" w:rsidR="00640EBB" w:rsidRPr="006404A3" w:rsidRDefault="00640EBB" w:rsidP="00640EBB">
            <w:r w:rsidRPr="006404A3">
              <w:lastRenderedPageBreak/>
              <w:t>9415</w:t>
            </w:r>
          </w:p>
        </w:tc>
        <w:tc>
          <w:tcPr>
            <w:tcW w:w="2693" w:type="dxa"/>
          </w:tcPr>
          <w:p w14:paraId="03D9A8E4" w14:textId="04E786A4" w:rsidR="00640EBB" w:rsidRPr="006404A3" w:rsidRDefault="00640EBB" w:rsidP="00640EBB">
            <w:r w:rsidRPr="006404A3">
              <w:t>Recreation Leave 1/2 Pay</w:t>
            </w:r>
          </w:p>
        </w:tc>
        <w:tc>
          <w:tcPr>
            <w:tcW w:w="2833" w:type="dxa"/>
          </w:tcPr>
          <w:p w14:paraId="5030EFE5" w14:textId="77777777" w:rsidR="00640EBB" w:rsidRDefault="00640EBB" w:rsidP="00640EBB"/>
        </w:tc>
        <w:tc>
          <w:tcPr>
            <w:tcW w:w="2219" w:type="dxa"/>
          </w:tcPr>
          <w:p w14:paraId="006FFF75" w14:textId="4124F1AF" w:rsidR="00640EBB" w:rsidRDefault="00640EBB" w:rsidP="00640EBB">
            <w:r>
              <w:t>X</w:t>
            </w:r>
          </w:p>
        </w:tc>
      </w:tr>
      <w:tr w:rsidR="00704FFC" w14:paraId="2BDEBA10" w14:textId="77777777" w:rsidTr="00640EBB">
        <w:tc>
          <w:tcPr>
            <w:tcW w:w="1271" w:type="dxa"/>
          </w:tcPr>
          <w:p w14:paraId="1EFD0A19" w14:textId="1F018F1F" w:rsidR="00704FFC" w:rsidRPr="009A6865" w:rsidRDefault="00704FFC" w:rsidP="00704FFC">
            <w:r w:rsidRPr="006404A3">
              <w:t>4940</w:t>
            </w:r>
          </w:p>
        </w:tc>
        <w:tc>
          <w:tcPr>
            <w:tcW w:w="2693" w:type="dxa"/>
          </w:tcPr>
          <w:p w14:paraId="6C791468" w14:textId="19DC5F39" w:rsidR="00704FFC" w:rsidRDefault="00704FFC" w:rsidP="00704FFC">
            <w:r w:rsidRPr="006404A3">
              <w:t>Extended Leave</w:t>
            </w:r>
          </w:p>
        </w:tc>
        <w:tc>
          <w:tcPr>
            <w:tcW w:w="2833" w:type="dxa"/>
          </w:tcPr>
          <w:p w14:paraId="7C10C3E0" w14:textId="4F84748B" w:rsidR="00704FFC" w:rsidRDefault="00704FFC" w:rsidP="00704FFC">
            <w:r>
              <w:t>X</w:t>
            </w:r>
          </w:p>
        </w:tc>
        <w:tc>
          <w:tcPr>
            <w:tcW w:w="2219" w:type="dxa"/>
          </w:tcPr>
          <w:p w14:paraId="2A37705F" w14:textId="2F1B9088" w:rsidR="00704FFC" w:rsidRDefault="00704FFC" w:rsidP="00704FFC">
            <w:r>
              <w:t>X</w:t>
            </w:r>
          </w:p>
        </w:tc>
      </w:tr>
      <w:tr w:rsidR="002430A1" w14:paraId="3F06A3D3" w14:textId="77777777" w:rsidTr="00640EBB">
        <w:tc>
          <w:tcPr>
            <w:tcW w:w="1271" w:type="dxa"/>
          </w:tcPr>
          <w:p w14:paraId="7F3BBB50" w14:textId="752F38BC" w:rsidR="002430A1" w:rsidRPr="006404A3" w:rsidRDefault="002430A1" w:rsidP="002430A1">
            <w:r w:rsidRPr="001227ED">
              <w:t>4950</w:t>
            </w:r>
          </w:p>
        </w:tc>
        <w:tc>
          <w:tcPr>
            <w:tcW w:w="2693" w:type="dxa"/>
          </w:tcPr>
          <w:p w14:paraId="318DDE8E" w14:textId="2FA087CC" w:rsidR="002430A1" w:rsidRPr="006404A3" w:rsidRDefault="002430A1" w:rsidP="002430A1">
            <w:r w:rsidRPr="001227ED">
              <w:t>Extended Leave 1/2 Pay</w:t>
            </w:r>
          </w:p>
        </w:tc>
        <w:tc>
          <w:tcPr>
            <w:tcW w:w="2833" w:type="dxa"/>
          </w:tcPr>
          <w:p w14:paraId="2A9FB60B" w14:textId="60B804E9" w:rsidR="002430A1" w:rsidRDefault="002430A1" w:rsidP="002430A1">
            <w:r>
              <w:t>X</w:t>
            </w:r>
          </w:p>
        </w:tc>
        <w:tc>
          <w:tcPr>
            <w:tcW w:w="2219" w:type="dxa"/>
          </w:tcPr>
          <w:p w14:paraId="4C179046" w14:textId="77777777" w:rsidR="002430A1" w:rsidRDefault="002430A1" w:rsidP="002430A1"/>
        </w:tc>
      </w:tr>
      <w:tr w:rsidR="002430A1" w14:paraId="6BBBE6EB" w14:textId="77777777" w:rsidTr="00640EBB">
        <w:tc>
          <w:tcPr>
            <w:tcW w:w="1271" w:type="dxa"/>
          </w:tcPr>
          <w:p w14:paraId="78510B50" w14:textId="3C866E8F" w:rsidR="002430A1" w:rsidRPr="006404A3" w:rsidRDefault="002430A1" w:rsidP="002430A1">
            <w:r w:rsidRPr="001227ED">
              <w:t>9450</w:t>
            </w:r>
          </w:p>
        </w:tc>
        <w:tc>
          <w:tcPr>
            <w:tcW w:w="2693" w:type="dxa"/>
          </w:tcPr>
          <w:p w14:paraId="582C016F" w14:textId="0C4C2870" w:rsidR="002430A1" w:rsidRPr="006404A3" w:rsidRDefault="002430A1" w:rsidP="002430A1">
            <w:r w:rsidRPr="001227ED">
              <w:t>Extended Leave 1/2 Pay</w:t>
            </w:r>
          </w:p>
        </w:tc>
        <w:tc>
          <w:tcPr>
            <w:tcW w:w="2833" w:type="dxa"/>
          </w:tcPr>
          <w:p w14:paraId="2B3FE574" w14:textId="77777777" w:rsidR="002430A1" w:rsidRDefault="002430A1" w:rsidP="002430A1"/>
        </w:tc>
        <w:tc>
          <w:tcPr>
            <w:tcW w:w="2219" w:type="dxa"/>
          </w:tcPr>
          <w:p w14:paraId="4D525CB8" w14:textId="0EA14FA4" w:rsidR="002430A1" w:rsidRDefault="002430A1" w:rsidP="002430A1">
            <w:r>
              <w:t>X</w:t>
            </w:r>
          </w:p>
        </w:tc>
      </w:tr>
      <w:tr w:rsidR="00704FFC" w14:paraId="3A39A0A8" w14:textId="77777777" w:rsidTr="00640EBB">
        <w:tc>
          <w:tcPr>
            <w:tcW w:w="1271" w:type="dxa"/>
          </w:tcPr>
          <w:p w14:paraId="5DECD1AB" w14:textId="363DC1B5" w:rsidR="00704FFC" w:rsidRPr="009A6865" w:rsidRDefault="00704FFC" w:rsidP="00704FFC">
            <w:r w:rsidRPr="006404A3">
              <w:t>4960</w:t>
            </w:r>
          </w:p>
        </w:tc>
        <w:tc>
          <w:tcPr>
            <w:tcW w:w="2693" w:type="dxa"/>
          </w:tcPr>
          <w:p w14:paraId="61346DB4" w14:textId="7A3D18D6" w:rsidR="00704FFC" w:rsidRDefault="00704FFC" w:rsidP="00704FFC">
            <w:r w:rsidRPr="006404A3">
              <w:t xml:space="preserve">Extended Leave </w:t>
            </w:r>
            <w:proofErr w:type="spellStart"/>
            <w:r w:rsidRPr="006404A3">
              <w:t>Dbl</w:t>
            </w:r>
            <w:proofErr w:type="spellEnd"/>
            <w:r w:rsidRPr="006404A3">
              <w:t xml:space="preserve"> Pay</w:t>
            </w:r>
          </w:p>
        </w:tc>
        <w:tc>
          <w:tcPr>
            <w:tcW w:w="2833" w:type="dxa"/>
          </w:tcPr>
          <w:p w14:paraId="33617167" w14:textId="395D0F78" w:rsidR="00704FFC" w:rsidRDefault="00704FFC" w:rsidP="00704FFC">
            <w:r>
              <w:t>X</w:t>
            </w:r>
          </w:p>
        </w:tc>
        <w:tc>
          <w:tcPr>
            <w:tcW w:w="2219" w:type="dxa"/>
          </w:tcPr>
          <w:p w14:paraId="3C483C2F" w14:textId="76916D53" w:rsidR="00704FFC" w:rsidRDefault="00704FFC" w:rsidP="00704FFC"/>
        </w:tc>
      </w:tr>
      <w:tr w:rsidR="00640EBB" w14:paraId="3906DF40" w14:textId="77777777" w:rsidTr="00640EBB">
        <w:tc>
          <w:tcPr>
            <w:tcW w:w="1271" w:type="dxa"/>
          </w:tcPr>
          <w:p w14:paraId="29DE2079" w14:textId="1180A8F0" w:rsidR="00640EBB" w:rsidRPr="006404A3" w:rsidRDefault="00640EBB" w:rsidP="00640EBB">
            <w:r w:rsidRPr="006404A3">
              <w:t>9460</w:t>
            </w:r>
          </w:p>
        </w:tc>
        <w:tc>
          <w:tcPr>
            <w:tcW w:w="2693" w:type="dxa"/>
          </w:tcPr>
          <w:p w14:paraId="49908D42" w14:textId="0FDDAD46" w:rsidR="00640EBB" w:rsidRPr="006404A3" w:rsidRDefault="00640EBB" w:rsidP="00640EBB">
            <w:r w:rsidRPr="006404A3">
              <w:t xml:space="preserve">Extended Leave </w:t>
            </w:r>
            <w:proofErr w:type="spellStart"/>
            <w:r w:rsidRPr="006404A3">
              <w:t>Dbl</w:t>
            </w:r>
            <w:proofErr w:type="spellEnd"/>
            <w:r w:rsidRPr="006404A3">
              <w:t xml:space="preserve"> Pay</w:t>
            </w:r>
          </w:p>
        </w:tc>
        <w:tc>
          <w:tcPr>
            <w:tcW w:w="2833" w:type="dxa"/>
          </w:tcPr>
          <w:p w14:paraId="49880BDF" w14:textId="77777777" w:rsidR="00640EBB" w:rsidRDefault="00640EBB" w:rsidP="00640EBB"/>
        </w:tc>
        <w:tc>
          <w:tcPr>
            <w:tcW w:w="2219" w:type="dxa"/>
          </w:tcPr>
          <w:p w14:paraId="033C3D43" w14:textId="464CFEBE" w:rsidR="00640EBB" w:rsidRDefault="00640EBB" w:rsidP="00640EBB">
            <w:r>
              <w:t>X</w:t>
            </w:r>
          </w:p>
        </w:tc>
      </w:tr>
    </w:tbl>
    <w:p w14:paraId="0E291FF8" w14:textId="77777777" w:rsidR="009A6865" w:rsidRDefault="009A6865" w:rsidP="006B5747"/>
    <w:p w14:paraId="78FB4B50" w14:textId="77777777" w:rsidR="00586F3F" w:rsidRDefault="00586F3F" w:rsidP="0025244E">
      <w:r>
        <w:t xml:space="preserve">Cumulations of individual </w:t>
      </w:r>
      <w:proofErr w:type="gramStart"/>
      <w:r>
        <w:t>WT’s</w:t>
      </w:r>
      <w:proofErr w:type="gramEnd"/>
      <w:r>
        <w:t xml:space="preserve"> to WT 9WCA is via Evaluation class 18 and hard coded WT’s.</w:t>
      </w:r>
    </w:p>
    <w:p w14:paraId="0AA4023D" w14:textId="69D3AF5C" w:rsidR="0025244E" w:rsidRDefault="00A75CEE" w:rsidP="0025244E">
      <w:r>
        <w:t>Essentially WT 9WC</w:t>
      </w:r>
      <w:r w:rsidR="00C26AE0">
        <w:t>A/M</w:t>
      </w:r>
      <w:r>
        <w:t xml:space="preserve"> is at first inclusive of paid extended and rec leave to cater for pre and post STP2 prework setups</w:t>
      </w:r>
      <w:r w:rsidR="00C26AE0">
        <w:t xml:space="preserve"> (different rates and reductions to base/allowances pre P23 2024)</w:t>
      </w:r>
      <w:r>
        <w:t xml:space="preserve">, then </w:t>
      </w:r>
      <w:r w:rsidR="001052EF">
        <w:t xml:space="preserve">9WCM will </w:t>
      </w:r>
      <w:r>
        <w:t>reduce with the worth of the named leaves at the all-inclusive rate</w:t>
      </w:r>
      <w:r w:rsidR="001052EF">
        <w:t xml:space="preserve">. In the event of purchase leave repayments, then the all-inclusive rate </w:t>
      </w:r>
      <w:proofErr w:type="gramStart"/>
      <w:r w:rsidR="001052EF">
        <w:t>WT’s</w:t>
      </w:r>
      <w:proofErr w:type="gramEnd"/>
      <w:r w:rsidR="001052EF">
        <w:t xml:space="preserve"> are to increase virtually as if purchase leave repayments are not at play, then this virtual value is used to reduce WT 9WCM.</w:t>
      </w:r>
      <w:r w:rsidR="00E97D8E">
        <w:t xml:space="preserve">  The WT 9WCA was designed to hold all the paid leave (that was designed as leave for STP2</w:t>
      </w:r>
      <w:r w:rsidR="0025244E">
        <w:t>, noted WC absences were not ‘designed’ as leave</w:t>
      </w:r>
      <w:r w:rsidR="00E97D8E">
        <w:t xml:space="preserve">). </w:t>
      </w:r>
      <w:r w:rsidR="0025244E">
        <w:t>WT 9WCA cater</w:t>
      </w:r>
      <w:r w:rsidR="00B60F5A">
        <w:t>s</w:t>
      </w:r>
      <w:r w:rsidR="0025244E">
        <w:t xml:space="preserve"> for pre and post STP2 go live</w:t>
      </w:r>
      <w:r w:rsidR="001052EF">
        <w:t xml:space="preserve"> as per</w:t>
      </w:r>
      <w:r w:rsidR="0025244E">
        <w:t xml:space="preserve"> </w:t>
      </w:r>
      <w:hyperlink r:id="rId24" w:history="1">
        <w:r w:rsidR="0025244E">
          <w:rPr>
            <w:rStyle w:val="Hyperlink"/>
          </w:rPr>
          <w:t xml:space="preserve">STP2 </w:t>
        </w:r>
        <w:proofErr w:type="spellStart"/>
        <w:r w:rsidR="0025244E">
          <w:rPr>
            <w:rStyle w:val="Hyperlink"/>
          </w:rPr>
          <w:t>PreWork</w:t>
        </w:r>
        <w:proofErr w:type="spellEnd"/>
        <w:r w:rsidR="0025244E">
          <w:rPr>
            <w:rStyle w:val="Hyperlink"/>
          </w:rPr>
          <w:t xml:space="preserve"> SAP design and configuration V2.docx</w:t>
        </w:r>
      </w:hyperlink>
      <w:r w:rsidR="0025244E">
        <w:t xml:space="preserve">, heading </w:t>
      </w:r>
      <w:r w:rsidR="0025244E" w:rsidRPr="001052EF">
        <w:t>‘</w:t>
      </w:r>
      <w:r w:rsidR="0025244E" w:rsidRPr="001052EF">
        <w:rPr>
          <w:i/>
          <w:iCs/>
        </w:rPr>
        <w:t>Change for EPSS WT 9WCA  (to migrate to DB1 with EPSS BRD 3)</w:t>
      </w:r>
      <w:r w:rsidR="0025244E">
        <w:t>’.</w:t>
      </w:r>
      <w:r w:rsidR="003F5597">
        <w:t xml:space="preserve"> The intention is not to change WT 9WCA.</w:t>
      </w:r>
    </w:p>
    <w:p w14:paraId="32BAD892" w14:textId="77777777" w:rsidR="00F9296C" w:rsidRDefault="00F9296C" w:rsidP="00F9296C">
      <w:pPr>
        <w:rPr>
          <w:b/>
          <w:bCs/>
        </w:rPr>
      </w:pPr>
      <w:r>
        <w:rPr>
          <w:b/>
          <w:bCs/>
        </w:rPr>
        <w:t>Extended and recreational full pay leave:</w:t>
      </w:r>
    </w:p>
    <w:p w14:paraId="49C1AD3A" w14:textId="469F885C" w:rsidR="00F9296C" w:rsidRDefault="00F9296C" w:rsidP="0025244E">
      <w:r>
        <w:t xml:space="preserve">Full pay extended and recreational leave should not impact the EPPS P1/2/3 salary.   If the EPSS salary was say 9K and the employee was on these leave types for the full pay, then the EPSS salary should still be 9K.  </w:t>
      </w:r>
    </w:p>
    <w:p w14:paraId="30065777" w14:textId="50969D81" w:rsidR="00011850" w:rsidRDefault="00011850" w:rsidP="00011850">
      <w:r>
        <w:t>The all-inclusive rate values for full paid Rec and Ext leave that reduce WT 9WCM, have purchase leave reductions removed for this reason.</w:t>
      </w:r>
    </w:p>
    <w:p w14:paraId="7640D3B2" w14:textId="77777777" w:rsidR="00011850" w:rsidRDefault="00011850" w:rsidP="0025244E">
      <w:pPr>
        <w:rPr>
          <w:b/>
          <w:bCs/>
        </w:rPr>
      </w:pPr>
    </w:p>
    <w:p w14:paraId="54167522" w14:textId="49326FD7" w:rsidR="002430A1" w:rsidRDefault="002430A1" w:rsidP="0025244E">
      <w:pPr>
        <w:rPr>
          <w:b/>
          <w:bCs/>
        </w:rPr>
      </w:pPr>
      <w:r w:rsidRPr="002430A1">
        <w:rPr>
          <w:b/>
          <w:bCs/>
        </w:rPr>
        <w:t>Extended and recreational leave half pay:</w:t>
      </w:r>
    </w:p>
    <w:p w14:paraId="595B6B98" w14:textId="6F957F34" w:rsidR="002430A1" w:rsidRDefault="002430A1" w:rsidP="0025244E">
      <w:r>
        <w:t xml:space="preserve">Half pay </w:t>
      </w:r>
      <w:r w:rsidR="00F9296C">
        <w:t xml:space="preserve">extended and recreational </w:t>
      </w:r>
      <w:r>
        <w:t xml:space="preserve">leave should not impact the EPPS P1/2/3 salary.   If the EPSS salary was say 9K and the employee was on half pay </w:t>
      </w:r>
      <w:r w:rsidR="003F5597">
        <w:t xml:space="preserve">recreational or extended </w:t>
      </w:r>
      <w:r>
        <w:t xml:space="preserve">leave the full period, then the EPSS salary should still be 9K.  </w:t>
      </w:r>
    </w:p>
    <w:p w14:paraId="2A7E2978" w14:textId="283CA591" w:rsidR="002430A1" w:rsidRDefault="002430A1" w:rsidP="0025244E">
      <w:r>
        <w:t xml:space="preserve">The all-inclusive rate values for Rec and Ext </w:t>
      </w:r>
      <w:r w:rsidR="005E3FD4">
        <w:t xml:space="preserve">half </w:t>
      </w:r>
      <w:r>
        <w:t xml:space="preserve">leave that reduce WT 9WCM, </w:t>
      </w:r>
      <w:r w:rsidR="00CE4FED">
        <w:t>is</w:t>
      </w:r>
      <w:r w:rsidR="003F5597">
        <w:t xml:space="preserve"> for this reason, </w:t>
      </w:r>
      <w:r>
        <w:t xml:space="preserve">multiplied with 2 </w:t>
      </w:r>
      <w:r w:rsidR="003F5597">
        <w:t>and purchase leave reductions are removed</w:t>
      </w:r>
      <w:r>
        <w:t>.</w:t>
      </w:r>
    </w:p>
    <w:p w14:paraId="73D72610" w14:textId="3C0D35FA" w:rsidR="00CE4FED" w:rsidRDefault="00CE4FED" w:rsidP="0025244E">
      <w:pPr>
        <w:rPr>
          <w:b/>
          <w:bCs/>
        </w:rPr>
      </w:pPr>
      <w:r w:rsidRPr="00CE4FED">
        <w:rPr>
          <w:b/>
          <w:bCs/>
        </w:rPr>
        <w:t xml:space="preserve">Extended double </w:t>
      </w:r>
      <w:proofErr w:type="gramStart"/>
      <w:r w:rsidRPr="00CE4FED">
        <w:rPr>
          <w:b/>
          <w:bCs/>
        </w:rPr>
        <w:t>pay</w:t>
      </w:r>
      <w:proofErr w:type="gramEnd"/>
      <w:r w:rsidRPr="00CE4FED">
        <w:rPr>
          <w:b/>
          <w:bCs/>
        </w:rPr>
        <w:t xml:space="preserve"> leave</w:t>
      </w:r>
    </w:p>
    <w:p w14:paraId="067807D7" w14:textId="51ECAD85" w:rsidR="00CE4FED" w:rsidRDefault="00CE4FED" w:rsidP="00CE4FED">
      <w:r>
        <w:t xml:space="preserve">Extended double pay leave should not impact the EPPS P1/2/3 salary.   If the EPSS salary was say 9K and the employee was on extended double pay leave the full period, then the EPSS salary should still be 9K.  </w:t>
      </w:r>
      <w:r w:rsidR="00011850">
        <w:t xml:space="preserve">  </w:t>
      </w:r>
    </w:p>
    <w:p w14:paraId="3D0CD580" w14:textId="5A5CBA69" w:rsidR="00011850" w:rsidRDefault="00011850" w:rsidP="00011850">
      <w:r>
        <w:t>The all-inclusive rate values for Ext double pay (this is already only for 100%), that reduce WT 9WCM, have purchase leave reductions removed for this reason.</w:t>
      </w:r>
    </w:p>
    <w:p w14:paraId="258A6C76" w14:textId="3897B2C4" w:rsidR="00CE4FED" w:rsidRDefault="00FD794F" w:rsidP="00FD794F">
      <w:pPr>
        <w:pStyle w:val="Heading6"/>
      </w:pPr>
      <w:bookmarkStart w:id="81" w:name="_Toc205482241"/>
      <w:r w:rsidRPr="00FD794F">
        <w:lastRenderedPageBreak/>
        <w:t>Notes from previous implementations</w:t>
      </w:r>
      <w:bookmarkEnd w:id="81"/>
      <w:r w:rsidR="00CE4FED" w:rsidRPr="00FD794F">
        <w:t xml:space="preserve"> </w:t>
      </w:r>
    </w:p>
    <w:p w14:paraId="2D77FE2C" w14:textId="2775C183" w:rsidR="006E495E" w:rsidRPr="006E495E" w:rsidRDefault="006E495E" w:rsidP="006E495E">
      <w:r>
        <w:t>With previous implementations, the rec</w:t>
      </w:r>
      <w:r w:rsidR="00884F72">
        <w:t>reational</w:t>
      </w:r>
      <w:r>
        <w:t xml:space="preserve"> and extended leaves increased WT 9WCA (actual earnings). </w:t>
      </w:r>
    </w:p>
    <w:p w14:paraId="299C6C9D" w14:textId="42E503E4" w:rsidR="00A732EF" w:rsidRDefault="00A732EF" w:rsidP="00A732EF">
      <w:r w:rsidRPr="00A732EF">
        <w:t>SAP has dollar values for leave inclusive of all allowances</w:t>
      </w:r>
      <w:r w:rsidR="00B60F5A">
        <w:t>, that is at the all-inclusive rate</w:t>
      </w:r>
      <w:r w:rsidRPr="00A732EF">
        <w:t xml:space="preserve">.  </w:t>
      </w:r>
    </w:p>
    <w:p w14:paraId="792770FB" w14:textId="1119CA80" w:rsidR="00A732EF" w:rsidRPr="00A732EF" w:rsidRDefault="00A732EF" w:rsidP="00A732EF">
      <w:r w:rsidRPr="00A732EF">
        <w:t xml:space="preserve">Prior to 25.4.2025, only HP </w:t>
      </w:r>
      <w:r w:rsidR="00B60F5A">
        <w:t xml:space="preserve">(Half pay) </w:t>
      </w:r>
      <w:r w:rsidRPr="00A732EF">
        <w:t xml:space="preserve">and </w:t>
      </w:r>
      <w:proofErr w:type="spellStart"/>
      <w:r w:rsidRPr="00A732EF">
        <w:t>ext</w:t>
      </w:r>
      <w:proofErr w:type="spellEnd"/>
      <w:r w:rsidR="00B60F5A">
        <w:t xml:space="preserve"> (extended)</w:t>
      </w:r>
      <w:r w:rsidRPr="00A732EF">
        <w:t xml:space="preserve"> double was actually 'paid' at the </w:t>
      </w:r>
      <w:r w:rsidR="008B706D" w:rsidRPr="00A732EF">
        <w:t>all-inclusive</w:t>
      </w:r>
      <w:r w:rsidRPr="00A732EF">
        <w:t xml:space="preserve"> rate and HP reduced the base and allowances for the leave worth</w:t>
      </w:r>
      <w:r w:rsidR="008B706D">
        <w:t>,</w:t>
      </w:r>
      <w:r w:rsidRPr="00A732EF">
        <w:t xml:space="preserve"> while </w:t>
      </w:r>
      <w:proofErr w:type="spellStart"/>
      <w:r w:rsidRPr="00A732EF">
        <w:t>ext</w:t>
      </w:r>
      <w:proofErr w:type="spellEnd"/>
      <w:r w:rsidRPr="00A732EF">
        <w:t xml:space="preserve"> double only paid a 100% separately</w:t>
      </w:r>
      <w:r w:rsidR="008B706D">
        <w:t xml:space="preserve"> to the base earnings</w:t>
      </w:r>
      <w:r w:rsidRPr="00A732EF">
        <w:t xml:space="preserve">. The other 49* leave WT values (full paid leave) were purely notional.  </w:t>
      </w:r>
    </w:p>
    <w:p w14:paraId="79263661" w14:textId="78FF9D95" w:rsidR="00A732EF" w:rsidRPr="00A732EF" w:rsidRDefault="00A732EF" w:rsidP="00A732EF">
      <w:r w:rsidRPr="00A732EF">
        <w:t xml:space="preserve">Since 25.4.2025 we still have values at the all-inclusive rate but none of these are paid.  HP and double </w:t>
      </w:r>
      <w:proofErr w:type="spellStart"/>
      <w:r w:rsidRPr="00A732EF">
        <w:t>ext</w:t>
      </w:r>
      <w:proofErr w:type="spellEnd"/>
      <w:r w:rsidRPr="00A732EF">
        <w:t xml:space="preserve"> re-used the original 49* WT's </w:t>
      </w:r>
      <w:r w:rsidR="008B706D">
        <w:t xml:space="preserve">as ‘paid leave’ </w:t>
      </w:r>
      <w:r w:rsidRPr="00A732EF">
        <w:t xml:space="preserve">and these changed to a Gross only rate effective 25.4.2025; these </w:t>
      </w:r>
      <w:r w:rsidR="008B706D" w:rsidRPr="00A732EF">
        <w:t>leaves have</w:t>
      </w:r>
      <w:r w:rsidRPr="00A732EF">
        <w:t xml:space="preserve"> new WT 94* that hold the all-inclusive rate effective 25.4.2025 onwards for notional purposes. </w:t>
      </w:r>
      <w:r w:rsidR="008B706D">
        <w:t xml:space="preserve">  </w:t>
      </w:r>
      <w:r w:rsidRPr="00A732EF">
        <w:t xml:space="preserve">Other full </w:t>
      </w:r>
      <w:r w:rsidR="008B706D">
        <w:t xml:space="preserve">(100%) </w:t>
      </w:r>
      <w:r w:rsidRPr="00A732EF">
        <w:t>paid leave continued to hold the all-inclusive rate as a notional value in the original 49* WT's and since 25.4.2025</w:t>
      </w:r>
      <w:r w:rsidR="008B706D">
        <w:t>,</w:t>
      </w:r>
      <w:r w:rsidRPr="00A732EF">
        <w:t xml:space="preserve"> new 4P* </w:t>
      </w:r>
      <w:proofErr w:type="gramStart"/>
      <w:r w:rsidRPr="00A732EF">
        <w:t>WT's</w:t>
      </w:r>
      <w:proofErr w:type="gramEnd"/>
      <w:r w:rsidRPr="00A732EF">
        <w:t xml:space="preserve"> </w:t>
      </w:r>
      <w:r w:rsidR="008B706D">
        <w:t xml:space="preserve">generate for 100% leave taken </w:t>
      </w:r>
      <w:r w:rsidRPr="00A732EF">
        <w:t xml:space="preserve">that are 'paid' </w:t>
      </w:r>
      <w:r w:rsidR="008B706D">
        <w:t>at a rate which aligns to basic pay components seen as Gross in STP2 reporting.</w:t>
      </w:r>
      <w:r w:rsidRPr="00A732EF">
        <w:t xml:space="preserve"> </w:t>
      </w:r>
    </w:p>
    <w:p w14:paraId="4A012857" w14:textId="203904EF" w:rsidR="00A732EF" w:rsidRPr="00A732EF" w:rsidRDefault="00B60F5A" w:rsidP="00A732EF">
      <w:proofErr w:type="spellStart"/>
      <w:r>
        <w:t>NSWPf</w:t>
      </w:r>
      <w:proofErr w:type="spellEnd"/>
      <w:r w:rsidR="00A732EF" w:rsidRPr="00A732EF">
        <w:t xml:space="preserve"> do</w:t>
      </w:r>
      <w:r>
        <w:t>es</w:t>
      </w:r>
      <w:r w:rsidR="00A732EF" w:rsidRPr="00A732EF">
        <w:t xml:space="preserve"> NOT have the Gross based rate </w:t>
      </w:r>
      <w:r>
        <w:t xml:space="preserve">values reflected in </w:t>
      </w:r>
      <w:proofErr w:type="gramStart"/>
      <w:r>
        <w:t>WT’s</w:t>
      </w:r>
      <w:proofErr w:type="gramEnd"/>
      <w:r>
        <w:t xml:space="preserve"> </w:t>
      </w:r>
      <w:r w:rsidR="00A732EF" w:rsidRPr="00A732EF">
        <w:t xml:space="preserve">for </w:t>
      </w:r>
      <w:r w:rsidR="008B706D">
        <w:t xml:space="preserve">any </w:t>
      </w:r>
      <w:r w:rsidR="00A732EF" w:rsidRPr="00A732EF">
        <w:t xml:space="preserve">leave taken prior to 25.4.2025.  </w:t>
      </w:r>
    </w:p>
    <w:p w14:paraId="6AB4D8AB" w14:textId="29756A3F" w:rsidR="00FD794F" w:rsidRPr="00FD794F" w:rsidRDefault="00FD794F" w:rsidP="00CE4FED">
      <w:pPr>
        <w:rPr>
          <w:b/>
          <w:bCs/>
        </w:rPr>
      </w:pPr>
    </w:p>
    <w:p w14:paraId="139ABF16" w14:textId="7F24E5AC" w:rsidR="00931B5B" w:rsidRDefault="00931B5B" w:rsidP="00FD794F">
      <w:pPr>
        <w:pStyle w:val="Heading7"/>
      </w:pPr>
      <w:bookmarkStart w:id="82" w:name="_Toc205482242"/>
      <w:r>
        <w:t>Full paid leave before P23 2024</w:t>
      </w:r>
      <w:bookmarkEnd w:id="82"/>
    </w:p>
    <w:p w14:paraId="2CE855E6" w14:textId="3198E6D6" w:rsidR="00931B5B" w:rsidRPr="00931B5B" w:rsidRDefault="00931B5B" w:rsidP="00931B5B">
      <w:r>
        <w:t>Full paid recreational and extended leave was paid via the basic pay components</w:t>
      </w:r>
      <w:r w:rsidR="00586F3F">
        <w:t xml:space="preserve"> before P23 2024</w:t>
      </w:r>
      <w:r>
        <w:t xml:space="preserve">.  The leave relevant </w:t>
      </w:r>
      <w:r w:rsidR="00586F3F">
        <w:t xml:space="preserve">49* </w:t>
      </w:r>
      <w:proofErr w:type="gramStart"/>
      <w:r>
        <w:t>WT’s</w:t>
      </w:r>
      <w:proofErr w:type="gramEnd"/>
      <w:r>
        <w:t xml:space="preserve"> generated was notional for finance postings and these were at the all-inclusive rate.   Only the basic pay components added to WT 9WCA. </w:t>
      </w:r>
    </w:p>
    <w:p w14:paraId="24A45861" w14:textId="387B3565" w:rsidR="00931B5B" w:rsidRDefault="00931B5B" w:rsidP="00931B5B">
      <w:pPr>
        <w:pStyle w:val="Heading7"/>
      </w:pPr>
      <w:bookmarkStart w:id="83" w:name="_Toc205482243"/>
      <w:r>
        <w:t>Full paid leave From P23 2024</w:t>
      </w:r>
      <w:bookmarkEnd w:id="83"/>
    </w:p>
    <w:p w14:paraId="02C89698" w14:textId="59C242D5" w:rsidR="00931B5B" w:rsidRPr="00931B5B" w:rsidRDefault="00931B5B" w:rsidP="00931B5B">
      <w:r>
        <w:t>Full paid recreational and extended leave is pa</w:t>
      </w:r>
      <w:r w:rsidR="00586F3F">
        <w:t>y</w:t>
      </w:r>
      <w:r>
        <w:t xml:space="preserve"> as themselves (4P* WT’s) and the basic components related to STP2 Gross reporting are reduced with the full paid leave</w:t>
      </w:r>
      <w:r w:rsidR="00586F3F">
        <w:t xml:space="preserve"> from pay 23 2024 onwards</w:t>
      </w:r>
      <w:r>
        <w:t xml:space="preserve">.    The 4P* leave </w:t>
      </w:r>
      <w:proofErr w:type="gramStart"/>
      <w:r>
        <w:t>WT’s</w:t>
      </w:r>
      <w:proofErr w:type="gramEnd"/>
      <w:r>
        <w:t xml:space="preserve"> adds to 9WCA after they are increased with purchase leave repayment reductions (in replacement to the basic pay Gross WT’s that becomes zero for the worth of the leave).  Basic pay components designed to be allowances for STP2 continues to pay as themselves and to add to 9WCA as themselves. </w:t>
      </w:r>
    </w:p>
    <w:p w14:paraId="28804DB8" w14:textId="1B547F0C" w:rsidR="00FD794F" w:rsidRDefault="00FD794F" w:rsidP="00FD794F">
      <w:pPr>
        <w:pStyle w:val="Heading7"/>
      </w:pPr>
      <w:bookmarkStart w:id="84" w:name="_Toc205482244"/>
      <w:r>
        <w:t>Half paid leave Before P23 2024:</w:t>
      </w:r>
      <w:bookmarkEnd w:id="84"/>
    </w:p>
    <w:p w14:paraId="3FA330A5" w14:textId="47068A28" w:rsidR="00157366" w:rsidRPr="00647763" w:rsidRDefault="00164750" w:rsidP="00157366">
      <w:pPr>
        <w:rPr>
          <w:color w:val="FF0000"/>
        </w:rPr>
      </w:pPr>
      <w:r>
        <w:t>Half paid leave in the 49* WT range was paid at the all-inclusive rate via the 49* WT’s and the base and allowances were reduced</w:t>
      </w:r>
      <w:r w:rsidR="00586F3F">
        <w:t xml:space="preserve"> with the leave prior to pay 23 2024</w:t>
      </w:r>
      <w:r>
        <w:t xml:space="preserve">.   That implies the </w:t>
      </w:r>
      <w:proofErr w:type="gramStart"/>
      <w:r>
        <w:t>base</w:t>
      </w:r>
      <w:proofErr w:type="gramEnd"/>
      <w:r>
        <w:t xml:space="preserve"> and allowances did not exist in relation to the leave and did not add to WT 9WCA.  This was corrected by adding the half</w:t>
      </w:r>
      <w:r w:rsidR="00157366">
        <w:t>-</w:t>
      </w:r>
      <w:r>
        <w:t xml:space="preserve">paid leave </w:t>
      </w:r>
      <w:r w:rsidR="00157366">
        <w:t xml:space="preserve">to WT 9WCA. </w:t>
      </w:r>
      <w:r w:rsidR="00647763">
        <w:t>R</w:t>
      </w:r>
      <w:r w:rsidR="00157366">
        <w:t>ule ZWZ2  multiplie</w:t>
      </w:r>
      <w:r w:rsidR="00647763">
        <w:t>s</w:t>
      </w:r>
      <w:r w:rsidR="00157366">
        <w:t xml:space="preserve"> the hours in WT 9982</w:t>
      </w:r>
      <w:r w:rsidR="00647763">
        <w:t xml:space="preserve"> (HP leave hours)</w:t>
      </w:r>
      <w:r w:rsidR="00157366">
        <w:t xml:space="preserve"> with the rate in /096</w:t>
      </w:r>
      <w:r w:rsidR="00647763">
        <w:t>; it did not multiply with 2, but e</w:t>
      </w:r>
      <w:r w:rsidR="00157366">
        <w:t xml:space="preserve">ffective </w:t>
      </w:r>
      <w:r w:rsidR="00647763">
        <w:t>from EPSS (</w:t>
      </w:r>
      <w:r w:rsidR="006E495E">
        <w:t xml:space="preserve">when operation </w:t>
      </w:r>
      <w:r w:rsidR="00647763">
        <w:t xml:space="preserve">ZORP= </w:t>
      </w:r>
      <w:r w:rsidR="006E495E">
        <w:t xml:space="preserve"> returns a P1 ORP</w:t>
      </w:r>
      <w:r w:rsidR="006E495E">
        <w:rPr>
          <w:rFonts w:ascii="Aptos" w:hAnsi="Aptos"/>
        </w:rPr>
        <w:t xml:space="preserve">), then for </w:t>
      </w:r>
      <w:r w:rsidR="00647763">
        <w:t xml:space="preserve">pay periods before P23 2024, the 49* WT value </w:t>
      </w:r>
      <w:r w:rsidR="006E495E">
        <w:t xml:space="preserve">is </w:t>
      </w:r>
      <w:r w:rsidR="00647763">
        <w:t xml:space="preserve">virtually corrected to add purchase leave reductions back and then multiplied with 2 before adding to WT 9WCA (rule ZWC4). </w:t>
      </w:r>
      <w:r w:rsidR="006E495E">
        <w:t>When not EPSS (</w:t>
      </w:r>
      <w:r w:rsidR="005E3FD4">
        <w:t>a</w:t>
      </w:r>
      <w:r w:rsidR="006E495E">
        <w:t xml:space="preserve">s per operation ZORP), then </w:t>
      </w:r>
      <w:r w:rsidR="00B14020">
        <w:t>rule ZWC4 process the HP WT 49*</w:t>
      </w:r>
      <w:r w:rsidR="006E495E">
        <w:t xml:space="preserve"> </w:t>
      </w:r>
      <w:r w:rsidR="00B14020">
        <w:t xml:space="preserve">and added it to 9WCA (in total the value is then still *2) </w:t>
      </w:r>
      <w:r w:rsidR="00647763">
        <w:t xml:space="preserve">  </w:t>
      </w:r>
      <w:r w:rsidR="00157366">
        <w:t xml:space="preserve"> </w:t>
      </w:r>
    </w:p>
    <w:p w14:paraId="1F902ED5" w14:textId="2125BBD2" w:rsidR="00164750" w:rsidRDefault="00164750" w:rsidP="00157366">
      <w:pPr>
        <w:pStyle w:val="Heading7"/>
      </w:pPr>
      <w:bookmarkStart w:id="85" w:name="_Toc205482245"/>
      <w:r>
        <w:t>Half paid leave From P23 2024:</w:t>
      </w:r>
      <w:bookmarkEnd w:id="85"/>
    </w:p>
    <w:p w14:paraId="32A5D95A" w14:textId="7058C95A" w:rsidR="00164750" w:rsidRDefault="00B14020" w:rsidP="00164750">
      <w:r>
        <w:t>F</w:t>
      </w:r>
      <w:r w:rsidR="00647763">
        <w:t xml:space="preserve">rom P23 2024 onwards, the 49* WT value was virtually corrected to add purchase leave reductions back and then multiplied with 2 before adding to WT 9WCA (rule ZWC4).  </w:t>
      </w:r>
    </w:p>
    <w:p w14:paraId="108B9919" w14:textId="10B8F94C" w:rsidR="00286613" w:rsidRDefault="00091511" w:rsidP="00164750">
      <w:r>
        <w:lastRenderedPageBreak/>
        <w:t xml:space="preserve">From P23 2024 onwards the WT 49* for Half paid leave holds 50% of the STP2 basic pay Gross relevant earnings and these earnings </w:t>
      </w:r>
      <w:r w:rsidR="00586F3F">
        <w:t>are</w:t>
      </w:r>
      <w:r>
        <w:t xml:space="preserve"> reduced</w:t>
      </w:r>
      <w:r w:rsidR="00586F3F">
        <w:t xml:space="preserve"> with the leave</w:t>
      </w:r>
      <w:r>
        <w:t xml:space="preserve">. The STP2 Allowance basic pay earnings </w:t>
      </w:r>
      <w:r w:rsidR="00286613">
        <w:t>are paid at 50%.  WT 9WCA holds</w:t>
      </w:r>
      <w:r w:rsidR="00586F3F">
        <w:t>:</w:t>
      </w:r>
      <w:r w:rsidR="00286613">
        <w:t xml:space="preserve"> </w:t>
      </w:r>
    </w:p>
    <w:p w14:paraId="59D67F6C" w14:textId="565516CC" w:rsidR="00091511" w:rsidRDefault="00091511" w:rsidP="00286613">
      <w:pPr>
        <w:pStyle w:val="ListParagraph"/>
        <w:numPr>
          <w:ilvl w:val="0"/>
          <w:numId w:val="6"/>
        </w:numPr>
      </w:pPr>
      <w:r>
        <w:t>50%</w:t>
      </w:r>
      <w:r w:rsidR="00286613">
        <w:t xml:space="preserve"> of the HP leave related to allowances</w:t>
      </w:r>
      <w:r w:rsidR="00586F3F">
        <w:t xml:space="preserve"> </w:t>
      </w:r>
      <w:r w:rsidR="00586F3F" w:rsidRPr="00586F3F">
        <w:rPr>
          <w:sz w:val="16"/>
          <w:szCs w:val="16"/>
        </w:rPr>
        <w:t>(allowances adds to 9WCA as themselves)</w:t>
      </w:r>
      <w:r w:rsidR="00286613" w:rsidRPr="00586F3F">
        <w:rPr>
          <w:sz w:val="16"/>
          <w:szCs w:val="16"/>
        </w:rPr>
        <w:t>.</w:t>
      </w:r>
      <w:r w:rsidR="00286613">
        <w:t xml:space="preserve"> </w:t>
      </w:r>
    </w:p>
    <w:p w14:paraId="6310157C" w14:textId="6C154C8D" w:rsidR="00897152" w:rsidRDefault="00897152" w:rsidP="00660F97">
      <w:pPr>
        <w:pStyle w:val="ListParagraph"/>
        <w:numPr>
          <w:ilvl w:val="0"/>
          <w:numId w:val="6"/>
        </w:numPr>
      </w:pPr>
      <w:r>
        <w:t xml:space="preserve">Negative of WT </w:t>
      </w:r>
      <w:r w:rsidRPr="00286613">
        <w:t>9216</w:t>
      </w:r>
      <w:r>
        <w:t xml:space="preserve"> </w:t>
      </w:r>
      <w:r w:rsidRPr="00286613">
        <w:t>STP2 HP49-94+HD NonS:9</w:t>
      </w:r>
      <w:proofErr w:type="gramStart"/>
      <w:r w:rsidRPr="00286613">
        <w:t>WCA</w:t>
      </w:r>
      <w:r>
        <w:t xml:space="preserve">  (</w:t>
      </w:r>
      <w:proofErr w:type="gramEnd"/>
      <w:r>
        <w:t xml:space="preserve">Increase allowance value adding to 9WCA with another 50% to get 100% worth, </w:t>
      </w:r>
      <w:r w:rsidRPr="00897152">
        <w:rPr>
          <w:sz w:val="16"/>
          <w:szCs w:val="16"/>
        </w:rPr>
        <w:t>like when multiplying the HP leave with 2, just for allowances</w:t>
      </w:r>
      <w:r>
        <w:t xml:space="preserve">)  </w:t>
      </w:r>
    </w:p>
    <w:p w14:paraId="63A60582" w14:textId="3856B10B" w:rsidR="00286613" w:rsidRDefault="00286613" w:rsidP="00286613">
      <w:pPr>
        <w:pStyle w:val="ListParagraph"/>
        <w:numPr>
          <w:ilvl w:val="0"/>
          <w:numId w:val="6"/>
        </w:numPr>
      </w:pPr>
      <w:r>
        <w:t>0% for the Gross basic pay earnings that was reduced with the HP leave.</w:t>
      </w:r>
    </w:p>
    <w:p w14:paraId="24AF39AB" w14:textId="7C7F9A4B" w:rsidR="00286613" w:rsidRDefault="00286613" w:rsidP="00286613">
      <w:pPr>
        <w:pStyle w:val="ListParagraph"/>
        <w:numPr>
          <w:ilvl w:val="0"/>
          <w:numId w:val="6"/>
        </w:numPr>
      </w:pPr>
      <w:r>
        <w:t>WT 49* for HP (at gross rate) increased virtually for purchase leave repayments, then multiplied with 2.</w:t>
      </w:r>
    </w:p>
    <w:p w14:paraId="608276FC" w14:textId="38D041FD" w:rsidR="00CE4FED" w:rsidRPr="00FD794F" w:rsidRDefault="00FD794F" w:rsidP="00FD794F">
      <w:pPr>
        <w:pStyle w:val="Heading7"/>
      </w:pPr>
      <w:bookmarkStart w:id="86" w:name="_Toc205482246"/>
      <w:r>
        <w:t xml:space="preserve">Extended double </w:t>
      </w:r>
      <w:r w:rsidR="00CE4FED" w:rsidRPr="00FD794F">
        <w:t>Before P23 2024:</w:t>
      </w:r>
      <w:bookmarkEnd w:id="86"/>
      <w:r w:rsidR="00CE4FED" w:rsidRPr="00FD794F">
        <w:t xml:space="preserve"> </w:t>
      </w:r>
    </w:p>
    <w:p w14:paraId="3FE52AF9" w14:textId="76E3C4A6" w:rsidR="00CE4FED" w:rsidRDefault="00586F3F" w:rsidP="00CE4FED">
      <w:r>
        <w:t xml:space="preserve">Before P23 2024, </w:t>
      </w:r>
      <w:r w:rsidR="00CE4FED">
        <w:t>WT 4960 held 100% of the leave and the other 100% was contained in the base salary and allowances. The base salary and allowances add to WT 9WCA whereas WT 4960 did not add to 9WCA. Therefore only 100% of the extended double added to WT 9WCA via the base and allowances.  This aligns with the fact that the EPSS salary is only 100%.</w:t>
      </w:r>
    </w:p>
    <w:p w14:paraId="2A96F510" w14:textId="63C48470" w:rsidR="00CE4FED" w:rsidRPr="00FD794F" w:rsidRDefault="00FD794F" w:rsidP="00FD794F">
      <w:pPr>
        <w:pStyle w:val="Heading7"/>
      </w:pPr>
      <w:bookmarkStart w:id="87" w:name="_Toc205482247"/>
      <w:r>
        <w:t xml:space="preserve">Extended double </w:t>
      </w:r>
      <w:r w:rsidR="00CE4FED" w:rsidRPr="00FD794F">
        <w:t>From P23 2024 onwards:</w:t>
      </w:r>
      <w:bookmarkEnd w:id="87"/>
    </w:p>
    <w:p w14:paraId="35106EBD" w14:textId="770967DE" w:rsidR="00454A5B" w:rsidRDefault="00586F3F" w:rsidP="00CE4FED">
      <w:r>
        <w:t xml:space="preserve">Effective from P23 2024, </w:t>
      </w:r>
      <w:r w:rsidR="00CE4FED">
        <w:t xml:space="preserve">WT 4960 holds 200% of Gross related STP2 basic pay earnings and these </w:t>
      </w:r>
      <w:r w:rsidR="00FD794F">
        <w:t xml:space="preserve">“gross” </w:t>
      </w:r>
      <w:r w:rsidR="00CE4FED">
        <w:t>earnings are now zero.  The allowances not contained in the rate of WT 4960 is paid at 200%</w:t>
      </w:r>
      <w:r w:rsidR="00454A5B">
        <w:t>.  WT 9WCA is holding only 100%</w:t>
      </w:r>
      <w:r w:rsidR="00FD794F">
        <w:t xml:space="preserve"> to align with the EPSS salary that is only 100%</w:t>
      </w:r>
      <w:r w:rsidR="00454A5B">
        <w:t xml:space="preserve">. This </w:t>
      </w:r>
      <w:r w:rsidR="00FD794F">
        <w:t>was</w:t>
      </w:r>
      <w:r w:rsidR="00454A5B">
        <w:t xml:space="preserve"> accomplished by adding 100% of the extended double at the Gross rate to 9WCA via WT’s</w:t>
      </w:r>
      <w:r w:rsidR="00FD794F">
        <w:t>:</w:t>
      </w:r>
    </w:p>
    <w:p w14:paraId="3B4214CF" w14:textId="005B8A3A" w:rsidR="00454A5B" w:rsidRDefault="00454A5B" w:rsidP="00CE4FED">
      <w:r w:rsidRPr="00454A5B">
        <w:t>9207</w:t>
      </w:r>
      <w:r w:rsidRPr="00454A5B">
        <w:tab/>
        <w:t xml:space="preserve">STP2 Ext </w:t>
      </w:r>
      <w:proofErr w:type="spellStart"/>
      <w:r w:rsidRPr="00454A5B">
        <w:t>dble</w:t>
      </w:r>
      <w:proofErr w:type="spellEnd"/>
      <w:r w:rsidRPr="00454A5B">
        <w:t xml:space="preserve"> 100% only A</w:t>
      </w:r>
      <w:r>
        <w:t xml:space="preserve"> </w:t>
      </w:r>
      <w:proofErr w:type="gramStart"/>
      <w:r>
        <w:t xml:space="preserve">   (</w:t>
      </w:r>
      <w:proofErr w:type="gramEnd"/>
      <w:r>
        <w:t>Using EV18=</w:t>
      </w:r>
      <w:r w:rsidRPr="00454A5B">
        <w:rPr>
          <w:b/>
          <w:bCs/>
        </w:rPr>
        <w:t>O</w:t>
      </w:r>
      <w:r>
        <w:t>P/first character = O</w:t>
      </w:r>
      <w:r w:rsidR="00FD794F">
        <w:t>.</w:t>
      </w:r>
      <w:r w:rsidR="00884F72">
        <w:t xml:space="preserve"> </w:t>
      </w:r>
      <w:r w:rsidR="00884F72" w:rsidRPr="00884F72">
        <w:rPr>
          <w:sz w:val="16"/>
          <w:szCs w:val="16"/>
        </w:rPr>
        <w:t>Replacing the base earnings that reduced to zero</w:t>
      </w:r>
      <w:r w:rsidRPr="00884F72">
        <w:t>)</w:t>
      </w:r>
    </w:p>
    <w:p w14:paraId="1D7C972F" w14:textId="58013BBA" w:rsidR="00CE4FED" w:rsidRDefault="00454A5B" w:rsidP="00CE4FED">
      <w:r w:rsidRPr="00454A5B">
        <w:t>9217</w:t>
      </w:r>
      <w:r w:rsidRPr="00454A5B">
        <w:tab/>
        <w:t>STP2 ExtD49-94+</w:t>
      </w:r>
      <w:proofErr w:type="gramStart"/>
      <w:r w:rsidRPr="00454A5B">
        <w:t>HD:NS</w:t>
      </w:r>
      <w:proofErr w:type="gramEnd"/>
      <w:r w:rsidRPr="00454A5B">
        <w:t xml:space="preserve"> 9WCA</w:t>
      </w:r>
      <w:r>
        <w:t xml:space="preserve"> (Hard coded in rule </w:t>
      </w:r>
      <w:r w:rsidRPr="00454A5B">
        <w:t>ZWC4</w:t>
      </w:r>
      <w:r>
        <w:t xml:space="preserve">)  </w:t>
      </w:r>
      <w:r w:rsidR="00CE4FED">
        <w:t xml:space="preserve">   </w:t>
      </w:r>
    </w:p>
    <w:p w14:paraId="032ADD79" w14:textId="3EDBA787" w:rsidR="00FD794F" w:rsidRDefault="00FD794F" w:rsidP="00CE4FED">
      <w:r>
        <w:t xml:space="preserve">The use of WT9217 is to counteract for the allowances paid at 200% in STP2. The allowances add to WT 9WCA and is overstated with 100% </w:t>
      </w:r>
      <w:r w:rsidR="00743CBB">
        <w:t xml:space="preserve">in relation to the EPSS salary </w:t>
      </w:r>
      <w:r>
        <w:t xml:space="preserve">due to extended double paid leave.  WT 9217 reduce 9WCA down with the additional 100%. </w:t>
      </w:r>
    </w:p>
    <w:p w14:paraId="31966BB6" w14:textId="12ACFD56" w:rsidR="00884F72" w:rsidRDefault="00884F72" w:rsidP="00884F72">
      <w:pPr>
        <w:pStyle w:val="Heading5"/>
      </w:pPr>
      <w:bookmarkStart w:id="88" w:name="_Toc205482248"/>
      <w:r>
        <w:t>EPSS rules using WT 9WCA</w:t>
      </w:r>
      <w:bookmarkEnd w:id="88"/>
    </w:p>
    <w:p w14:paraId="61E677F0" w14:textId="7C386FE3" w:rsidR="00884F72" w:rsidRDefault="00884F72" w:rsidP="00884F72">
      <w:r>
        <w:t>Review EPSS rules to replace use of WT 9WCA to 9WCM</w:t>
      </w:r>
      <w:r w:rsidR="00C0221C">
        <w:t>, effective retrospectively</w:t>
      </w:r>
      <w:r w:rsidR="008D7623">
        <w:t>.</w:t>
      </w:r>
    </w:p>
    <w:p w14:paraId="21092AA0" w14:textId="0EAC27E9" w:rsidR="00BB74F2" w:rsidRDefault="00BB74F2" w:rsidP="00BB74F2">
      <w:pPr>
        <w:pStyle w:val="Heading5"/>
      </w:pPr>
      <w:bookmarkStart w:id="89" w:name="_Toc205482249"/>
      <w:r>
        <w:t>Use of WT 3670</w:t>
      </w:r>
      <w:bookmarkEnd w:id="89"/>
      <w:r>
        <w:t xml:space="preserve"> </w:t>
      </w:r>
    </w:p>
    <w:p w14:paraId="74DB747F" w14:textId="77777777" w:rsidR="00743CBB" w:rsidRDefault="00BB74F2" w:rsidP="00884F72">
      <w:r>
        <w:t xml:space="preserve">Use of WT 3670 to reduce EPSS salary is relevant for EPSS period 1, 2 and 3.  </w:t>
      </w:r>
      <w:r w:rsidR="00743CBB">
        <w:t>This change is retrospective.</w:t>
      </w:r>
    </w:p>
    <w:p w14:paraId="11AF6B76" w14:textId="20FF1528" w:rsidR="00BB74F2" w:rsidRPr="00884F72" w:rsidRDefault="00BB74F2" w:rsidP="00884F72">
      <w:r>
        <w:t xml:space="preserve">See changes for this release under </w:t>
      </w:r>
      <w:hyperlink w:anchor="_Other_Earnings_for" w:history="1">
        <w:r w:rsidRPr="00BB74F2">
          <w:rPr>
            <w:rStyle w:val="Hyperlink"/>
          </w:rPr>
          <w:t>External earnings for Period 1</w:t>
        </w:r>
      </w:hyperlink>
      <w:r>
        <w:t>.</w:t>
      </w:r>
    </w:p>
    <w:p w14:paraId="393B18E3" w14:textId="4D91B56A" w:rsidR="00F7101C" w:rsidRDefault="00F7101C" w:rsidP="00166B27">
      <w:pPr>
        <w:pStyle w:val="Heading5"/>
      </w:pPr>
      <w:bookmarkStart w:id="90" w:name="_Toc205482250"/>
      <w:r>
        <w:t>Build/Config</w:t>
      </w:r>
    </w:p>
    <w:p w14:paraId="586BC9A3" w14:textId="768A9B32" w:rsidR="00166B27" w:rsidRDefault="000E2EF0" w:rsidP="00166B27">
      <w:pPr>
        <w:pStyle w:val="Heading6"/>
      </w:pPr>
      <w:r>
        <w:t>Wage typ</w:t>
      </w:r>
      <w:r w:rsidR="00921D8A">
        <w:t>e</w:t>
      </w:r>
      <w:r>
        <w:t>s</w:t>
      </w:r>
    </w:p>
    <w:p w14:paraId="05AC21B2" w14:textId="6883A590" w:rsidR="00921D8A" w:rsidRDefault="00921D8A" w:rsidP="00921D8A">
      <w:r>
        <w:t xml:space="preserve">Create </w:t>
      </w:r>
      <w:r w:rsidR="00F7130E">
        <w:t>new WT 9W</w:t>
      </w:r>
      <w:r w:rsidR="004D3D98">
        <w:t>CM</w:t>
      </w:r>
      <w:r w:rsidR="004426A1" w:rsidRPr="004426A1">
        <w:tab/>
        <w:t>EPSS Actual Earnings</w:t>
      </w:r>
      <w:r w:rsidR="004426A1" w:rsidRPr="004426A1">
        <w:tab/>
      </w:r>
      <w:r w:rsidR="004426A1">
        <w:t xml:space="preserve">             </w:t>
      </w:r>
      <w:proofErr w:type="spellStart"/>
      <w:r w:rsidR="004426A1" w:rsidRPr="004426A1">
        <w:t>EPSSActE</w:t>
      </w:r>
      <w:proofErr w:type="spellEnd"/>
    </w:p>
    <w:p w14:paraId="72AAF812" w14:textId="13FC3F39" w:rsidR="004426A1" w:rsidRDefault="001A5150" w:rsidP="00921D8A">
      <w:r>
        <w:t>WT 9WCM is a copy of 9WCA</w:t>
      </w:r>
      <w:r w:rsidR="0008057B">
        <w:t xml:space="preserve">, with adjustments not to include </w:t>
      </w:r>
      <w:r w:rsidR="00C53449">
        <w:t>Rec and extended leave at the all</w:t>
      </w:r>
      <w:r w:rsidR="007B56A9">
        <w:t>-</w:t>
      </w:r>
      <w:r w:rsidR="00C53449">
        <w:t xml:space="preserve"> inc</w:t>
      </w:r>
      <w:r w:rsidR="00BF2932">
        <w:t>lusive rate.</w:t>
      </w:r>
    </w:p>
    <w:p w14:paraId="6E666EE4" w14:textId="4FA33D1E" w:rsidR="009372AE" w:rsidRDefault="0025657E" w:rsidP="00326D42">
      <w:pPr>
        <w:pStyle w:val="Heading6"/>
      </w:pPr>
      <w:r>
        <w:t xml:space="preserve">No change: Rule </w:t>
      </w:r>
      <w:r w:rsidRPr="0025657E">
        <w:t>Z321</w:t>
      </w:r>
      <w:r w:rsidR="0024546E">
        <w:t xml:space="preserve"> </w:t>
      </w:r>
      <w:r w:rsidR="009372AE" w:rsidRPr="009372AE">
        <w:t>To add V0 + Sign on 9WCA</w:t>
      </w:r>
    </w:p>
    <w:p w14:paraId="00AD970B" w14:textId="339E0E5C" w:rsidR="0067551A" w:rsidRDefault="009372AE" w:rsidP="009372AE">
      <w:r>
        <w:t>Rule Z321</w:t>
      </w:r>
      <w:r w:rsidR="00046924">
        <w:t xml:space="preserve"> </w:t>
      </w:r>
      <w:r>
        <w:t>add</w:t>
      </w:r>
      <w:r w:rsidR="00046924">
        <w:t xml:space="preserve">s </w:t>
      </w:r>
      <w:r>
        <w:t>a V0 split to WT 9WCA</w:t>
      </w:r>
      <w:r w:rsidR="00501737">
        <w:t xml:space="preserve"> from IT0014.  WT 9WCA is not from IT0014 and the expectation is that the V0 </w:t>
      </w:r>
      <w:r w:rsidR="00C9099C">
        <w:t xml:space="preserve">added to WT 9WCA </w:t>
      </w:r>
      <w:r w:rsidR="00501737">
        <w:t xml:space="preserve">is </w:t>
      </w:r>
      <w:r w:rsidR="00C9099C">
        <w:t xml:space="preserve">the assignment </w:t>
      </w:r>
      <w:r w:rsidR="00EB773A">
        <w:t xml:space="preserve">number </w:t>
      </w:r>
      <w:r w:rsidR="00951F40">
        <w:t xml:space="preserve">from the IT0014 record last </w:t>
      </w:r>
      <w:r w:rsidR="00951F40">
        <w:lastRenderedPageBreak/>
        <w:t xml:space="preserve">processed/in the header table of P0014. </w:t>
      </w:r>
      <w:r w:rsidR="005A33D3">
        <w:t xml:space="preserve">  Test samples indicates</w:t>
      </w:r>
      <w:r w:rsidR="008E3733">
        <w:t xml:space="preserve"> the assignment number </w:t>
      </w:r>
      <w:proofErr w:type="gramStart"/>
      <w:r w:rsidR="008E3733">
        <w:t xml:space="preserve">of </w:t>
      </w:r>
      <w:r w:rsidR="005A33D3">
        <w:t xml:space="preserve"> WT</w:t>
      </w:r>
      <w:proofErr w:type="gramEnd"/>
      <w:r w:rsidR="005A33D3">
        <w:t xml:space="preserve"> 9WCO was used</w:t>
      </w:r>
      <w:r w:rsidR="008E3733">
        <w:t xml:space="preserve"> </w:t>
      </w:r>
      <w:r w:rsidR="005A33D3">
        <w:t>/ the assumption is that it was the last processed WT.</w:t>
      </w:r>
    </w:p>
    <w:p w14:paraId="10FF0949" w14:textId="59D4152E" w:rsidR="0025657E" w:rsidRDefault="0067551A" w:rsidP="009372AE">
      <w:r>
        <w:t>The rule was not expanded to do the same for WT 9WCM</w:t>
      </w:r>
      <w:r w:rsidR="00217424">
        <w:t xml:space="preserve"> at this stage</w:t>
      </w:r>
      <w:r>
        <w:t>.</w:t>
      </w:r>
    </w:p>
    <w:p w14:paraId="57C9F16F" w14:textId="61017C00" w:rsidR="00326D42" w:rsidRDefault="00BF2932" w:rsidP="00326D42">
      <w:pPr>
        <w:pStyle w:val="Heading6"/>
        <w:rPr>
          <w:rFonts w:ascii="Times New Roman" w:hAnsi="Times New Roman" w:cs="Times New Roman"/>
          <w:sz w:val="24"/>
          <w:szCs w:val="24"/>
        </w:rPr>
      </w:pPr>
      <w:bookmarkStart w:id="91" w:name="_New_Rule:_Z325"/>
      <w:bookmarkEnd w:id="91"/>
      <w:r>
        <w:t xml:space="preserve">New </w:t>
      </w:r>
      <w:r w:rsidR="00326D42">
        <w:t>Rule: Z325 ZEPSS Copy 9WCA to 9WCM, reduce with Rec/Ext</w:t>
      </w:r>
    </w:p>
    <w:p w14:paraId="30595809" w14:textId="341B9534" w:rsidR="000E2EF0" w:rsidRDefault="002D1049" w:rsidP="003A66DC">
      <w:r>
        <w:t>The rule build WT 9WCM</w:t>
      </w:r>
      <w:r w:rsidR="004A39C8">
        <w:t xml:space="preserve"> that is used for EPSS actual earnings</w:t>
      </w:r>
      <w:r>
        <w:t>.</w:t>
      </w:r>
      <w:r w:rsidR="004A39C8">
        <w:t xml:space="preserve"> In the past WT 9WCA was used for EPSS actual earnings. WT 9WCM will be used retrospectively.</w:t>
      </w:r>
    </w:p>
    <w:p w14:paraId="58CD1E74" w14:textId="130C0FFC" w:rsidR="002D1049" w:rsidRDefault="003236CA" w:rsidP="003A66DC">
      <w:r>
        <w:t>WT 9WCM</w:t>
      </w:r>
      <w:r w:rsidR="002D1049">
        <w:t xml:space="preserve"> equals </w:t>
      </w:r>
      <w:r w:rsidR="00A7155C">
        <w:t xml:space="preserve">WT </w:t>
      </w:r>
      <w:r w:rsidR="002D1049">
        <w:t>9WCA</w:t>
      </w:r>
      <w:r w:rsidR="009E2230">
        <w:t>,</w:t>
      </w:r>
      <w:r w:rsidR="002D1049">
        <w:t xml:space="preserve"> and in addition</w:t>
      </w:r>
      <w:r w:rsidR="009E2230">
        <w:t>,</w:t>
      </w:r>
      <w:r w:rsidR="003A4A8A">
        <w:t xml:space="preserve"> the value in 9WCM is reduced with the all</w:t>
      </w:r>
      <w:r w:rsidR="008D0F8F">
        <w:t>-</w:t>
      </w:r>
      <w:r w:rsidR="003A4A8A">
        <w:t>inclusive rate of WTs related to recreational and extended leave</w:t>
      </w:r>
      <w:r w:rsidR="000A50BA">
        <w:t xml:space="preserve"> at 100% worth. </w:t>
      </w:r>
      <w:r w:rsidR="008D0F8F">
        <w:t>Before reducing 9WCM with t</w:t>
      </w:r>
      <w:r w:rsidR="000D2080">
        <w:t>he leave</w:t>
      </w:r>
      <w:r w:rsidR="005D0F73">
        <w:t>,</w:t>
      </w:r>
      <w:r w:rsidR="000D2080">
        <w:t xml:space="preserve"> the values are further adjusted as follows:</w:t>
      </w:r>
    </w:p>
    <w:p w14:paraId="3B1FF349" w14:textId="068A510F" w:rsidR="00AA7DF0" w:rsidRDefault="00AA7DF0" w:rsidP="003A66DC">
      <w:pPr>
        <w:pStyle w:val="ListParagraph"/>
        <w:numPr>
          <w:ilvl w:val="0"/>
          <w:numId w:val="6"/>
        </w:numPr>
      </w:pPr>
      <w:r>
        <w:t xml:space="preserve">The all-inclusive rate leave is increased </w:t>
      </w:r>
      <w:r w:rsidR="00E74493">
        <w:t>in case of purchase leave agreements</w:t>
      </w:r>
      <w:r w:rsidR="00E04530">
        <w:t xml:space="preserve"> to get 100% worth.</w:t>
      </w:r>
    </w:p>
    <w:p w14:paraId="0A755B97" w14:textId="4073F237" w:rsidR="00AA7DF0" w:rsidRDefault="00AA7DF0" w:rsidP="003A66DC">
      <w:pPr>
        <w:pStyle w:val="ListParagraph"/>
        <w:numPr>
          <w:ilvl w:val="0"/>
          <w:numId w:val="6"/>
        </w:numPr>
      </w:pPr>
      <w:r>
        <w:t>The all-inclusive rate Half pay leave is multiplied with 2 to get 100%.</w:t>
      </w:r>
    </w:p>
    <w:p w14:paraId="62430A54" w14:textId="36FAA57B" w:rsidR="003F4708" w:rsidRDefault="003F4708" w:rsidP="003A66DC">
      <w:r>
        <w:t xml:space="preserve">Noted: Extended double </w:t>
      </w:r>
      <w:proofErr w:type="gramStart"/>
      <w:r>
        <w:t>pay</w:t>
      </w:r>
      <w:proofErr w:type="gramEnd"/>
      <w:r>
        <w:t xml:space="preserve"> only </w:t>
      </w:r>
      <w:r w:rsidR="004E57A4">
        <w:t xml:space="preserve">have 100% of the leave </w:t>
      </w:r>
      <w:r w:rsidR="000C6FAB">
        <w:t>added to 9WCA and subsequently only 100% at the all</w:t>
      </w:r>
      <w:r w:rsidR="00326D42">
        <w:t>-</w:t>
      </w:r>
      <w:r w:rsidR="000C6FAB">
        <w:t xml:space="preserve"> inclusive rate reduces </w:t>
      </w:r>
      <w:r w:rsidR="00DC56D7">
        <w:t>9WCM.</w:t>
      </w:r>
    </w:p>
    <w:p w14:paraId="2211BC5F" w14:textId="6CFF501E" w:rsidR="00F552F4" w:rsidRDefault="00F552F4" w:rsidP="00F552F4">
      <w:pPr>
        <w:pStyle w:val="Heading6"/>
      </w:pPr>
      <w:r>
        <w:t>Change rule</w:t>
      </w:r>
      <w:r w:rsidR="00930C59">
        <w:t>:</w:t>
      </w:r>
      <w:r>
        <w:t xml:space="preserve"> </w:t>
      </w:r>
      <w:r w:rsidR="00DD525A" w:rsidRPr="00DD525A">
        <w:t>Z316 Add amounts in Variables for EPSS Calc</w:t>
      </w:r>
    </w:p>
    <w:p w14:paraId="4C79D0A8" w14:textId="77777777" w:rsidR="00646BC9" w:rsidRDefault="00646BC9" w:rsidP="00646BC9">
      <w:pPr>
        <w:autoSpaceDE w:val="0"/>
        <w:autoSpaceDN w:val="0"/>
        <w:adjustRightInd w:val="0"/>
        <w:spacing w:before="120" w:after="0" w:line="240" w:lineRule="auto"/>
        <w:ind w:left="566" w:right="2"/>
        <w:rPr>
          <w:rFonts w:ascii="Times New Roman" w:hAnsi="Times New Roman" w:cs="Times New Roman"/>
          <w:kern w:val="0"/>
          <w:sz w:val="24"/>
          <w:szCs w:val="24"/>
        </w:rPr>
      </w:pPr>
      <w:r>
        <w:rPr>
          <w:rFonts w:ascii="Arial" w:hAnsi="Arial" w:cs="Arial"/>
          <w:color w:val="000000"/>
          <w:kern w:val="0"/>
          <w:sz w:val="20"/>
          <w:szCs w:val="20"/>
        </w:rPr>
        <w:t xml:space="preserve">Rule Z316 adds the actual earnings for week1/week2 to EPSS Period 1 actual earning WT's 9WK1 9WK2. The earnings are derived from WT 9WCA and WT 4901. WT 9WK1/2 has the pay week indicated in CNTR3. </w:t>
      </w:r>
    </w:p>
    <w:p w14:paraId="78468C9A" w14:textId="77777777" w:rsidR="00646BC9" w:rsidRDefault="00646BC9" w:rsidP="00646BC9">
      <w:pPr>
        <w:autoSpaceDE w:val="0"/>
        <w:autoSpaceDN w:val="0"/>
        <w:adjustRightInd w:val="0"/>
        <w:spacing w:before="120" w:after="0" w:line="240" w:lineRule="auto"/>
        <w:ind w:left="566" w:right="2"/>
        <w:rPr>
          <w:rFonts w:ascii="Times New Roman" w:hAnsi="Times New Roman" w:cs="Times New Roman"/>
          <w:kern w:val="0"/>
          <w:sz w:val="24"/>
          <w:szCs w:val="24"/>
        </w:rPr>
      </w:pPr>
      <w:r>
        <w:rPr>
          <w:rFonts w:ascii="Arial" w:hAnsi="Arial" w:cs="Arial"/>
          <w:color w:val="000000"/>
          <w:kern w:val="0"/>
          <w:sz w:val="20"/>
          <w:szCs w:val="20"/>
        </w:rPr>
        <w:t xml:space="preserve">The rule is changed to form 9WK1 and 9WK2 from WT 9WCM instead of from WT 9WCA during EPSS phase </w:t>
      </w:r>
      <w:proofErr w:type="gramStart"/>
      <w:r>
        <w:rPr>
          <w:rFonts w:ascii="Arial" w:hAnsi="Arial" w:cs="Arial"/>
          <w:color w:val="000000"/>
          <w:kern w:val="0"/>
          <w:sz w:val="20"/>
          <w:szCs w:val="20"/>
        </w:rPr>
        <w:t>4 .</w:t>
      </w:r>
      <w:proofErr w:type="gramEnd"/>
      <w:r>
        <w:rPr>
          <w:rFonts w:ascii="Arial" w:hAnsi="Arial" w:cs="Arial"/>
          <w:color w:val="000000"/>
          <w:kern w:val="0"/>
          <w:sz w:val="20"/>
          <w:szCs w:val="20"/>
        </w:rPr>
        <w:t xml:space="preserve"> WT9WCM is less than WT 9WCA with recreational and extended leave values at the all-inclusive rate.  These leave types are to double dip via the leave payment and again via the EPSS top up (if applicable). This change is retrospective.</w:t>
      </w:r>
    </w:p>
    <w:p w14:paraId="458CEC67" w14:textId="77777777" w:rsidR="00646BC9" w:rsidRDefault="00646BC9" w:rsidP="00646BC9">
      <w:pPr>
        <w:autoSpaceDE w:val="0"/>
        <w:autoSpaceDN w:val="0"/>
        <w:adjustRightInd w:val="0"/>
        <w:spacing w:before="120" w:after="0" w:line="240" w:lineRule="auto"/>
        <w:ind w:left="566" w:right="2"/>
        <w:rPr>
          <w:rFonts w:ascii="Times New Roman" w:hAnsi="Times New Roman" w:cs="Times New Roman"/>
          <w:kern w:val="0"/>
          <w:sz w:val="24"/>
          <w:szCs w:val="24"/>
        </w:rPr>
      </w:pPr>
      <w:r>
        <w:rPr>
          <w:rFonts w:ascii="Arial" w:hAnsi="Arial" w:cs="Arial"/>
          <w:color w:val="000000"/>
          <w:kern w:val="0"/>
          <w:sz w:val="20"/>
          <w:szCs w:val="20"/>
        </w:rPr>
        <w:t>9WCA</w:t>
      </w:r>
      <w:r>
        <w:rPr>
          <w:rFonts w:ascii="Arial" w:hAnsi="Arial" w:cs="Arial"/>
          <w:color w:val="000000"/>
          <w:kern w:val="0"/>
          <w:sz w:val="20"/>
          <w:szCs w:val="20"/>
        </w:rPr>
        <w:tab/>
      </w:r>
      <w:proofErr w:type="spellStart"/>
      <w:r>
        <w:rPr>
          <w:rFonts w:ascii="Arial" w:hAnsi="Arial" w:cs="Arial"/>
          <w:color w:val="000000"/>
          <w:kern w:val="0"/>
          <w:sz w:val="20"/>
          <w:szCs w:val="20"/>
        </w:rPr>
        <w:t>WComp</w:t>
      </w:r>
      <w:proofErr w:type="spellEnd"/>
      <w:r>
        <w:rPr>
          <w:rFonts w:ascii="Arial" w:hAnsi="Arial" w:cs="Arial"/>
          <w:color w:val="000000"/>
          <w:kern w:val="0"/>
          <w:sz w:val="20"/>
          <w:szCs w:val="20"/>
        </w:rPr>
        <w:t xml:space="preserve"> Actual Earn</w:t>
      </w:r>
    </w:p>
    <w:p w14:paraId="4A55FA04" w14:textId="77777777" w:rsidR="00646BC9" w:rsidRDefault="00646BC9" w:rsidP="00646BC9">
      <w:pPr>
        <w:autoSpaceDE w:val="0"/>
        <w:autoSpaceDN w:val="0"/>
        <w:adjustRightInd w:val="0"/>
        <w:spacing w:before="120" w:after="0" w:line="240" w:lineRule="auto"/>
        <w:ind w:left="566" w:right="2"/>
        <w:rPr>
          <w:rFonts w:ascii="Times New Roman" w:hAnsi="Times New Roman" w:cs="Times New Roman"/>
          <w:kern w:val="0"/>
          <w:sz w:val="24"/>
          <w:szCs w:val="24"/>
        </w:rPr>
      </w:pPr>
      <w:r>
        <w:rPr>
          <w:rFonts w:ascii="Arial" w:hAnsi="Arial" w:cs="Arial"/>
          <w:color w:val="000000"/>
          <w:kern w:val="0"/>
          <w:sz w:val="20"/>
          <w:szCs w:val="20"/>
        </w:rPr>
        <w:t>9WCM</w:t>
      </w:r>
      <w:r>
        <w:rPr>
          <w:rFonts w:ascii="Arial" w:hAnsi="Arial" w:cs="Arial"/>
          <w:color w:val="000000"/>
          <w:kern w:val="0"/>
          <w:sz w:val="20"/>
          <w:szCs w:val="20"/>
        </w:rPr>
        <w:tab/>
        <w:t>EPSS Actual Earnings</w:t>
      </w:r>
    </w:p>
    <w:p w14:paraId="5F655A0C" w14:textId="77777777" w:rsidR="00646BC9" w:rsidRDefault="00646BC9" w:rsidP="00646BC9">
      <w:pPr>
        <w:autoSpaceDE w:val="0"/>
        <w:autoSpaceDN w:val="0"/>
        <w:adjustRightInd w:val="0"/>
        <w:spacing w:before="120" w:after="0" w:line="240" w:lineRule="auto"/>
        <w:ind w:left="566" w:right="2"/>
        <w:rPr>
          <w:rFonts w:ascii="Times New Roman" w:hAnsi="Times New Roman" w:cs="Times New Roman"/>
          <w:kern w:val="0"/>
          <w:sz w:val="24"/>
          <w:szCs w:val="24"/>
        </w:rPr>
      </w:pPr>
      <w:r>
        <w:rPr>
          <w:rFonts w:ascii="Arial" w:hAnsi="Arial" w:cs="Arial"/>
          <w:color w:val="000000"/>
          <w:kern w:val="0"/>
          <w:sz w:val="20"/>
          <w:szCs w:val="20"/>
        </w:rPr>
        <w:t>4901</w:t>
      </w:r>
      <w:r>
        <w:rPr>
          <w:rFonts w:ascii="Arial" w:hAnsi="Arial" w:cs="Arial"/>
          <w:color w:val="000000"/>
          <w:kern w:val="0"/>
          <w:sz w:val="20"/>
          <w:szCs w:val="20"/>
        </w:rPr>
        <w:tab/>
        <w:t>Workers Compensation</w:t>
      </w:r>
    </w:p>
    <w:p w14:paraId="4E3C5C18" w14:textId="77777777" w:rsidR="00646BC9" w:rsidRDefault="00646BC9" w:rsidP="00646BC9">
      <w:pPr>
        <w:autoSpaceDE w:val="0"/>
        <w:autoSpaceDN w:val="0"/>
        <w:adjustRightInd w:val="0"/>
        <w:spacing w:before="120" w:after="0" w:line="240" w:lineRule="auto"/>
        <w:ind w:left="566" w:right="2"/>
        <w:rPr>
          <w:rFonts w:ascii="Arial" w:hAnsi="Arial" w:cs="Arial"/>
          <w:color w:val="000000"/>
          <w:kern w:val="0"/>
          <w:sz w:val="20"/>
          <w:szCs w:val="20"/>
        </w:rPr>
      </w:pPr>
    </w:p>
    <w:p w14:paraId="7CA5E779" w14:textId="77777777" w:rsidR="00646BC9" w:rsidRDefault="00646BC9" w:rsidP="00646BC9">
      <w:pPr>
        <w:autoSpaceDE w:val="0"/>
        <w:autoSpaceDN w:val="0"/>
        <w:adjustRightInd w:val="0"/>
        <w:spacing w:before="120" w:after="0" w:line="240" w:lineRule="auto"/>
        <w:ind w:left="566" w:right="2"/>
        <w:rPr>
          <w:rFonts w:ascii="Times New Roman" w:hAnsi="Times New Roman" w:cs="Times New Roman"/>
          <w:kern w:val="0"/>
          <w:sz w:val="24"/>
          <w:szCs w:val="24"/>
        </w:rPr>
      </w:pPr>
      <w:r>
        <w:rPr>
          <w:rFonts w:ascii="Arial" w:hAnsi="Arial" w:cs="Arial"/>
          <w:color w:val="000000"/>
          <w:kern w:val="0"/>
          <w:sz w:val="20"/>
          <w:szCs w:val="20"/>
        </w:rPr>
        <w:t>9WK1</w:t>
      </w:r>
      <w:r>
        <w:rPr>
          <w:rFonts w:ascii="Arial" w:hAnsi="Arial" w:cs="Arial"/>
          <w:color w:val="000000"/>
          <w:kern w:val="0"/>
          <w:sz w:val="20"/>
          <w:szCs w:val="20"/>
        </w:rPr>
        <w:tab/>
      </w:r>
      <w:r>
        <w:rPr>
          <w:rFonts w:ascii="Arial" w:hAnsi="Arial" w:cs="Arial"/>
          <w:color w:val="000000"/>
          <w:kern w:val="0"/>
          <w:sz w:val="20"/>
          <w:szCs w:val="20"/>
        </w:rPr>
        <w:tab/>
        <w:t>ORP Week 1</w:t>
      </w:r>
    </w:p>
    <w:p w14:paraId="03ADF63C" w14:textId="77777777" w:rsidR="00646BC9" w:rsidRDefault="1B2EFF32" w:rsidP="00646BC9">
      <w:pPr>
        <w:autoSpaceDE w:val="0"/>
        <w:autoSpaceDN w:val="0"/>
        <w:adjustRightInd w:val="0"/>
        <w:spacing w:before="120" w:after="0" w:line="240" w:lineRule="auto"/>
        <w:ind w:left="566" w:right="2"/>
        <w:rPr>
          <w:rFonts w:ascii="Times New Roman" w:hAnsi="Times New Roman" w:cs="Times New Roman"/>
          <w:kern w:val="0"/>
          <w:sz w:val="24"/>
          <w:szCs w:val="24"/>
        </w:rPr>
      </w:pPr>
      <w:r>
        <w:rPr>
          <w:rFonts w:ascii="Arial" w:hAnsi="Arial" w:cs="Arial"/>
          <w:color w:val="000000"/>
          <w:kern w:val="0"/>
          <w:sz w:val="20"/>
          <w:szCs w:val="20"/>
        </w:rPr>
        <w:t>9WK2</w:t>
      </w:r>
      <w:r w:rsidR="00646BC9">
        <w:rPr>
          <w:rFonts w:ascii="Arial" w:hAnsi="Arial" w:cs="Arial"/>
          <w:color w:val="000000"/>
          <w:kern w:val="0"/>
          <w:sz w:val="20"/>
          <w:szCs w:val="20"/>
        </w:rPr>
        <w:tab/>
      </w:r>
      <w:r w:rsidR="00646BC9">
        <w:rPr>
          <w:rFonts w:ascii="Arial" w:hAnsi="Arial" w:cs="Arial"/>
          <w:color w:val="000000"/>
          <w:kern w:val="0"/>
          <w:sz w:val="20"/>
          <w:szCs w:val="20"/>
        </w:rPr>
        <w:tab/>
      </w:r>
      <w:r>
        <w:rPr>
          <w:rFonts w:ascii="Arial" w:hAnsi="Arial" w:cs="Arial"/>
          <w:color w:val="000000"/>
          <w:kern w:val="0"/>
          <w:sz w:val="20"/>
          <w:szCs w:val="20"/>
        </w:rPr>
        <w:t>ORP Week 2</w:t>
      </w:r>
    </w:p>
    <w:p w14:paraId="593A1241" w14:textId="47669CC6" w:rsidR="46C671A8" w:rsidRDefault="46C671A8" w:rsidP="0B92480D">
      <w:pPr>
        <w:spacing w:before="120" w:after="0" w:line="240" w:lineRule="auto"/>
        <w:ind w:right="2"/>
      </w:pPr>
      <w:r w:rsidRPr="0B92480D">
        <w:rPr>
          <w:rFonts w:asciiTheme="majorHAnsi" w:eastAsiaTheme="majorEastAsia" w:hAnsiTheme="majorHAnsi" w:cstheme="majorBidi"/>
          <w:color w:val="1F3763"/>
        </w:rPr>
        <w:t xml:space="preserve">New Rule: Z329 - Add Rec &amp; Extended </w:t>
      </w:r>
      <w:proofErr w:type="spellStart"/>
      <w:r w:rsidRPr="0B92480D">
        <w:rPr>
          <w:rFonts w:asciiTheme="majorHAnsi" w:eastAsiaTheme="majorEastAsia" w:hAnsiTheme="majorHAnsi" w:cstheme="majorBidi"/>
          <w:color w:val="1F3763"/>
        </w:rPr>
        <w:t>Lv</w:t>
      </w:r>
      <w:proofErr w:type="spellEnd"/>
      <w:r w:rsidRPr="0B92480D">
        <w:rPr>
          <w:rFonts w:asciiTheme="majorHAnsi" w:eastAsiaTheme="majorEastAsia" w:hAnsiTheme="majorHAnsi" w:cstheme="majorBidi"/>
          <w:color w:val="1F3763"/>
        </w:rPr>
        <w:t xml:space="preserve"> and 9WCA amounts in a Variables</w:t>
      </w:r>
    </w:p>
    <w:p w14:paraId="03D26CD1" w14:textId="5DB1DFCA" w:rsidR="46C671A8" w:rsidRDefault="46C671A8" w:rsidP="0B92480D">
      <w:pPr>
        <w:spacing w:before="120" w:after="0" w:line="240" w:lineRule="auto"/>
        <w:ind w:right="2"/>
        <w:rPr>
          <w:rFonts w:asciiTheme="majorHAnsi" w:eastAsiaTheme="majorEastAsia" w:hAnsiTheme="majorHAnsi" w:cstheme="majorBidi"/>
          <w:color w:val="1F3763"/>
        </w:rPr>
      </w:pPr>
      <w:r w:rsidRPr="0B92480D">
        <w:rPr>
          <w:rFonts w:asciiTheme="majorHAnsi" w:eastAsiaTheme="majorEastAsia" w:hAnsiTheme="majorHAnsi" w:cstheme="majorBidi"/>
          <w:color w:val="1F3763"/>
        </w:rPr>
        <w:t xml:space="preserve">An Issue was discovered in Tracker Item #93 where if the </w:t>
      </w:r>
      <w:r w:rsidR="250A1015" w:rsidRPr="0B92480D">
        <w:rPr>
          <w:rFonts w:asciiTheme="majorHAnsi" w:eastAsiaTheme="majorEastAsia" w:hAnsiTheme="majorHAnsi" w:cstheme="majorBidi"/>
          <w:color w:val="1F3763"/>
        </w:rPr>
        <w:t xml:space="preserve">Rec/ Extended </w:t>
      </w:r>
      <w:r w:rsidRPr="0B92480D">
        <w:rPr>
          <w:rFonts w:asciiTheme="majorHAnsi" w:eastAsiaTheme="majorEastAsia" w:hAnsiTheme="majorHAnsi" w:cstheme="majorBidi"/>
          <w:color w:val="1F3763"/>
        </w:rPr>
        <w:t xml:space="preserve">Leave hours are more than </w:t>
      </w:r>
      <w:proofErr w:type="spellStart"/>
      <w:r w:rsidRPr="0B92480D">
        <w:rPr>
          <w:rFonts w:asciiTheme="majorHAnsi" w:eastAsiaTheme="majorEastAsia" w:hAnsiTheme="majorHAnsi" w:cstheme="majorBidi"/>
          <w:color w:val="1F3763"/>
        </w:rPr>
        <w:t>stadard</w:t>
      </w:r>
      <w:proofErr w:type="spellEnd"/>
      <w:r w:rsidRPr="0B92480D">
        <w:rPr>
          <w:rFonts w:asciiTheme="majorHAnsi" w:eastAsiaTheme="majorEastAsia" w:hAnsiTheme="majorHAnsi" w:cstheme="majorBidi"/>
          <w:color w:val="1F3763"/>
        </w:rPr>
        <w:t xml:space="preserve"> hours the proration went wrong. This happened for Rostered employees on Rotating shifts.</w:t>
      </w:r>
    </w:p>
    <w:p w14:paraId="2D638AC1" w14:textId="5D951CD9" w:rsidR="0B92480D" w:rsidRDefault="0B92480D" w:rsidP="0B92480D">
      <w:pPr>
        <w:spacing w:before="120" w:after="0" w:line="240" w:lineRule="auto"/>
        <w:ind w:right="2"/>
        <w:rPr>
          <w:rFonts w:asciiTheme="majorHAnsi" w:eastAsiaTheme="majorEastAsia" w:hAnsiTheme="majorHAnsi" w:cstheme="majorBidi"/>
          <w:color w:val="1F3763"/>
        </w:rPr>
      </w:pPr>
    </w:p>
    <w:p w14:paraId="02861267" w14:textId="6122CE95" w:rsidR="7D3F2F76" w:rsidRDefault="7D3F2F76" w:rsidP="0B92480D">
      <w:pPr>
        <w:spacing w:before="120" w:after="0" w:line="240" w:lineRule="auto"/>
        <w:ind w:right="2"/>
        <w:rPr>
          <w:rFonts w:asciiTheme="majorHAnsi" w:eastAsiaTheme="majorEastAsia" w:hAnsiTheme="majorHAnsi" w:cstheme="majorBidi"/>
          <w:color w:val="1F3763"/>
        </w:rPr>
      </w:pPr>
      <w:r w:rsidRPr="0B92480D">
        <w:rPr>
          <w:rFonts w:asciiTheme="majorHAnsi" w:eastAsiaTheme="majorEastAsia" w:hAnsiTheme="majorHAnsi" w:cstheme="majorBidi"/>
          <w:color w:val="1F3763"/>
        </w:rPr>
        <w:t xml:space="preserve">New Logic was given by David where if the Leave earnings are more than 9WCA we </w:t>
      </w:r>
      <w:r w:rsidR="4E52BA9B" w:rsidRPr="0B92480D">
        <w:rPr>
          <w:rFonts w:asciiTheme="majorHAnsi" w:eastAsiaTheme="majorEastAsia" w:hAnsiTheme="majorHAnsi" w:cstheme="majorBidi"/>
          <w:color w:val="1F3763"/>
        </w:rPr>
        <w:t>capped the leave earning to 9WCA so essentially the 9WCM became 0. As 9WCM = 9WCA – Rec &amp; Extended Leave.</w:t>
      </w:r>
    </w:p>
    <w:p w14:paraId="65BD1F59" w14:textId="470817C1" w:rsidR="0B92480D" w:rsidRDefault="0B92480D" w:rsidP="0B92480D">
      <w:pPr>
        <w:spacing w:before="120" w:after="0" w:line="240" w:lineRule="auto"/>
        <w:ind w:right="2"/>
        <w:rPr>
          <w:rFonts w:asciiTheme="majorHAnsi" w:eastAsiaTheme="majorEastAsia" w:hAnsiTheme="majorHAnsi" w:cstheme="majorBidi"/>
          <w:color w:val="1F3763"/>
        </w:rPr>
      </w:pPr>
    </w:p>
    <w:p w14:paraId="3E570E00" w14:textId="1A11686A" w:rsidR="4E52BA9B" w:rsidRDefault="4E52BA9B" w:rsidP="0B92480D">
      <w:pPr>
        <w:spacing w:before="120" w:after="0" w:line="240" w:lineRule="auto"/>
        <w:ind w:right="2"/>
        <w:rPr>
          <w:rFonts w:asciiTheme="majorHAnsi" w:eastAsiaTheme="majorEastAsia" w:hAnsiTheme="majorHAnsi" w:cstheme="majorBidi"/>
          <w:color w:val="1F3763"/>
        </w:rPr>
      </w:pPr>
      <w:r w:rsidRPr="0B92480D">
        <w:rPr>
          <w:rFonts w:asciiTheme="majorHAnsi" w:eastAsiaTheme="majorEastAsia" w:hAnsiTheme="majorHAnsi" w:cstheme="majorBidi"/>
          <w:color w:val="1F3763"/>
        </w:rPr>
        <w:t>2 separate docs are created on this new Logic and Unit Testing.</w:t>
      </w:r>
    </w:p>
    <w:p w14:paraId="5D586886" w14:textId="57C6D20C" w:rsidR="0B92480D" w:rsidRDefault="0B92480D" w:rsidP="0B92480D">
      <w:pPr>
        <w:spacing w:before="120" w:after="0" w:line="240" w:lineRule="auto"/>
        <w:ind w:right="2"/>
        <w:rPr>
          <w:rFonts w:asciiTheme="majorHAnsi" w:eastAsiaTheme="majorEastAsia" w:hAnsiTheme="majorHAnsi" w:cstheme="majorBidi"/>
          <w:color w:val="1F3763"/>
        </w:rPr>
      </w:pPr>
    </w:p>
    <w:p w14:paraId="149A11E1" w14:textId="2558C658" w:rsidR="5307BA6E" w:rsidRDefault="5307BA6E" w:rsidP="0B92480D">
      <w:pPr>
        <w:spacing w:before="120" w:after="0" w:line="240" w:lineRule="auto"/>
        <w:ind w:right="2"/>
        <w:rPr>
          <w:rFonts w:asciiTheme="majorHAnsi" w:eastAsiaTheme="majorEastAsia" w:hAnsiTheme="majorHAnsi" w:cstheme="majorBidi"/>
          <w:color w:val="1F3763"/>
        </w:rPr>
      </w:pPr>
      <w:r w:rsidRPr="0B92480D">
        <w:rPr>
          <w:rFonts w:asciiTheme="majorHAnsi" w:eastAsiaTheme="majorEastAsia" w:hAnsiTheme="majorHAnsi" w:cstheme="majorBidi"/>
          <w:color w:val="1F3763"/>
        </w:rPr>
        <w:t>Rule Z329 was created to add the Leave hours to Variables. Separate Logic is added for STP2 Go-live pre and post periods</w:t>
      </w:r>
    </w:p>
    <w:p w14:paraId="38864591" w14:textId="2FED78B8" w:rsidR="0B92480D" w:rsidRDefault="0B92480D" w:rsidP="0B92480D">
      <w:pPr>
        <w:spacing w:before="120" w:after="0" w:line="240" w:lineRule="auto"/>
        <w:ind w:right="2"/>
        <w:rPr>
          <w:rFonts w:asciiTheme="majorHAnsi" w:eastAsiaTheme="majorEastAsia" w:hAnsiTheme="majorHAnsi" w:cstheme="majorBidi"/>
          <w:color w:val="1F3763"/>
        </w:rPr>
      </w:pPr>
    </w:p>
    <w:p w14:paraId="68349640" w14:textId="0AFF64EF" w:rsidR="7AB6F26F" w:rsidRDefault="7AB6F26F" w:rsidP="0B92480D">
      <w:pPr>
        <w:spacing w:before="120" w:after="0" w:line="240" w:lineRule="auto"/>
        <w:ind w:right="2"/>
      </w:pPr>
      <w:r>
        <w:rPr>
          <w:noProof/>
        </w:rPr>
        <w:lastRenderedPageBreak/>
        <w:drawing>
          <wp:inline distT="0" distB="0" distL="0" distR="0" wp14:anchorId="7E1D3327" wp14:editId="3967D6D0">
            <wp:extent cx="4105275" cy="4391025"/>
            <wp:effectExtent l="0" t="0" r="0" b="0"/>
            <wp:docPr id="10979435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43529" name=""/>
                    <pic:cNvPicPr/>
                  </pic:nvPicPr>
                  <pic:blipFill>
                    <a:blip r:embed="rId25">
                      <a:extLst>
                        <a:ext uri="{28A0092B-C50C-407E-A947-70E740481C1C}">
                          <a14:useLocalDpi xmlns:a14="http://schemas.microsoft.com/office/drawing/2010/main" val="0"/>
                        </a:ext>
                      </a:extLst>
                    </a:blip>
                    <a:stretch>
                      <a:fillRect/>
                    </a:stretch>
                  </pic:blipFill>
                  <pic:spPr>
                    <a:xfrm>
                      <a:off x="0" y="0"/>
                      <a:ext cx="4105275" cy="4391025"/>
                    </a:xfrm>
                    <a:prstGeom prst="rect">
                      <a:avLst/>
                    </a:prstGeom>
                  </pic:spPr>
                </pic:pic>
              </a:graphicData>
            </a:graphic>
          </wp:inline>
        </w:drawing>
      </w:r>
    </w:p>
    <w:p w14:paraId="491E6E01" w14:textId="248CEA35" w:rsidR="0B92480D" w:rsidRDefault="0B92480D" w:rsidP="0B92480D">
      <w:pPr>
        <w:spacing w:before="120" w:after="0" w:line="240" w:lineRule="auto"/>
        <w:ind w:right="2"/>
      </w:pPr>
    </w:p>
    <w:p w14:paraId="006D2DFD" w14:textId="5BB2B29A" w:rsidR="7AB6F26F" w:rsidRDefault="7AB6F26F" w:rsidP="0B92480D">
      <w:pPr>
        <w:spacing w:before="120" w:after="0" w:line="240" w:lineRule="auto"/>
        <w:ind w:right="2"/>
      </w:pPr>
      <w:r>
        <w:rPr>
          <w:noProof/>
        </w:rPr>
        <w:lastRenderedPageBreak/>
        <w:drawing>
          <wp:inline distT="0" distB="0" distL="0" distR="0" wp14:anchorId="2B5BBC58" wp14:editId="00C7510D">
            <wp:extent cx="5133975" cy="5724525"/>
            <wp:effectExtent l="0" t="0" r="0" b="0"/>
            <wp:docPr id="813946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46672" name=""/>
                    <pic:cNvPicPr/>
                  </pic:nvPicPr>
                  <pic:blipFill>
                    <a:blip r:embed="rId26">
                      <a:extLst>
                        <a:ext uri="{28A0092B-C50C-407E-A947-70E740481C1C}">
                          <a14:useLocalDpi xmlns:a14="http://schemas.microsoft.com/office/drawing/2010/main" val="0"/>
                        </a:ext>
                      </a:extLst>
                    </a:blip>
                    <a:stretch>
                      <a:fillRect/>
                    </a:stretch>
                  </pic:blipFill>
                  <pic:spPr>
                    <a:xfrm>
                      <a:off x="0" y="0"/>
                      <a:ext cx="5133975" cy="5724525"/>
                    </a:xfrm>
                    <a:prstGeom prst="rect">
                      <a:avLst/>
                    </a:prstGeom>
                  </pic:spPr>
                </pic:pic>
              </a:graphicData>
            </a:graphic>
          </wp:inline>
        </w:drawing>
      </w:r>
    </w:p>
    <w:p w14:paraId="28704D28" w14:textId="7E06BB0F" w:rsidR="7AB6F26F" w:rsidRDefault="7AB6F26F" w:rsidP="0B92480D">
      <w:pPr>
        <w:spacing w:before="120" w:after="0" w:line="240" w:lineRule="auto"/>
        <w:ind w:right="2"/>
      </w:pPr>
      <w:r>
        <w:rPr>
          <w:noProof/>
        </w:rPr>
        <w:lastRenderedPageBreak/>
        <w:drawing>
          <wp:inline distT="0" distB="0" distL="0" distR="0" wp14:anchorId="15CDE368" wp14:editId="4CD6F597">
            <wp:extent cx="4810125" cy="5724525"/>
            <wp:effectExtent l="0" t="0" r="0" b="0"/>
            <wp:docPr id="14663445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44501" name=""/>
                    <pic:cNvPicPr/>
                  </pic:nvPicPr>
                  <pic:blipFill>
                    <a:blip r:embed="rId27">
                      <a:extLst>
                        <a:ext uri="{28A0092B-C50C-407E-A947-70E740481C1C}">
                          <a14:useLocalDpi xmlns:a14="http://schemas.microsoft.com/office/drawing/2010/main" val="0"/>
                        </a:ext>
                      </a:extLst>
                    </a:blip>
                    <a:stretch>
                      <a:fillRect/>
                    </a:stretch>
                  </pic:blipFill>
                  <pic:spPr>
                    <a:xfrm>
                      <a:off x="0" y="0"/>
                      <a:ext cx="4810125" cy="5724525"/>
                    </a:xfrm>
                    <a:prstGeom prst="rect">
                      <a:avLst/>
                    </a:prstGeom>
                  </pic:spPr>
                </pic:pic>
              </a:graphicData>
            </a:graphic>
          </wp:inline>
        </w:drawing>
      </w:r>
    </w:p>
    <w:p w14:paraId="4311DC5C" w14:textId="4D7A0FB7" w:rsidR="0B92480D" w:rsidRDefault="0B92480D" w:rsidP="0B92480D">
      <w:pPr>
        <w:spacing w:before="120" w:after="0" w:line="240" w:lineRule="auto"/>
        <w:ind w:right="2"/>
      </w:pPr>
    </w:p>
    <w:p w14:paraId="2377DAFC" w14:textId="7911B80A" w:rsidR="080C27EA" w:rsidRDefault="080C27EA" w:rsidP="0B92480D">
      <w:pPr>
        <w:pStyle w:val="Heading7"/>
      </w:pPr>
      <w:r>
        <w:lastRenderedPageBreak/>
        <w:t>New Rule: Z330: Drop 9WCM if negative only when Rec &amp; Ext Leave are more than 9WCA</w:t>
      </w:r>
    </w:p>
    <w:p w14:paraId="75683615" w14:textId="060E5375" w:rsidR="080C27EA" w:rsidRDefault="080C27EA" w:rsidP="0B92480D">
      <w:pPr>
        <w:spacing w:before="120" w:after="0" w:line="240" w:lineRule="auto"/>
        <w:ind w:right="2"/>
      </w:pPr>
      <w:r>
        <w:rPr>
          <w:noProof/>
        </w:rPr>
        <w:drawing>
          <wp:inline distT="0" distB="0" distL="0" distR="0" wp14:anchorId="2BED43D5" wp14:editId="1D96666B">
            <wp:extent cx="5114925" cy="4943475"/>
            <wp:effectExtent l="0" t="0" r="0" b="0"/>
            <wp:docPr id="1312237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37784" name=""/>
                    <pic:cNvPicPr/>
                  </pic:nvPicPr>
                  <pic:blipFill>
                    <a:blip r:embed="rId28">
                      <a:extLst>
                        <a:ext uri="{28A0092B-C50C-407E-A947-70E740481C1C}">
                          <a14:useLocalDpi xmlns:a14="http://schemas.microsoft.com/office/drawing/2010/main" val="0"/>
                        </a:ext>
                      </a:extLst>
                    </a:blip>
                    <a:stretch>
                      <a:fillRect/>
                    </a:stretch>
                  </pic:blipFill>
                  <pic:spPr>
                    <a:xfrm>
                      <a:off x="0" y="0"/>
                      <a:ext cx="5114925" cy="4943475"/>
                    </a:xfrm>
                    <a:prstGeom prst="rect">
                      <a:avLst/>
                    </a:prstGeom>
                  </pic:spPr>
                </pic:pic>
              </a:graphicData>
            </a:graphic>
          </wp:inline>
        </w:drawing>
      </w:r>
    </w:p>
    <w:p w14:paraId="3E4DD2F1" w14:textId="2E83E406" w:rsidR="0B92480D" w:rsidRDefault="0B92480D" w:rsidP="0B92480D">
      <w:pPr>
        <w:spacing w:before="120" w:after="0" w:line="240" w:lineRule="auto"/>
        <w:ind w:right="2"/>
      </w:pPr>
    </w:p>
    <w:p w14:paraId="7F84AACA" w14:textId="40BA9CE7" w:rsidR="080C27EA" w:rsidRDefault="080C27EA" w:rsidP="0B92480D">
      <w:pPr>
        <w:spacing w:before="120" w:after="0" w:line="240" w:lineRule="auto"/>
        <w:ind w:right="2"/>
      </w:pPr>
      <w:r>
        <w:t>Changed: Schema ZWC3: Added new Rules here.</w:t>
      </w:r>
    </w:p>
    <w:p w14:paraId="5859E128" w14:textId="69059660" w:rsidR="0B92480D" w:rsidRDefault="0B92480D" w:rsidP="0B92480D">
      <w:pPr>
        <w:spacing w:before="120" w:after="0" w:line="240" w:lineRule="auto"/>
        <w:ind w:right="2"/>
        <w:rPr>
          <w:rFonts w:asciiTheme="majorHAnsi" w:eastAsiaTheme="majorEastAsia" w:hAnsiTheme="majorHAnsi" w:cstheme="majorBidi"/>
          <w:color w:val="1F3763"/>
        </w:rPr>
      </w:pPr>
    </w:p>
    <w:p w14:paraId="642109B6" w14:textId="482069A9" w:rsidR="080C27EA" w:rsidRDefault="080C27EA" w:rsidP="0B92480D">
      <w:pPr>
        <w:spacing w:before="120" w:after="0" w:line="240" w:lineRule="auto"/>
        <w:ind w:right="2"/>
      </w:pPr>
      <w:r>
        <w:rPr>
          <w:noProof/>
        </w:rPr>
        <w:drawing>
          <wp:inline distT="0" distB="0" distL="0" distR="0" wp14:anchorId="485A0E83" wp14:editId="32F062CF">
            <wp:extent cx="5219700" cy="2609850"/>
            <wp:effectExtent l="0" t="0" r="0" b="0"/>
            <wp:docPr id="1684764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64191" name=""/>
                    <pic:cNvPicPr/>
                  </pic:nvPicPr>
                  <pic:blipFill>
                    <a:blip r:embed="rId29">
                      <a:extLst>
                        <a:ext uri="{28A0092B-C50C-407E-A947-70E740481C1C}">
                          <a14:useLocalDpi xmlns:a14="http://schemas.microsoft.com/office/drawing/2010/main" val="0"/>
                        </a:ext>
                      </a:extLst>
                    </a:blip>
                    <a:stretch>
                      <a:fillRect/>
                    </a:stretch>
                  </pic:blipFill>
                  <pic:spPr>
                    <a:xfrm>
                      <a:off x="0" y="0"/>
                      <a:ext cx="5219700" cy="2609850"/>
                    </a:xfrm>
                    <a:prstGeom prst="rect">
                      <a:avLst/>
                    </a:prstGeom>
                  </pic:spPr>
                </pic:pic>
              </a:graphicData>
            </a:graphic>
          </wp:inline>
        </w:drawing>
      </w:r>
    </w:p>
    <w:p w14:paraId="42CEDBE2" w14:textId="38ED0ECE" w:rsidR="0B92480D" w:rsidRDefault="0B92480D" w:rsidP="0B92480D">
      <w:pPr>
        <w:spacing w:before="120" w:after="0" w:line="240" w:lineRule="auto"/>
        <w:ind w:right="2"/>
      </w:pPr>
    </w:p>
    <w:p w14:paraId="431B8407" w14:textId="2EE3B0E8" w:rsidR="00DD525A" w:rsidRDefault="00DD525A" w:rsidP="00DD525A">
      <w:pPr>
        <w:pStyle w:val="Heading7"/>
      </w:pPr>
      <w:r>
        <w:t>Before change</w:t>
      </w:r>
    </w:p>
    <w:p w14:paraId="72217A6C" w14:textId="77777777" w:rsidR="00A269BD" w:rsidRPr="009556D0" w:rsidRDefault="00A269BD" w:rsidP="00A269BD">
      <w:r w:rsidRPr="009556D0">
        <w:t xml:space="preserve">Last changed by      N1123611      On   </w:t>
      </w:r>
      <w:proofErr w:type="gramStart"/>
      <w:r w:rsidRPr="009556D0">
        <w:t>26.03.2025  At</w:t>
      </w:r>
      <w:proofErr w:type="gramEnd"/>
      <w:r w:rsidRPr="009556D0">
        <w:t xml:space="preserve">   19:49:47</w:t>
      </w:r>
    </w:p>
    <w:p w14:paraId="69396682" w14:textId="4DF528EC" w:rsidR="00391330" w:rsidRDefault="00391330" w:rsidP="00391330">
      <w:r>
        <w:rPr>
          <w:lang w:eastAsia="en-AU"/>
        </w:rPr>
        <w:t xml:space="preserve">See </w:t>
      </w:r>
      <w:hyperlink r:id="rId30" w:history="1">
        <w:r>
          <w:rPr>
            <w:rStyle w:val="Hyperlink"/>
          </w:rPr>
          <w:t>Config objects check before change.xlsx</w:t>
        </w:r>
      </w:hyperlink>
      <w:r>
        <w:t xml:space="preserve"> worksheet ‘</w:t>
      </w:r>
      <w:r w:rsidRPr="00391330">
        <w:t xml:space="preserve">Rule Z316 B4 </w:t>
      </w:r>
      <w:proofErr w:type="spellStart"/>
      <w:r w:rsidRPr="00391330">
        <w:t>chg</w:t>
      </w:r>
      <w:proofErr w:type="spellEnd"/>
      <w:r>
        <w:t>‘. It shows rule Z316 before changes for EPSS phase 4.</w:t>
      </w:r>
      <w:r w:rsidR="005A2DD9">
        <w:t xml:space="preserve"> </w:t>
      </w:r>
      <w:r w:rsidR="001D1825">
        <w:t>(DEV and TST/DB1 aligned)</w:t>
      </w:r>
    </w:p>
    <w:p w14:paraId="2DA63A52" w14:textId="77777777" w:rsidR="00727D3C" w:rsidRDefault="00A269BD" w:rsidP="00A269BD">
      <w:r>
        <w:t xml:space="preserve">The </w:t>
      </w:r>
      <w:r w:rsidRPr="00A269BD">
        <w:rPr>
          <w:highlight w:val="red"/>
        </w:rPr>
        <w:t>red</w:t>
      </w:r>
      <w:r>
        <w:t xml:space="preserve"> highlights will be copied to WT 9WCM and the entries for 9WCA will be removed in the EPSS phase 4 changes.</w:t>
      </w:r>
      <w:r w:rsidR="00234530">
        <w:t xml:space="preserve">  </w:t>
      </w:r>
    </w:p>
    <w:p w14:paraId="1479DC5B" w14:textId="06B24930" w:rsidR="00A269BD" w:rsidRDefault="00234530" w:rsidP="00A269BD">
      <w:r>
        <w:t xml:space="preserve">WT 4901 and 9WCM will not inherit the CNTR3 </w:t>
      </w:r>
      <w:r w:rsidR="00727D3C">
        <w:t>as part of the EPSS phase 4 changes.</w:t>
      </w:r>
      <w:r>
        <w:t xml:space="preserve">  WT 9WCO never inherited the CNTR3</w:t>
      </w:r>
      <w:r w:rsidR="00B53AA9">
        <w:t xml:space="preserve"> and WT 4901 is not EPSS generated, </w:t>
      </w:r>
      <w:r w:rsidR="00013CB6">
        <w:t>therefor</w:t>
      </w:r>
      <w:r w:rsidR="00B53AA9">
        <w:t xml:space="preserve"> best not to change it. At this stage there is no impact from the past assignment of CNTR3 to WT 4901 </w:t>
      </w:r>
      <w:r w:rsidR="00215506">
        <w:t xml:space="preserve">as it was only set for Police and is only used by Admin </w:t>
      </w:r>
      <w:r w:rsidR="008A1A55">
        <w:t>in subsequent payroll rules</w:t>
      </w:r>
      <w:r w:rsidR="00215506">
        <w:t>.</w:t>
      </w:r>
      <w:r>
        <w:t xml:space="preserve">  </w:t>
      </w:r>
    </w:p>
    <w:tbl>
      <w:tblPr>
        <w:tblW w:w="9350" w:type="dxa"/>
        <w:tblLook w:val="04A0" w:firstRow="1" w:lastRow="0" w:firstColumn="1" w:lastColumn="0" w:noHBand="0" w:noVBand="1"/>
      </w:tblPr>
      <w:tblGrid>
        <w:gridCol w:w="816"/>
        <w:gridCol w:w="963"/>
        <w:gridCol w:w="816"/>
        <w:gridCol w:w="816"/>
        <w:gridCol w:w="816"/>
        <w:gridCol w:w="816"/>
        <w:gridCol w:w="4454"/>
      </w:tblGrid>
      <w:tr w:rsidR="00A269BD" w:rsidRPr="001A33AA" w14:paraId="56AB7730" w14:textId="77777777" w:rsidTr="00822FD3">
        <w:trPr>
          <w:trHeight w:val="290"/>
          <w:tblHeader/>
        </w:trPr>
        <w:tc>
          <w:tcPr>
            <w:tcW w:w="816" w:type="dxa"/>
            <w:tcBorders>
              <w:top w:val="single" w:sz="4" w:space="0" w:color="auto"/>
              <w:left w:val="single" w:sz="4" w:space="0" w:color="auto"/>
              <w:bottom w:val="single" w:sz="4" w:space="0" w:color="auto"/>
              <w:right w:val="single" w:sz="4" w:space="0" w:color="auto"/>
            </w:tcBorders>
            <w:noWrap/>
            <w:vAlign w:val="bottom"/>
            <w:hideMark/>
          </w:tcPr>
          <w:p w14:paraId="22075292"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Rule</w:t>
            </w:r>
          </w:p>
        </w:tc>
        <w:tc>
          <w:tcPr>
            <w:tcW w:w="816" w:type="dxa"/>
            <w:tcBorders>
              <w:top w:val="single" w:sz="4" w:space="0" w:color="auto"/>
              <w:left w:val="nil"/>
              <w:bottom w:val="single" w:sz="4" w:space="0" w:color="auto"/>
              <w:right w:val="single" w:sz="4" w:space="0" w:color="auto"/>
            </w:tcBorders>
            <w:noWrap/>
            <w:vAlign w:val="bottom"/>
            <w:hideMark/>
          </w:tcPr>
          <w:p w14:paraId="0DF777C5"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ESGPCR</w:t>
            </w:r>
          </w:p>
        </w:tc>
        <w:tc>
          <w:tcPr>
            <w:tcW w:w="816" w:type="dxa"/>
            <w:tcBorders>
              <w:top w:val="single" w:sz="4" w:space="0" w:color="auto"/>
              <w:left w:val="nil"/>
              <w:bottom w:val="single" w:sz="4" w:space="0" w:color="auto"/>
              <w:right w:val="single" w:sz="4" w:space="0" w:color="auto"/>
            </w:tcBorders>
            <w:noWrap/>
            <w:vAlign w:val="bottom"/>
            <w:hideMark/>
          </w:tcPr>
          <w:p w14:paraId="69BA740A"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 xml:space="preserve">WT  </w:t>
            </w:r>
          </w:p>
        </w:tc>
        <w:tc>
          <w:tcPr>
            <w:tcW w:w="816" w:type="dxa"/>
            <w:tcBorders>
              <w:top w:val="single" w:sz="4" w:space="0" w:color="auto"/>
              <w:left w:val="nil"/>
              <w:bottom w:val="single" w:sz="4" w:space="0" w:color="auto"/>
              <w:right w:val="single" w:sz="4" w:space="0" w:color="auto"/>
            </w:tcBorders>
            <w:noWrap/>
            <w:vAlign w:val="bottom"/>
            <w:hideMark/>
          </w:tcPr>
          <w:p w14:paraId="31029BAB"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More details</w:t>
            </w:r>
          </w:p>
        </w:tc>
        <w:tc>
          <w:tcPr>
            <w:tcW w:w="816" w:type="dxa"/>
            <w:tcBorders>
              <w:top w:val="single" w:sz="4" w:space="0" w:color="auto"/>
              <w:left w:val="nil"/>
              <w:bottom w:val="single" w:sz="4" w:space="0" w:color="auto"/>
              <w:right w:val="single" w:sz="4" w:space="0" w:color="auto"/>
            </w:tcBorders>
            <w:noWrap/>
            <w:vAlign w:val="bottom"/>
            <w:hideMark/>
          </w:tcPr>
          <w:p w14:paraId="4C1AC883"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Next line</w:t>
            </w:r>
          </w:p>
        </w:tc>
        <w:tc>
          <w:tcPr>
            <w:tcW w:w="816" w:type="dxa"/>
            <w:tcBorders>
              <w:top w:val="single" w:sz="4" w:space="0" w:color="auto"/>
              <w:left w:val="nil"/>
              <w:bottom w:val="single" w:sz="4" w:space="0" w:color="auto"/>
              <w:right w:val="single" w:sz="4" w:space="0" w:color="auto"/>
            </w:tcBorders>
            <w:noWrap/>
            <w:vAlign w:val="bottom"/>
            <w:hideMark/>
          </w:tcPr>
          <w:p w14:paraId="3A8B17D1"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 </w:t>
            </w:r>
          </w:p>
        </w:tc>
        <w:tc>
          <w:tcPr>
            <w:tcW w:w="4454" w:type="dxa"/>
            <w:tcBorders>
              <w:top w:val="single" w:sz="4" w:space="0" w:color="auto"/>
              <w:left w:val="nil"/>
              <w:bottom w:val="single" w:sz="4" w:space="0" w:color="auto"/>
              <w:right w:val="single" w:sz="4" w:space="0" w:color="auto"/>
            </w:tcBorders>
            <w:noWrap/>
            <w:vAlign w:val="bottom"/>
            <w:hideMark/>
          </w:tcPr>
          <w:p w14:paraId="051D78AF"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 xml:space="preserve">Operation                                           </w:t>
            </w:r>
          </w:p>
        </w:tc>
      </w:tr>
      <w:tr w:rsidR="00A269BD" w:rsidRPr="001A33AA" w14:paraId="5671432B" w14:textId="77777777" w:rsidTr="0087001C">
        <w:trPr>
          <w:trHeight w:val="290"/>
        </w:trPr>
        <w:tc>
          <w:tcPr>
            <w:tcW w:w="816" w:type="dxa"/>
            <w:tcBorders>
              <w:top w:val="nil"/>
              <w:left w:val="single" w:sz="4" w:space="0" w:color="auto"/>
              <w:bottom w:val="single" w:sz="4" w:space="0" w:color="auto"/>
              <w:right w:val="single" w:sz="4" w:space="0" w:color="auto"/>
            </w:tcBorders>
            <w:noWrap/>
            <w:vAlign w:val="bottom"/>
            <w:hideMark/>
          </w:tcPr>
          <w:p w14:paraId="0B084D53"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Z316</w:t>
            </w:r>
          </w:p>
        </w:tc>
        <w:tc>
          <w:tcPr>
            <w:tcW w:w="816" w:type="dxa"/>
            <w:tcBorders>
              <w:top w:val="nil"/>
              <w:left w:val="nil"/>
              <w:bottom w:val="single" w:sz="4" w:space="0" w:color="auto"/>
              <w:right w:val="single" w:sz="4" w:space="0" w:color="auto"/>
            </w:tcBorders>
            <w:noWrap/>
            <w:vAlign w:val="bottom"/>
            <w:hideMark/>
          </w:tcPr>
          <w:p w14:paraId="588B174F"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 xml:space="preserve">*     </w:t>
            </w:r>
          </w:p>
        </w:tc>
        <w:tc>
          <w:tcPr>
            <w:tcW w:w="816" w:type="dxa"/>
            <w:tcBorders>
              <w:top w:val="nil"/>
              <w:left w:val="nil"/>
              <w:bottom w:val="single" w:sz="4" w:space="0" w:color="auto"/>
              <w:right w:val="single" w:sz="4" w:space="0" w:color="auto"/>
            </w:tcBorders>
            <w:noWrap/>
            <w:vAlign w:val="bottom"/>
            <w:hideMark/>
          </w:tcPr>
          <w:p w14:paraId="6B0A0757"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w:t>
            </w:r>
          </w:p>
        </w:tc>
        <w:tc>
          <w:tcPr>
            <w:tcW w:w="816" w:type="dxa"/>
            <w:tcBorders>
              <w:top w:val="nil"/>
              <w:left w:val="nil"/>
              <w:bottom w:val="single" w:sz="4" w:space="0" w:color="auto"/>
              <w:right w:val="single" w:sz="4" w:space="0" w:color="auto"/>
            </w:tcBorders>
            <w:noWrap/>
            <w:vAlign w:val="bottom"/>
            <w:hideMark/>
          </w:tcPr>
          <w:p w14:paraId="7AC8860B"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 xml:space="preserve">            </w:t>
            </w:r>
          </w:p>
        </w:tc>
        <w:tc>
          <w:tcPr>
            <w:tcW w:w="816" w:type="dxa"/>
            <w:tcBorders>
              <w:top w:val="nil"/>
              <w:left w:val="nil"/>
              <w:bottom w:val="single" w:sz="4" w:space="0" w:color="auto"/>
              <w:right w:val="single" w:sz="4" w:space="0" w:color="auto"/>
            </w:tcBorders>
            <w:noWrap/>
            <w:vAlign w:val="bottom"/>
            <w:hideMark/>
          </w:tcPr>
          <w:p w14:paraId="79CB547F"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 xml:space="preserve">         </w:t>
            </w:r>
          </w:p>
        </w:tc>
        <w:tc>
          <w:tcPr>
            <w:tcW w:w="816" w:type="dxa"/>
            <w:tcBorders>
              <w:top w:val="nil"/>
              <w:left w:val="nil"/>
              <w:bottom w:val="single" w:sz="4" w:space="0" w:color="auto"/>
              <w:right w:val="single" w:sz="4" w:space="0" w:color="auto"/>
            </w:tcBorders>
            <w:noWrap/>
            <w:vAlign w:val="bottom"/>
            <w:hideMark/>
          </w:tcPr>
          <w:p w14:paraId="087579C3"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 </w:t>
            </w:r>
          </w:p>
        </w:tc>
        <w:tc>
          <w:tcPr>
            <w:tcW w:w="4454" w:type="dxa"/>
            <w:tcBorders>
              <w:top w:val="nil"/>
              <w:left w:val="nil"/>
              <w:bottom w:val="single" w:sz="4" w:space="0" w:color="auto"/>
              <w:right w:val="single" w:sz="4" w:space="0" w:color="auto"/>
            </w:tcBorders>
            <w:noWrap/>
            <w:vAlign w:val="bottom"/>
            <w:hideMark/>
          </w:tcPr>
          <w:p w14:paraId="1DCCD76D"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 xml:space="preserve">                                                    </w:t>
            </w:r>
          </w:p>
        </w:tc>
      </w:tr>
      <w:tr w:rsidR="00A269BD" w:rsidRPr="001A33AA" w14:paraId="17D6028D" w14:textId="77777777" w:rsidTr="0087001C">
        <w:trPr>
          <w:trHeight w:val="290"/>
        </w:trPr>
        <w:tc>
          <w:tcPr>
            <w:tcW w:w="816" w:type="dxa"/>
            <w:tcBorders>
              <w:top w:val="nil"/>
              <w:left w:val="single" w:sz="4" w:space="0" w:color="auto"/>
              <w:bottom w:val="single" w:sz="4" w:space="0" w:color="auto"/>
              <w:right w:val="single" w:sz="4" w:space="0" w:color="auto"/>
            </w:tcBorders>
            <w:noWrap/>
            <w:vAlign w:val="bottom"/>
            <w:hideMark/>
          </w:tcPr>
          <w:p w14:paraId="522AA8E7"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Z316</w:t>
            </w:r>
          </w:p>
        </w:tc>
        <w:tc>
          <w:tcPr>
            <w:tcW w:w="816" w:type="dxa"/>
            <w:tcBorders>
              <w:top w:val="nil"/>
              <w:left w:val="nil"/>
              <w:bottom w:val="single" w:sz="4" w:space="0" w:color="auto"/>
              <w:right w:val="single" w:sz="4" w:space="0" w:color="auto"/>
            </w:tcBorders>
            <w:noWrap/>
            <w:vAlign w:val="bottom"/>
            <w:hideMark/>
          </w:tcPr>
          <w:p w14:paraId="499E8F6B"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 xml:space="preserve">*     </w:t>
            </w:r>
          </w:p>
        </w:tc>
        <w:tc>
          <w:tcPr>
            <w:tcW w:w="816" w:type="dxa"/>
            <w:tcBorders>
              <w:top w:val="nil"/>
              <w:left w:val="nil"/>
              <w:bottom w:val="single" w:sz="4" w:space="0" w:color="auto"/>
              <w:right w:val="single" w:sz="4" w:space="0" w:color="auto"/>
            </w:tcBorders>
            <w:noWrap/>
            <w:vAlign w:val="bottom"/>
            <w:hideMark/>
          </w:tcPr>
          <w:p w14:paraId="62F0CC1E"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4901</w:t>
            </w:r>
          </w:p>
        </w:tc>
        <w:tc>
          <w:tcPr>
            <w:tcW w:w="816" w:type="dxa"/>
            <w:tcBorders>
              <w:top w:val="nil"/>
              <w:left w:val="nil"/>
              <w:bottom w:val="single" w:sz="4" w:space="0" w:color="auto"/>
              <w:right w:val="single" w:sz="4" w:space="0" w:color="auto"/>
            </w:tcBorders>
            <w:noWrap/>
            <w:vAlign w:val="bottom"/>
            <w:hideMark/>
          </w:tcPr>
          <w:p w14:paraId="4AD38958"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 xml:space="preserve">            </w:t>
            </w:r>
          </w:p>
        </w:tc>
        <w:tc>
          <w:tcPr>
            <w:tcW w:w="816" w:type="dxa"/>
            <w:tcBorders>
              <w:top w:val="nil"/>
              <w:left w:val="nil"/>
              <w:bottom w:val="single" w:sz="4" w:space="0" w:color="auto"/>
              <w:right w:val="single" w:sz="4" w:space="0" w:color="auto"/>
            </w:tcBorders>
            <w:noWrap/>
            <w:vAlign w:val="bottom"/>
            <w:hideMark/>
          </w:tcPr>
          <w:p w14:paraId="3048C4C5"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 xml:space="preserve">         </w:t>
            </w:r>
          </w:p>
        </w:tc>
        <w:tc>
          <w:tcPr>
            <w:tcW w:w="816" w:type="dxa"/>
            <w:tcBorders>
              <w:top w:val="nil"/>
              <w:left w:val="nil"/>
              <w:bottom w:val="single" w:sz="4" w:space="0" w:color="auto"/>
              <w:right w:val="single" w:sz="4" w:space="0" w:color="auto"/>
            </w:tcBorders>
            <w:noWrap/>
            <w:vAlign w:val="bottom"/>
            <w:hideMark/>
          </w:tcPr>
          <w:p w14:paraId="72B17E33"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 </w:t>
            </w:r>
          </w:p>
        </w:tc>
        <w:tc>
          <w:tcPr>
            <w:tcW w:w="4454" w:type="dxa"/>
            <w:tcBorders>
              <w:top w:val="nil"/>
              <w:left w:val="nil"/>
              <w:bottom w:val="single" w:sz="4" w:space="0" w:color="auto"/>
              <w:right w:val="single" w:sz="4" w:space="0" w:color="auto"/>
            </w:tcBorders>
            <w:noWrap/>
            <w:vAlign w:val="bottom"/>
            <w:hideMark/>
          </w:tcPr>
          <w:p w14:paraId="1E43530E"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 xml:space="preserve">D%WEEKP                                             </w:t>
            </w:r>
          </w:p>
        </w:tc>
      </w:tr>
      <w:tr w:rsidR="00A269BD" w:rsidRPr="001A33AA" w14:paraId="16BDF98E" w14:textId="77777777" w:rsidTr="0087001C">
        <w:trPr>
          <w:trHeight w:val="290"/>
        </w:trPr>
        <w:tc>
          <w:tcPr>
            <w:tcW w:w="816" w:type="dxa"/>
            <w:tcBorders>
              <w:top w:val="nil"/>
              <w:left w:val="single" w:sz="4" w:space="0" w:color="auto"/>
              <w:bottom w:val="single" w:sz="4" w:space="0" w:color="auto"/>
              <w:right w:val="single" w:sz="4" w:space="0" w:color="auto"/>
            </w:tcBorders>
            <w:noWrap/>
            <w:vAlign w:val="bottom"/>
            <w:hideMark/>
          </w:tcPr>
          <w:p w14:paraId="082C931F"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Z316</w:t>
            </w:r>
          </w:p>
        </w:tc>
        <w:tc>
          <w:tcPr>
            <w:tcW w:w="816" w:type="dxa"/>
            <w:tcBorders>
              <w:top w:val="nil"/>
              <w:left w:val="nil"/>
              <w:bottom w:val="single" w:sz="4" w:space="0" w:color="auto"/>
              <w:right w:val="single" w:sz="4" w:space="0" w:color="auto"/>
            </w:tcBorders>
            <w:noWrap/>
            <w:vAlign w:val="bottom"/>
            <w:hideMark/>
          </w:tcPr>
          <w:p w14:paraId="3114D312"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 xml:space="preserve">*     </w:t>
            </w:r>
          </w:p>
        </w:tc>
        <w:tc>
          <w:tcPr>
            <w:tcW w:w="816" w:type="dxa"/>
            <w:tcBorders>
              <w:top w:val="nil"/>
              <w:left w:val="nil"/>
              <w:bottom w:val="single" w:sz="4" w:space="0" w:color="auto"/>
              <w:right w:val="single" w:sz="4" w:space="0" w:color="auto"/>
            </w:tcBorders>
            <w:noWrap/>
            <w:vAlign w:val="bottom"/>
            <w:hideMark/>
          </w:tcPr>
          <w:p w14:paraId="06F225F8"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4901</w:t>
            </w:r>
          </w:p>
        </w:tc>
        <w:tc>
          <w:tcPr>
            <w:tcW w:w="816" w:type="dxa"/>
            <w:tcBorders>
              <w:top w:val="nil"/>
              <w:left w:val="nil"/>
              <w:bottom w:val="single" w:sz="4" w:space="0" w:color="auto"/>
              <w:right w:val="single" w:sz="4" w:space="0" w:color="auto"/>
            </w:tcBorders>
            <w:noWrap/>
            <w:vAlign w:val="bottom"/>
            <w:hideMark/>
          </w:tcPr>
          <w:p w14:paraId="12A75910"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 xml:space="preserve">1           </w:t>
            </w:r>
          </w:p>
        </w:tc>
        <w:tc>
          <w:tcPr>
            <w:tcW w:w="816" w:type="dxa"/>
            <w:tcBorders>
              <w:top w:val="nil"/>
              <w:left w:val="nil"/>
              <w:bottom w:val="single" w:sz="4" w:space="0" w:color="auto"/>
              <w:right w:val="single" w:sz="4" w:space="0" w:color="auto"/>
            </w:tcBorders>
            <w:noWrap/>
            <w:vAlign w:val="bottom"/>
            <w:hideMark/>
          </w:tcPr>
          <w:p w14:paraId="3910769B"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 xml:space="preserve">         </w:t>
            </w:r>
          </w:p>
        </w:tc>
        <w:tc>
          <w:tcPr>
            <w:tcW w:w="816" w:type="dxa"/>
            <w:tcBorders>
              <w:top w:val="nil"/>
              <w:left w:val="nil"/>
              <w:bottom w:val="single" w:sz="4" w:space="0" w:color="auto"/>
              <w:right w:val="single" w:sz="4" w:space="0" w:color="auto"/>
            </w:tcBorders>
            <w:noWrap/>
            <w:vAlign w:val="bottom"/>
            <w:hideMark/>
          </w:tcPr>
          <w:p w14:paraId="47A2F033"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 </w:t>
            </w:r>
          </w:p>
        </w:tc>
        <w:tc>
          <w:tcPr>
            <w:tcW w:w="4454" w:type="dxa"/>
            <w:tcBorders>
              <w:top w:val="nil"/>
              <w:left w:val="nil"/>
              <w:bottom w:val="single" w:sz="4" w:space="0" w:color="auto"/>
              <w:right w:val="single" w:sz="4" w:space="0" w:color="auto"/>
            </w:tcBorders>
            <w:noWrap/>
            <w:vAlign w:val="bottom"/>
            <w:hideMark/>
          </w:tcPr>
          <w:p w14:paraId="50E5B0D7"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 xml:space="preserve"> SETIN 3=01 ADDWT 9WK1 ADDWT&amp;4E01 PRINT      </w:t>
            </w:r>
            <w:r w:rsidRPr="001A33AA">
              <w:rPr>
                <w:rFonts w:ascii="Aptos Narrow" w:eastAsia="Times New Roman" w:hAnsi="Aptos Narrow" w:cs="Times New Roman"/>
                <w:color w:val="000000"/>
                <w:kern w:val="0"/>
                <w:highlight w:val="red"/>
                <w:lang w:eastAsia="en-AU"/>
                <w14:ligatures w14:val="none"/>
              </w:rPr>
              <w:t>ADDWT *</w:t>
            </w:r>
          </w:p>
        </w:tc>
      </w:tr>
      <w:tr w:rsidR="00A269BD" w:rsidRPr="001A33AA" w14:paraId="5FABA443" w14:textId="77777777" w:rsidTr="0087001C">
        <w:trPr>
          <w:trHeight w:val="290"/>
        </w:trPr>
        <w:tc>
          <w:tcPr>
            <w:tcW w:w="816" w:type="dxa"/>
            <w:tcBorders>
              <w:top w:val="nil"/>
              <w:left w:val="single" w:sz="4" w:space="0" w:color="auto"/>
              <w:bottom w:val="single" w:sz="4" w:space="0" w:color="auto"/>
              <w:right w:val="single" w:sz="4" w:space="0" w:color="auto"/>
            </w:tcBorders>
            <w:noWrap/>
            <w:vAlign w:val="bottom"/>
            <w:hideMark/>
          </w:tcPr>
          <w:p w14:paraId="111B8113"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Z316</w:t>
            </w:r>
          </w:p>
        </w:tc>
        <w:tc>
          <w:tcPr>
            <w:tcW w:w="816" w:type="dxa"/>
            <w:tcBorders>
              <w:top w:val="nil"/>
              <w:left w:val="nil"/>
              <w:bottom w:val="single" w:sz="4" w:space="0" w:color="auto"/>
              <w:right w:val="single" w:sz="4" w:space="0" w:color="auto"/>
            </w:tcBorders>
            <w:noWrap/>
            <w:vAlign w:val="bottom"/>
            <w:hideMark/>
          </w:tcPr>
          <w:p w14:paraId="67336A20"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 xml:space="preserve">*     </w:t>
            </w:r>
          </w:p>
        </w:tc>
        <w:tc>
          <w:tcPr>
            <w:tcW w:w="816" w:type="dxa"/>
            <w:tcBorders>
              <w:top w:val="nil"/>
              <w:left w:val="nil"/>
              <w:bottom w:val="single" w:sz="4" w:space="0" w:color="auto"/>
              <w:right w:val="single" w:sz="4" w:space="0" w:color="auto"/>
            </w:tcBorders>
            <w:noWrap/>
            <w:vAlign w:val="bottom"/>
            <w:hideMark/>
          </w:tcPr>
          <w:p w14:paraId="3A7B3E9E"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4901</w:t>
            </w:r>
          </w:p>
        </w:tc>
        <w:tc>
          <w:tcPr>
            <w:tcW w:w="816" w:type="dxa"/>
            <w:tcBorders>
              <w:top w:val="nil"/>
              <w:left w:val="nil"/>
              <w:bottom w:val="single" w:sz="4" w:space="0" w:color="auto"/>
              <w:right w:val="single" w:sz="4" w:space="0" w:color="auto"/>
            </w:tcBorders>
            <w:noWrap/>
            <w:vAlign w:val="bottom"/>
            <w:hideMark/>
          </w:tcPr>
          <w:p w14:paraId="251E09F1"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 xml:space="preserve">2           </w:t>
            </w:r>
          </w:p>
        </w:tc>
        <w:tc>
          <w:tcPr>
            <w:tcW w:w="816" w:type="dxa"/>
            <w:tcBorders>
              <w:top w:val="nil"/>
              <w:left w:val="nil"/>
              <w:bottom w:val="single" w:sz="4" w:space="0" w:color="auto"/>
              <w:right w:val="single" w:sz="4" w:space="0" w:color="auto"/>
            </w:tcBorders>
            <w:noWrap/>
            <w:vAlign w:val="bottom"/>
            <w:hideMark/>
          </w:tcPr>
          <w:p w14:paraId="0C703487"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 xml:space="preserve">         </w:t>
            </w:r>
          </w:p>
        </w:tc>
        <w:tc>
          <w:tcPr>
            <w:tcW w:w="816" w:type="dxa"/>
            <w:tcBorders>
              <w:top w:val="nil"/>
              <w:left w:val="nil"/>
              <w:bottom w:val="single" w:sz="4" w:space="0" w:color="auto"/>
              <w:right w:val="single" w:sz="4" w:space="0" w:color="auto"/>
            </w:tcBorders>
            <w:noWrap/>
            <w:vAlign w:val="bottom"/>
            <w:hideMark/>
          </w:tcPr>
          <w:p w14:paraId="479BC794"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 </w:t>
            </w:r>
          </w:p>
        </w:tc>
        <w:tc>
          <w:tcPr>
            <w:tcW w:w="4454" w:type="dxa"/>
            <w:tcBorders>
              <w:top w:val="nil"/>
              <w:left w:val="nil"/>
              <w:bottom w:val="single" w:sz="4" w:space="0" w:color="auto"/>
              <w:right w:val="single" w:sz="4" w:space="0" w:color="auto"/>
            </w:tcBorders>
            <w:noWrap/>
            <w:vAlign w:val="bottom"/>
            <w:hideMark/>
          </w:tcPr>
          <w:p w14:paraId="3E445CDF" w14:textId="77777777" w:rsidR="00A269BD" w:rsidRPr="001A33AA" w:rsidRDefault="00A269BD" w:rsidP="00005FBE">
            <w:pPr>
              <w:spacing w:after="0" w:line="240" w:lineRule="auto"/>
              <w:rPr>
                <w:rFonts w:ascii="Aptos Narrow" w:eastAsia="Times New Roman" w:hAnsi="Aptos Narrow" w:cs="Times New Roman"/>
                <w:color w:val="000000"/>
                <w:kern w:val="0"/>
                <w:lang w:eastAsia="en-AU"/>
                <w14:ligatures w14:val="none"/>
              </w:rPr>
            </w:pPr>
            <w:r w:rsidRPr="001A33AA">
              <w:rPr>
                <w:rFonts w:ascii="Aptos Narrow" w:eastAsia="Times New Roman" w:hAnsi="Aptos Narrow" w:cs="Times New Roman"/>
                <w:color w:val="000000"/>
                <w:kern w:val="0"/>
                <w:lang w:eastAsia="en-AU"/>
                <w14:ligatures w14:val="none"/>
              </w:rPr>
              <w:t xml:space="preserve"> SETIN 3=02 ADDWT 9WK2 ADDWT&amp;4E02 PRINT      </w:t>
            </w:r>
            <w:r w:rsidRPr="001A33AA">
              <w:rPr>
                <w:rFonts w:ascii="Aptos Narrow" w:eastAsia="Times New Roman" w:hAnsi="Aptos Narrow" w:cs="Times New Roman"/>
                <w:color w:val="000000"/>
                <w:kern w:val="0"/>
                <w:highlight w:val="red"/>
                <w:lang w:eastAsia="en-AU"/>
                <w14:ligatures w14:val="none"/>
              </w:rPr>
              <w:t>ADDWT *</w:t>
            </w:r>
          </w:p>
        </w:tc>
      </w:tr>
      <w:tr w:rsidR="00A269BD" w:rsidRPr="001A33AA" w14:paraId="379CF346" w14:textId="77777777" w:rsidTr="0087001C">
        <w:trPr>
          <w:trHeight w:val="290"/>
        </w:trPr>
        <w:tc>
          <w:tcPr>
            <w:tcW w:w="816" w:type="dxa"/>
            <w:tcBorders>
              <w:top w:val="nil"/>
              <w:left w:val="single" w:sz="4" w:space="0" w:color="auto"/>
              <w:bottom w:val="single" w:sz="4" w:space="0" w:color="auto"/>
              <w:right w:val="single" w:sz="4" w:space="0" w:color="auto"/>
            </w:tcBorders>
            <w:noWrap/>
            <w:vAlign w:val="bottom"/>
            <w:hideMark/>
          </w:tcPr>
          <w:p w14:paraId="56C98298" w14:textId="77777777" w:rsidR="00A269BD" w:rsidRPr="001A33AA" w:rsidRDefault="00A269BD" w:rsidP="00005FBE">
            <w:pPr>
              <w:spacing w:after="0" w:line="240" w:lineRule="auto"/>
              <w:rPr>
                <w:rFonts w:ascii="Aptos Narrow" w:eastAsia="Times New Roman" w:hAnsi="Aptos Narrow" w:cs="Times New Roman"/>
                <w:color w:val="000000"/>
                <w:kern w:val="0"/>
                <w:highlight w:val="red"/>
                <w:lang w:eastAsia="en-AU"/>
                <w14:ligatures w14:val="none"/>
              </w:rPr>
            </w:pPr>
            <w:r w:rsidRPr="001A33AA">
              <w:rPr>
                <w:rFonts w:ascii="Aptos Narrow" w:eastAsia="Times New Roman" w:hAnsi="Aptos Narrow" w:cs="Times New Roman"/>
                <w:color w:val="000000"/>
                <w:kern w:val="0"/>
                <w:highlight w:val="red"/>
                <w:lang w:eastAsia="en-AU"/>
                <w14:ligatures w14:val="none"/>
              </w:rPr>
              <w:t>Z316</w:t>
            </w:r>
          </w:p>
        </w:tc>
        <w:tc>
          <w:tcPr>
            <w:tcW w:w="816" w:type="dxa"/>
            <w:tcBorders>
              <w:top w:val="nil"/>
              <w:left w:val="nil"/>
              <w:bottom w:val="single" w:sz="4" w:space="0" w:color="auto"/>
              <w:right w:val="single" w:sz="4" w:space="0" w:color="auto"/>
            </w:tcBorders>
            <w:noWrap/>
            <w:vAlign w:val="bottom"/>
            <w:hideMark/>
          </w:tcPr>
          <w:p w14:paraId="0BA3DC69" w14:textId="77777777" w:rsidR="00A269BD" w:rsidRPr="001A33AA" w:rsidRDefault="00A269BD" w:rsidP="00005FBE">
            <w:pPr>
              <w:spacing w:after="0" w:line="240" w:lineRule="auto"/>
              <w:rPr>
                <w:rFonts w:ascii="Aptos Narrow" w:eastAsia="Times New Roman" w:hAnsi="Aptos Narrow" w:cs="Times New Roman"/>
                <w:color w:val="000000"/>
                <w:kern w:val="0"/>
                <w:highlight w:val="red"/>
                <w:lang w:eastAsia="en-AU"/>
                <w14:ligatures w14:val="none"/>
              </w:rPr>
            </w:pPr>
            <w:r w:rsidRPr="001A33AA">
              <w:rPr>
                <w:rFonts w:ascii="Aptos Narrow" w:eastAsia="Times New Roman" w:hAnsi="Aptos Narrow" w:cs="Times New Roman"/>
                <w:color w:val="000000"/>
                <w:kern w:val="0"/>
                <w:highlight w:val="red"/>
                <w:lang w:eastAsia="en-AU"/>
                <w14:ligatures w14:val="none"/>
              </w:rPr>
              <w:t xml:space="preserve">*     </w:t>
            </w:r>
          </w:p>
        </w:tc>
        <w:tc>
          <w:tcPr>
            <w:tcW w:w="816" w:type="dxa"/>
            <w:tcBorders>
              <w:top w:val="nil"/>
              <w:left w:val="nil"/>
              <w:bottom w:val="single" w:sz="4" w:space="0" w:color="auto"/>
              <w:right w:val="single" w:sz="4" w:space="0" w:color="auto"/>
            </w:tcBorders>
            <w:noWrap/>
            <w:vAlign w:val="bottom"/>
            <w:hideMark/>
          </w:tcPr>
          <w:p w14:paraId="284B5DCC" w14:textId="77777777" w:rsidR="00A269BD" w:rsidRPr="001A33AA" w:rsidRDefault="00A269BD" w:rsidP="00005FBE">
            <w:pPr>
              <w:spacing w:after="0" w:line="240" w:lineRule="auto"/>
              <w:rPr>
                <w:rFonts w:ascii="Aptos Narrow" w:eastAsia="Times New Roman" w:hAnsi="Aptos Narrow" w:cs="Times New Roman"/>
                <w:color w:val="000000"/>
                <w:kern w:val="0"/>
                <w:highlight w:val="red"/>
                <w:lang w:eastAsia="en-AU"/>
                <w14:ligatures w14:val="none"/>
              </w:rPr>
            </w:pPr>
            <w:r w:rsidRPr="001A33AA">
              <w:rPr>
                <w:rFonts w:ascii="Aptos Narrow" w:eastAsia="Times New Roman" w:hAnsi="Aptos Narrow" w:cs="Times New Roman"/>
                <w:color w:val="000000"/>
                <w:kern w:val="0"/>
                <w:highlight w:val="red"/>
                <w:lang w:eastAsia="en-AU"/>
                <w14:ligatures w14:val="none"/>
              </w:rPr>
              <w:t>9WCA</w:t>
            </w:r>
          </w:p>
        </w:tc>
        <w:tc>
          <w:tcPr>
            <w:tcW w:w="816" w:type="dxa"/>
            <w:tcBorders>
              <w:top w:val="nil"/>
              <w:left w:val="nil"/>
              <w:bottom w:val="single" w:sz="4" w:space="0" w:color="auto"/>
              <w:right w:val="single" w:sz="4" w:space="0" w:color="auto"/>
            </w:tcBorders>
            <w:noWrap/>
            <w:vAlign w:val="bottom"/>
            <w:hideMark/>
          </w:tcPr>
          <w:p w14:paraId="6E5A10AE" w14:textId="77777777" w:rsidR="00A269BD" w:rsidRPr="001A33AA" w:rsidRDefault="00A269BD" w:rsidP="00005FBE">
            <w:pPr>
              <w:spacing w:after="0" w:line="240" w:lineRule="auto"/>
              <w:rPr>
                <w:rFonts w:ascii="Aptos Narrow" w:eastAsia="Times New Roman" w:hAnsi="Aptos Narrow" w:cs="Times New Roman"/>
                <w:color w:val="000000"/>
                <w:kern w:val="0"/>
                <w:highlight w:val="red"/>
                <w:lang w:eastAsia="en-AU"/>
                <w14:ligatures w14:val="none"/>
              </w:rPr>
            </w:pPr>
            <w:r w:rsidRPr="001A33AA">
              <w:rPr>
                <w:rFonts w:ascii="Aptos Narrow" w:eastAsia="Times New Roman" w:hAnsi="Aptos Narrow" w:cs="Times New Roman"/>
                <w:color w:val="000000"/>
                <w:kern w:val="0"/>
                <w:highlight w:val="red"/>
                <w:lang w:eastAsia="en-AU"/>
                <w14:ligatures w14:val="none"/>
              </w:rPr>
              <w:t xml:space="preserve">            </w:t>
            </w:r>
          </w:p>
        </w:tc>
        <w:tc>
          <w:tcPr>
            <w:tcW w:w="816" w:type="dxa"/>
            <w:tcBorders>
              <w:top w:val="nil"/>
              <w:left w:val="nil"/>
              <w:bottom w:val="single" w:sz="4" w:space="0" w:color="auto"/>
              <w:right w:val="single" w:sz="4" w:space="0" w:color="auto"/>
            </w:tcBorders>
            <w:noWrap/>
            <w:vAlign w:val="bottom"/>
            <w:hideMark/>
          </w:tcPr>
          <w:p w14:paraId="103EDE8C" w14:textId="77777777" w:rsidR="00A269BD" w:rsidRPr="001A33AA" w:rsidRDefault="00A269BD" w:rsidP="00005FBE">
            <w:pPr>
              <w:spacing w:after="0" w:line="240" w:lineRule="auto"/>
              <w:rPr>
                <w:rFonts w:ascii="Aptos Narrow" w:eastAsia="Times New Roman" w:hAnsi="Aptos Narrow" w:cs="Times New Roman"/>
                <w:color w:val="000000"/>
                <w:kern w:val="0"/>
                <w:highlight w:val="red"/>
                <w:lang w:eastAsia="en-AU"/>
                <w14:ligatures w14:val="none"/>
              </w:rPr>
            </w:pPr>
            <w:r w:rsidRPr="001A33AA">
              <w:rPr>
                <w:rFonts w:ascii="Aptos Narrow" w:eastAsia="Times New Roman" w:hAnsi="Aptos Narrow" w:cs="Times New Roman"/>
                <w:color w:val="000000"/>
                <w:kern w:val="0"/>
                <w:highlight w:val="red"/>
                <w:lang w:eastAsia="en-AU"/>
                <w14:ligatures w14:val="none"/>
              </w:rPr>
              <w:t xml:space="preserve">         </w:t>
            </w:r>
          </w:p>
        </w:tc>
        <w:tc>
          <w:tcPr>
            <w:tcW w:w="816" w:type="dxa"/>
            <w:tcBorders>
              <w:top w:val="nil"/>
              <w:left w:val="nil"/>
              <w:bottom w:val="single" w:sz="4" w:space="0" w:color="auto"/>
              <w:right w:val="single" w:sz="4" w:space="0" w:color="auto"/>
            </w:tcBorders>
            <w:noWrap/>
            <w:vAlign w:val="bottom"/>
            <w:hideMark/>
          </w:tcPr>
          <w:p w14:paraId="56EC53BC" w14:textId="77777777" w:rsidR="00A269BD" w:rsidRPr="001A33AA" w:rsidRDefault="00A269BD" w:rsidP="00005FBE">
            <w:pPr>
              <w:spacing w:after="0" w:line="240" w:lineRule="auto"/>
              <w:rPr>
                <w:rFonts w:ascii="Aptos Narrow" w:eastAsia="Times New Roman" w:hAnsi="Aptos Narrow" w:cs="Times New Roman"/>
                <w:color w:val="000000"/>
                <w:kern w:val="0"/>
                <w:highlight w:val="red"/>
                <w:lang w:eastAsia="en-AU"/>
                <w14:ligatures w14:val="none"/>
              </w:rPr>
            </w:pPr>
            <w:r w:rsidRPr="001A33AA">
              <w:rPr>
                <w:rFonts w:ascii="Aptos Narrow" w:eastAsia="Times New Roman" w:hAnsi="Aptos Narrow" w:cs="Times New Roman"/>
                <w:color w:val="000000"/>
                <w:kern w:val="0"/>
                <w:highlight w:val="red"/>
                <w:lang w:eastAsia="en-AU"/>
                <w14:ligatures w14:val="none"/>
              </w:rPr>
              <w:t> </w:t>
            </w:r>
          </w:p>
        </w:tc>
        <w:tc>
          <w:tcPr>
            <w:tcW w:w="4454" w:type="dxa"/>
            <w:tcBorders>
              <w:top w:val="nil"/>
              <w:left w:val="nil"/>
              <w:bottom w:val="single" w:sz="4" w:space="0" w:color="auto"/>
              <w:right w:val="single" w:sz="4" w:space="0" w:color="auto"/>
            </w:tcBorders>
            <w:noWrap/>
            <w:vAlign w:val="bottom"/>
            <w:hideMark/>
          </w:tcPr>
          <w:p w14:paraId="435539F3" w14:textId="77777777" w:rsidR="00A269BD" w:rsidRPr="001A33AA" w:rsidRDefault="00A269BD" w:rsidP="00005FBE">
            <w:pPr>
              <w:spacing w:after="0" w:line="240" w:lineRule="auto"/>
              <w:rPr>
                <w:rFonts w:ascii="Aptos Narrow" w:eastAsia="Times New Roman" w:hAnsi="Aptos Narrow" w:cs="Times New Roman"/>
                <w:color w:val="000000"/>
                <w:kern w:val="0"/>
                <w:highlight w:val="red"/>
                <w:lang w:eastAsia="en-AU"/>
                <w14:ligatures w14:val="none"/>
              </w:rPr>
            </w:pPr>
            <w:r w:rsidRPr="001A33AA">
              <w:rPr>
                <w:rFonts w:ascii="Aptos Narrow" w:eastAsia="Times New Roman" w:hAnsi="Aptos Narrow" w:cs="Times New Roman"/>
                <w:color w:val="000000"/>
                <w:kern w:val="0"/>
                <w:highlight w:val="red"/>
                <w:lang w:eastAsia="en-AU"/>
                <w14:ligatures w14:val="none"/>
              </w:rPr>
              <w:t xml:space="preserve">D%WEEKP                                             </w:t>
            </w:r>
          </w:p>
        </w:tc>
      </w:tr>
      <w:tr w:rsidR="00A269BD" w:rsidRPr="001A33AA" w14:paraId="2B14D324" w14:textId="77777777" w:rsidTr="0087001C">
        <w:trPr>
          <w:trHeight w:val="290"/>
        </w:trPr>
        <w:tc>
          <w:tcPr>
            <w:tcW w:w="816" w:type="dxa"/>
            <w:tcBorders>
              <w:top w:val="nil"/>
              <w:left w:val="single" w:sz="4" w:space="0" w:color="auto"/>
              <w:bottom w:val="single" w:sz="4" w:space="0" w:color="auto"/>
              <w:right w:val="single" w:sz="4" w:space="0" w:color="auto"/>
            </w:tcBorders>
            <w:noWrap/>
            <w:vAlign w:val="bottom"/>
            <w:hideMark/>
          </w:tcPr>
          <w:p w14:paraId="1B2D8FA9" w14:textId="77777777" w:rsidR="00A269BD" w:rsidRPr="001A33AA" w:rsidRDefault="00A269BD" w:rsidP="00005FBE">
            <w:pPr>
              <w:spacing w:after="0" w:line="240" w:lineRule="auto"/>
              <w:rPr>
                <w:rFonts w:ascii="Aptos Narrow" w:eastAsia="Times New Roman" w:hAnsi="Aptos Narrow" w:cs="Times New Roman"/>
                <w:color w:val="000000"/>
                <w:kern w:val="0"/>
                <w:highlight w:val="red"/>
                <w:lang w:eastAsia="en-AU"/>
                <w14:ligatures w14:val="none"/>
              </w:rPr>
            </w:pPr>
            <w:r w:rsidRPr="001A33AA">
              <w:rPr>
                <w:rFonts w:ascii="Aptos Narrow" w:eastAsia="Times New Roman" w:hAnsi="Aptos Narrow" w:cs="Times New Roman"/>
                <w:color w:val="000000"/>
                <w:kern w:val="0"/>
                <w:highlight w:val="red"/>
                <w:lang w:eastAsia="en-AU"/>
                <w14:ligatures w14:val="none"/>
              </w:rPr>
              <w:t>Z316</w:t>
            </w:r>
          </w:p>
        </w:tc>
        <w:tc>
          <w:tcPr>
            <w:tcW w:w="816" w:type="dxa"/>
            <w:tcBorders>
              <w:top w:val="nil"/>
              <w:left w:val="nil"/>
              <w:bottom w:val="single" w:sz="4" w:space="0" w:color="auto"/>
              <w:right w:val="single" w:sz="4" w:space="0" w:color="auto"/>
            </w:tcBorders>
            <w:noWrap/>
            <w:vAlign w:val="bottom"/>
            <w:hideMark/>
          </w:tcPr>
          <w:p w14:paraId="3DED07F5" w14:textId="77777777" w:rsidR="00A269BD" w:rsidRPr="001A33AA" w:rsidRDefault="00A269BD" w:rsidP="00005FBE">
            <w:pPr>
              <w:spacing w:after="0" w:line="240" w:lineRule="auto"/>
              <w:rPr>
                <w:rFonts w:ascii="Aptos Narrow" w:eastAsia="Times New Roman" w:hAnsi="Aptos Narrow" w:cs="Times New Roman"/>
                <w:color w:val="000000"/>
                <w:kern w:val="0"/>
                <w:highlight w:val="red"/>
                <w:lang w:eastAsia="en-AU"/>
                <w14:ligatures w14:val="none"/>
              </w:rPr>
            </w:pPr>
            <w:r w:rsidRPr="001A33AA">
              <w:rPr>
                <w:rFonts w:ascii="Aptos Narrow" w:eastAsia="Times New Roman" w:hAnsi="Aptos Narrow" w:cs="Times New Roman"/>
                <w:color w:val="000000"/>
                <w:kern w:val="0"/>
                <w:highlight w:val="red"/>
                <w:lang w:eastAsia="en-AU"/>
                <w14:ligatures w14:val="none"/>
              </w:rPr>
              <w:t xml:space="preserve">*     </w:t>
            </w:r>
          </w:p>
        </w:tc>
        <w:tc>
          <w:tcPr>
            <w:tcW w:w="816" w:type="dxa"/>
            <w:tcBorders>
              <w:top w:val="nil"/>
              <w:left w:val="nil"/>
              <w:bottom w:val="single" w:sz="4" w:space="0" w:color="auto"/>
              <w:right w:val="single" w:sz="4" w:space="0" w:color="auto"/>
            </w:tcBorders>
            <w:noWrap/>
            <w:vAlign w:val="bottom"/>
            <w:hideMark/>
          </w:tcPr>
          <w:p w14:paraId="4957195F" w14:textId="77777777" w:rsidR="00A269BD" w:rsidRPr="001A33AA" w:rsidRDefault="00A269BD" w:rsidP="00005FBE">
            <w:pPr>
              <w:spacing w:after="0" w:line="240" w:lineRule="auto"/>
              <w:rPr>
                <w:rFonts w:ascii="Aptos Narrow" w:eastAsia="Times New Roman" w:hAnsi="Aptos Narrow" w:cs="Times New Roman"/>
                <w:color w:val="000000"/>
                <w:kern w:val="0"/>
                <w:highlight w:val="red"/>
                <w:lang w:eastAsia="en-AU"/>
                <w14:ligatures w14:val="none"/>
              </w:rPr>
            </w:pPr>
            <w:r w:rsidRPr="001A33AA">
              <w:rPr>
                <w:rFonts w:ascii="Aptos Narrow" w:eastAsia="Times New Roman" w:hAnsi="Aptos Narrow" w:cs="Times New Roman"/>
                <w:color w:val="000000"/>
                <w:kern w:val="0"/>
                <w:highlight w:val="red"/>
                <w:lang w:eastAsia="en-AU"/>
                <w14:ligatures w14:val="none"/>
              </w:rPr>
              <w:t>9WCA</w:t>
            </w:r>
          </w:p>
        </w:tc>
        <w:tc>
          <w:tcPr>
            <w:tcW w:w="816" w:type="dxa"/>
            <w:tcBorders>
              <w:top w:val="nil"/>
              <w:left w:val="nil"/>
              <w:bottom w:val="single" w:sz="4" w:space="0" w:color="auto"/>
              <w:right w:val="single" w:sz="4" w:space="0" w:color="auto"/>
            </w:tcBorders>
            <w:noWrap/>
            <w:vAlign w:val="bottom"/>
            <w:hideMark/>
          </w:tcPr>
          <w:p w14:paraId="2D752369" w14:textId="77777777" w:rsidR="00A269BD" w:rsidRPr="001A33AA" w:rsidRDefault="00A269BD" w:rsidP="00005FBE">
            <w:pPr>
              <w:spacing w:after="0" w:line="240" w:lineRule="auto"/>
              <w:rPr>
                <w:rFonts w:ascii="Aptos Narrow" w:eastAsia="Times New Roman" w:hAnsi="Aptos Narrow" w:cs="Times New Roman"/>
                <w:color w:val="000000"/>
                <w:kern w:val="0"/>
                <w:highlight w:val="red"/>
                <w:lang w:eastAsia="en-AU"/>
                <w14:ligatures w14:val="none"/>
              </w:rPr>
            </w:pPr>
            <w:r w:rsidRPr="001A33AA">
              <w:rPr>
                <w:rFonts w:ascii="Aptos Narrow" w:eastAsia="Times New Roman" w:hAnsi="Aptos Narrow" w:cs="Times New Roman"/>
                <w:color w:val="000000"/>
                <w:kern w:val="0"/>
                <w:highlight w:val="red"/>
                <w:lang w:eastAsia="en-AU"/>
                <w14:ligatures w14:val="none"/>
              </w:rPr>
              <w:t xml:space="preserve">1           </w:t>
            </w:r>
          </w:p>
        </w:tc>
        <w:tc>
          <w:tcPr>
            <w:tcW w:w="816" w:type="dxa"/>
            <w:tcBorders>
              <w:top w:val="nil"/>
              <w:left w:val="nil"/>
              <w:bottom w:val="single" w:sz="4" w:space="0" w:color="auto"/>
              <w:right w:val="single" w:sz="4" w:space="0" w:color="auto"/>
            </w:tcBorders>
            <w:noWrap/>
            <w:vAlign w:val="bottom"/>
            <w:hideMark/>
          </w:tcPr>
          <w:p w14:paraId="01DC3B14" w14:textId="77777777" w:rsidR="00A269BD" w:rsidRPr="001A33AA" w:rsidRDefault="00A269BD" w:rsidP="00005FBE">
            <w:pPr>
              <w:spacing w:after="0" w:line="240" w:lineRule="auto"/>
              <w:rPr>
                <w:rFonts w:ascii="Aptos Narrow" w:eastAsia="Times New Roman" w:hAnsi="Aptos Narrow" w:cs="Times New Roman"/>
                <w:color w:val="000000"/>
                <w:kern w:val="0"/>
                <w:highlight w:val="red"/>
                <w:lang w:eastAsia="en-AU"/>
                <w14:ligatures w14:val="none"/>
              </w:rPr>
            </w:pPr>
            <w:r w:rsidRPr="001A33AA">
              <w:rPr>
                <w:rFonts w:ascii="Aptos Narrow" w:eastAsia="Times New Roman" w:hAnsi="Aptos Narrow" w:cs="Times New Roman"/>
                <w:color w:val="000000"/>
                <w:kern w:val="0"/>
                <w:highlight w:val="red"/>
                <w:lang w:eastAsia="en-AU"/>
                <w14:ligatures w14:val="none"/>
              </w:rPr>
              <w:t xml:space="preserve">         </w:t>
            </w:r>
          </w:p>
        </w:tc>
        <w:tc>
          <w:tcPr>
            <w:tcW w:w="816" w:type="dxa"/>
            <w:tcBorders>
              <w:top w:val="nil"/>
              <w:left w:val="nil"/>
              <w:bottom w:val="single" w:sz="4" w:space="0" w:color="auto"/>
              <w:right w:val="single" w:sz="4" w:space="0" w:color="auto"/>
            </w:tcBorders>
            <w:noWrap/>
            <w:vAlign w:val="bottom"/>
            <w:hideMark/>
          </w:tcPr>
          <w:p w14:paraId="78D33020" w14:textId="77777777" w:rsidR="00A269BD" w:rsidRPr="001A33AA" w:rsidRDefault="00A269BD" w:rsidP="00005FBE">
            <w:pPr>
              <w:spacing w:after="0" w:line="240" w:lineRule="auto"/>
              <w:rPr>
                <w:rFonts w:ascii="Aptos Narrow" w:eastAsia="Times New Roman" w:hAnsi="Aptos Narrow" w:cs="Times New Roman"/>
                <w:color w:val="000000"/>
                <w:kern w:val="0"/>
                <w:highlight w:val="red"/>
                <w:lang w:eastAsia="en-AU"/>
                <w14:ligatures w14:val="none"/>
              </w:rPr>
            </w:pPr>
            <w:r w:rsidRPr="001A33AA">
              <w:rPr>
                <w:rFonts w:ascii="Aptos Narrow" w:eastAsia="Times New Roman" w:hAnsi="Aptos Narrow" w:cs="Times New Roman"/>
                <w:color w:val="000000"/>
                <w:kern w:val="0"/>
                <w:highlight w:val="red"/>
                <w:lang w:eastAsia="en-AU"/>
                <w14:ligatures w14:val="none"/>
              </w:rPr>
              <w:t> </w:t>
            </w:r>
          </w:p>
        </w:tc>
        <w:tc>
          <w:tcPr>
            <w:tcW w:w="4454" w:type="dxa"/>
            <w:tcBorders>
              <w:top w:val="nil"/>
              <w:left w:val="nil"/>
              <w:bottom w:val="single" w:sz="4" w:space="0" w:color="auto"/>
              <w:right w:val="single" w:sz="4" w:space="0" w:color="auto"/>
            </w:tcBorders>
            <w:noWrap/>
            <w:vAlign w:val="bottom"/>
            <w:hideMark/>
          </w:tcPr>
          <w:p w14:paraId="58EA2EDE" w14:textId="77777777" w:rsidR="00A269BD" w:rsidRPr="001A33AA" w:rsidRDefault="00A269BD" w:rsidP="00005FBE">
            <w:pPr>
              <w:spacing w:after="0" w:line="240" w:lineRule="auto"/>
              <w:rPr>
                <w:rFonts w:ascii="Aptos Narrow" w:eastAsia="Times New Roman" w:hAnsi="Aptos Narrow" w:cs="Times New Roman"/>
                <w:color w:val="000000"/>
                <w:kern w:val="0"/>
                <w:highlight w:val="red"/>
                <w:lang w:eastAsia="en-AU"/>
                <w14:ligatures w14:val="none"/>
              </w:rPr>
            </w:pPr>
            <w:r w:rsidRPr="001A33AA">
              <w:rPr>
                <w:rFonts w:ascii="Aptos Narrow" w:eastAsia="Times New Roman" w:hAnsi="Aptos Narrow" w:cs="Times New Roman"/>
                <w:color w:val="000000"/>
                <w:kern w:val="0"/>
                <w:highlight w:val="red"/>
                <w:lang w:eastAsia="en-AU"/>
                <w14:ligatures w14:val="none"/>
              </w:rPr>
              <w:t xml:space="preserve"> SETIN 3=01 ADDWT 9WK1 ADDWT&amp;4E01 PRINT      ADDWT *</w:t>
            </w:r>
          </w:p>
        </w:tc>
      </w:tr>
      <w:tr w:rsidR="00A269BD" w:rsidRPr="001A33AA" w14:paraId="655AB6AD" w14:textId="77777777" w:rsidTr="0087001C">
        <w:trPr>
          <w:trHeight w:val="290"/>
        </w:trPr>
        <w:tc>
          <w:tcPr>
            <w:tcW w:w="816" w:type="dxa"/>
            <w:tcBorders>
              <w:top w:val="nil"/>
              <w:left w:val="single" w:sz="4" w:space="0" w:color="auto"/>
              <w:bottom w:val="single" w:sz="4" w:space="0" w:color="auto"/>
              <w:right w:val="single" w:sz="4" w:space="0" w:color="auto"/>
            </w:tcBorders>
            <w:noWrap/>
            <w:vAlign w:val="bottom"/>
            <w:hideMark/>
          </w:tcPr>
          <w:p w14:paraId="58F4D369" w14:textId="77777777" w:rsidR="00A269BD" w:rsidRPr="001A33AA" w:rsidRDefault="00A269BD" w:rsidP="00005FBE">
            <w:pPr>
              <w:spacing w:after="0" w:line="240" w:lineRule="auto"/>
              <w:rPr>
                <w:rFonts w:ascii="Aptos Narrow" w:eastAsia="Times New Roman" w:hAnsi="Aptos Narrow" w:cs="Times New Roman"/>
                <w:color w:val="000000"/>
                <w:kern w:val="0"/>
                <w:highlight w:val="red"/>
                <w:lang w:eastAsia="en-AU"/>
                <w14:ligatures w14:val="none"/>
              </w:rPr>
            </w:pPr>
            <w:r w:rsidRPr="001A33AA">
              <w:rPr>
                <w:rFonts w:ascii="Aptos Narrow" w:eastAsia="Times New Roman" w:hAnsi="Aptos Narrow" w:cs="Times New Roman"/>
                <w:color w:val="000000"/>
                <w:kern w:val="0"/>
                <w:highlight w:val="red"/>
                <w:lang w:eastAsia="en-AU"/>
                <w14:ligatures w14:val="none"/>
              </w:rPr>
              <w:t>Z316</w:t>
            </w:r>
          </w:p>
        </w:tc>
        <w:tc>
          <w:tcPr>
            <w:tcW w:w="816" w:type="dxa"/>
            <w:tcBorders>
              <w:top w:val="nil"/>
              <w:left w:val="nil"/>
              <w:bottom w:val="single" w:sz="4" w:space="0" w:color="auto"/>
              <w:right w:val="single" w:sz="4" w:space="0" w:color="auto"/>
            </w:tcBorders>
            <w:noWrap/>
            <w:vAlign w:val="bottom"/>
            <w:hideMark/>
          </w:tcPr>
          <w:p w14:paraId="435F39FD" w14:textId="77777777" w:rsidR="00A269BD" w:rsidRPr="001A33AA" w:rsidRDefault="00A269BD" w:rsidP="00005FBE">
            <w:pPr>
              <w:spacing w:after="0" w:line="240" w:lineRule="auto"/>
              <w:rPr>
                <w:rFonts w:ascii="Aptos Narrow" w:eastAsia="Times New Roman" w:hAnsi="Aptos Narrow" w:cs="Times New Roman"/>
                <w:color w:val="000000"/>
                <w:kern w:val="0"/>
                <w:highlight w:val="red"/>
                <w:lang w:eastAsia="en-AU"/>
                <w14:ligatures w14:val="none"/>
              </w:rPr>
            </w:pPr>
            <w:r w:rsidRPr="001A33AA">
              <w:rPr>
                <w:rFonts w:ascii="Aptos Narrow" w:eastAsia="Times New Roman" w:hAnsi="Aptos Narrow" w:cs="Times New Roman"/>
                <w:color w:val="000000"/>
                <w:kern w:val="0"/>
                <w:highlight w:val="red"/>
                <w:lang w:eastAsia="en-AU"/>
                <w14:ligatures w14:val="none"/>
              </w:rPr>
              <w:t xml:space="preserve">*     </w:t>
            </w:r>
          </w:p>
        </w:tc>
        <w:tc>
          <w:tcPr>
            <w:tcW w:w="816" w:type="dxa"/>
            <w:tcBorders>
              <w:top w:val="nil"/>
              <w:left w:val="nil"/>
              <w:bottom w:val="single" w:sz="4" w:space="0" w:color="auto"/>
              <w:right w:val="single" w:sz="4" w:space="0" w:color="auto"/>
            </w:tcBorders>
            <w:noWrap/>
            <w:vAlign w:val="bottom"/>
            <w:hideMark/>
          </w:tcPr>
          <w:p w14:paraId="37406665" w14:textId="77777777" w:rsidR="00A269BD" w:rsidRPr="001A33AA" w:rsidRDefault="00A269BD" w:rsidP="00005FBE">
            <w:pPr>
              <w:spacing w:after="0" w:line="240" w:lineRule="auto"/>
              <w:rPr>
                <w:rFonts w:ascii="Aptos Narrow" w:eastAsia="Times New Roman" w:hAnsi="Aptos Narrow" w:cs="Times New Roman"/>
                <w:color w:val="000000"/>
                <w:kern w:val="0"/>
                <w:highlight w:val="red"/>
                <w:lang w:eastAsia="en-AU"/>
                <w14:ligatures w14:val="none"/>
              </w:rPr>
            </w:pPr>
            <w:r w:rsidRPr="001A33AA">
              <w:rPr>
                <w:rFonts w:ascii="Aptos Narrow" w:eastAsia="Times New Roman" w:hAnsi="Aptos Narrow" w:cs="Times New Roman"/>
                <w:color w:val="000000"/>
                <w:kern w:val="0"/>
                <w:highlight w:val="red"/>
                <w:lang w:eastAsia="en-AU"/>
                <w14:ligatures w14:val="none"/>
              </w:rPr>
              <w:t>9WCA</w:t>
            </w:r>
          </w:p>
        </w:tc>
        <w:tc>
          <w:tcPr>
            <w:tcW w:w="816" w:type="dxa"/>
            <w:tcBorders>
              <w:top w:val="nil"/>
              <w:left w:val="nil"/>
              <w:bottom w:val="single" w:sz="4" w:space="0" w:color="auto"/>
              <w:right w:val="single" w:sz="4" w:space="0" w:color="auto"/>
            </w:tcBorders>
            <w:noWrap/>
            <w:vAlign w:val="bottom"/>
            <w:hideMark/>
          </w:tcPr>
          <w:p w14:paraId="3CA4EF1B" w14:textId="77777777" w:rsidR="00A269BD" w:rsidRPr="001A33AA" w:rsidRDefault="00A269BD" w:rsidP="00005FBE">
            <w:pPr>
              <w:spacing w:after="0" w:line="240" w:lineRule="auto"/>
              <w:rPr>
                <w:rFonts w:ascii="Aptos Narrow" w:eastAsia="Times New Roman" w:hAnsi="Aptos Narrow" w:cs="Times New Roman"/>
                <w:color w:val="000000"/>
                <w:kern w:val="0"/>
                <w:highlight w:val="red"/>
                <w:lang w:eastAsia="en-AU"/>
                <w14:ligatures w14:val="none"/>
              </w:rPr>
            </w:pPr>
            <w:r w:rsidRPr="001A33AA">
              <w:rPr>
                <w:rFonts w:ascii="Aptos Narrow" w:eastAsia="Times New Roman" w:hAnsi="Aptos Narrow" w:cs="Times New Roman"/>
                <w:color w:val="000000"/>
                <w:kern w:val="0"/>
                <w:highlight w:val="red"/>
                <w:lang w:eastAsia="en-AU"/>
                <w14:ligatures w14:val="none"/>
              </w:rPr>
              <w:t xml:space="preserve">2           </w:t>
            </w:r>
          </w:p>
        </w:tc>
        <w:tc>
          <w:tcPr>
            <w:tcW w:w="816" w:type="dxa"/>
            <w:tcBorders>
              <w:top w:val="nil"/>
              <w:left w:val="nil"/>
              <w:bottom w:val="single" w:sz="4" w:space="0" w:color="auto"/>
              <w:right w:val="single" w:sz="4" w:space="0" w:color="auto"/>
            </w:tcBorders>
            <w:noWrap/>
            <w:vAlign w:val="bottom"/>
            <w:hideMark/>
          </w:tcPr>
          <w:p w14:paraId="1E75C46A" w14:textId="77777777" w:rsidR="00A269BD" w:rsidRPr="001A33AA" w:rsidRDefault="00A269BD" w:rsidP="00005FBE">
            <w:pPr>
              <w:spacing w:after="0" w:line="240" w:lineRule="auto"/>
              <w:rPr>
                <w:rFonts w:ascii="Aptos Narrow" w:eastAsia="Times New Roman" w:hAnsi="Aptos Narrow" w:cs="Times New Roman"/>
                <w:color w:val="000000"/>
                <w:kern w:val="0"/>
                <w:highlight w:val="red"/>
                <w:lang w:eastAsia="en-AU"/>
                <w14:ligatures w14:val="none"/>
              </w:rPr>
            </w:pPr>
            <w:r w:rsidRPr="001A33AA">
              <w:rPr>
                <w:rFonts w:ascii="Aptos Narrow" w:eastAsia="Times New Roman" w:hAnsi="Aptos Narrow" w:cs="Times New Roman"/>
                <w:color w:val="000000"/>
                <w:kern w:val="0"/>
                <w:highlight w:val="red"/>
                <w:lang w:eastAsia="en-AU"/>
                <w14:ligatures w14:val="none"/>
              </w:rPr>
              <w:t xml:space="preserve">         </w:t>
            </w:r>
          </w:p>
        </w:tc>
        <w:tc>
          <w:tcPr>
            <w:tcW w:w="816" w:type="dxa"/>
            <w:tcBorders>
              <w:top w:val="nil"/>
              <w:left w:val="nil"/>
              <w:bottom w:val="single" w:sz="4" w:space="0" w:color="auto"/>
              <w:right w:val="single" w:sz="4" w:space="0" w:color="auto"/>
            </w:tcBorders>
            <w:noWrap/>
            <w:vAlign w:val="bottom"/>
            <w:hideMark/>
          </w:tcPr>
          <w:p w14:paraId="26FCD5AD" w14:textId="77777777" w:rsidR="00A269BD" w:rsidRPr="001A33AA" w:rsidRDefault="00A269BD" w:rsidP="00005FBE">
            <w:pPr>
              <w:spacing w:after="0" w:line="240" w:lineRule="auto"/>
              <w:rPr>
                <w:rFonts w:ascii="Aptos Narrow" w:eastAsia="Times New Roman" w:hAnsi="Aptos Narrow" w:cs="Times New Roman"/>
                <w:color w:val="000000"/>
                <w:kern w:val="0"/>
                <w:highlight w:val="red"/>
                <w:lang w:eastAsia="en-AU"/>
                <w14:ligatures w14:val="none"/>
              </w:rPr>
            </w:pPr>
            <w:r w:rsidRPr="001A33AA">
              <w:rPr>
                <w:rFonts w:ascii="Aptos Narrow" w:eastAsia="Times New Roman" w:hAnsi="Aptos Narrow" w:cs="Times New Roman"/>
                <w:color w:val="000000"/>
                <w:kern w:val="0"/>
                <w:highlight w:val="red"/>
                <w:lang w:eastAsia="en-AU"/>
                <w14:ligatures w14:val="none"/>
              </w:rPr>
              <w:t> </w:t>
            </w:r>
          </w:p>
        </w:tc>
        <w:tc>
          <w:tcPr>
            <w:tcW w:w="4454" w:type="dxa"/>
            <w:tcBorders>
              <w:top w:val="nil"/>
              <w:left w:val="nil"/>
              <w:bottom w:val="single" w:sz="4" w:space="0" w:color="auto"/>
              <w:right w:val="single" w:sz="4" w:space="0" w:color="auto"/>
            </w:tcBorders>
            <w:noWrap/>
            <w:vAlign w:val="bottom"/>
            <w:hideMark/>
          </w:tcPr>
          <w:p w14:paraId="4C9E060B" w14:textId="77777777" w:rsidR="00A269BD" w:rsidRPr="001A33AA" w:rsidRDefault="00A269BD" w:rsidP="00005FBE">
            <w:pPr>
              <w:spacing w:after="0" w:line="240" w:lineRule="auto"/>
              <w:rPr>
                <w:rFonts w:ascii="Aptos Narrow" w:eastAsia="Times New Roman" w:hAnsi="Aptos Narrow" w:cs="Times New Roman"/>
                <w:color w:val="000000"/>
                <w:kern w:val="0"/>
                <w:highlight w:val="red"/>
                <w:lang w:eastAsia="en-AU"/>
                <w14:ligatures w14:val="none"/>
              </w:rPr>
            </w:pPr>
            <w:r w:rsidRPr="001A33AA">
              <w:rPr>
                <w:rFonts w:ascii="Aptos Narrow" w:eastAsia="Times New Roman" w:hAnsi="Aptos Narrow" w:cs="Times New Roman"/>
                <w:color w:val="000000"/>
                <w:kern w:val="0"/>
                <w:highlight w:val="red"/>
                <w:lang w:eastAsia="en-AU"/>
                <w14:ligatures w14:val="none"/>
              </w:rPr>
              <w:t xml:space="preserve"> SETIN 3=02 ADDWT 9WK2 ADDWT&amp;4E02 PRINT      ADDWT *</w:t>
            </w:r>
          </w:p>
        </w:tc>
      </w:tr>
    </w:tbl>
    <w:p w14:paraId="5C8C7BE5" w14:textId="77777777" w:rsidR="00A269BD" w:rsidRDefault="00A269BD" w:rsidP="00391330"/>
    <w:p w14:paraId="45C395BA" w14:textId="19C7F953" w:rsidR="00DD525A" w:rsidRDefault="00DD525A" w:rsidP="00DD525A">
      <w:pPr>
        <w:pStyle w:val="Heading7"/>
      </w:pPr>
      <w:r>
        <w:t>After change</w:t>
      </w:r>
    </w:p>
    <w:p w14:paraId="1295B0C0" w14:textId="753B39E5" w:rsidR="00A25704" w:rsidRDefault="00A25704" w:rsidP="00A25704">
      <w:r>
        <w:t>See before change for lines removed</w:t>
      </w:r>
      <w:r w:rsidR="0076499C">
        <w:t>/moved around</w:t>
      </w:r>
      <w:r>
        <w:t xml:space="preserve">. Below </w:t>
      </w:r>
      <w:r w:rsidRPr="008F4F41">
        <w:rPr>
          <w:highlight w:val="green"/>
        </w:rPr>
        <w:t>green</w:t>
      </w:r>
      <w:r>
        <w:t xml:space="preserve"> highlights </w:t>
      </w:r>
      <w:r w:rsidR="00443C93">
        <w:t xml:space="preserve">were </w:t>
      </w:r>
      <w:r>
        <w:t>added during EPSS phase4.</w:t>
      </w:r>
    </w:p>
    <w:p w14:paraId="13AA7A50" w14:textId="77777777" w:rsidR="00A25704" w:rsidRPr="003F40EE" w:rsidRDefault="00A25704" w:rsidP="00A25704">
      <w:pPr>
        <w:rPr>
          <w:sz w:val="14"/>
          <w:szCs w:val="14"/>
        </w:rPr>
      </w:pPr>
      <w:r w:rsidRPr="003F40EE">
        <w:rPr>
          <w:sz w:val="14"/>
          <w:szCs w:val="14"/>
        </w:rPr>
        <w:t>Z316                 *                    ****</w:t>
      </w:r>
    </w:p>
    <w:p w14:paraId="0E230A42" w14:textId="77777777" w:rsidR="00A25704" w:rsidRPr="003F40EE" w:rsidRDefault="00A25704" w:rsidP="00A25704">
      <w:pPr>
        <w:rPr>
          <w:sz w:val="14"/>
          <w:szCs w:val="14"/>
        </w:rPr>
      </w:pPr>
      <w:r w:rsidRPr="003F40EE">
        <w:rPr>
          <w:sz w:val="14"/>
          <w:szCs w:val="14"/>
        </w:rPr>
        <w:t>Z316                 *                    4901</w:t>
      </w:r>
    </w:p>
    <w:p w14:paraId="714D4C7B" w14:textId="77777777" w:rsidR="00A25704" w:rsidRPr="003F40EE" w:rsidRDefault="00A25704" w:rsidP="00A25704">
      <w:pPr>
        <w:rPr>
          <w:sz w:val="14"/>
          <w:szCs w:val="14"/>
        </w:rPr>
      </w:pPr>
      <w:r w:rsidRPr="003F40EE">
        <w:rPr>
          <w:sz w:val="14"/>
          <w:szCs w:val="14"/>
        </w:rPr>
        <w:t xml:space="preserve">           D %WEEKP</w:t>
      </w:r>
    </w:p>
    <w:p w14:paraId="3D7C07F7" w14:textId="1A4B14E1" w:rsidR="00A25704" w:rsidRPr="003F40EE" w:rsidRDefault="00A25704" w:rsidP="00A25704">
      <w:pPr>
        <w:rPr>
          <w:sz w:val="14"/>
          <w:szCs w:val="14"/>
        </w:rPr>
      </w:pPr>
      <w:r w:rsidRPr="003F40EE">
        <w:rPr>
          <w:sz w:val="14"/>
          <w:szCs w:val="14"/>
        </w:rPr>
        <w:t xml:space="preserve">1           </w:t>
      </w:r>
      <w:r w:rsidR="003A05DD" w:rsidRPr="003A05DD">
        <w:rPr>
          <w:sz w:val="14"/>
          <w:szCs w:val="14"/>
          <w:highlight w:val="green"/>
        </w:rPr>
        <w:t xml:space="preserve">ADDWT </w:t>
      </w:r>
      <w:proofErr w:type="gramStart"/>
      <w:r w:rsidR="003A05DD" w:rsidRPr="003A05DD">
        <w:rPr>
          <w:sz w:val="14"/>
          <w:szCs w:val="14"/>
          <w:highlight w:val="green"/>
        </w:rPr>
        <w:t>*</w:t>
      </w:r>
      <w:r w:rsidR="003A05DD">
        <w:rPr>
          <w:sz w:val="14"/>
          <w:szCs w:val="14"/>
        </w:rPr>
        <w:t xml:space="preserve">  </w:t>
      </w:r>
      <w:r w:rsidRPr="003F40EE">
        <w:rPr>
          <w:sz w:val="14"/>
          <w:szCs w:val="14"/>
        </w:rPr>
        <w:t>SETIN</w:t>
      </w:r>
      <w:proofErr w:type="gramEnd"/>
      <w:r w:rsidRPr="003F40EE">
        <w:rPr>
          <w:sz w:val="14"/>
          <w:szCs w:val="14"/>
        </w:rPr>
        <w:t xml:space="preserve"> 3=01</w:t>
      </w:r>
      <w:r w:rsidR="003A05DD" w:rsidRPr="003A05DD">
        <w:rPr>
          <w:sz w:val="14"/>
          <w:szCs w:val="14"/>
          <w:highlight w:val="green"/>
        </w:rPr>
        <w:t>ELIMI X</w:t>
      </w:r>
      <w:r w:rsidR="003A05DD">
        <w:rPr>
          <w:sz w:val="14"/>
          <w:szCs w:val="14"/>
        </w:rPr>
        <w:t xml:space="preserve">   </w:t>
      </w:r>
      <w:r w:rsidRPr="003F40EE">
        <w:rPr>
          <w:sz w:val="14"/>
          <w:szCs w:val="14"/>
        </w:rPr>
        <w:t xml:space="preserve">ADDWT 9WK1ADDWT&amp;4E01PRINT     </w:t>
      </w:r>
      <w:r w:rsidR="008608B2">
        <w:rPr>
          <w:sz w:val="14"/>
          <w:szCs w:val="14"/>
        </w:rPr>
        <w:tab/>
      </w:r>
      <w:r w:rsidR="00B354AC" w:rsidRPr="00B354AC">
        <w:rPr>
          <w:rFonts w:ascii="Wingdings" w:eastAsia="Wingdings" w:hAnsi="Wingdings" w:cs="Wingdings"/>
          <w:sz w:val="14"/>
          <w:szCs w:val="14"/>
          <w:highlight w:val="green"/>
        </w:rPr>
        <w:t>ß</w:t>
      </w:r>
      <w:r w:rsidR="00B354AC" w:rsidRPr="00B354AC">
        <w:rPr>
          <w:sz w:val="14"/>
          <w:szCs w:val="14"/>
          <w:highlight w:val="green"/>
        </w:rPr>
        <w:t xml:space="preserve"> </w:t>
      </w:r>
      <w:r w:rsidR="00B354AC">
        <w:rPr>
          <w:sz w:val="14"/>
          <w:szCs w:val="14"/>
          <w:highlight w:val="green"/>
        </w:rPr>
        <w:t xml:space="preserve">move </w:t>
      </w:r>
      <w:proofErr w:type="spellStart"/>
      <w:r w:rsidR="00B354AC">
        <w:rPr>
          <w:sz w:val="14"/>
          <w:szCs w:val="14"/>
          <w:highlight w:val="green"/>
        </w:rPr>
        <w:t>addwt</w:t>
      </w:r>
      <w:proofErr w:type="spellEnd"/>
      <w:r w:rsidR="00B354AC">
        <w:rPr>
          <w:sz w:val="14"/>
          <w:szCs w:val="14"/>
          <w:highlight w:val="green"/>
        </w:rPr>
        <w:t xml:space="preserve"> * to </w:t>
      </w:r>
      <w:r w:rsidR="00B354AC" w:rsidRPr="00B354AC">
        <w:rPr>
          <w:sz w:val="14"/>
          <w:szCs w:val="14"/>
          <w:highlight w:val="green"/>
        </w:rPr>
        <w:t xml:space="preserve">front/ add </w:t>
      </w:r>
      <w:proofErr w:type="spellStart"/>
      <w:r w:rsidR="00B354AC" w:rsidRPr="00B354AC">
        <w:rPr>
          <w:sz w:val="14"/>
          <w:szCs w:val="14"/>
          <w:highlight w:val="green"/>
        </w:rPr>
        <w:t>elimi</w:t>
      </w:r>
      <w:proofErr w:type="spellEnd"/>
      <w:r w:rsidR="00B354AC" w:rsidRPr="00B354AC">
        <w:rPr>
          <w:sz w:val="14"/>
          <w:szCs w:val="14"/>
          <w:highlight w:val="green"/>
        </w:rPr>
        <w:t xml:space="preserve"> x</w:t>
      </w:r>
    </w:p>
    <w:p w14:paraId="5A4A5D2E" w14:textId="75E9DAD3" w:rsidR="00A25704" w:rsidRPr="003F40EE" w:rsidRDefault="00A25704" w:rsidP="00A25704">
      <w:pPr>
        <w:rPr>
          <w:sz w:val="14"/>
          <w:szCs w:val="14"/>
        </w:rPr>
      </w:pPr>
      <w:r w:rsidRPr="003F40EE">
        <w:rPr>
          <w:sz w:val="14"/>
          <w:szCs w:val="14"/>
        </w:rPr>
        <w:t xml:space="preserve">2           </w:t>
      </w:r>
      <w:r w:rsidR="003A05DD" w:rsidRPr="003A05DD">
        <w:rPr>
          <w:sz w:val="14"/>
          <w:szCs w:val="14"/>
          <w:highlight w:val="green"/>
        </w:rPr>
        <w:t>ADDWT *</w:t>
      </w:r>
      <w:r w:rsidR="003A05DD">
        <w:rPr>
          <w:sz w:val="14"/>
          <w:szCs w:val="14"/>
        </w:rPr>
        <w:t xml:space="preserve">   </w:t>
      </w:r>
      <w:r w:rsidRPr="003F40EE">
        <w:rPr>
          <w:sz w:val="14"/>
          <w:szCs w:val="14"/>
        </w:rPr>
        <w:t>SETIN 3=02</w:t>
      </w:r>
      <w:r w:rsidR="003A05DD" w:rsidRPr="003A05DD">
        <w:rPr>
          <w:sz w:val="14"/>
          <w:szCs w:val="14"/>
          <w:highlight w:val="green"/>
        </w:rPr>
        <w:t>ELIMI X</w:t>
      </w:r>
      <w:r w:rsidR="003A05DD" w:rsidRPr="003F40EE">
        <w:rPr>
          <w:sz w:val="14"/>
          <w:szCs w:val="14"/>
        </w:rPr>
        <w:t xml:space="preserve"> </w:t>
      </w:r>
      <w:r w:rsidR="003A05DD">
        <w:rPr>
          <w:sz w:val="14"/>
          <w:szCs w:val="14"/>
        </w:rPr>
        <w:t xml:space="preserve">  </w:t>
      </w:r>
      <w:r w:rsidRPr="003F40EE">
        <w:rPr>
          <w:sz w:val="14"/>
          <w:szCs w:val="14"/>
        </w:rPr>
        <w:t xml:space="preserve">ADDWT 9WK2ADDWT&amp;4E02PRINT     </w:t>
      </w:r>
      <w:r w:rsidR="00B354AC">
        <w:rPr>
          <w:sz w:val="14"/>
          <w:szCs w:val="14"/>
        </w:rPr>
        <w:tab/>
      </w:r>
      <w:r w:rsidR="00B354AC" w:rsidRPr="00B354AC">
        <w:rPr>
          <w:rFonts w:ascii="Wingdings" w:eastAsia="Wingdings" w:hAnsi="Wingdings" w:cs="Wingdings"/>
          <w:sz w:val="14"/>
          <w:szCs w:val="14"/>
          <w:highlight w:val="green"/>
        </w:rPr>
        <w:t>ß</w:t>
      </w:r>
      <w:r w:rsidR="00B354AC" w:rsidRPr="00B354AC">
        <w:rPr>
          <w:sz w:val="14"/>
          <w:szCs w:val="14"/>
          <w:highlight w:val="green"/>
        </w:rPr>
        <w:t xml:space="preserve"> </w:t>
      </w:r>
      <w:r w:rsidR="00B354AC">
        <w:rPr>
          <w:sz w:val="14"/>
          <w:szCs w:val="14"/>
          <w:highlight w:val="green"/>
        </w:rPr>
        <w:t xml:space="preserve">move </w:t>
      </w:r>
      <w:proofErr w:type="spellStart"/>
      <w:r w:rsidR="00B354AC">
        <w:rPr>
          <w:sz w:val="14"/>
          <w:szCs w:val="14"/>
          <w:highlight w:val="green"/>
        </w:rPr>
        <w:t>addwt</w:t>
      </w:r>
      <w:proofErr w:type="spellEnd"/>
      <w:r w:rsidR="00B354AC">
        <w:rPr>
          <w:sz w:val="14"/>
          <w:szCs w:val="14"/>
          <w:highlight w:val="green"/>
        </w:rPr>
        <w:t xml:space="preserve"> * to </w:t>
      </w:r>
      <w:r w:rsidR="00B354AC" w:rsidRPr="00B354AC">
        <w:rPr>
          <w:sz w:val="14"/>
          <w:szCs w:val="14"/>
          <w:highlight w:val="green"/>
        </w:rPr>
        <w:t xml:space="preserve">front/ add </w:t>
      </w:r>
      <w:proofErr w:type="spellStart"/>
      <w:r w:rsidR="00B354AC" w:rsidRPr="00B354AC">
        <w:rPr>
          <w:sz w:val="14"/>
          <w:szCs w:val="14"/>
          <w:highlight w:val="green"/>
        </w:rPr>
        <w:t>elimi</w:t>
      </w:r>
      <w:proofErr w:type="spellEnd"/>
      <w:r w:rsidR="00B354AC" w:rsidRPr="00B354AC">
        <w:rPr>
          <w:sz w:val="14"/>
          <w:szCs w:val="14"/>
          <w:highlight w:val="green"/>
        </w:rPr>
        <w:t xml:space="preserve"> x</w:t>
      </w:r>
    </w:p>
    <w:p w14:paraId="71E58E5E" w14:textId="77777777" w:rsidR="00A25704" w:rsidRPr="003F40EE" w:rsidRDefault="00A25704" w:rsidP="00A25704">
      <w:pPr>
        <w:rPr>
          <w:sz w:val="14"/>
          <w:szCs w:val="14"/>
        </w:rPr>
      </w:pPr>
    </w:p>
    <w:p w14:paraId="0E939221" w14:textId="77777777" w:rsidR="00A25704" w:rsidRPr="003F40EE" w:rsidRDefault="00A25704" w:rsidP="00A25704">
      <w:pPr>
        <w:rPr>
          <w:sz w:val="14"/>
          <w:szCs w:val="14"/>
          <w:highlight w:val="green"/>
        </w:rPr>
      </w:pPr>
      <w:r w:rsidRPr="003F40EE">
        <w:rPr>
          <w:sz w:val="14"/>
          <w:szCs w:val="14"/>
          <w:highlight w:val="green"/>
        </w:rPr>
        <w:t>Z316                 *                    9WCM</w:t>
      </w:r>
      <w:r>
        <w:rPr>
          <w:sz w:val="14"/>
          <w:szCs w:val="14"/>
          <w:highlight w:val="green"/>
        </w:rPr>
        <w:t xml:space="preserve">                                                                                                   </w:t>
      </w:r>
      <w:r w:rsidRPr="003F40EE">
        <w:rPr>
          <w:rFonts w:ascii="Wingdings" w:eastAsia="Wingdings" w:hAnsi="Wingdings" w:cs="Wingdings"/>
          <w:sz w:val="14"/>
          <w:szCs w:val="14"/>
          <w:highlight w:val="green"/>
        </w:rPr>
        <w:t>ß</w:t>
      </w:r>
      <w:r>
        <w:rPr>
          <w:sz w:val="14"/>
          <w:szCs w:val="14"/>
          <w:highlight w:val="green"/>
        </w:rPr>
        <w:t xml:space="preserve"> new line (replaced 9WCM)</w:t>
      </w:r>
    </w:p>
    <w:p w14:paraId="4E59B7B5" w14:textId="77777777" w:rsidR="00A25704" w:rsidRPr="003F40EE" w:rsidRDefault="00A25704" w:rsidP="00A25704">
      <w:pPr>
        <w:rPr>
          <w:sz w:val="14"/>
          <w:szCs w:val="14"/>
          <w:highlight w:val="green"/>
        </w:rPr>
      </w:pPr>
      <w:r w:rsidRPr="003F40EE">
        <w:rPr>
          <w:sz w:val="14"/>
          <w:szCs w:val="14"/>
          <w:highlight w:val="green"/>
        </w:rPr>
        <w:t xml:space="preserve">           D %WEEKP</w:t>
      </w:r>
      <w:r>
        <w:rPr>
          <w:sz w:val="14"/>
          <w:szCs w:val="14"/>
          <w:highlight w:val="green"/>
        </w:rPr>
        <w:tab/>
      </w:r>
      <w:r>
        <w:rPr>
          <w:sz w:val="14"/>
          <w:szCs w:val="14"/>
          <w:highlight w:val="green"/>
        </w:rPr>
        <w:tab/>
      </w:r>
      <w:r>
        <w:rPr>
          <w:sz w:val="14"/>
          <w:szCs w:val="14"/>
          <w:highlight w:val="green"/>
        </w:rPr>
        <w:tab/>
      </w:r>
      <w:r>
        <w:rPr>
          <w:sz w:val="14"/>
          <w:szCs w:val="14"/>
          <w:highlight w:val="green"/>
        </w:rPr>
        <w:tab/>
      </w:r>
      <w:r>
        <w:rPr>
          <w:sz w:val="14"/>
          <w:szCs w:val="14"/>
          <w:highlight w:val="green"/>
        </w:rPr>
        <w:tab/>
      </w:r>
      <w:r>
        <w:rPr>
          <w:sz w:val="14"/>
          <w:szCs w:val="14"/>
          <w:highlight w:val="green"/>
        </w:rPr>
        <w:tab/>
      </w:r>
      <w:r w:rsidRPr="003F40EE">
        <w:rPr>
          <w:rFonts w:ascii="Wingdings" w:eastAsia="Wingdings" w:hAnsi="Wingdings" w:cs="Wingdings"/>
          <w:sz w:val="14"/>
          <w:szCs w:val="14"/>
          <w:highlight w:val="green"/>
        </w:rPr>
        <w:t>ß</w:t>
      </w:r>
      <w:r>
        <w:rPr>
          <w:sz w:val="14"/>
          <w:szCs w:val="14"/>
          <w:highlight w:val="green"/>
        </w:rPr>
        <w:t xml:space="preserve"> new line (replaced 9WCM)</w:t>
      </w:r>
    </w:p>
    <w:p w14:paraId="62E96BAD" w14:textId="740A6335" w:rsidR="00A25704" w:rsidRPr="003F40EE" w:rsidRDefault="00A25704" w:rsidP="00A25704">
      <w:pPr>
        <w:rPr>
          <w:sz w:val="14"/>
          <w:szCs w:val="14"/>
          <w:highlight w:val="green"/>
        </w:rPr>
      </w:pPr>
      <w:r w:rsidRPr="003F40EE">
        <w:rPr>
          <w:sz w:val="14"/>
          <w:szCs w:val="14"/>
          <w:highlight w:val="green"/>
        </w:rPr>
        <w:t>*</w:t>
      </w:r>
      <w:r>
        <w:rPr>
          <w:sz w:val="14"/>
          <w:szCs w:val="14"/>
          <w:highlight w:val="green"/>
        </w:rPr>
        <w:tab/>
        <w:t xml:space="preserve">                                     </w:t>
      </w:r>
      <w:r>
        <w:rPr>
          <w:sz w:val="14"/>
          <w:szCs w:val="14"/>
          <w:highlight w:val="green"/>
        </w:rPr>
        <w:tab/>
      </w:r>
      <w:r>
        <w:rPr>
          <w:sz w:val="14"/>
          <w:szCs w:val="14"/>
          <w:highlight w:val="green"/>
        </w:rPr>
        <w:tab/>
      </w:r>
      <w:r>
        <w:rPr>
          <w:sz w:val="14"/>
          <w:szCs w:val="14"/>
          <w:highlight w:val="green"/>
        </w:rPr>
        <w:tab/>
      </w:r>
      <w:r>
        <w:rPr>
          <w:sz w:val="14"/>
          <w:szCs w:val="14"/>
          <w:highlight w:val="green"/>
        </w:rPr>
        <w:tab/>
      </w:r>
      <w:r>
        <w:rPr>
          <w:sz w:val="14"/>
          <w:szCs w:val="14"/>
          <w:highlight w:val="green"/>
        </w:rPr>
        <w:tab/>
      </w:r>
      <w:r w:rsidRPr="003F40EE">
        <w:rPr>
          <w:rFonts w:ascii="Wingdings" w:eastAsia="Wingdings" w:hAnsi="Wingdings" w:cs="Wingdings"/>
          <w:sz w:val="14"/>
          <w:szCs w:val="14"/>
          <w:highlight w:val="green"/>
        </w:rPr>
        <w:t>ß</w:t>
      </w:r>
      <w:r>
        <w:rPr>
          <w:sz w:val="14"/>
          <w:szCs w:val="14"/>
          <w:highlight w:val="green"/>
        </w:rPr>
        <w:t>New line</w:t>
      </w:r>
      <w:r>
        <w:rPr>
          <w:sz w:val="14"/>
          <w:szCs w:val="14"/>
          <w:highlight w:val="green"/>
        </w:rPr>
        <w:tab/>
      </w:r>
    </w:p>
    <w:p w14:paraId="2FD4AC48" w14:textId="14AD683B" w:rsidR="00A25704" w:rsidRPr="003F40EE" w:rsidRDefault="00A25704" w:rsidP="00A25704">
      <w:pPr>
        <w:rPr>
          <w:sz w:val="14"/>
          <w:szCs w:val="14"/>
          <w:highlight w:val="green"/>
        </w:rPr>
      </w:pPr>
      <w:r w:rsidRPr="003F40EE">
        <w:rPr>
          <w:sz w:val="14"/>
          <w:szCs w:val="14"/>
          <w:highlight w:val="green"/>
        </w:rPr>
        <w:t xml:space="preserve">1            </w:t>
      </w:r>
      <w:r w:rsidR="00F5365F" w:rsidRPr="003F40EE">
        <w:rPr>
          <w:sz w:val="14"/>
          <w:szCs w:val="14"/>
          <w:highlight w:val="green"/>
        </w:rPr>
        <w:t>ADDWT *</w:t>
      </w:r>
      <w:r w:rsidR="00F5365F">
        <w:rPr>
          <w:sz w:val="14"/>
          <w:szCs w:val="14"/>
          <w:highlight w:val="green"/>
        </w:rPr>
        <w:t xml:space="preserve">   </w:t>
      </w:r>
      <w:r w:rsidRPr="003F40EE">
        <w:rPr>
          <w:sz w:val="14"/>
          <w:szCs w:val="14"/>
          <w:highlight w:val="green"/>
        </w:rPr>
        <w:t>SETIN 3=01ADDWT 9WK1ADDWT&amp;4E01PRINT</w:t>
      </w:r>
      <w:r>
        <w:rPr>
          <w:sz w:val="14"/>
          <w:szCs w:val="14"/>
          <w:highlight w:val="green"/>
        </w:rPr>
        <w:tab/>
      </w:r>
      <w:r>
        <w:rPr>
          <w:sz w:val="14"/>
          <w:szCs w:val="14"/>
          <w:highlight w:val="green"/>
        </w:rPr>
        <w:tab/>
      </w:r>
      <w:r w:rsidRPr="003F40EE">
        <w:rPr>
          <w:rFonts w:ascii="Wingdings" w:eastAsia="Wingdings" w:hAnsi="Wingdings" w:cs="Wingdings"/>
          <w:sz w:val="14"/>
          <w:szCs w:val="14"/>
          <w:highlight w:val="green"/>
        </w:rPr>
        <w:t>ß</w:t>
      </w:r>
      <w:r>
        <w:rPr>
          <w:sz w:val="14"/>
          <w:szCs w:val="14"/>
          <w:highlight w:val="green"/>
        </w:rPr>
        <w:t xml:space="preserve"> new line (replaced 9WCM)</w:t>
      </w:r>
      <w:r w:rsidR="008608B2">
        <w:rPr>
          <w:sz w:val="14"/>
          <w:szCs w:val="14"/>
          <w:highlight w:val="green"/>
        </w:rPr>
        <w:t xml:space="preserve">/move </w:t>
      </w:r>
      <w:proofErr w:type="spellStart"/>
      <w:r w:rsidR="008608B2">
        <w:rPr>
          <w:sz w:val="14"/>
          <w:szCs w:val="14"/>
          <w:highlight w:val="green"/>
        </w:rPr>
        <w:t>addwt</w:t>
      </w:r>
      <w:proofErr w:type="spellEnd"/>
      <w:r w:rsidR="008608B2">
        <w:rPr>
          <w:sz w:val="14"/>
          <w:szCs w:val="14"/>
          <w:highlight w:val="green"/>
        </w:rPr>
        <w:t xml:space="preserve"> * to front</w:t>
      </w:r>
    </w:p>
    <w:p w14:paraId="0CE2173B" w14:textId="4C4D9A19" w:rsidR="00A25704" w:rsidRPr="003F40EE" w:rsidRDefault="00A25704" w:rsidP="00A25704">
      <w:pPr>
        <w:rPr>
          <w:sz w:val="14"/>
          <w:szCs w:val="14"/>
        </w:rPr>
      </w:pPr>
      <w:r w:rsidRPr="003F40EE">
        <w:rPr>
          <w:sz w:val="14"/>
          <w:szCs w:val="14"/>
          <w:highlight w:val="green"/>
        </w:rPr>
        <w:t xml:space="preserve">2            </w:t>
      </w:r>
      <w:r w:rsidR="00F5365F" w:rsidRPr="003F40EE">
        <w:rPr>
          <w:sz w:val="14"/>
          <w:szCs w:val="14"/>
          <w:highlight w:val="green"/>
        </w:rPr>
        <w:t>ADDWT *</w:t>
      </w:r>
      <w:r w:rsidR="00F5365F">
        <w:rPr>
          <w:sz w:val="14"/>
          <w:szCs w:val="14"/>
          <w:highlight w:val="green"/>
        </w:rPr>
        <w:t xml:space="preserve">   </w:t>
      </w:r>
      <w:r w:rsidRPr="003F40EE">
        <w:rPr>
          <w:sz w:val="14"/>
          <w:szCs w:val="14"/>
          <w:highlight w:val="green"/>
        </w:rPr>
        <w:t>SETIN 3=02ADDWT 9WK2ADDWT&amp;4E02PRINT</w:t>
      </w:r>
      <w:r>
        <w:rPr>
          <w:sz w:val="14"/>
          <w:szCs w:val="14"/>
        </w:rPr>
        <w:tab/>
      </w:r>
      <w:r>
        <w:rPr>
          <w:sz w:val="14"/>
          <w:szCs w:val="14"/>
        </w:rPr>
        <w:tab/>
      </w:r>
      <w:r w:rsidRPr="003F40EE">
        <w:rPr>
          <w:rFonts w:ascii="Wingdings" w:eastAsia="Wingdings" w:hAnsi="Wingdings" w:cs="Wingdings"/>
          <w:sz w:val="14"/>
          <w:szCs w:val="14"/>
          <w:highlight w:val="green"/>
        </w:rPr>
        <w:t>ß</w:t>
      </w:r>
      <w:r>
        <w:rPr>
          <w:sz w:val="14"/>
          <w:szCs w:val="14"/>
          <w:highlight w:val="green"/>
        </w:rPr>
        <w:t xml:space="preserve"> new line (replaced 9WCM</w:t>
      </w:r>
      <w:r w:rsidR="008608B2">
        <w:rPr>
          <w:sz w:val="14"/>
          <w:szCs w:val="14"/>
          <w:highlight w:val="green"/>
        </w:rPr>
        <w:t xml:space="preserve">)/move </w:t>
      </w:r>
      <w:proofErr w:type="spellStart"/>
      <w:r w:rsidR="008608B2">
        <w:rPr>
          <w:sz w:val="14"/>
          <w:szCs w:val="14"/>
          <w:highlight w:val="green"/>
        </w:rPr>
        <w:t>addwt</w:t>
      </w:r>
      <w:proofErr w:type="spellEnd"/>
      <w:r w:rsidR="008608B2">
        <w:rPr>
          <w:sz w:val="14"/>
          <w:szCs w:val="14"/>
          <w:highlight w:val="green"/>
        </w:rPr>
        <w:t xml:space="preserve"> * to front</w:t>
      </w:r>
    </w:p>
    <w:p w14:paraId="6B9A1E9F" w14:textId="77777777" w:rsidR="00A25704" w:rsidRPr="00A25704" w:rsidRDefault="00A25704" w:rsidP="00A25704"/>
    <w:p w14:paraId="03AA3371" w14:textId="0F0A27F7" w:rsidR="00AA7DF0" w:rsidRDefault="00AA7DF0" w:rsidP="00434E17">
      <w:pPr>
        <w:pStyle w:val="Heading6"/>
      </w:pPr>
      <w:r>
        <w:lastRenderedPageBreak/>
        <w:t xml:space="preserve"> </w:t>
      </w:r>
      <w:r w:rsidR="00434E17">
        <w:t>Change schema ZWC3</w:t>
      </w:r>
    </w:p>
    <w:p w14:paraId="23E386CE" w14:textId="798EDBCA" w:rsidR="000B6D99" w:rsidRDefault="000B6D99" w:rsidP="00434E17">
      <w:pPr>
        <w:pStyle w:val="Heading7"/>
      </w:pPr>
      <w:r>
        <w:t>Before Change</w:t>
      </w:r>
    </w:p>
    <w:p w14:paraId="747AE04E" w14:textId="73AF56C5" w:rsidR="000B6D99" w:rsidRDefault="000B6D99" w:rsidP="000B6D99">
      <w:r>
        <w:rPr>
          <w:lang w:eastAsia="en-AU"/>
        </w:rPr>
        <w:t xml:space="preserve">See </w:t>
      </w:r>
      <w:hyperlink r:id="rId31" w:history="1">
        <w:r>
          <w:rPr>
            <w:rStyle w:val="Hyperlink"/>
          </w:rPr>
          <w:t>Config objects check before change.xlsx</w:t>
        </w:r>
      </w:hyperlink>
      <w:r>
        <w:t xml:space="preserve"> worksheet </w:t>
      </w:r>
      <w:r w:rsidRPr="004F2E64">
        <w:t>Schema ZWC3 B4 chg</w:t>
      </w:r>
      <w:r>
        <w:t>. It shows schema ZWC3 before changes for EPSS phase 4.</w:t>
      </w:r>
      <w:r w:rsidR="00DD190B">
        <w:t xml:space="preserve"> (Aligned with DB1 and TST010)</w:t>
      </w:r>
    </w:p>
    <w:p w14:paraId="6015BA10" w14:textId="2E5A6A65" w:rsidR="001A33AA" w:rsidRDefault="00DB0E29" w:rsidP="000B6D99">
      <w:r>
        <w:t>..</w:t>
      </w:r>
    </w:p>
    <w:p w14:paraId="35E56E3C" w14:textId="77777777" w:rsidR="00DB0E29" w:rsidRPr="00DB0E29" w:rsidRDefault="00DB0E29" w:rsidP="00DB0E29">
      <w:pPr>
        <w:rPr>
          <w:sz w:val="16"/>
          <w:szCs w:val="16"/>
        </w:rPr>
      </w:pPr>
      <w:r w:rsidRPr="00DB0E29">
        <w:rPr>
          <w:sz w:val="16"/>
          <w:szCs w:val="16"/>
        </w:rPr>
        <w:t>IF    ZWZZ                  Check if PBRI is applicable or EPSS</w:t>
      </w:r>
    </w:p>
    <w:p w14:paraId="3DC2CE16" w14:textId="77777777" w:rsidR="00DB0E29" w:rsidRPr="00DB0E29" w:rsidRDefault="00DB0E29" w:rsidP="00DB0E29">
      <w:pPr>
        <w:rPr>
          <w:sz w:val="16"/>
          <w:szCs w:val="16"/>
        </w:rPr>
      </w:pPr>
      <w:r w:rsidRPr="00DB0E29">
        <w:rPr>
          <w:sz w:val="16"/>
          <w:szCs w:val="16"/>
        </w:rPr>
        <w:t>IF    ZWP4                * Check if PBRI is applicable or EPSS</w:t>
      </w:r>
    </w:p>
    <w:p w14:paraId="7568F71C" w14:textId="77777777" w:rsidR="00DB0E29" w:rsidRPr="00DB0E29" w:rsidRDefault="00DB0E29" w:rsidP="00DB0E29">
      <w:pPr>
        <w:rPr>
          <w:sz w:val="16"/>
          <w:szCs w:val="16"/>
        </w:rPr>
      </w:pPr>
      <w:r w:rsidRPr="00DB0E29">
        <w:rPr>
          <w:sz w:val="16"/>
          <w:szCs w:val="16"/>
        </w:rPr>
        <w:t>ZEPSD                       Delete Weeks Table EPSS</w:t>
      </w:r>
    </w:p>
    <w:p w14:paraId="56DCD432" w14:textId="77777777" w:rsidR="00DB0E29" w:rsidRPr="00DB0E29" w:rsidRDefault="00DB0E29" w:rsidP="00DB0E29">
      <w:pPr>
        <w:rPr>
          <w:sz w:val="16"/>
          <w:szCs w:val="16"/>
        </w:rPr>
      </w:pPr>
      <w:r w:rsidRPr="00DB0E29">
        <w:rPr>
          <w:sz w:val="16"/>
          <w:szCs w:val="16"/>
        </w:rPr>
        <w:t>PIT   ZWZI      NOAB        EPSS Phse</w:t>
      </w:r>
      <w:proofErr w:type="gramStart"/>
      <w:r w:rsidRPr="00DB0E29">
        <w:rPr>
          <w:sz w:val="16"/>
          <w:szCs w:val="16"/>
        </w:rPr>
        <w:t>4:Add</w:t>
      </w:r>
      <w:proofErr w:type="gramEnd"/>
      <w:r w:rsidRPr="00DB0E29">
        <w:rPr>
          <w:sz w:val="16"/>
          <w:szCs w:val="16"/>
        </w:rPr>
        <w:t xml:space="preserve"> week CNTR3 W3670 OhEarn</w:t>
      </w:r>
    </w:p>
    <w:p w14:paraId="70C57913" w14:textId="77777777" w:rsidR="00DB0E29" w:rsidRPr="00DB0E29" w:rsidRDefault="00DB0E29" w:rsidP="00DB0E29">
      <w:pPr>
        <w:rPr>
          <w:sz w:val="16"/>
          <w:szCs w:val="16"/>
        </w:rPr>
      </w:pPr>
      <w:r w:rsidRPr="00C47F98">
        <w:rPr>
          <w:sz w:val="16"/>
          <w:szCs w:val="16"/>
          <w:highlight w:val="red"/>
        </w:rPr>
        <w:t>PIT   Z321      NOAB        Add V0 + Sign on 9WCA</w:t>
      </w:r>
    </w:p>
    <w:p w14:paraId="62C2B1DB" w14:textId="77777777" w:rsidR="00DB0E29" w:rsidRPr="00DB0E29" w:rsidRDefault="00DB0E29" w:rsidP="00DB0E29">
      <w:pPr>
        <w:rPr>
          <w:sz w:val="16"/>
          <w:szCs w:val="16"/>
        </w:rPr>
      </w:pPr>
      <w:r w:rsidRPr="00DB0E29">
        <w:rPr>
          <w:sz w:val="16"/>
          <w:szCs w:val="16"/>
        </w:rPr>
        <w:t xml:space="preserve">PIT   Z316      NOAB        Add WC to Variables </w:t>
      </w:r>
      <w:proofErr w:type="spellStart"/>
      <w:r w:rsidRPr="00DB0E29">
        <w:rPr>
          <w:sz w:val="16"/>
          <w:szCs w:val="16"/>
        </w:rPr>
        <w:t>splitwise</w:t>
      </w:r>
      <w:proofErr w:type="spellEnd"/>
    </w:p>
    <w:p w14:paraId="622E0462" w14:textId="77777777" w:rsidR="00DB0E29" w:rsidRPr="00DB0E29" w:rsidRDefault="00DB0E29" w:rsidP="00DB0E29">
      <w:pPr>
        <w:rPr>
          <w:sz w:val="16"/>
          <w:szCs w:val="16"/>
        </w:rPr>
      </w:pPr>
      <w:r w:rsidRPr="00DB0E29">
        <w:rPr>
          <w:sz w:val="16"/>
          <w:szCs w:val="16"/>
        </w:rPr>
        <w:t>PRINT      VAR</w:t>
      </w:r>
    </w:p>
    <w:p w14:paraId="1A6B1E09" w14:textId="77777777" w:rsidR="00DB0E29" w:rsidRPr="00DB0E29" w:rsidRDefault="00DB0E29" w:rsidP="00DB0E29">
      <w:pPr>
        <w:rPr>
          <w:sz w:val="16"/>
          <w:szCs w:val="16"/>
        </w:rPr>
      </w:pPr>
      <w:r w:rsidRPr="00DB0E29">
        <w:rPr>
          <w:sz w:val="16"/>
          <w:szCs w:val="16"/>
        </w:rPr>
        <w:t>PIT   Z320      NOAB        Clear 4909 before calc. new 4909</w:t>
      </w:r>
    </w:p>
    <w:p w14:paraId="1A6C1178" w14:textId="77777777" w:rsidR="00DB0E29" w:rsidRPr="00DB0E29" w:rsidRDefault="00DB0E29" w:rsidP="00DB0E29">
      <w:pPr>
        <w:rPr>
          <w:sz w:val="16"/>
          <w:szCs w:val="16"/>
        </w:rPr>
      </w:pPr>
      <w:r w:rsidRPr="00DB0E29">
        <w:rPr>
          <w:sz w:val="16"/>
          <w:szCs w:val="16"/>
        </w:rPr>
        <w:t xml:space="preserve">PIT   Z315      NOAB        Calculate new top up for EPSS </w:t>
      </w:r>
      <w:proofErr w:type="spellStart"/>
      <w:r w:rsidRPr="00DB0E29">
        <w:rPr>
          <w:sz w:val="16"/>
          <w:szCs w:val="16"/>
        </w:rPr>
        <w:t>splitwise</w:t>
      </w:r>
      <w:proofErr w:type="spellEnd"/>
    </w:p>
    <w:p w14:paraId="3EE6E609" w14:textId="77777777" w:rsidR="00DB0E29" w:rsidRPr="00DB0E29" w:rsidRDefault="00DB0E29" w:rsidP="00DB0E29">
      <w:pPr>
        <w:rPr>
          <w:sz w:val="16"/>
          <w:szCs w:val="16"/>
        </w:rPr>
      </w:pPr>
      <w:r w:rsidRPr="00DB0E29">
        <w:rPr>
          <w:sz w:val="16"/>
          <w:szCs w:val="16"/>
        </w:rPr>
        <w:t>PIT   Z323      NOAB        Remove splits on 4909</w:t>
      </w:r>
    </w:p>
    <w:p w14:paraId="3B13BF03" w14:textId="77777777" w:rsidR="00DB0E29" w:rsidRPr="00DB0E29" w:rsidRDefault="00DB0E29" w:rsidP="00DB0E29">
      <w:pPr>
        <w:rPr>
          <w:sz w:val="16"/>
          <w:szCs w:val="16"/>
        </w:rPr>
      </w:pPr>
      <w:r w:rsidRPr="00DB0E29">
        <w:rPr>
          <w:sz w:val="16"/>
          <w:szCs w:val="16"/>
        </w:rPr>
        <w:t>PIT   Z322      NOAB        Calculate EPSS TopUp per week</w:t>
      </w:r>
    </w:p>
    <w:p w14:paraId="7F93A476" w14:textId="77777777" w:rsidR="00DB0E29" w:rsidRPr="00DB0E29" w:rsidRDefault="00DB0E29" w:rsidP="00DB0E29">
      <w:pPr>
        <w:rPr>
          <w:sz w:val="16"/>
          <w:szCs w:val="16"/>
        </w:rPr>
      </w:pPr>
      <w:r w:rsidRPr="00DB0E29">
        <w:rPr>
          <w:sz w:val="16"/>
          <w:szCs w:val="16"/>
        </w:rPr>
        <w:t xml:space="preserve">PIT   Z319      NOAB        Remove Extra week Pay if 39 </w:t>
      </w:r>
      <w:proofErr w:type="spellStart"/>
      <w:r w:rsidRPr="00DB0E29">
        <w:rPr>
          <w:sz w:val="16"/>
          <w:szCs w:val="16"/>
        </w:rPr>
        <w:t>wk</w:t>
      </w:r>
      <w:proofErr w:type="spellEnd"/>
      <w:r w:rsidRPr="00DB0E29">
        <w:rPr>
          <w:sz w:val="16"/>
          <w:szCs w:val="16"/>
        </w:rPr>
        <w:t xml:space="preserve"> completed</w:t>
      </w:r>
    </w:p>
    <w:p w14:paraId="530AA615" w14:textId="5E1942EB" w:rsidR="00DB0E29" w:rsidRPr="00DB0E29" w:rsidRDefault="00DB0E29" w:rsidP="00DB0E29">
      <w:pPr>
        <w:rPr>
          <w:sz w:val="16"/>
          <w:szCs w:val="16"/>
        </w:rPr>
      </w:pPr>
      <w:r w:rsidRPr="00DB0E29">
        <w:rPr>
          <w:sz w:val="16"/>
          <w:szCs w:val="16"/>
        </w:rPr>
        <w:t>ENDIF</w:t>
      </w:r>
    </w:p>
    <w:p w14:paraId="37766657" w14:textId="378CDFD8" w:rsidR="00DB0E29" w:rsidRDefault="00DB0E29" w:rsidP="00DB0E29">
      <w:r>
        <w:t>…</w:t>
      </w:r>
    </w:p>
    <w:p w14:paraId="5F415D27" w14:textId="1F1E83B4" w:rsidR="00434E17" w:rsidRDefault="00434E17" w:rsidP="00434E17">
      <w:pPr>
        <w:pStyle w:val="Heading7"/>
      </w:pPr>
      <w:r>
        <w:t>After change</w:t>
      </w:r>
    </w:p>
    <w:p w14:paraId="24ACB3B3" w14:textId="543CE389" w:rsidR="00A25704" w:rsidRDefault="00A25704" w:rsidP="00A25704">
      <w:r>
        <w:t>New lines are highlighted in green.</w:t>
      </w:r>
      <w:r w:rsidR="00C12B63">
        <w:t xml:space="preserve"> Commented /obsolete lines are highlighted in red.</w:t>
      </w:r>
    </w:p>
    <w:p w14:paraId="22156BAF" w14:textId="6E7F9AB2" w:rsidR="00C12B63" w:rsidRDefault="00C12B63" w:rsidP="00A25704">
      <w:r>
        <w:t xml:space="preserve">See </w:t>
      </w:r>
      <w:hyperlink w:anchor="_New_Rule:_Z325" w:history="1">
        <w:r w:rsidR="00F14FFE" w:rsidRPr="00F14FFE">
          <w:rPr>
            <w:rStyle w:val="Hyperlink"/>
          </w:rPr>
          <w:t>New Rule: Z325 ZEPSS Copy 9WCA to 9WCM, reduce with Rec/Ext</w:t>
        </w:r>
      </w:hyperlink>
    </w:p>
    <w:p w14:paraId="0ECEA7D0" w14:textId="0BF512B6" w:rsidR="00961A4F" w:rsidRDefault="00961A4F" w:rsidP="00A25704">
      <w:r>
        <w:t>Comment rule Z321. It attempts to add the V0 to WT 9WCA. WT 9WCA is not relevant for EPSS anymore. The V0 added to WT 9WCA is not certain to align with WT 9WCO either.</w:t>
      </w:r>
    </w:p>
    <w:p w14:paraId="0D2F8DEB" w14:textId="41DCA0B3" w:rsidR="00C47F98" w:rsidRPr="00434E17" w:rsidRDefault="00C47F98" w:rsidP="00A25704">
      <w:r>
        <w:t>..</w:t>
      </w:r>
    </w:p>
    <w:p w14:paraId="1076AFD3" w14:textId="77777777" w:rsidR="00A25704" w:rsidRPr="00C47F98" w:rsidRDefault="00A25704" w:rsidP="00A25704">
      <w:pPr>
        <w:rPr>
          <w:sz w:val="16"/>
          <w:szCs w:val="16"/>
        </w:rPr>
      </w:pPr>
      <w:r w:rsidRPr="00C47F98">
        <w:rPr>
          <w:sz w:val="16"/>
          <w:szCs w:val="16"/>
        </w:rPr>
        <w:t xml:space="preserve">PIT   ZWC4 </w:t>
      </w:r>
      <w:proofErr w:type="gramStart"/>
      <w:r w:rsidRPr="00C47F98">
        <w:rPr>
          <w:sz w:val="16"/>
          <w:szCs w:val="16"/>
        </w:rPr>
        <w:t>GEN  NOAB</w:t>
      </w:r>
      <w:proofErr w:type="gramEnd"/>
      <w:r w:rsidRPr="00C47F98">
        <w:rPr>
          <w:sz w:val="16"/>
          <w:szCs w:val="16"/>
        </w:rPr>
        <w:t xml:space="preserve">        Create actuals 9WCA</w:t>
      </w:r>
    </w:p>
    <w:p w14:paraId="3443E44E" w14:textId="2A6BC6BB" w:rsidR="00A25704" w:rsidRPr="00C47F98" w:rsidRDefault="00A25704" w:rsidP="00A25704">
      <w:pPr>
        <w:rPr>
          <w:sz w:val="16"/>
          <w:szCs w:val="16"/>
        </w:rPr>
      </w:pPr>
      <w:r w:rsidRPr="00C47F98">
        <w:rPr>
          <w:sz w:val="16"/>
          <w:szCs w:val="16"/>
          <w:highlight w:val="green"/>
        </w:rPr>
        <w:t xml:space="preserve">PIT   Z325 </w:t>
      </w:r>
      <w:proofErr w:type="gramStart"/>
      <w:r w:rsidRPr="00C47F98">
        <w:rPr>
          <w:sz w:val="16"/>
          <w:szCs w:val="16"/>
          <w:highlight w:val="green"/>
        </w:rPr>
        <w:t>GEN  NOAB</w:t>
      </w:r>
      <w:proofErr w:type="gramEnd"/>
      <w:r w:rsidRPr="00C47F98">
        <w:rPr>
          <w:sz w:val="16"/>
          <w:szCs w:val="16"/>
          <w:highlight w:val="green"/>
        </w:rPr>
        <w:t xml:space="preserve">        EPSS Phse4: Create 9WCM</w:t>
      </w:r>
      <w:r w:rsidRPr="00C47F98">
        <w:rPr>
          <w:sz w:val="16"/>
          <w:szCs w:val="16"/>
        </w:rPr>
        <w:t xml:space="preserve">   </w:t>
      </w:r>
      <w:r w:rsidR="00C12B63">
        <w:rPr>
          <w:sz w:val="16"/>
          <w:szCs w:val="16"/>
        </w:rPr>
        <w:tab/>
      </w:r>
      <w:r w:rsidR="00C12B63">
        <w:rPr>
          <w:sz w:val="16"/>
          <w:szCs w:val="16"/>
        </w:rPr>
        <w:tab/>
      </w:r>
      <w:r w:rsidR="00C12B63">
        <w:rPr>
          <w:sz w:val="16"/>
          <w:szCs w:val="16"/>
        </w:rPr>
        <w:tab/>
      </w:r>
      <w:r w:rsidRPr="00C47F98">
        <w:rPr>
          <w:rFonts w:ascii="Wingdings" w:eastAsia="Wingdings" w:hAnsi="Wingdings" w:cs="Wingdings"/>
          <w:sz w:val="16"/>
          <w:szCs w:val="16"/>
        </w:rPr>
        <w:t>ß</w:t>
      </w:r>
      <w:r w:rsidRPr="00C47F98">
        <w:rPr>
          <w:sz w:val="16"/>
          <w:szCs w:val="16"/>
        </w:rPr>
        <w:t>New line</w:t>
      </w:r>
    </w:p>
    <w:p w14:paraId="2B9A5616" w14:textId="77777777" w:rsidR="00A25704" w:rsidRPr="00C47F98" w:rsidRDefault="00A25704" w:rsidP="00A25704">
      <w:pPr>
        <w:rPr>
          <w:sz w:val="16"/>
          <w:szCs w:val="16"/>
        </w:rPr>
      </w:pPr>
      <w:r w:rsidRPr="00C47F98">
        <w:rPr>
          <w:sz w:val="16"/>
          <w:szCs w:val="16"/>
        </w:rPr>
        <w:t xml:space="preserve">PIT   Z2C4 </w:t>
      </w:r>
      <w:proofErr w:type="gramStart"/>
      <w:r w:rsidRPr="00C47F98">
        <w:rPr>
          <w:sz w:val="16"/>
          <w:szCs w:val="16"/>
        </w:rPr>
        <w:t>GEN  NOAB</w:t>
      </w:r>
      <w:proofErr w:type="gramEnd"/>
      <w:r w:rsidRPr="00C47F98">
        <w:rPr>
          <w:sz w:val="16"/>
          <w:szCs w:val="16"/>
        </w:rPr>
        <w:t xml:space="preserve">      * Create actuals 9WCA  *temp baseline </w:t>
      </w:r>
      <w:proofErr w:type="spellStart"/>
      <w:r w:rsidRPr="00C47F98">
        <w:rPr>
          <w:sz w:val="16"/>
          <w:szCs w:val="16"/>
        </w:rPr>
        <w:t>epss</w:t>
      </w:r>
      <w:proofErr w:type="spellEnd"/>
    </w:p>
    <w:p w14:paraId="5AE543FC" w14:textId="77777777" w:rsidR="00A25704" w:rsidRPr="00C47F98" w:rsidRDefault="00A25704" w:rsidP="00A25704">
      <w:pPr>
        <w:rPr>
          <w:sz w:val="16"/>
          <w:szCs w:val="16"/>
        </w:rPr>
      </w:pPr>
      <w:r w:rsidRPr="00C47F98">
        <w:rPr>
          <w:sz w:val="16"/>
          <w:szCs w:val="16"/>
        </w:rPr>
        <w:t>PIT   Z303      NOAB        Calculate workers comp amount</w:t>
      </w:r>
    </w:p>
    <w:p w14:paraId="56845AC8" w14:textId="21BAB0D7" w:rsidR="00C47F98" w:rsidRPr="00D34905" w:rsidRDefault="00C47F98" w:rsidP="00A25704">
      <w:pPr>
        <w:rPr>
          <w:sz w:val="16"/>
          <w:szCs w:val="16"/>
        </w:rPr>
      </w:pPr>
      <w:r w:rsidRPr="00D34905">
        <w:rPr>
          <w:sz w:val="16"/>
          <w:szCs w:val="16"/>
        </w:rPr>
        <w:t>..</w:t>
      </w:r>
    </w:p>
    <w:p w14:paraId="60F35E2D" w14:textId="77777777" w:rsidR="00963344" w:rsidRPr="00963344" w:rsidRDefault="00963344" w:rsidP="00963344">
      <w:pPr>
        <w:rPr>
          <w:sz w:val="16"/>
          <w:szCs w:val="16"/>
        </w:rPr>
      </w:pPr>
      <w:r w:rsidRPr="00963344">
        <w:rPr>
          <w:sz w:val="16"/>
          <w:szCs w:val="16"/>
        </w:rPr>
        <w:t>IF    ZWZZ                  Check if PBRI is applicable or EPSS</w:t>
      </w:r>
    </w:p>
    <w:p w14:paraId="7370D99C" w14:textId="77777777" w:rsidR="00963344" w:rsidRPr="00963344" w:rsidRDefault="00963344" w:rsidP="00963344">
      <w:pPr>
        <w:rPr>
          <w:sz w:val="16"/>
          <w:szCs w:val="16"/>
        </w:rPr>
      </w:pPr>
      <w:r w:rsidRPr="00963344">
        <w:rPr>
          <w:sz w:val="16"/>
          <w:szCs w:val="16"/>
        </w:rPr>
        <w:t>IF    ZWP4                * Check if PBRI is applicable or EPSS</w:t>
      </w:r>
    </w:p>
    <w:p w14:paraId="4B5919C7" w14:textId="77777777" w:rsidR="00963344" w:rsidRPr="00963344" w:rsidRDefault="00963344" w:rsidP="00963344">
      <w:pPr>
        <w:rPr>
          <w:sz w:val="16"/>
          <w:szCs w:val="16"/>
        </w:rPr>
      </w:pPr>
      <w:r w:rsidRPr="00963344">
        <w:rPr>
          <w:sz w:val="16"/>
          <w:szCs w:val="16"/>
        </w:rPr>
        <w:t>ZEPSD                       Delete Weeks Table EPSS</w:t>
      </w:r>
    </w:p>
    <w:p w14:paraId="343EB48C" w14:textId="77777777" w:rsidR="00963344" w:rsidRPr="00963344" w:rsidRDefault="00963344" w:rsidP="00963344">
      <w:pPr>
        <w:rPr>
          <w:sz w:val="16"/>
          <w:szCs w:val="16"/>
        </w:rPr>
      </w:pPr>
      <w:r w:rsidRPr="00963344">
        <w:rPr>
          <w:sz w:val="16"/>
          <w:szCs w:val="16"/>
        </w:rPr>
        <w:t>PIT   ZWZI      NOAB        EPSS Phse</w:t>
      </w:r>
      <w:proofErr w:type="gramStart"/>
      <w:r w:rsidRPr="00963344">
        <w:rPr>
          <w:sz w:val="16"/>
          <w:szCs w:val="16"/>
        </w:rPr>
        <w:t>4:Add</w:t>
      </w:r>
      <w:proofErr w:type="gramEnd"/>
      <w:r w:rsidRPr="00963344">
        <w:rPr>
          <w:sz w:val="16"/>
          <w:szCs w:val="16"/>
        </w:rPr>
        <w:t xml:space="preserve"> week CNTR3 W3670 OhEarn</w:t>
      </w:r>
    </w:p>
    <w:p w14:paraId="64A11CC0" w14:textId="0195ED0D" w:rsidR="00963344" w:rsidRPr="00963344" w:rsidRDefault="00963344" w:rsidP="00963344">
      <w:pPr>
        <w:rPr>
          <w:sz w:val="16"/>
          <w:szCs w:val="16"/>
        </w:rPr>
      </w:pPr>
      <w:r w:rsidRPr="00963344">
        <w:rPr>
          <w:sz w:val="16"/>
          <w:szCs w:val="16"/>
          <w:highlight w:val="red"/>
        </w:rPr>
        <w:t>PIT   Z321      NOAB      * Add V0 + Sign on 9WCA</w:t>
      </w:r>
      <w:r>
        <w:rPr>
          <w:sz w:val="16"/>
          <w:szCs w:val="16"/>
        </w:rPr>
        <w:tab/>
      </w:r>
      <w:r>
        <w:rPr>
          <w:sz w:val="16"/>
          <w:szCs w:val="16"/>
        </w:rPr>
        <w:tab/>
      </w:r>
      <w:r>
        <w:rPr>
          <w:sz w:val="16"/>
          <w:szCs w:val="16"/>
        </w:rPr>
        <w:tab/>
      </w:r>
      <w:r w:rsidRPr="00963344">
        <w:rPr>
          <w:rFonts w:ascii="Wingdings" w:eastAsia="Wingdings" w:hAnsi="Wingdings" w:cs="Wingdings"/>
          <w:sz w:val="16"/>
          <w:szCs w:val="16"/>
        </w:rPr>
        <w:t>ß</w:t>
      </w:r>
      <w:r>
        <w:rPr>
          <w:sz w:val="16"/>
          <w:szCs w:val="16"/>
        </w:rPr>
        <w:t>Comment this line</w:t>
      </w:r>
    </w:p>
    <w:p w14:paraId="13D8CCF1" w14:textId="77777777" w:rsidR="00963344" w:rsidRPr="00963344" w:rsidRDefault="00963344" w:rsidP="00963344">
      <w:pPr>
        <w:rPr>
          <w:sz w:val="16"/>
          <w:szCs w:val="16"/>
        </w:rPr>
      </w:pPr>
      <w:r w:rsidRPr="00963344">
        <w:rPr>
          <w:sz w:val="16"/>
          <w:szCs w:val="16"/>
        </w:rPr>
        <w:t xml:space="preserve">PIT   Z316      NOAB        Add WC to Variables </w:t>
      </w:r>
      <w:proofErr w:type="spellStart"/>
      <w:r w:rsidRPr="00963344">
        <w:rPr>
          <w:sz w:val="16"/>
          <w:szCs w:val="16"/>
        </w:rPr>
        <w:t>splitwise</w:t>
      </w:r>
      <w:proofErr w:type="spellEnd"/>
    </w:p>
    <w:p w14:paraId="7F3AEF32" w14:textId="77777777" w:rsidR="00963344" w:rsidRPr="00963344" w:rsidRDefault="00963344" w:rsidP="00963344">
      <w:pPr>
        <w:rPr>
          <w:sz w:val="16"/>
          <w:szCs w:val="16"/>
        </w:rPr>
      </w:pPr>
      <w:r w:rsidRPr="00963344">
        <w:rPr>
          <w:sz w:val="16"/>
          <w:szCs w:val="16"/>
        </w:rPr>
        <w:t>PRINT      VAR</w:t>
      </w:r>
    </w:p>
    <w:p w14:paraId="12F75378" w14:textId="77777777" w:rsidR="00963344" w:rsidRPr="00963344" w:rsidRDefault="00963344" w:rsidP="00963344">
      <w:pPr>
        <w:rPr>
          <w:sz w:val="16"/>
          <w:szCs w:val="16"/>
        </w:rPr>
      </w:pPr>
      <w:r w:rsidRPr="00963344">
        <w:rPr>
          <w:sz w:val="16"/>
          <w:szCs w:val="16"/>
        </w:rPr>
        <w:lastRenderedPageBreak/>
        <w:t>PIT   Z320      NOAB        Clear 4909 before calc. new 4909</w:t>
      </w:r>
    </w:p>
    <w:p w14:paraId="3549D146" w14:textId="77777777" w:rsidR="00963344" w:rsidRPr="00963344" w:rsidRDefault="00963344" w:rsidP="00963344">
      <w:pPr>
        <w:rPr>
          <w:sz w:val="16"/>
          <w:szCs w:val="16"/>
        </w:rPr>
      </w:pPr>
      <w:r w:rsidRPr="00963344">
        <w:rPr>
          <w:sz w:val="16"/>
          <w:szCs w:val="16"/>
        </w:rPr>
        <w:t xml:space="preserve">PIT   Z315      NOAB        Calculate new top up for EPSS </w:t>
      </w:r>
      <w:proofErr w:type="spellStart"/>
      <w:r w:rsidRPr="00963344">
        <w:rPr>
          <w:sz w:val="16"/>
          <w:szCs w:val="16"/>
        </w:rPr>
        <w:t>splitwise</w:t>
      </w:r>
      <w:proofErr w:type="spellEnd"/>
    </w:p>
    <w:p w14:paraId="6BEE4A7C" w14:textId="77777777" w:rsidR="00963344" w:rsidRPr="00963344" w:rsidRDefault="00963344" w:rsidP="00963344">
      <w:pPr>
        <w:rPr>
          <w:sz w:val="16"/>
          <w:szCs w:val="16"/>
        </w:rPr>
      </w:pPr>
      <w:r w:rsidRPr="00963344">
        <w:rPr>
          <w:sz w:val="16"/>
          <w:szCs w:val="16"/>
        </w:rPr>
        <w:t>PIT   Z323      NOAB        Remove splits on 4909</w:t>
      </w:r>
    </w:p>
    <w:p w14:paraId="2FAC7201" w14:textId="77777777" w:rsidR="00963344" w:rsidRPr="00963344" w:rsidRDefault="00963344" w:rsidP="00963344">
      <w:pPr>
        <w:rPr>
          <w:sz w:val="16"/>
          <w:szCs w:val="16"/>
        </w:rPr>
      </w:pPr>
      <w:r w:rsidRPr="00963344">
        <w:rPr>
          <w:sz w:val="16"/>
          <w:szCs w:val="16"/>
        </w:rPr>
        <w:t>PIT   Z322      NOAB        Calculate EPSS TopUp per week</w:t>
      </w:r>
    </w:p>
    <w:p w14:paraId="059E6D0E" w14:textId="77777777" w:rsidR="00963344" w:rsidRPr="00963344" w:rsidRDefault="00963344" w:rsidP="00963344">
      <w:pPr>
        <w:rPr>
          <w:sz w:val="16"/>
          <w:szCs w:val="16"/>
        </w:rPr>
      </w:pPr>
      <w:r w:rsidRPr="00963344">
        <w:rPr>
          <w:sz w:val="16"/>
          <w:szCs w:val="16"/>
        </w:rPr>
        <w:t xml:space="preserve">PIT   Z319      NOAB        Remove Extra week Pay if 39 </w:t>
      </w:r>
      <w:proofErr w:type="spellStart"/>
      <w:r w:rsidRPr="00963344">
        <w:rPr>
          <w:sz w:val="16"/>
          <w:szCs w:val="16"/>
        </w:rPr>
        <w:t>wk</w:t>
      </w:r>
      <w:proofErr w:type="spellEnd"/>
      <w:r w:rsidRPr="00963344">
        <w:rPr>
          <w:sz w:val="16"/>
          <w:szCs w:val="16"/>
        </w:rPr>
        <w:t xml:space="preserve"> completed</w:t>
      </w:r>
    </w:p>
    <w:p w14:paraId="0389F937" w14:textId="77777777" w:rsidR="00963344" w:rsidRDefault="00963344" w:rsidP="00963344">
      <w:pPr>
        <w:rPr>
          <w:sz w:val="16"/>
          <w:szCs w:val="16"/>
        </w:rPr>
      </w:pPr>
      <w:r w:rsidRPr="00963344">
        <w:rPr>
          <w:sz w:val="16"/>
          <w:szCs w:val="16"/>
        </w:rPr>
        <w:t>ENDIF</w:t>
      </w:r>
    </w:p>
    <w:p w14:paraId="73C4187D" w14:textId="333B431A" w:rsidR="00D34905" w:rsidRPr="00434E17" w:rsidRDefault="00D34905" w:rsidP="00963344">
      <w:r>
        <w:t>..</w:t>
      </w:r>
    </w:p>
    <w:p w14:paraId="6EF39224" w14:textId="13C63994" w:rsidR="009116EB" w:rsidRDefault="009116EB" w:rsidP="00963116">
      <w:pPr>
        <w:pStyle w:val="Heading6"/>
      </w:pPr>
      <w:r>
        <w:t>Change Schema ZWC4</w:t>
      </w:r>
    </w:p>
    <w:p w14:paraId="700FFC54" w14:textId="132A2D17" w:rsidR="00B3098E" w:rsidRDefault="00B3098E" w:rsidP="00B3098E">
      <w:pPr>
        <w:pStyle w:val="Heading7"/>
      </w:pPr>
      <w:r>
        <w:t>Before change</w:t>
      </w:r>
    </w:p>
    <w:p w14:paraId="05302CF0" w14:textId="45A15C83" w:rsidR="001A0146" w:rsidRDefault="001A0146" w:rsidP="001A0146">
      <w:r>
        <w:rPr>
          <w:lang w:eastAsia="en-AU"/>
        </w:rPr>
        <w:t xml:space="preserve">See </w:t>
      </w:r>
      <w:hyperlink r:id="rId32" w:history="1">
        <w:r>
          <w:rPr>
            <w:rStyle w:val="Hyperlink"/>
          </w:rPr>
          <w:t>Config objects check before change.xlsx</w:t>
        </w:r>
      </w:hyperlink>
      <w:r>
        <w:t xml:space="preserve"> worksheet ‘</w:t>
      </w:r>
      <w:r w:rsidRPr="001A0146">
        <w:t xml:space="preserve">Schema ZWC4 B4 </w:t>
      </w:r>
      <w:proofErr w:type="spellStart"/>
      <w:r w:rsidRPr="001A0146">
        <w:t>Chg</w:t>
      </w:r>
      <w:proofErr w:type="spellEnd"/>
      <w:r>
        <w:t>’. It shows schema ZWC3 before changes for EPSS phase 4. (Aligned with DB1 and TST010)</w:t>
      </w:r>
    </w:p>
    <w:p w14:paraId="22DA8B9A" w14:textId="3218CC31" w:rsidR="00A57BF5" w:rsidRPr="00A57BF5" w:rsidRDefault="00A57BF5" w:rsidP="001A0146">
      <w:pPr>
        <w:rPr>
          <w:sz w:val="16"/>
          <w:szCs w:val="16"/>
        </w:rPr>
      </w:pPr>
      <w:r w:rsidRPr="00A57BF5">
        <w:rPr>
          <w:sz w:val="16"/>
          <w:szCs w:val="16"/>
        </w:rPr>
        <w:t>..</w:t>
      </w:r>
    </w:p>
    <w:p w14:paraId="70996CA5" w14:textId="77777777" w:rsidR="00A57BF5" w:rsidRPr="00A57BF5" w:rsidRDefault="00A57BF5" w:rsidP="00A57BF5">
      <w:pPr>
        <w:rPr>
          <w:sz w:val="16"/>
          <w:szCs w:val="16"/>
        </w:rPr>
      </w:pPr>
      <w:r w:rsidRPr="00A57BF5">
        <w:rPr>
          <w:sz w:val="16"/>
          <w:szCs w:val="16"/>
        </w:rPr>
        <w:t xml:space="preserve">PIT   ZWZI      NOAB        Create </w:t>
      </w:r>
      <w:proofErr w:type="spellStart"/>
      <w:r w:rsidRPr="00A57BF5">
        <w:rPr>
          <w:sz w:val="16"/>
          <w:szCs w:val="16"/>
        </w:rPr>
        <w:t>weekwise</w:t>
      </w:r>
      <w:proofErr w:type="spellEnd"/>
      <w:r w:rsidRPr="00A57BF5">
        <w:rPr>
          <w:sz w:val="16"/>
          <w:szCs w:val="16"/>
        </w:rPr>
        <w:t xml:space="preserve"> split on WT3670 </w:t>
      </w:r>
      <w:proofErr w:type="spellStart"/>
      <w:r w:rsidRPr="00A57BF5">
        <w:rPr>
          <w:sz w:val="16"/>
          <w:szCs w:val="16"/>
        </w:rPr>
        <w:t>OthrEarn</w:t>
      </w:r>
      <w:proofErr w:type="spellEnd"/>
    </w:p>
    <w:p w14:paraId="48E9FB2A" w14:textId="77777777" w:rsidR="00A57BF5" w:rsidRPr="00A57BF5" w:rsidRDefault="00A57BF5" w:rsidP="00A57BF5">
      <w:pPr>
        <w:rPr>
          <w:sz w:val="16"/>
          <w:szCs w:val="16"/>
        </w:rPr>
      </w:pPr>
      <w:r w:rsidRPr="00A57BF5">
        <w:rPr>
          <w:sz w:val="16"/>
          <w:szCs w:val="16"/>
          <w:highlight w:val="red"/>
        </w:rPr>
        <w:t>PIT   Z321      NOAB        Add V0 + Sign on 9WCA</w:t>
      </w:r>
    </w:p>
    <w:p w14:paraId="570D4079" w14:textId="53555299" w:rsidR="00A57BF5" w:rsidRDefault="00A57BF5" w:rsidP="00A57BF5">
      <w:pPr>
        <w:rPr>
          <w:sz w:val="16"/>
          <w:szCs w:val="16"/>
        </w:rPr>
      </w:pPr>
      <w:r w:rsidRPr="00A57BF5">
        <w:rPr>
          <w:sz w:val="16"/>
          <w:szCs w:val="16"/>
        </w:rPr>
        <w:t xml:space="preserve">PIT   Z361      NOAB        Add WC &amp; Earnings to Variables </w:t>
      </w:r>
      <w:proofErr w:type="spellStart"/>
      <w:r w:rsidRPr="00A57BF5">
        <w:rPr>
          <w:sz w:val="16"/>
          <w:szCs w:val="16"/>
        </w:rPr>
        <w:t>Splitwise</w:t>
      </w:r>
      <w:proofErr w:type="spellEnd"/>
    </w:p>
    <w:p w14:paraId="474B8FF8" w14:textId="5B04D3E5" w:rsidR="00A57BF5" w:rsidRPr="00A57BF5" w:rsidRDefault="00A57BF5" w:rsidP="00A57BF5">
      <w:pPr>
        <w:rPr>
          <w:sz w:val="16"/>
          <w:szCs w:val="16"/>
        </w:rPr>
      </w:pPr>
      <w:r>
        <w:rPr>
          <w:sz w:val="16"/>
          <w:szCs w:val="16"/>
        </w:rPr>
        <w:t>..</w:t>
      </w:r>
    </w:p>
    <w:p w14:paraId="7487527A" w14:textId="77777777" w:rsidR="00B3098E" w:rsidRPr="00B3098E" w:rsidRDefault="00B3098E" w:rsidP="00B3098E"/>
    <w:p w14:paraId="17998628" w14:textId="5D19C711" w:rsidR="00B3098E" w:rsidRDefault="00B3098E" w:rsidP="00B3098E">
      <w:pPr>
        <w:pStyle w:val="Heading7"/>
      </w:pPr>
      <w:r>
        <w:t>After change</w:t>
      </w:r>
    </w:p>
    <w:p w14:paraId="5F07825C" w14:textId="5B17452C" w:rsidR="005945F1" w:rsidRPr="005945F1" w:rsidRDefault="005945F1" w:rsidP="005945F1">
      <w:r>
        <w:t>Comment rule Z321. WT 9WCA is not used</w:t>
      </w:r>
      <w:r w:rsidR="000D1B8D">
        <w:t>. Do not add the V0 split against WT 9WCA. It is not 100% certain it will always be the relevant V0 that aligns with WT 9WC0.</w:t>
      </w:r>
    </w:p>
    <w:p w14:paraId="43B1B8C9" w14:textId="77777777" w:rsidR="005945F1" w:rsidRPr="005945F1" w:rsidRDefault="005945F1" w:rsidP="005945F1">
      <w:pPr>
        <w:rPr>
          <w:sz w:val="16"/>
          <w:szCs w:val="16"/>
        </w:rPr>
      </w:pPr>
      <w:r w:rsidRPr="005945F1">
        <w:rPr>
          <w:sz w:val="16"/>
          <w:szCs w:val="16"/>
        </w:rPr>
        <w:t xml:space="preserve">PIT   ZWZI      NOAB        Create </w:t>
      </w:r>
      <w:proofErr w:type="spellStart"/>
      <w:r w:rsidRPr="005945F1">
        <w:rPr>
          <w:sz w:val="16"/>
          <w:szCs w:val="16"/>
        </w:rPr>
        <w:t>weekwise</w:t>
      </w:r>
      <w:proofErr w:type="spellEnd"/>
      <w:r w:rsidRPr="005945F1">
        <w:rPr>
          <w:sz w:val="16"/>
          <w:szCs w:val="16"/>
        </w:rPr>
        <w:t xml:space="preserve"> split on WT3670 </w:t>
      </w:r>
      <w:proofErr w:type="spellStart"/>
      <w:r w:rsidRPr="005945F1">
        <w:rPr>
          <w:sz w:val="16"/>
          <w:szCs w:val="16"/>
        </w:rPr>
        <w:t>OthrEarn</w:t>
      </w:r>
      <w:proofErr w:type="spellEnd"/>
    </w:p>
    <w:p w14:paraId="140AC433" w14:textId="2611CC92" w:rsidR="005945F1" w:rsidRPr="005945F1" w:rsidRDefault="005945F1" w:rsidP="005945F1">
      <w:pPr>
        <w:rPr>
          <w:sz w:val="16"/>
          <w:szCs w:val="16"/>
        </w:rPr>
      </w:pPr>
      <w:r w:rsidRPr="005945F1">
        <w:rPr>
          <w:sz w:val="16"/>
          <w:szCs w:val="16"/>
          <w:highlight w:val="red"/>
        </w:rPr>
        <w:t>PIT   Z321      NOAB      * Add V0 + Sign on 9WCA</w:t>
      </w:r>
      <w:r w:rsidR="000D1B8D">
        <w:rPr>
          <w:sz w:val="16"/>
          <w:szCs w:val="16"/>
        </w:rPr>
        <w:tab/>
      </w:r>
      <w:r w:rsidR="000D1B8D">
        <w:rPr>
          <w:sz w:val="16"/>
          <w:szCs w:val="16"/>
        </w:rPr>
        <w:tab/>
      </w:r>
      <w:r w:rsidR="000D1B8D">
        <w:rPr>
          <w:sz w:val="16"/>
          <w:szCs w:val="16"/>
        </w:rPr>
        <w:tab/>
      </w:r>
      <w:r w:rsidR="000D1B8D" w:rsidRPr="000D1B8D">
        <w:rPr>
          <w:rFonts w:ascii="Wingdings" w:eastAsia="Wingdings" w:hAnsi="Wingdings" w:cs="Wingdings"/>
          <w:sz w:val="16"/>
          <w:szCs w:val="16"/>
        </w:rPr>
        <w:t>ß</w:t>
      </w:r>
      <w:r w:rsidR="000D1B8D">
        <w:rPr>
          <w:sz w:val="16"/>
          <w:szCs w:val="16"/>
        </w:rPr>
        <w:t>- Comment this line</w:t>
      </w:r>
    </w:p>
    <w:p w14:paraId="0BBFD568" w14:textId="7C158F72" w:rsidR="005945F1" w:rsidRPr="005945F1" w:rsidRDefault="005945F1" w:rsidP="005945F1">
      <w:pPr>
        <w:rPr>
          <w:sz w:val="16"/>
          <w:szCs w:val="16"/>
        </w:rPr>
      </w:pPr>
      <w:r w:rsidRPr="005945F1">
        <w:rPr>
          <w:sz w:val="16"/>
          <w:szCs w:val="16"/>
        </w:rPr>
        <w:t xml:space="preserve">PIT   Z361      NOAB        Add WC &amp; Earnings to Variables </w:t>
      </w:r>
      <w:proofErr w:type="spellStart"/>
      <w:r w:rsidRPr="005945F1">
        <w:rPr>
          <w:sz w:val="16"/>
          <w:szCs w:val="16"/>
        </w:rPr>
        <w:t>Splitwise</w:t>
      </w:r>
      <w:proofErr w:type="spellEnd"/>
    </w:p>
    <w:p w14:paraId="4E7ADF3B" w14:textId="77777777" w:rsidR="005945F1" w:rsidRPr="005945F1" w:rsidRDefault="005945F1" w:rsidP="005945F1"/>
    <w:p w14:paraId="6E433DF4" w14:textId="579AF69C" w:rsidR="00A25704" w:rsidRPr="00A25704" w:rsidRDefault="00963116" w:rsidP="00963116">
      <w:pPr>
        <w:pStyle w:val="Heading6"/>
      </w:pPr>
      <w:r>
        <w:t>Change Rule</w:t>
      </w:r>
      <w:r w:rsidR="00DE2909">
        <w:t>:</w:t>
      </w:r>
      <w:r>
        <w:t xml:space="preserve"> </w:t>
      </w:r>
      <w:r w:rsidRPr="00963116">
        <w:t>Z361</w:t>
      </w:r>
      <w:r w:rsidR="00DE2909">
        <w:t xml:space="preserve"> </w:t>
      </w:r>
      <w:r w:rsidR="00DE2909" w:rsidRPr="00DE2909">
        <w:t>Add amounts in Variables for EPSS 2 Ca</w:t>
      </w:r>
      <w:r w:rsidR="00DE2909">
        <w:t>lc</w:t>
      </w:r>
    </w:p>
    <w:p w14:paraId="655412E5" w14:textId="07A56C92" w:rsidR="00611938" w:rsidRDefault="005226AD" w:rsidP="00835D19">
      <w:pPr>
        <w:pStyle w:val="Heading7"/>
      </w:pPr>
      <w:r>
        <w:t>Before change</w:t>
      </w:r>
    </w:p>
    <w:p w14:paraId="47E5D55F" w14:textId="072C7AE3" w:rsidR="00A05EBA" w:rsidRDefault="00A05EBA" w:rsidP="005226AD">
      <w:pPr>
        <w:rPr>
          <w:lang w:eastAsia="en-AU"/>
        </w:rPr>
      </w:pPr>
      <w:r w:rsidRPr="00A05EBA">
        <w:rPr>
          <w:lang w:eastAsia="en-AU"/>
        </w:rPr>
        <w:t xml:space="preserve">Last changed by      N1117570      On   </w:t>
      </w:r>
      <w:proofErr w:type="gramStart"/>
      <w:r w:rsidRPr="00A05EBA">
        <w:rPr>
          <w:lang w:eastAsia="en-AU"/>
        </w:rPr>
        <w:t>06.06.2025  At</w:t>
      </w:r>
      <w:proofErr w:type="gramEnd"/>
      <w:r w:rsidRPr="00A05EBA">
        <w:rPr>
          <w:lang w:eastAsia="en-AU"/>
        </w:rPr>
        <w:t xml:space="preserve">   10:55:28</w:t>
      </w:r>
    </w:p>
    <w:p w14:paraId="6811F711" w14:textId="0506D208" w:rsidR="00A05EBA" w:rsidRDefault="00A05EBA" w:rsidP="005226AD">
      <w:pPr>
        <w:rPr>
          <w:lang w:eastAsia="en-AU"/>
        </w:rPr>
      </w:pPr>
      <w:r>
        <w:rPr>
          <w:lang w:eastAsia="en-AU"/>
        </w:rPr>
        <w:t>The rule equals TST010 and DB1 before it was changed for EPSS phase 4.</w:t>
      </w:r>
    </w:p>
    <w:p w14:paraId="0B768394" w14:textId="428A1F76" w:rsidR="005226AD" w:rsidRDefault="005226AD" w:rsidP="005226AD">
      <w:r>
        <w:rPr>
          <w:lang w:eastAsia="en-AU"/>
        </w:rPr>
        <w:t xml:space="preserve">See </w:t>
      </w:r>
      <w:hyperlink r:id="rId33" w:history="1">
        <w:r>
          <w:rPr>
            <w:rStyle w:val="Hyperlink"/>
          </w:rPr>
          <w:t>Config objects check before change.xlsx</w:t>
        </w:r>
      </w:hyperlink>
      <w:r>
        <w:t xml:space="preserve"> worksheet ‘</w:t>
      </w:r>
      <w:r w:rsidRPr="005226AD">
        <w:t xml:space="preserve">Rule Z361 B4 </w:t>
      </w:r>
      <w:proofErr w:type="spellStart"/>
      <w:r w:rsidRPr="005226AD">
        <w:t>chg</w:t>
      </w:r>
      <w:proofErr w:type="spellEnd"/>
      <w:r>
        <w:t>‘. It shows rule Z</w:t>
      </w:r>
      <w:r w:rsidR="00835D19">
        <w:t>361</w:t>
      </w:r>
      <w:r>
        <w:t xml:space="preserve"> before changes for EPSS phase 4.</w:t>
      </w:r>
    </w:p>
    <w:p w14:paraId="44DC668F" w14:textId="70C804E0" w:rsidR="009410A9" w:rsidRDefault="00835D19" w:rsidP="005226AD">
      <w:r>
        <w:t xml:space="preserve">The </w:t>
      </w:r>
      <w:r w:rsidRPr="009410A9">
        <w:rPr>
          <w:highlight w:val="red"/>
        </w:rPr>
        <w:t>red</w:t>
      </w:r>
      <w:r>
        <w:t xml:space="preserve"> highlights below</w:t>
      </w:r>
      <w:r w:rsidR="00B52737">
        <w:t xml:space="preserve"> </w:t>
      </w:r>
      <w:r w:rsidR="009410A9">
        <w:t>show lines that w</w:t>
      </w:r>
      <w:r w:rsidR="009363CB">
        <w:t>ere</w:t>
      </w:r>
      <w:r w:rsidR="009410A9">
        <w:t xml:space="preserve"> deleted/replaced. WT 9WCA was replace</w:t>
      </w:r>
      <w:r w:rsidR="009363CB">
        <w:t>d</w:t>
      </w:r>
      <w:r w:rsidR="009410A9">
        <w:t xml:space="preserve"> with </w:t>
      </w:r>
      <w:r w:rsidR="009363CB">
        <w:t xml:space="preserve">WT </w:t>
      </w:r>
      <w:r w:rsidR="009410A9">
        <w:t>9WCM.</w:t>
      </w:r>
    </w:p>
    <w:tbl>
      <w:tblPr>
        <w:tblW w:w="9350" w:type="dxa"/>
        <w:tblLook w:val="04A0" w:firstRow="1" w:lastRow="0" w:firstColumn="1" w:lastColumn="0" w:noHBand="0" w:noVBand="1"/>
      </w:tblPr>
      <w:tblGrid>
        <w:gridCol w:w="923"/>
        <w:gridCol w:w="922"/>
        <w:gridCol w:w="922"/>
        <w:gridCol w:w="922"/>
        <w:gridCol w:w="922"/>
        <w:gridCol w:w="922"/>
        <w:gridCol w:w="3817"/>
      </w:tblGrid>
      <w:tr w:rsidR="009363CB" w:rsidRPr="009363CB" w14:paraId="3C970D5C" w14:textId="77777777" w:rsidTr="009363CB">
        <w:trPr>
          <w:trHeight w:val="290"/>
          <w:tblHeader/>
        </w:trPr>
        <w:tc>
          <w:tcPr>
            <w:tcW w:w="923" w:type="dxa"/>
            <w:tcBorders>
              <w:top w:val="single" w:sz="4" w:space="0" w:color="auto"/>
              <w:left w:val="single" w:sz="4" w:space="0" w:color="auto"/>
              <w:bottom w:val="single" w:sz="4" w:space="0" w:color="auto"/>
              <w:right w:val="single" w:sz="4" w:space="0" w:color="auto"/>
            </w:tcBorders>
            <w:noWrap/>
            <w:vAlign w:val="bottom"/>
            <w:hideMark/>
          </w:tcPr>
          <w:p w14:paraId="461EFFEC" w14:textId="06081032" w:rsidR="009363CB" w:rsidRPr="009363CB" w:rsidRDefault="00835D19" w:rsidP="009363CB">
            <w:pPr>
              <w:spacing w:after="0" w:line="240" w:lineRule="auto"/>
              <w:rPr>
                <w:rFonts w:ascii="Aptos Narrow" w:eastAsia="Times New Roman" w:hAnsi="Aptos Narrow" w:cs="Times New Roman"/>
                <w:b/>
                <w:bCs/>
                <w:color w:val="000000"/>
                <w:kern w:val="0"/>
                <w:sz w:val="16"/>
                <w:szCs w:val="16"/>
                <w:lang w:eastAsia="en-AU"/>
                <w14:ligatures w14:val="none"/>
              </w:rPr>
            </w:pPr>
            <w:r w:rsidRPr="009363CB">
              <w:rPr>
                <w:b/>
                <w:bCs/>
              </w:rPr>
              <w:t xml:space="preserve"> </w:t>
            </w:r>
            <w:r w:rsidR="009363CB" w:rsidRPr="009363CB">
              <w:rPr>
                <w:rFonts w:ascii="Aptos Narrow" w:eastAsia="Times New Roman" w:hAnsi="Aptos Narrow" w:cs="Times New Roman"/>
                <w:b/>
                <w:bCs/>
                <w:color w:val="000000"/>
                <w:kern w:val="0"/>
                <w:sz w:val="16"/>
                <w:szCs w:val="16"/>
                <w:lang w:eastAsia="en-AU"/>
                <w14:ligatures w14:val="none"/>
              </w:rPr>
              <w:t>Rule</w:t>
            </w:r>
          </w:p>
        </w:tc>
        <w:tc>
          <w:tcPr>
            <w:tcW w:w="922" w:type="dxa"/>
            <w:tcBorders>
              <w:top w:val="single" w:sz="4" w:space="0" w:color="auto"/>
              <w:left w:val="nil"/>
              <w:bottom w:val="single" w:sz="4" w:space="0" w:color="auto"/>
              <w:right w:val="single" w:sz="4" w:space="0" w:color="auto"/>
            </w:tcBorders>
            <w:noWrap/>
            <w:vAlign w:val="bottom"/>
            <w:hideMark/>
          </w:tcPr>
          <w:p w14:paraId="2E4CD900" w14:textId="77777777" w:rsidR="009363CB" w:rsidRPr="009363CB" w:rsidRDefault="009363CB" w:rsidP="009363CB">
            <w:pPr>
              <w:spacing w:after="0" w:line="240" w:lineRule="auto"/>
              <w:rPr>
                <w:rFonts w:ascii="Aptos Narrow" w:eastAsia="Times New Roman" w:hAnsi="Aptos Narrow" w:cs="Times New Roman"/>
                <w:b/>
                <w:bCs/>
                <w:color w:val="000000"/>
                <w:kern w:val="0"/>
                <w:sz w:val="16"/>
                <w:szCs w:val="16"/>
                <w:lang w:eastAsia="en-AU"/>
                <w14:ligatures w14:val="none"/>
              </w:rPr>
            </w:pPr>
            <w:r w:rsidRPr="009363CB">
              <w:rPr>
                <w:rFonts w:ascii="Aptos Narrow" w:eastAsia="Times New Roman" w:hAnsi="Aptos Narrow" w:cs="Times New Roman"/>
                <w:b/>
                <w:bCs/>
                <w:color w:val="000000"/>
                <w:kern w:val="0"/>
                <w:sz w:val="16"/>
                <w:szCs w:val="16"/>
                <w:lang w:eastAsia="en-AU"/>
                <w14:ligatures w14:val="none"/>
              </w:rPr>
              <w:t>ESGPCR</w:t>
            </w:r>
          </w:p>
        </w:tc>
        <w:tc>
          <w:tcPr>
            <w:tcW w:w="922" w:type="dxa"/>
            <w:tcBorders>
              <w:top w:val="single" w:sz="4" w:space="0" w:color="auto"/>
              <w:left w:val="nil"/>
              <w:bottom w:val="single" w:sz="4" w:space="0" w:color="auto"/>
              <w:right w:val="single" w:sz="4" w:space="0" w:color="auto"/>
            </w:tcBorders>
            <w:noWrap/>
            <w:vAlign w:val="bottom"/>
            <w:hideMark/>
          </w:tcPr>
          <w:p w14:paraId="552DADCA" w14:textId="77777777" w:rsidR="009363CB" w:rsidRPr="009363CB" w:rsidRDefault="009363CB" w:rsidP="009363CB">
            <w:pPr>
              <w:spacing w:after="0" w:line="240" w:lineRule="auto"/>
              <w:rPr>
                <w:rFonts w:ascii="Aptos Narrow" w:eastAsia="Times New Roman" w:hAnsi="Aptos Narrow" w:cs="Times New Roman"/>
                <w:b/>
                <w:bCs/>
                <w:color w:val="000000"/>
                <w:kern w:val="0"/>
                <w:sz w:val="16"/>
                <w:szCs w:val="16"/>
                <w:lang w:eastAsia="en-AU"/>
                <w14:ligatures w14:val="none"/>
              </w:rPr>
            </w:pPr>
            <w:r w:rsidRPr="009363CB">
              <w:rPr>
                <w:rFonts w:ascii="Aptos Narrow" w:eastAsia="Times New Roman" w:hAnsi="Aptos Narrow" w:cs="Times New Roman"/>
                <w:b/>
                <w:bCs/>
                <w:color w:val="000000"/>
                <w:kern w:val="0"/>
                <w:sz w:val="16"/>
                <w:szCs w:val="16"/>
                <w:lang w:eastAsia="en-AU"/>
                <w14:ligatures w14:val="none"/>
              </w:rPr>
              <w:t xml:space="preserve">WT  </w:t>
            </w:r>
          </w:p>
        </w:tc>
        <w:tc>
          <w:tcPr>
            <w:tcW w:w="922" w:type="dxa"/>
            <w:tcBorders>
              <w:top w:val="single" w:sz="4" w:space="0" w:color="auto"/>
              <w:left w:val="nil"/>
              <w:bottom w:val="single" w:sz="4" w:space="0" w:color="auto"/>
              <w:right w:val="single" w:sz="4" w:space="0" w:color="auto"/>
            </w:tcBorders>
            <w:noWrap/>
            <w:vAlign w:val="bottom"/>
            <w:hideMark/>
          </w:tcPr>
          <w:p w14:paraId="54710196" w14:textId="77777777" w:rsidR="009363CB" w:rsidRPr="009363CB" w:rsidRDefault="009363CB" w:rsidP="009363CB">
            <w:pPr>
              <w:spacing w:after="0" w:line="240" w:lineRule="auto"/>
              <w:rPr>
                <w:rFonts w:ascii="Aptos Narrow" w:eastAsia="Times New Roman" w:hAnsi="Aptos Narrow" w:cs="Times New Roman"/>
                <w:b/>
                <w:bCs/>
                <w:color w:val="000000"/>
                <w:kern w:val="0"/>
                <w:sz w:val="16"/>
                <w:szCs w:val="16"/>
                <w:lang w:eastAsia="en-AU"/>
                <w14:ligatures w14:val="none"/>
              </w:rPr>
            </w:pPr>
            <w:r w:rsidRPr="009363CB">
              <w:rPr>
                <w:rFonts w:ascii="Aptos Narrow" w:eastAsia="Times New Roman" w:hAnsi="Aptos Narrow" w:cs="Times New Roman"/>
                <w:b/>
                <w:bCs/>
                <w:color w:val="000000"/>
                <w:kern w:val="0"/>
                <w:sz w:val="16"/>
                <w:szCs w:val="16"/>
                <w:lang w:eastAsia="en-AU"/>
                <w14:ligatures w14:val="none"/>
              </w:rPr>
              <w:t>More details</w:t>
            </w:r>
          </w:p>
        </w:tc>
        <w:tc>
          <w:tcPr>
            <w:tcW w:w="922" w:type="dxa"/>
            <w:tcBorders>
              <w:top w:val="single" w:sz="4" w:space="0" w:color="auto"/>
              <w:left w:val="nil"/>
              <w:bottom w:val="single" w:sz="4" w:space="0" w:color="auto"/>
              <w:right w:val="single" w:sz="4" w:space="0" w:color="auto"/>
            </w:tcBorders>
            <w:noWrap/>
            <w:vAlign w:val="bottom"/>
            <w:hideMark/>
          </w:tcPr>
          <w:p w14:paraId="0E56C437" w14:textId="77777777" w:rsidR="009363CB" w:rsidRPr="009363CB" w:rsidRDefault="009363CB" w:rsidP="009363CB">
            <w:pPr>
              <w:spacing w:after="0" w:line="240" w:lineRule="auto"/>
              <w:rPr>
                <w:rFonts w:ascii="Aptos Narrow" w:eastAsia="Times New Roman" w:hAnsi="Aptos Narrow" w:cs="Times New Roman"/>
                <w:b/>
                <w:bCs/>
                <w:color w:val="000000"/>
                <w:kern w:val="0"/>
                <w:sz w:val="16"/>
                <w:szCs w:val="16"/>
                <w:lang w:eastAsia="en-AU"/>
                <w14:ligatures w14:val="none"/>
              </w:rPr>
            </w:pPr>
            <w:r w:rsidRPr="009363CB">
              <w:rPr>
                <w:rFonts w:ascii="Aptos Narrow" w:eastAsia="Times New Roman" w:hAnsi="Aptos Narrow" w:cs="Times New Roman"/>
                <w:b/>
                <w:bCs/>
                <w:color w:val="000000"/>
                <w:kern w:val="0"/>
                <w:sz w:val="16"/>
                <w:szCs w:val="16"/>
                <w:lang w:eastAsia="en-AU"/>
                <w14:ligatures w14:val="none"/>
              </w:rPr>
              <w:t>Next line</w:t>
            </w:r>
          </w:p>
        </w:tc>
        <w:tc>
          <w:tcPr>
            <w:tcW w:w="922" w:type="dxa"/>
            <w:tcBorders>
              <w:top w:val="single" w:sz="4" w:space="0" w:color="auto"/>
              <w:left w:val="nil"/>
              <w:bottom w:val="single" w:sz="4" w:space="0" w:color="auto"/>
              <w:right w:val="single" w:sz="4" w:space="0" w:color="auto"/>
            </w:tcBorders>
            <w:noWrap/>
            <w:vAlign w:val="bottom"/>
            <w:hideMark/>
          </w:tcPr>
          <w:p w14:paraId="31B23AF6" w14:textId="77777777" w:rsidR="009363CB" w:rsidRPr="009363CB" w:rsidRDefault="009363CB" w:rsidP="009363CB">
            <w:pPr>
              <w:spacing w:after="0" w:line="240" w:lineRule="auto"/>
              <w:rPr>
                <w:rFonts w:ascii="Aptos Narrow" w:eastAsia="Times New Roman" w:hAnsi="Aptos Narrow" w:cs="Times New Roman"/>
                <w:b/>
                <w:bCs/>
                <w:color w:val="000000"/>
                <w:kern w:val="0"/>
                <w:sz w:val="16"/>
                <w:szCs w:val="16"/>
                <w:lang w:eastAsia="en-AU"/>
                <w14:ligatures w14:val="none"/>
              </w:rPr>
            </w:pPr>
            <w:r w:rsidRPr="009363CB">
              <w:rPr>
                <w:rFonts w:ascii="Aptos Narrow" w:eastAsia="Times New Roman" w:hAnsi="Aptos Narrow" w:cs="Times New Roman"/>
                <w:b/>
                <w:bCs/>
                <w:color w:val="000000"/>
                <w:kern w:val="0"/>
                <w:sz w:val="16"/>
                <w:szCs w:val="16"/>
                <w:lang w:eastAsia="en-AU"/>
                <w14:ligatures w14:val="none"/>
              </w:rPr>
              <w:t> </w:t>
            </w:r>
          </w:p>
        </w:tc>
        <w:tc>
          <w:tcPr>
            <w:tcW w:w="3817" w:type="dxa"/>
            <w:tcBorders>
              <w:top w:val="single" w:sz="4" w:space="0" w:color="auto"/>
              <w:left w:val="nil"/>
              <w:bottom w:val="single" w:sz="4" w:space="0" w:color="auto"/>
              <w:right w:val="single" w:sz="4" w:space="0" w:color="auto"/>
            </w:tcBorders>
            <w:noWrap/>
            <w:vAlign w:val="bottom"/>
            <w:hideMark/>
          </w:tcPr>
          <w:p w14:paraId="1D8CC610" w14:textId="77777777" w:rsidR="009363CB" w:rsidRPr="009363CB" w:rsidRDefault="009363CB" w:rsidP="009363CB">
            <w:pPr>
              <w:spacing w:after="0" w:line="240" w:lineRule="auto"/>
              <w:rPr>
                <w:rFonts w:ascii="Aptos Narrow" w:eastAsia="Times New Roman" w:hAnsi="Aptos Narrow" w:cs="Times New Roman"/>
                <w:b/>
                <w:bCs/>
                <w:color w:val="000000"/>
                <w:kern w:val="0"/>
                <w:sz w:val="16"/>
                <w:szCs w:val="16"/>
                <w:lang w:eastAsia="en-AU"/>
                <w14:ligatures w14:val="none"/>
              </w:rPr>
            </w:pPr>
            <w:r w:rsidRPr="009363CB">
              <w:rPr>
                <w:rFonts w:ascii="Aptos Narrow" w:eastAsia="Times New Roman" w:hAnsi="Aptos Narrow" w:cs="Times New Roman"/>
                <w:b/>
                <w:bCs/>
                <w:color w:val="000000"/>
                <w:kern w:val="0"/>
                <w:sz w:val="16"/>
                <w:szCs w:val="16"/>
                <w:lang w:eastAsia="en-AU"/>
                <w14:ligatures w14:val="none"/>
              </w:rPr>
              <w:t xml:space="preserve">Operation                                </w:t>
            </w:r>
          </w:p>
        </w:tc>
      </w:tr>
      <w:tr w:rsidR="009363CB" w:rsidRPr="009363CB" w14:paraId="1991E9A1" w14:textId="77777777" w:rsidTr="009363CB">
        <w:trPr>
          <w:trHeight w:val="290"/>
        </w:trPr>
        <w:tc>
          <w:tcPr>
            <w:tcW w:w="923" w:type="dxa"/>
            <w:tcBorders>
              <w:top w:val="nil"/>
              <w:left w:val="single" w:sz="4" w:space="0" w:color="auto"/>
              <w:bottom w:val="single" w:sz="4" w:space="0" w:color="auto"/>
              <w:right w:val="single" w:sz="4" w:space="0" w:color="auto"/>
            </w:tcBorders>
            <w:noWrap/>
            <w:vAlign w:val="bottom"/>
            <w:hideMark/>
          </w:tcPr>
          <w:p w14:paraId="09E84915"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Z361</w:t>
            </w:r>
          </w:p>
        </w:tc>
        <w:tc>
          <w:tcPr>
            <w:tcW w:w="922" w:type="dxa"/>
            <w:tcBorders>
              <w:top w:val="nil"/>
              <w:left w:val="nil"/>
              <w:bottom w:val="single" w:sz="4" w:space="0" w:color="auto"/>
              <w:right w:val="single" w:sz="4" w:space="0" w:color="auto"/>
            </w:tcBorders>
            <w:noWrap/>
            <w:vAlign w:val="bottom"/>
            <w:hideMark/>
          </w:tcPr>
          <w:p w14:paraId="2F48691F"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 xml:space="preserve">*     </w:t>
            </w:r>
          </w:p>
        </w:tc>
        <w:tc>
          <w:tcPr>
            <w:tcW w:w="922" w:type="dxa"/>
            <w:tcBorders>
              <w:top w:val="nil"/>
              <w:left w:val="nil"/>
              <w:bottom w:val="single" w:sz="4" w:space="0" w:color="auto"/>
              <w:right w:val="single" w:sz="4" w:space="0" w:color="auto"/>
            </w:tcBorders>
            <w:noWrap/>
            <w:vAlign w:val="bottom"/>
            <w:hideMark/>
          </w:tcPr>
          <w:p w14:paraId="07F59079"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w:t>
            </w:r>
          </w:p>
        </w:tc>
        <w:tc>
          <w:tcPr>
            <w:tcW w:w="922" w:type="dxa"/>
            <w:tcBorders>
              <w:top w:val="nil"/>
              <w:left w:val="nil"/>
              <w:bottom w:val="single" w:sz="4" w:space="0" w:color="auto"/>
              <w:right w:val="single" w:sz="4" w:space="0" w:color="auto"/>
            </w:tcBorders>
            <w:noWrap/>
            <w:vAlign w:val="bottom"/>
            <w:hideMark/>
          </w:tcPr>
          <w:p w14:paraId="72B42CFF"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 xml:space="preserve">            </w:t>
            </w:r>
          </w:p>
        </w:tc>
        <w:tc>
          <w:tcPr>
            <w:tcW w:w="922" w:type="dxa"/>
            <w:tcBorders>
              <w:top w:val="nil"/>
              <w:left w:val="nil"/>
              <w:bottom w:val="single" w:sz="4" w:space="0" w:color="auto"/>
              <w:right w:val="single" w:sz="4" w:space="0" w:color="auto"/>
            </w:tcBorders>
            <w:noWrap/>
            <w:vAlign w:val="bottom"/>
            <w:hideMark/>
          </w:tcPr>
          <w:p w14:paraId="052F37F0"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 xml:space="preserve">         </w:t>
            </w:r>
          </w:p>
        </w:tc>
        <w:tc>
          <w:tcPr>
            <w:tcW w:w="922" w:type="dxa"/>
            <w:tcBorders>
              <w:top w:val="nil"/>
              <w:left w:val="nil"/>
              <w:bottom w:val="single" w:sz="4" w:space="0" w:color="auto"/>
              <w:right w:val="single" w:sz="4" w:space="0" w:color="auto"/>
            </w:tcBorders>
            <w:noWrap/>
            <w:vAlign w:val="bottom"/>
            <w:hideMark/>
          </w:tcPr>
          <w:p w14:paraId="7F81AB0E"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 </w:t>
            </w:r>
          </w:p>
        </w:tc>
        <w:tc>
          <w:tcPr>
            <w:tcW w:w="3817" w:type="dxa"/>
            <w:tcBorders>
              <w:top w:val="nil"/>
              <w:left w:val="nil"/>
              <w:bottom w:val="single" w:sz="4" w:space="0" w:color="auto"/>
              <w:right w:val="single" w:sz="4" w:space="0" w:color="auto"/>
            </w:tcBorders>
            <w:noWrap/>
            <w:vAlign w:val="bottom"/>
            <w:hideMark/>
          </w:tcPr>
          <w:p w14:paraId="2C8C331F"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 xml:space="preserve">                                         </w:t>
            </w:r>
          </w:p>
        </w:tc>
      </w:tr>
      <w:tr w:rsidR="009363CB" w:rsidRPr="009363CB" w14:paraId="532B6F9A" w14:textId="77777777" w:rsidTr="009363CB">
        <w:trPr>
          <w:trHeight w:val="290"/>
        </w:trPr>
        <w:tc>
          <w:tcPr>
            <w:tcW w:w="923" w:type="dxa"/>
            <w:tcBorders>
              <w:top w:val="nil"/>
              <w:left w:val="single" w:sz="4" w:space="0" w:color="auto"/>
              <w:bottom w:val="single" w:sz="4" w:space="0" w:color="auto"/>
              <w:right w:val="single" w:sz="4" w:space="0" w:color="auto"/>
            </w:tcBorders>
            <w:noWrap/>
            <w:vAlign w:val="bottom"/>
            <w:hideMark/>
          </w:tcPr>
          <w:p w14:paraId="0DBC9644"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Z361</w:t>
            </w:r>
          </w:p>
        </w:tc>
        <w:tc>
          <w:tcPr>
            <w:tcW w:w="922" w:type="dxa"/>
            <w:tcBorders>
              <w:top w:val="nil"/>
              <w:left w:val="nil"/>
              <w:bottom w:val="single" w:sz="4" w:space="0" w:color="auto"/>
              <w:right w:val="single" w:sz="4" w:space="0" w:color="auto"/>
            </w:tcBorders>
            <w:noWrap/>
            <w:vAlign w:val="bottom"/>
            <w:hideMark/>
          </w:tcPr>
          <w:p w14:paraId="16DD5AD7"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 xml:space="preserve">*     </w:t>
            </w:r>
          </w:p>
        </w:tc>
        <w:tc>
          <w:tcPr>
            <w:tcW w:w="922" w:type="dxa"/>
            <w:tcBorders>
              <w:top w:val="nil"/>
              <w:left w:val="nil"/>
              <w:bottom w:val="single" w:sz="4" w:space="0" w:color="auto"/>
              <w:right w:val="single" w:sz="4" w:space="0" w:color="auto"/>
            </w:tcBorders>
            <w:noWrap/>
            <w:vAlign w:val="bottom"/>
            <w:hideMark/>
          </w:tcPr>
          <w:p w14:paraId="44F29D0F" w14:textId="77777777" w:rsidR="009363CB" w:rsidRPr="009363CB" w:rsidRDefault="009363CB" w:rsidP="009363CB">
            <w:pPr>
              <w:spacing w:after="0" w:line="240" w:lineRule="auto"/>
              <w:jc w:val="right"/>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4901</w:t>
            </w:r>
          </w:p>
        </w:tc>
        <w:tc>
          <w:tcPr>
            <w:tcW w:w="922" w:type="dxa"/>
            <w:tcBorders>
              <w:top w:val="nil"/>
              <w:left w:val="nil"/>
              <w:bottom w:val="single" w:sz="4" w:space="0" w:color="auto"/>
              <w:right w:val="single" w:sz="4" w:space="0" w:color="auto"/>
            </w:tcBorders>
            <w:noWrap/>
            <w:vAlign w:val="bottom"/>
            <w:hideMark/>
          </w:tcPr>
          <w:p w14:paraId="2A800FB5"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 xml:space="preserve">            </w:t>
            </w:r>
          </w:p>
        </w:tc>
        <w:tc>
          <w:tcPr>
            <w:tcW w:w="922" w:type="dxa"/>
            <w:tcBorders>
              <w:top w:val="nil"/>
              <w:left w:val="nil"/>
              <w:bottom w:val="single" w:sz="4" w:space="0" w:color="auto"/>
              <w:right w:val="single" w:sz="4" w:space="0" w:color="auto"/>
            </w:tcBorders>
            <w:noWrap/>
            <w:vAlign w:val="bottom"/>
            <w:hideMark/>
          </w:tcPr>
          <w:p w14:paraId="0DE762A1"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 xml:space="preserve">         </w:t>
            </w:r>
          </w:p>
        </w:tc>
        <w:tc>
          <w:tcPr>
            <w:tcW w:w="922" w:type="dxa"/>
            <w:tcBorders>
              <w:top w:val="nil"/>
              <w:left w:val="nil"/>
              <w:bottom w:val="single" w:sz="4" w:space="0" w:color="auto"/>
              <w:right w:val="single" w:sz="4" w:space="0" w:color="auto"/>
            </w:tcBorders>
            <w:noWrap/>
            <w:vAlign w:val="bottom"/>
            <w:hideMark/>
          </w:tcPr>
          <w:p w14:paraId="00BF8618"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 </w:t>
            </w:r>
          </w:p>
        </w:tc>
        <w:tc>
          <w:tcPr>
            <w:tcW w:w="3817" w:type="dxa"/>
            <w:tcBorders>
              <w:top w:val="nil"/>
              <w:left w:val="nil"/>
              <w:bottom w:val="single" w:sz="4" w:space="0" w:color="auto"/>
              <w:right w:val="single" w:sz="4" w:space="0" w:color="auto"/>
            </w:tcBorders>
            <w:noWrap/>
            <w:vAlign w:val="bottom"/>
            <w:hideMark/>
          </w:tcPr>
          <w:p w14:paraId="4E8804C2"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 xml:space="preserve">D%WEEKP                                  </w:t>
            </w:r>
          </w:p>
        </w:tc>
      </w:tr>
      <w:tr w:rsidR="009363CB" w:rsidRPr="009363CB" w14:paraId="6DC5FEB9" w14:textId="77777777" w:rsidTr="009363CB">
        <w:trPr>
          <w:trHeight w:val="290"/>
        </w:trPr>
        <w:tc>
          <w:tcPr>
            <w:tcW w:w="923" w:type="dxa"/>
            <w:tcBorders>
              <w:top w:val="nil"/>
              <w:left w:val="single" w:sz="4" w:space="0" w:color="auto"/>
              <w:bottom w:val="single" w:sz="4" w:space="0" w:color="auto"/>
              <w:right w:val="single" w:sz="4" w:space="0" w:color="auto"/>
            </w:tcBorders>
            <w:noWrap/>
            <w:vAlign w:val="bottom"/>
            <w:hideMark/>
          </w:tcPr>
          <w:p w14:paraId="4465462E"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Z361</w:t>
            </w:r>
          </w:p>
        </w:tc>
        <w:tc>
          <w:tcPr>
            <w:tcW w:w="922" w:type="dxa"/>
            <w:tcBorders>
              <w:top w:val="nil"/>
              <w:left w:val="nil"/>
              <w:bottom w:val="single" w:sz="4" w:space="0" w:color="auto"/>
              <w:right w:val="single" w:sz="4" w:space="0" w:color="auto"/>
            </w:tcBorders>
            <w:noWrap/>
            <w:vAlign w:val="bottom"/>
            <w:hideMark/>
          </w:tcPr>
          <w:p w14:paraId="7C422760"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 xml:space="preserve">*     </w:t>
            </w:r>
          </w:p>
        </w:tc>
        <w:tc>
          <w:tcPr>
            <w:tcW w:w="922" w:type="dxa"/>
            <w:tcBorders>
              <w:top w:val="nil"/>
              <w:left w:val="nil"/>
              <w:bottom w:val="single" w:sz="4" w:space="0" w:color="auto"/>
              <w:right w:val="single" w:sz="4" w:space="0" w:color="auto"/>
            </w:tcBorders>
            <w:noWrap/>
            <w:vAlign w:val="bottom"/>
            <w:hideMark/>
          </w:tcPr>
          <w:p w14:paraId="10ED97D2" w14:textId="77777777" w:rsidR="009363CB" w:rsidRPr="009363CB" w:rsidRDefault="009363CB" w:rsidP="009363CB">
            <w:pPr>
              <w:spacing w:after="0" w:line="240" w:lineRule="auto"/>
              <w:jc w:val="right"/>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4901</w:t>
            </w:r>
          </w:p>
        </w:tc>
        <w:tc>
          <w:tcPr>
            <w:tcW w:w="922" w:type="dxa"/>
            <w:tcBorders>
              <w:top w:val="nil"/>
              <w:left w:val="nil"/>
              <w:bottom w:val="single" w:sz="4" w:space="0" w:color="auto"/>
              <w:right w:val="single" w:sz="4" w:space="0" w:color="auto"/>
            </w:tcBorders>
            <w:noWrap/>
            <w:vAlign w:val="bottom"/>
            <w:hideMark/>
          </w:tcPr>
          <w:p w14:paraId="05E61634"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 xml:space="preserve">*           </w:t>
            </w:r>
          </w:p>
        </w:tc>
        <w:tc>
          <w:tcPr>
            <w:tcW w:w="922" w:type="dxa"/>
            <w:tcBorders>
              <w:top w:val="nil"/>
              <w:left w:val="nil"/>
              <w:bottom w:val="single" w:sz="4" w:space="0" w:color="auto"/>
              <w:right w:val="single" w:sz="4" w:space="0" w:color="auto"/>
            </w:tcBorders>
            <w:noWrap/>
            <w:vAlign w:val="bottom"/>
            <w:hideMark/>
          </w:tcPr>
          <w:p w14:paraId="66EE843B"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 xml:space="preserve">         </w:t>
            </w:r>
          </w:p>
        </w:tc>
        <w:tc>
          <w:tcPr>
            <w:tcW w:w="922" w:type="dxa"/>
            <w:tcBorders>
              <w:top w:val="nil"/>
              <w:left w:val="nil"/>
              <w:bottom w:val="single" w:sz="4" w:space="0" w:color="auto"/>
              <w:right w:val="single" w:sz="4" w:space="0" w:color="auto"/>
            </w:tcBorders>
            <w:noWrap/>
            <w:vAlign w:val="bottom"/>
            <w:hideMark/>
          </w:tcPr>
          <w:p w14:paraId="6753C63D"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 </w:t>
            </w:r>
          </w:p>
        </w:tc>
        <w:tc>
          <w:tcPr>
            <w:tcW w:w="3817" w:type="dxa"/>
            <w:tcBorders>
              <w:top w:val="nil"/>
              <w:left w:val="nil"/>
              <w:bottom w:val="single" w:sz="4" w:space="0" w:color="auto"/>
              <w:right w:val="single" w:sz="4" w:space="0" w:color="auto"/>
            </w:tcBorders>
            <w:noWrap/>
            <w:vAlign w:val="bottom"/>
            <w:hideMark/>
          </w:tcPr>
          <w:p w14:paraId="13E90733"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 xml:space="preserve"> ADDWT *                                 </w:t>
            </w:r>
          </w:p>
        </w:tc>
      </w:tr>
      <w:tr w:rsidR="009363CB" w:rsidRPr="009363CB" w14:paraId="32F0D174" w14:textId="77777777" w:rsidTr="009363CB">
        <w:trPr>
          <w:trHeight w:val="290"/>
        </w:trPr>
        <w:tc>
          <w:tcPr>
            <w:tcW w:w="923" w:type="dxa"/>
            <w:tcBorders>
              <w:top w:val="nil"/>
              <w:left w:val="single" w:sz="4" w:space="0" w:color="auto"/>
              <w:bottom w:val="single" w:sz="4" w:space="0" w:color="auto"/>
              <w:right w:val="single" w:sz="4" w:space="0" w:color="auto"/>
            </w:tcBorders>
            <w:noWrap/>
            <w:vAlign w:val="bottom"/>
            <w:hideMark/>
          </w:tcPr>
          <w:p w14:paraId="5FC9FF2F"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Z361</w:t>
            </w:r>
          </w:p>
        </w:tc>
        <w:tc>
          <w:tcPr>
            <w:tcW w:w="922" w:type="dxa"/>
            <w:tcBorders>
              <w:top w:val="nil"/>
              <w:left w:val="nil"/>
              <w:bottom w:val="single" w:sz="4" w:space="0" w:color="auto"/>
              <w:right w:val="single" w:sz="4" w:space="0" w:color="auto"/>
            </w:tcBorders>
            <w:noWrap/>
            <w:vAlign w:val="bottom"/>
            <w:hideMark/>
          </w:tcPr>
          <w:p w14:paraId="634F9134"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 xml:space="preserve">*     </w:t>
            </w:r>
          </w:p>
        </w:tc>
        <w:tc>
          <w:tcPr>
            <w:tcW w:w="922" w:type="dxa"/>
            <w:tcBorders>
              <w:top w:val="nil"/>
              <w:left w:val="nil"/>
              <w:bottom w:val="single" w:sz="4" w:space="0" w:color="auto"/>
              <w:right w:val="single" w:sz="4" w:space="0" w:color="auto"/>
            </w:tcBorders>
            <w:noWrap/>
            <w:vAlign w:val="bottom"/>
            <w:hideMark/>
          </w:tcPr>
          <w:p w14:paraId="7E825DA4" w14:textId="77777777" w:rsidR="009363CB" w:rsidRPr="009363CB" w:rsidRDefault="009363CB" w:rsidP="009363CB">
            <w:pPr>
              <w:spacing w:after="0" w:line="240" w:lineRule="auto"/>
              <w:jc w:val="right"/>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4901</w:t>
            </w:r>
          </w:p>
        </w:tc>
        <w:tc>
          <w:tcPr>
            <w:tcW w:w="922" w:type="dxa"/>
            <w:tcBorders>
              <w:top w:val="nil"/>
              <w:left w:val="nil"/>
              <w:bottom w:val="single" w:sz="4" w:space="0" w:color="auto"/>
              <w:right w:val="single" w:sz="4" w:space="0" w:color="auto"/>
            </w:tcBorders>
            <w:noWrap/>
            <w:vAlign w:val="bottom"/>
            <w:hideMark/>
          </w:tcPr>
          <w:p w14:paraId="6A4F500A" w14:textId="77777777" w:rsidR="009363CB" w:rsidRPr="009363CB" w:rsidRDefault="009363CB" w:rsidP="009363CB">
            <w:pPr>
              <w:spacing w:after="0" w:line="240" w:lineRule="auto"/>
              <w:jc w:val="right"/>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1</w:t>
            </w:r>
          </w:p>
        </w:tc>
        <w:tc>
          <w:tcPr>
            <w:tcW w:w="922" w:type="dxa"/>
            <w:tcBorders>
              <w:top w:val="nil"/>
              <w:left w:val="nil"/>
              <w:bottom w:val="single" w:sz="4" w:space="0" w:color="auto"/>
              <w:right w:val="single" w:sz="4" w:space="0" w:color="auto"/>
            </w:tcBorders>
            <w:noWrap/>
            <w:vAlign w:val="bottom"/>
            <w:hideMark/>
          </w:tcPr>
          <w:p w14:paraId="7FBE8C63"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 xml:space="preserve">         </w:t>
            </w:r>
          </w:p>
        </w:tc>
        <w:tc>
          <w:tcPr>
            <w:tcW w:w="922" w:type="dxa"/>
            <w:tcBorders>
              <w:top w:val="nil"/>
              <w:left w:val="nil"/>
              <w:bottom w:val="single" w:sz="4" w:space="0" w:color="auto"/>
              <w:right w:val="single" w:sz="4" w:space="0" w:color="auto"/>
            </w:tcBorders>
            <w:noWrap/>
            <w:vAlign w:val="bottom"/>
            <w:hideMark/>
          </w:tcPr>
          <w:p w14:paraId="4C1C9C5D"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 </w:t>
            </w:r>
          </w:p>
        </w:tc>
        <w:tc>
          <w:tcPr>
            <w:tcW w:w="3817" w:type="dxa"/>
            <w:tcBorders>
              <w:top w:val="nil"/>
              <w:left w:val="nil"/>
              <w:bottom w:val="single" w:sz="4" w:space="0" w:color="auto"/>
              <w:right w:val="single" w:sz="4" w:space="0" w:color="auto"/>
            </w:tcBorders>
            <w:noWrap/>
            <w:vAlign w:val="bottom"/>
            <w:hideMark/>
          </w:tcPr>
          <w:p w14:paraId="00A772EE"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 xml:space="preserve"> SETIN 3=01 ADDWT 9WE1 PRINT      </w:t>
            </w:r>
            <w:r w:rsidRPr="009363CB">
              <w:rPr>
                <w:rFonts w:ascii="Aptos Narrow" w:eastAsia="Times New Roman" w:hAnsi="Aptos Narrow" w:cs="Times New Roman"/>
                <w:color w:val="000000"/>
                <w:kern w:val="0"/>
                <w:sz w:val="16"/>
                <w:szCs w:val="16"/>
                <w:highlight w:val="red"/>
                <w:lang w:eastAsia="en-AU"/>
                <w14:ligatures w14:val="none"/>
              </w:rPr>
              <w:t>ADDWT *</w:t>
            </w:r>
          </w:p>
        </w:tc>
      </w:tr>
      <w:tr w:rsidR="009363CB" w:rsidRPr="009363CB" w14:paraId="716F18F0" w14:textId="77777777" w:rsidTr="009363CB">
        <w:trPr>
          <w:trHeight w:val="290"/>
        </w:trPr>
        <w:tc>
          <w:tcPr>
            <w:tcW w:w="923" w:type="dxa"/>
            <w:tcBorders>
              <w:top w:val="nil"/>
              <w:left w:val="single" w:sz="4" w:space="0" w:color="auto"/>
              <w:bottom w:val="single" w:sz="4" w:space="0" w:color="auto"/>
              <w:right w:val="single" w:sz="4" w:space="0" w:color="auto"/>
            </w:tcBorders>
            <w:noWrap/>
            <w:vAlign w:val="bottom"/>
            <w:hideMark/>
          </w:tcPr>
          <w:p w14:paraId="5BA0236F"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lastRenderedPageBreak/>
              <w:t>Z361</w:t>
            </w:r>
          </w:p>
        </w:tc>
        <w:tc>
          <w:tcPr>
            <w:tcW w:w="922" w:type="dxa"/>
            <w:tcBorders>
              <w:top w:val="nil"/>
              <w:left w:val="nil"/>
              <w:bottom w:val="single" w:sz="4" w:space="0" w:color="auto"/>
              <w:right w:val="single" w:sz="4" w:space="0" w:color="auto"/>
            </w:tcBorders>
            <w:noWrap/>
            <w:vAlign w:val="bottom"/>
            <w:hideMark/>
          </w:tcPr>
          <w:p w14:paraId="297C4BEE"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 xml:space="preserve">*     </w:t>
            </w:r>
          </w:p>
        </w:tc>
        <w:tc>
          <w:tcPr>
            <w:tcW w:w="922" w:type="dxa"/>
            <w:tcBorders>
              <w:top w:val="nil"/>
              <w:left w:val="nil"/>
              <w:bottom w:val="single" w:sz="4" w:space="0" w:color="auto"/>
              <w:right w:val="single" w:sz="4" w:space="0" w:color="auto"/>
            </w:tcBorders>
            <w:noWrap/>
            <w:vAlign w:val="bottom"/>
            <w:hideMark/>
          </w:tcPr>
          <w:p w14:paraId="2079A927" w14:textId="77777777" w:rsidR="009363CB" w:rsidRPr="009363CB" w:rsidRDefault="009363CB" w:rsidP="009363CB">
            <w:pPr>
              <w:spacing w:after="0" w:line="240" w:lineRule="auto"/>
              <w:jc w:val="right"/>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4901</w:t>
            </w:r>
          </w:p>
        </w:tc>
        <w:tc>
          <w:tcPr>
            <w:tcW w:w="922" w:type="dxa"/>
            <w:tcBorders>
              <w:top w:val="nil"/>
              <w:left w:val="nil"/>
              <w:bottom w:val="single" w:sz="4" w:space="0" w:color="auto"/>
              <w:right w:val="single" w:sz="4" w:space="0" w:color="auto"/>
            </w:tcBorders>
            <w:noWrap/>
            <w:vAlign w:val="bottom"/>
            <w:hideMark/>
          </w:tcPr>
          <w:p w14:paraId="765AFFC7" w14:textId="77777777" w:rsidR="009363CB" w:rsidRPr="009363CB" w:rsidRDefault="009363CB" w:rsidP="009363CB">
            <w:pPr>
              <w:spacing w:after="0" w:line="240" w:lineRule="auto"/>
              <w:jc w:val="right"/>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2</w:t>
            </w:r>
          </w:p>
        </w:tc>
        <w:tc>
          <w:tcPr>
            <w:tcW w:w="922" w:type="dxa"/>
            <w:tcBorders>
              <w:top w:val="nil"/>
              <w:left w:val="nil"/>
              <w:bottom w:val="single" w:sz="4" w:space="0" w:color="auto"/>
              <w:right w:val="single" w:sz="4" w:space="0" w:color="auto"/>
            </w:tcBorders>
            <w:noWrap/>
            <w:vAlign w:val="bottom"/>
            <w:hideMark/>
          </w:tcPr>
          <w:p w14:paraId="1C13617E"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 xml:space="preserve">         </w:t>
            </w:r>
          </w:p>
        </w:tc>
        <w:tc>
          <w:tcPr>
            <w:tcW w:w="922" w:type="dxa"/>
            <w:tcBorders>
              <w:top w:val="nil"/>
              <w:left w:val="nil"/>
              <w:bottom w:val="single" w:sz="4" w:space="0" w:color="auto"/>
              <w:right w:val="single" w:sz="4" w:space="0" w:color="auto"/>
            </w:tcBorders>
            <w:noWrap/>
            <w:vAlign w:val="bottom"/>
            <w:hideMark/>
          </w:tcPr>
          <w:p w14:paraId="2E8FDD57"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 </w:t>
            </w:r>
          </w:p>
        </w:tc>
        <w:tc>
          <w:tcPr>
            <w:tcW w:w="3817" w:type="dxa"/>
            <w:tcBorders>
              <w:top w:val="nil"/>
              <w:left w:val="nil"/>
              <w:bottom w:val="single" w:sz="4" w:space="0" w:color="auto"/>
              <w:right w:val="single" w:sz="4" w:space="0" w:color="auto"/>
            </w:tcBorders>
            <w:noWrap/>
            <w:vAlign w:val="bottom"/>
            <w:hideMark/>
          </w:tcPr>
          <w:p w14:paraId="602B1FC8"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lang w:eastAsia="en-AU"/>
                <w14:ligatures w14:val="none"/>
              </w:rPr>
            </w:pPr>
            <w:r w:rsidRPr="009363CB">
              <w:rPr>
                <w:rFonts w:ascii="Aptos Narrow" w:eastAsia="Times New Roman" w:hAnsi="Aptos Narrow" w:cs="Times New Roman"/>
                <w:color w:val="000000"/>
                <w:kern w:val="0"/>
                <w:sz w:val="16"/>
                <w:szCs w:val="16"/>
                <w:lang w:eastAsia="en-AU"/>
                <w14:ligatures w14:val="none"/>
              </w:rPr>
              <w:t xml:space="preserve"> SETIN 3=02 ADDWT 9WE2 PRINT      </w:t>
            </w:r>
            <w:r w:rsidRPr="009363CB">
              <w:rPr>
                <w:rFonts w:ascii="Aptos Narrow" w:eastAsia="Times New Roman" w:hAnsi="Aptos Narrow" w:cs="Times New Roman"/>
                <w:color w:val="000000"/>
                <w:kern w:val="0"/>
                <w:sz w:val="16"/>
                <w:szCs w:val="16"/>
                <w:highlight w:val="red"/>
                <w:lang w:eastAsia="en-AU"/>
                <w14:ligatures w14:val="none"/>
              </w:rPr>
              <w:t>ADDWT *</w:t>
            </w:r>
          </w:p>
        </w:tc>
      </w:tr>
      <w:tr w:rsidR="009363CB" w:rsidRPr="009363CB" w14:paraId="39E2BC25" w14:textId="77777777" w:rsidTr="009363CB">
        <w:trPr>
          <w:trHeight w:val="290"/>
        </w:trPr>
        <w:tc>
          <w:tcPr>
            <w:tcW w:w="923" w:type="dxa"/>
            <w:tcBorders>
              <w:top w:val="nil"/>
              <w:left w:val="single" w:sz="4" w:space="0" w:color="auto"/>
              <w:bottom w:val="single" w:sz="4" w:space="0" w:color="auto"/>
              <w:right w:val="single" w:sz="4" w:space="0" w:color="auto"/>
            </w:tcBorders>
            <w:noWrap/>
            <w:vAlign w:val="bottom"/>
            <w:hideMark/>
          </w:tcPr>
          <w:p w14:paraId="4E1CB4DC"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Z361</w:t>
            </w:r>
          </w:p>
        </w:tc>
        <w:tc>
          <w:tcPr>
            <w:tcW w:w="922" w:type="dxa"/>
            <w:tcBorders>
              <w:top w:val="nil"/>
              <w:left w:val="nil"/>
              <w:bottom w:val="single" w:sz="4" w:space="0" w:color="auto"/>
              <w:right w:val="single" w:sz="4" w:space="0" w:color="auto"/>
            </w:tcBorders>
            <w:noWrap/>
            <w:vAlign w:val="bottom"/>
            <w:hideMark/>
          </w:tcPr>
          <w:p w14:paraId="3E53378F"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 xml:space="preserve">*     </w:t>
            </w:r>
          </w:p>
        </w:tc>
        <w:tc>
          <w:tcPr>
            <w:tcW w:w="922" w:type="dxa"/>
            <w:tcBorders>
              <w:top w:val="nil"/>
              <w:left w:val="nil"/>
              <w:bottom w:val="single" w:sz="4" w:space="0" w:color="auto"/>
              <w:right w:val="single" w:sz="4" w:space="0" w:color="auto"/>
            </w:tcBorders>
            <w:noWrap/>
            <w:vAlign w:val="bottom"/>
            <w:hideMark/>
          </w:tcPr>
          <w:p w14:paraId="19874869"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9WCA</w:t>
            </w:r>
          </w:p>
        </w:tc>
        <w:tc>
          <w:tcPr>
            <w:tcW w:w="922" w:type="dxa"/>
            <w:tcBorders>
              <w:top w:val="nil"/>
              <w:left w:val="nil"/>
              <w:bottom w:val="single" w:sz="4" w:space="0" w:color="auto"/>
              <w:right w:val="single" w:sz="4" w:space="0" w:color="auto"/>
            </w:tcBorders>
            <w:noWrap/>
            <w:vAlign w:val="bottom"/>
            <w:hideMark/>
          </w:tcPr>
          <w:p w14:paraId="75F1A75A"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 xml:space="preserve">            </w:t>
            </w:r>
          </w:p>
        </w:tc>
        <w:tc>
          <w:tcPr>
            <w:tcW w:w="922" w:type="dxa"/>
            <w:tcBorders>
              <w:top w:val="nil"/>
              <w:left w:val="nil"/>
              <w:bottom w:val="single" w:sz="4" w:space="0" w:color="auto"/>
              <w:right w:val="single" w:sz="4" w:space="0" w:color="auto"/>
            </w:tcBorders>
            <w:noWrap/>
            <w:vAlign w:val="bottom"/>
            <w:hideMark/>
          </w:tcPr>
          <w:p w14:paraId="52AE2546"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 xml:space="preserve">         </w:t>
            </w:r>
          </w:p>
        </w:tc>
        <w:tc>
          <w:tcPr>
            <w:tcW w:w="922" w:type="dxa"/>
            <w:tcBorders>
              <w:top w:val="nil"/>
              <w:left w:val="nil"/>
              <w:bottom w:val="single" w:sz="4" w:space="0" w:color="auto"/>
              <w:right w:val="single" w:sz="4" w:space="0" w:color="auto"/>
            </w:tcBorders>
            <w:noWrap/>
            <w:vAlign w:val="bottom"/>
            <w:hideMark/>
          </w:tcPr>
          <w:p w14:paraId="7DD8D8C0"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 </w:t>
            </w:r>
          </w:p>
        </w:tc>
        <w:tc>
          <w:tcPr>
            <w:tcW w:w="3817" w:type="dxa"/>
            <w:tcBorders>
              <w:top w:val="nil"/>
              <w:left w:val="nil"/>
              <w:bottom w:val="single" w:sz="4" w:space="0" w:color="auto"/>
              <w:right w:val="single" w:sz="4" w:space="0" w:color="auto"/>
            </w:tcBorders>
            <w:noWrap/>
            <w:vAlign w:val="bottom"/>
            <w:hideMark/>
          </w:tcPr>
          <w:p w14:paraId="0300344A"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 xml:space="preserve">D%WEEKP                                  </w:t>
            </w:r>
          </w:p>
        </w:tc>
      </w:tr>
      <w:tr w:rsidR="009363CB" w:rsidRPr="009363CB" w14:paraId="7DF446E8" w14:textId="77777777" w:rsidTr="009363CB">
        <w:trPr>
          <w:trHeight w:val="290"/>
        </w:trPr>
        <w:tc>
          <w:tcPr>
            <w:tcW w:w="923" w:type="dxa"/>
            <w:tcBorders>
              <w:top w:val="nil"/>
              <w:left w:val="single" w:sz="4" w:space="0" w:color="auto"/>
              <w:bottom w:val="single" w:sz="4" w:space="0" w:color="auto"/>
              <w:right w:val="single" w:sz="4" w:space="0" w:color="auto"/>
            </w:tcBorders>
            <w:noWrap/>
            <w:vAlign w:val="bottom"/>
            <w:hideMark/>
          </w:tcPr>
          <w:p w14:paraId="4A58B94D"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Z361</w:t>
            </w:r>
          </w:p>
        </w:tc>
        <w:tc>
          <w:tcPr>
            <w:tcW w:w="922" w:type="dxa"/>
            <w:tcBorders>
              <w:top w:val="nil"/>
              <w:left w:val="nil"/>
              <w:bottom w:val="single" w:sz="4" w:space="0" w:color="auto"/>
              <w:right w:val="single" w:sz="4" w:space="0" w:color="auto"/>
            </w:tcBorders>
            <w:noWrap/>
            <w:vAlign w:val="bottom"/>
            <w:hideMark/>
          </w:tcPr>
          <w:p w14:paraId="48C991FE"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 xml:space="preserve">*     </w:t>
            </w:r>
          </w:p>
        </w:tc>
        <w:tc>
          <w:tcPr>
            <w:tcW w:w="922" w:type="dxa"/>
            <w:tcBorders>
              <w:top w:val="nil"/>
              <w:left w:val="nil"/>
              <w:bottom w:val="single" w:sz="4" w:space="0" w:color="auto"/>
              <w:right w:val="single" w:sz="4" w:space="0" w:color="auto"/>
            </w:tcBorders>
            <w:noWrap/>
            <w:vAlign w:val="bottom"/>
            <w:hideMark/>
          </w:tcPr>
          <w:p w14:paraId="77F2A100"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9WCA</w:t>
            </w:r>
          </w:p>
        </w:tc>
        <w:tc>
          <w:tcPr>
            <w:tcW w:w="922" w:type="dxa"/>
            <w:tcBorders>
              <w:top w:val="nil"/>
              <w:left w:val="nil"/>
              <w:bottom w:val="single" w:sz="4" w:space="0" w:color="auto"/>
              <w:right w:val="single" w:sz="4" w:space="0" w:color="auto"/>
            </w:tcBorders>
            <w:noWrap/>
            <w:vAlign w:val="bottom"/>
            <w:hideMark/>
          </w:tcPr>
          <w:p w14:paraId="32177423"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 xml:space="preserve">*           </w:t>
            </w:r>
          </w:p>
        </w:tc>
        <w:tc>
          <w:tcPr>
            <w:tcW w:w="922" w:type="dxa"/>
            <w:tcBorders>
              <w:top w:val="nil"/>
              <w:left w:val="nil"/>
              <w:bottom w:val="single" w:sz="4" w:space="0" w:color="auto"/>
              <w:right w:val="single" w:sz="4" w:space="0" w:color="auto"/>
            </w:tcBorders>
            <w:noWrap/>
            <w:vAlign w:val="bottom"/>
            <w:hideMark/>
          </w:tcPr>
          <w:p w14:paraId="48CF355C"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 xml:space="preserve">         </w:t>
            </w:r>
          </w:p>
        </w:tc>
        <w:tc>
          <w:tcPr>
            <w:tcW w:w="922" w:type="dxa"/>
            <w:tcBorders>
              <w:top w:val="nil"/>
              <w:left w:val="nil"/>
              <w:bottom w:val="single" w:sz="4" w:space="0" w:color="auto"/>
              <w:right w:val="single" w:sz="4" w:space="0" w:color="auto"/>
            </w:tcBorders>
            <w:noWrap/>
            <w:vAlign w:val="bottom"/>
            <w:hideMark/>
          </w:tcPr>
          <w:p w14:paraId="503EF1AC"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 </w:t>
            </w:r>
          </w:p>
        </w:tc>
        <w:tc>
          <w:tcPr>
            <w:tcW w:w="3817" w:type="dxa"/>
            <w:tcBorders>
              <w:top w:val="nil"/>
              <w:left w:val="nil"/>
              <w:bottom w:val="single" w:sz="4" w:space="0" w:color="auto"/>
              <w:right w:val="single" w:sz="4" w:space="0" w:color="auto"/>
            </w:tcBorders>
            <w:noWrap/>
            <w:vAlign w:val="bottom"/>
            <w:hideMark/>
          </w:tcPr>
          <w:p w14:paraId="19CA38DD"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 xml:space="preserve"> ADDWT *                                 </w:t>
            </w:r>
          </w:p>
        </w:tc>
      </w:tr>
      <w:tr w:rsidR="009363CB" w:rsidRPr="009363CB" w14:paraId="49DE7FB8" w14:textId="77777777" w:rsidTr="009363CB">
        <w:trPr>
          <w:trHeight w:val="290"/>
        </w:trPr>
        <w:tc>
          <w:tcPr>
            <w:tcW w:w="923" w:type="dxa"/>
            <w:tcBorders>
              <w:top w:val="nil"/>
              <w:left w:val="single" w:sz="4" w:space="0" w:color="auto"/>
              <w:bottom w:val="single" w:sz="4" w:space="0" w:color="auto"/>
              <w:right w:val="single" w:sz="4" w:space="0" w:color="auto"/>
            </w:tcBorders>
            <w:noWrap/>
            <w:vAlign w:val="bottom"/>
            <w:hideMark/>
          </w:tcPr>
          <w:p w14:paraId="1F511D35"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Z361</w:t>
            </w:r>
          </w:p>
        </w:tc>
        <w:tc>
          <w:tcPr>
            <w:tcW w:w="922" w:type="dxa"/>
            <w:tcBorders>
              <w:top w:val="nil"/>
              <w:left w:val="nil"/>
              <w:bottom w:val="single" w:sz="4" w:space="0" w:color="auto"/>
              <w:right w:val="single" w:sz="4" w:space="0" w:color="auto"/>
            </w:tcBorders>
            <w:noWrap/>
            <w:vAlign w:val="bottom"/>
            <w:hideMark/>
          </w:tcPr>
          <w:p w14:paraId="05DA3587"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 xml:space="preserve">*     </w:t>
            </w:r>
          </w:p>
        </w:tc>
        <w:tc>
          <w:tcPr>
            <w:tcW w:w="922" w:type="dxa"/>
            <w:tcBorders>
              <w:top w:val="nil"/>
              <w:left w:val="nil"/>
              <w:bottom w:val="single" w:sz="4" w:space="0" w:color="auto"/>
              <w:right w:val="single" w:sz="4" w:space="0" w:color="auto"/>
            </w:tcBorders>
            <w:noWrap/>
            <w:vAlign w:val="bottom"/>
            <w:hideMark/>
          </w:tcPr>
          <w:p w14:paraId="1F442328"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9WCA</w:t>
            </w:r>
          </w:p>
        </w:tc>
        <w:tc>
          <w:tcPr>
            <w:tcW w:w="922" w:type="dxa"/>
            <w:tcBorders>
              <w:top w:val="nil"/>
              <w:left w:val="nil"/>
              <w:bottom w:val="single" w:sz="4" w:space="0" w:color="auto"/>
              <w:right w:val="single" w:sz="4" w:space="0" w:color="auto"/>
            </w:tcBorders>
            <w:noWrap/>
            <w:vAlign w:val="bottom"/>
            <w:hideMark/>
          </w:tcPr>
          <w:p w14:paraId="14058854" w14:textId="77777777" w:rsidR="009363CB" w:rsidRPr="009363CB" w:rsidRDefault="009363CB" w:rsidP="009363CB">
            <w:pPr>
              <w:spacing w:after="0" w:line="240" w:lineRule="auto"/>
              <w:jc w:val="right"/>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1</w:t>
            </w:r>
          </w:p>
        </w:tc>
        <w:tc>
          <w:tcPr>
            <w:tcW w:w="922" w:type="dxa"/>
            <w:tcBorders>
              <w:top w:val="nil"/>
              <w:left w:val="nil"/>
              <w:bottom w:val="single" w:sz="4" w:space="0" w:color="auto"/>
              <w:right w:val="single" w:sz="4" w:space="0" w:color="auto"/>
            </w:tcBorders>
            <w:noWrap/>
            <w:vAlign w:val="bottom"/>
            <w:hideMark/>
          </w:tcPr>
          <w:p w14:paraId="334BCD57"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 xml:space="preserve">         </w:t>
            </w:r>
          </w:p>
        </w:tc>
        <w:tc>
          <w:tcPr>
            <w:tcW w:w="922" w:type="dxa"/>
            <w:tcBorders>
              <w:top w:val="nil"/>
              <w:left w:val="nil"/>
              <w:bottom w:val="single" w:sz="4" w:space="0" w:color="auto"/>
              <w:right w:val="single" w:sz="4" w:space="0" w:color="auto"/>
            </w:tcBorders>
            <w:noWrap/>
            <w:vAlign w:val="bottom"/>
            <w:hideMark/>
          </w:tcPr>
          <w:p w14:paraId="7E115FBD"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 </w:t>
            </w:r>
          </w:p>
        </w:tc>
        <w:tc>
          <w:tcPr>
            <w:tcW w:w="3817" w:type="dxa"/>
            <w:tcBorders>
              <w:top w:val="nil"/>
              <w:left w:val="nil"/>
              <w:bottom w:val="single" w:sz="4" w:space="0" w:color="auto"/>
              <w:right w:val="single" w:sz="4" w:space="0" w:color="auto"/>
            </w:tcBorders>
            <w:noWrap/>
            <w:vAlign w:val="bottom"/>
            <w:hideMark/>
          </w:tcPr>
          <w:p w14:paraId="7B92CD64"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 xml:space="preserve"> SETIN 3=01 ADDWT 9WE1 PRINT      ADDWT *</w:t>
            </w:r>
          </w:p>
        </w:tc>
      </w:tr>
      <w:tr w:rsidR="009363CB" w:rsidRPr="009363CB" w14:paraId="108DA5B1" w14:textId="77777777" w:rsidTr="009363CB">
        <w:trPr>
          <w:trHeight w:val="290"/>
        </w:trPr>
        <w:tc>
          <w:tcPr>
            <w:tcW w:w="923" w:type="dxa"/>
            <w:tcBorders>
              <w:top w:val="nil"/>
              <w:left w:val="single" w:sz="4" w:space="0" w:color="auto"/>
              <w:bottom w:val="single" w:sz="4" w:space="0" w:color="auto"/>
              <w:right w:val="single" w:sz="4" w:space="0" w:color="auto"/>
            </w:tcBorders>
            <w:noWrap/>
            <w:vAlign w:val="bottom"/>
            <w:hideMark/>
          </w:tcPr>
          <w:p w14:paraId="77D6A290"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Z361</w:t>
            </w:r>
          </w:p>
        </w:tc>
        <w:tc>
          <w:tcPr>
            <w:tcW w:w="922" w:type="dxa"/>
            <w:tcBorders>
              <w:top w:val="nil"/>
              <w:left w:val="nil"/>
              <w:bottom w:val="single" w:sz="4" w:space="0" w:color="auto"/>
              <w:right w:val="single" w:sz="4" w:space="0" w:color="auto"/>
            </w:tcBorders>
            <w:noWrap/>
            <w:vAlign w:val="bottom"/>
            <w:hideMark/>
          </w:tcPr>
          <w:p w14:paraId="00275DA9"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 xml:space="preserve">*     </w:t>
            </w:r>
          </w:p>
        </w:tc>
        <w:tc>
          <w:tcPr>
            <w:tcW w:w="922" w:type="dxa"/>
            <w:tcBorders>
              <w:top w:val="nil"/>
              <w:left w:val="nil"/>
              <w:bottom w:val="single" w:sz="4" w:space="0" w:color="auto"/>
              <w:right w:val="single" w:sz="4" w:space="0" w:color="auto"/>
            </w:tcBorders>
            <w:noWrap/>
            <w:vAlign w:val="bottom"/>
            <w:hideMark/>
          </w:tcPr>
          <w:p w14:paraId="0140CCE1"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9WCA</w:t>
            </w:r>
          </w:p>
        </w:tc>
        <w:tc>
          <w:tcPr>
            <w:tcW w:w="922" w:type="dxa"/>
            <w:tcBorders>
              <w:top w:val="nil"/>
              <w:left w:val="nil"/>
              <w:bottom w:val="single" w:sz="4" w:space="0" w:color="auto"/>
              <w:right w:val="single" w:sz="4" w:space="0" w:color="auto"/>
            </w:tcBorders>
            <w:noWrap/>
            <w:vAlign w:val="bottom"/>
            <w:hideMark/>
          </w:tcPr>
          <w:p w14:paraId="2E0074DC" w14:textId="77777777" w:rsidR="009363CB" w:rsidRPr="009363CB" w:rsidRDefault="009363CB" w:rsidP="009363CB">
            <w:pPr>
              <w:spacing w:after="0" w:line="240" w:lineRule="auto"/>
              <w:jc w:val="right"/>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2</w:t>
            </w:r>
          </w:p>
        </w:tc>
        <w:tc>
          <w:tcPr>
            <w:tcW w:w="922" w:type="dxa"/>
            <w:tcBorders>
              <w:top w:val="nil"/>
              <w:left w:val="nil"/>
              <w:bottom w:val="single" w:sz="4" w:space="0" w:color="auto"/>
              <w:right w:val="single" w:sz="4" w:space="0" w:color="auto"/>
            </w:tcBorders>
            <w:noWrap/>
            <w:vAlign w:val="bottom"/>
            <w:hideMark/>
          </w:tcPr>
          <w:p w14:paraId="628FE8B5"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 xml:space="preserve">         </w:t>
            </w:r>
          </w:p>
        </w:tc>
        <w:tc>
          <w:tcPr>
            <w:tcW w:w="922" w:type="dxa"/>
            <w:tcBorders>
              <w:top w:val="nil"/>
              <w:left w:val="nil"/>
              <w:bottom w:val="single" w:sz="4" w:space="0" w:color="auto"/>
              <w:right w:val="single" w:sz="4" w:space="0" w:color="auto"/>
            </w:tcBorders>
            <w:noWrap/>
            <w:vAlign w:val="bottom"/>
            <w:hideMark/>
          </w:tcPr>
          <w:p w14:paraId="45DF6389"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 </w:t>
            </w:r>
          </w:p>
        </w:tc>
        <w:tc>
          <w:tcPr>
            <w:tcW w:w="3817" w:type="dxa"/>
            <w:tcBorders>
              <w:top w:val="nil"/>
              <w:left w:val="nil"/>
              <w:bottom w:val="single" w:sz="4" w:space="0" w:color="auto"/>
              <w:right w:val="single" w:sz="4" w:space="0" w:color="auto"/>
            </w:tcBorders>
            <w:noWrap/>
            <w:vAlign w:val="bottom"/>
            <w:hideMark/>
          </w:tcPr>
          <w:p w14:paraId="25FA5B4F" w14:textId="77777777" w:rsidR="009363CB" w:rsidRPr="009363CB" w:rsidRDefault="009363CB" w:rsidP="009363CB">
            <w:pPr>
              <w:spacing w:after="0" w:line="240" w:lineRule="auto"/>
              <w:rPr>
                <w:rFonts w:ascii="Aptos Narrow" w:eastAsia="Times New Roman" w:hAnsi="Aptos Narrow" w:cs="Times New Roman"/>
                <w:color w:val="000000"/>
                <w:kern w:val="0"/>
                <w:sz w:val="16"/>
                <w:szCs w:val="16"/>
                <w:highlight w:val="red"/>
                <w:lang w:eastAsia="en-AU"/>
                <w14:ligatures w14:val="none"/>
              </w:rPr>
            </w:pPr>
            <w:r w:rsidRPr="009363CB">
              <w:rPr>
                <w:rFonts w:ascii="Aptos Narrow" w:eastAsia="Times New Roman" w:hAnsi="Aptos Narrow" w:cs="Times New Roman"/>
                <w:color w:val="000000"/>
                <w:kern w:val="0"/>
                <w:sz w:val="16"/>
                <w:szCs w:val="16"/>
                <w:highlight w:val="red"/>
                <w:lang w:eastAsia="en-AU"/>
                <w14:ligatures w14:val="none"/>
              </w:rPr>
              <w:t xml:space="preserve"> SETIN 3=02 ADDWT 9WE2 PRINT      ADDWT *</w:t>
            </w:r>
          </w:p>
        </w:tc>
      </w:tr>
    </w:tbl>
    <w:p w14:paraId="60940F36" w14:textId="7C937C8F" w:rsidR="00835D19" w:rsidRDefault="00835D19" w:rsidP="005226AD"/>
    <w:p w14:paraId="4B9CE846" w14:textId="5B959EAE" w:rsidR="005226AD" w:rsidRDefault="00835D19" w:rsidP="00835D19">
      <w:pPr>
        <w:pStyle w:val="Heading7"/>
      </w:pPr>
      <w:r>
        <w:t xml:space="preserve"> </w:t>
      </w:r>
      <w:r w:rsidR="005226AD">
        <w:t>After change</w:t>
      </w:r>
    </w:p>
    <w:p w14:paraId="21FDF1A0" w14:textId="77777777" w:rsidR="00BD1680" w:rsidRDefault="00872C67" w:rsidP="00872C67">
      <w:r>
        <w:t xml:space="preserve">The </w:t>
      </w:r>
      <w:r w:rsidRPr="00872C67">
        <w:rPr>
          <w:highlight w:val="green"/>
        </w:rPr>
        <w:t>green</w:t>
      </w:r>
      <w:r>
        <w:t xml:space="preserve"> </w:t>
      </w:r>
      <w:proofErr w:type="gramStart"/>
      <w:r>
        <w:t>highlights  were</w:t>
      </w:r>
      <w:proofErr w:type="gramEnd"/>
      <w:r>
        <w:t xml:space="preserve"> added during phase 4.  See ‘before change’, </w:t>
      </w:r>
      <w:r w:rsidRPr="00872C67">
        <w:rPr>
          <w:highlight w:val="red"/>
        </w:rPr>
        <w:t>red</w:t>
      </w:r>
      <w:r>
        <w:t xml:space="preserve"> highlights for the lines that were deleted. Essentially WT 9WCA was replaced with WT 9WCM retrospectively.</w:t>
      </w:r>
      <w:r w:rsidR="0024240B">
        <w:t xml:space="preserve"> WT 9WCM differs to </w:t>
      </w:r>
      <w:r w:rsidR="00A0652C">
        <w:t xml:space="preserve">WT </w:t>
      </w:r>
      <w:r w:rsidR="0024240B">
        <w:t>9WCA in that it is less with earnings of paid recreational and extended leave at the all-inclusive rate.</w:t>
      </w:r>
    </w:p>
    <w:p w14:paraId="68695B4F" w14:textId="6998E72F" w:rsidR="00872C67" w:rsidRDefault="00340444" w:rsidP="00872C67">
      <w:r>
        <w:t>Trial change</w:t>
      </w:r>
      <w:r w:rsidR="00025CDE">
        <w:t xml:space="preserve"> </w:t>
      </w:r>
      <w:r w:rsidR="00E9524A">
        <w:t>1</w:t>
      </w:r>
      <w:r>
        <w:t>: Do not attempt to have the V0 split in the week1/2 WT’s 9WE1/2</w:t>
      </w:r>
      <w:r w:rsidR="00B528B7">
        <w:t>. It is</w:t>
      </w:r>
      <w:r>
        <w:t xml:space="preserve"> unsure if </w:t>
      </w:r>
      <w:r w:rsidR="00DA089E">
        <w:t xml:space="preserve">9WCM would have the same V0 assigned </w:t>
      </w:r>
      <w:r w:rsidR="006A749A">
        <w:t>(if we tried to assign), as</w:t>
      </w:r>
      <w:r w:rsidR="00DA089E">
        <w:t xml:space="preserve"> </w:t>
      </w:r>
      <w:r w:rsidR="00B528B7">
        <w:t xml:space="preserve">WT </w:t>
      </w:r>
      <w:r w:rsidR="00DA089E">
        <w:t>4901</w:t>
      </w:r>
      <w:r w:rsidR="00A977DC">
        <w:t xml:space="preserve"> (both adds to W</w:t>
      </w:r>
      <w:r w:rsidR="00A621E7">
        <w:t>T</w:t>
      </w:r>
      <w:r w:rsidR="00A977DC">
        <w:t>’s 9WE1/2)</w:t>
      </w:r>
      <w:r w:rsidR="00897572">
        <w:t xml:space="preserve">. </w:t>
      </w:r>
      <w:r w:rsidR="008C3E98">
        <w:t xml:space="preserve">Attempting to have 9WCM with the same V0 as </w:t>
      </w:r>
      <w:r w:rsidR="00460AA5">
        <w:t>WT</w:t>
      </w:r>
      <w:r w:rsidR="008C3E98">
        <w:t xml:space="preserve">4901 </w:t>
      </w:r>
      <w:r w:rsidR="00897572">
        <w:t>could lead to multiple lines and incorrect downstream calculations</w:t>
      </w:r>
      <w:r w:rsidR="00645D9F">
        <w:t xml:space="preserve"> as the V0 </w:t>
      </w:r>
      <w:r w:rsidR="00654B96">
        <w:t xml:space="preserve">field </w:t>
      </w:r>
      <w:r w:rsidR="00645D9F">
        <w:t>is not a key</w:t>
      </w:r>
      <w:r w:rsidR="00070CAE">
        <w:t>.  I</w:t>
      </w:r>
      <w:r w:rsidR="00645D9F">
        <w:t xml:space="preserve">n case of </w:t>
      </w:r>
      <w:r w:rsidR="007B6B87">
        <w:t xml:space="preserve">multiple lines with different V0 entries, the </w:t>
      </w:r>
      <w:r w:rsidR="00645D9F">
        <w:t xml:space="preserve">calculations </w:t>
      </w:r>
      <w:r w:rsidR="00654B96">
        <w:t xml:space="preserve">will </w:t>
      </w:r>
      <w:r w:rsidR="00645D9F">
        <w:t xml:space="preserve">only read the first </w:t>
      </w:r>
      <w:r w:rsidR="00C356CB">
        <w:t xml:space="preserve">line due to </w:t>
      </w:r>
      <w:r w:rsidR="00645D9F">
        <w:t xml:space="preserve">all </w:t>
      </w:r>
      <w:r w:rsidR="00C356CB">
        <w:t xml:space="preserve">having the same </w:t>
      </w:r>
      <w:r w:rsidR="00645D9F">
        <w:t>key</w:t>
      </w:r>
      <w:r w:rsidR="00C356CB">
        <w:t>,</w:t>
      </w:r>
      <w:r w:rsidR="00645D9F">
        <w:t xml:space="preserve"> but a different V0</w:t>
      </w:r>
      <w:r w:rsidR="00C356CB">
        <w:t xml:space="preserve"> which is not a key</w:t>
      </w:r>
      <w:r w:rsidR="00645D9F">
        <w:t>.</w:t>
      </w:r>
      <w:r w:rsidR="003A0558">
        <w:t xml:space="preserve">  </w:t>
      </w:r>
    </w:p>
    <w:p w14:paraId="6E78943D" w14:textId="0DE7C6FF" w:rsidR="009558C0" w:rsidRDefault="009558C0" w:rsidP="00872C67">
      <w:r>
        <w:t>Trail</w:t>
      </w:r>
      <w:r w:rsidR="00052D46">
        <w:t xml:space="preserve"> </w:t>
      </w:r>
      <w:proofErr w:type="gramStart"/>
      <w:r w:rsidR="00052D46">
        <w:t>change</w:t>
      </w:r>
      <w:proofErr w:type="gramEnd"/>
      <w:r w:rsidR="00052D46">
        <w:t xml:space="preserve"> </w:t>
      </w:r>
      <w:r w:rsidR="00E9524A">
        <w:t>2</w:t>
      </w:r>
      <w:r>
        <w:t xml:space="preserve">: </w:t>
      </w:r>
      <w:r w:rsidR="00B331E5">
        <w:t xml:space="preserve">The rule used to add WT 4901 out with the CNTR3 added.  </w:t>
      </w:r>
      <w:r w:rsidR="00E85610">
        <w:t xml:space="preserve"> </w:t>
      </w:r>
      <w:r w:rsidR="00FE0355">
        <w:t>S</w:t>
      </w:r>
      <w:r w:rsidR="00B331E5">
        <w:t>ubsequent rules (</w:t>
      </w:r>
      <w:proofErr w:type="spellStart"/>
      <w:r w:rsidR="00B331E5">
        <w:t>eg</w:t>
      </w:r>
      <w:proofErr w:type="spellEnd"/>
      <w:r w:rsidR="00B331E5">
        <w:t xml:space="preserve"> Z306</w:t>
      </w:r>
      <w:r w:rsidR="009D2D7B">
        <w:t xml:space="preserve"> Z313</w:t>
      </w:r>
      <w:r w:rsidR="00BA1D93">
        <w:t xml:space="preserve"> ZWZE</w:t>
      </w:r>
      <w:r w:rsidR="00FE0355">
        <w:t>)</w:t>
      </w:r>
      <w:r w:rsidR="009071C7">
        <w:t xml:space="preserve"> </w:t>
      </w:r>
      <w:r w:rsidR="00FE0355">
        <w:t>that use WT4901 is not expected to be impacted as the these are executed for Admin and the CNTR3 is added for Police</w:t>
      </w:r>
      <w:r w:rsidR="00A01C9E">
        <w:t xml:space="preserve"> (otherwise they would have failed the intended processing)</w:t>
      </w:r>
      <w:r w:rsidR="00FE0355">
        <w:t xml:space="preserve">.  </w:t>
      </w:r>
      <w:r w:rsidR="00A01C9E">
        <w:t>T</w:t>
      </w:r>
      <w:r w:rsidR="00FE0355">
        <w:t>here is no use of WT</w:t>
      </w:r>
      <w:proofErr w:type="gramStart"/>
      <w:r w:rsidR="00FE0355">
        <w:t xml:space="preserve">4901 </w:t>
      </w:r>
      <w:r w:rsidR="00AD2F71">
        <w:t xml:space="preserve"> after</w:t>
      </w:r>
      <w:proofErr w:type="gramEnd"/>
      <w:r w:rsidR="00AD2F71">
        <w:t xml:space="preserve"> adding CNTR3 to it for </w:t>
      </w:r>
      <w:r w:rsidR="00A01C9E">
        <w:t xml:space="preserve">EPSS </w:t>
      </w:r>
      <w:r w:rsidR="00AD2F71">
        <w:t>Police. WT 9WCO also does not have CNTR3 added to it. As WT 4901</w:t>
      </w:r>
      <w:r w:rsidR="00912C14">
        <w:t xml:space="preserve"> creation</w:t>
      </w:r>
      <w:r w:rsidR="00AD2F71">
        <w:t xml:space="preserve"> is not EPSS related and </w:t>
      </w:r>
      <w:r w:rsidR="00912C14">
        <w:t xml:space="preserve">as it historically </w:t>
      </w:r>
      <w:r w:rsidR="00AD2F71">
        <w:t>align</w:t>
      </w:r>
      <w:r w:rsidR="00912C14">
        <w:t>s</w:t>
      </w:r>
      <w:r w:rsidR="00AD2F71">
        <w:t xml:space="preserve"> with WT 9WCO in relation to other indicators, this rule is changed not to </w:t>
      </w:r>
      <w:r w:rsidR="00052D46">
        <w:t>inherit CNTR</w:t>
      </w:r>
      <w:r w:rsidR="00912C14">
        <w:t>3</w:t>
      </w:r>
      <w:r w:rsidR="00052D46">
        <w:t xml:space="preserve"> against WT 4901. </w:t>
      </w:r>
    </w:p>
    <w:p w14:paraId="106F5C03" w14:textId="5E70894F" w:rsidR="00A470FB" w:rsidRPr="00D364D7" w:rsidRDefault="00A470FB" w:rsidP="00872C67">
      <w:pPr>
        <w:rPr>
          <w:sz w:val="10"/>
          <w:szCs w:val="10"/>
        </w:rPr>
      </w:pPr>
      <w:r w:rsidRPr="00D364D7">
        <w:rPr>
          <w:sz w:val="10"/>
          <w:szCs w:val="10"/>
        </w:rPr>
        <w:tab/>
        <w:t xml:space="preserve"> </w:t>
      </w:r>
    </w:p>
    <w:p w14:paraId="798E05EA" w14:textId="77777777" w:rsidR="00872C67" w:rsidRPr="00872C67" w:rsidRDefault="00872C67" w:rsidP="00872C67">
      <w:pPr>
        <w:rPr>
          <w:sz w:val="16"/>
          <w:szCs w:val="16"/>
        </w:rPr>
      </w:pPr>
      <w:r w:rsidRPr="00872C67">
        <w:rPr>
          <w:sz w:val="16"/>
          <w:szCs w:val="16"/>
        </w:rPr>
        <w:t>Z361                 *                    ****</w:t>
      </w:r>
    </w:p>
    <w:p w14:paraId="27154A8E" w14:textId="77777777" w:rsidR="00872C67" w:rsidRPr="00872C67" w:rsidRDefault="00872C67" w:rsidP="00872C67">
      <w:pPr>
        <w:rPr>
          <w:sz w:val="16"/>
          <w:szCs w:val="16"/>
        </w:rPr>
      </w:pPr>
      <w:r w:rsidRPr="00872C67">
        <w:rPr>
          <w:sz w:val="16"/>
          <w:szCs w:val="16"/>
        </w:rPr>
        <w:t xml:space="preserve"> Z361                 *                    4901</w:t>
      </w:r>
    </w:p>
    <w:p w14:paraId="76D9F27D" w14:textId="77777777" w:rsidR="00872C67" w:rsidRPr="00872C67" w:rsidRDefault="00872C67" w:rsidP="00872C67">
      <w:pPr>
        <w:rPr>
          <w:sz w:val="16"/>
          <w:szCs w:val="16"/>
        </w:rPr>
      </w:pPr>
      <w:r w:rsidRPr="00872C67">
        <w:rPr>
          <w:sz w:val="16"/>
          <w:szCs w:val="16"/>
        </w:rPr>
        <w:t xml:space="preserve">            D %WEEKP</w:t>
      </w:r>
    </w:p>
    <w:p w14:paraId="22389B80" w14:textId="77777777" w:rsidR="00872C67" w:rsidRPr="00872C67" w:rsidRDefault="00872C67" w:rsidP="00872C67">
      <w:pPr>
        <w:rPr>
          <w:sz w:val="16"/>
          <w:szCs w:val="16"/>
        </w:rPr>
      </w:pPr>
      <w:r w:rsidRPr="00872C67">
        <w:rPr>
          <w:sz w:val="16"/>
          <w:szCs w:val="16"/>
        </w:rPr>
        <w:t xml:space="preserve"> *            ADDWT *</w:t>
      </w:r>
    </w:p>
    <w:p w14:paraId="70B23B2A" w14:textId="037CA601" w:rsidR="00872C67" w:rsidRPr="00872C67" w:rsidRDefault="00872C67" w:rsidP="00872C67">
      <w:pPr>
        <w:rPr>
          <w:sz w:val="16"/>
          <w:szCs w:val="16"/>
        </w:rPr>
      </w:pPr>
      <w:r w:rsidRPr="00872C67">
        <w:rPr>
          <w:sz w:val="16"/>
          <w:szCs w:val="16"/>
        </w:rPr>
        <w:t xml:space="preserve"> 1            </w:t>
      </w:r>
      <w:r w:rsidR="003C26F0" w:rsidRPr="003C26F0">
        <w:rPr>
          <w:sz w:val="16"/>
          <w:szCs w:val="16"/>
          <w:highlight w:val="green"/>
        </w:rPr>
        <w:t>ADDWT</w:t>
      </w:r>
      <w:r w:rsidR="003C26F0" w:rsidRPr="00872C67">
        <w:rPr>
          <w:sz w:val="16"/>
          <w:szCs w:val="16"/>
        </w:rPr>
        <w:t xml:space="preserve"> *</w:t>
      </w:r>
      <w:r w:rsidRPr="00872C67">
        <w:rPr>
          <w:sz w:val="16"/>
          <w:szCs w:val="16"/>
        </w:rPr>
        <w:t>SETIN 3=01</w:t>
      </w:r>
      <w:r w:rsidR="00CD5327" w:rsidRPr="00CD5327">
        <w:rPr>
          <w:sz w:val="16"/>
          <w:szCs w:val="16"/>
          <w:highlight w:val="green"/>
        </w:rPr>
        <w:t>ELIMI X</w:t>
      </w:r>
      <w:r w:rsidR="00CD5327" w:rsidRPr="00CD5327">
        <w:rPr>
          <w:sz w:val="16"/>
          <w:szCs w:val="16"/>
        </w:rPr>
        <w:t xml:space="preserve">   </w:t>
      </w:r>
      <w:r w:rsidRPr="00872C67">
        <w:rPr>
          <w:sz w:val="16"/>
          <w:szCs w:val="16"/>
        </w:rPr>
        <w:t xml:space="preserve">ADDWT 9WE1PRINT     </w:t>
      </w:r>
      <w:r w:rsidR="003434F6">
        <w:rPr>
          <w:sz w:val="16"/>
          <w:szCs w:val="16"/>
        </w:rPr>
        <w:tab/>
      </w:r>
      <w:r w:rsidR="003434F6">
        <w:rPr>
          <w:sz w:val="16"/>
          <w:szCs w:val="16"/>
        </w:rPr>
        <w:tab/>
      </w:r>
      <w:r w:rsidR="003434F6">
        <w:rPr>
          <w:sz w:val="16"/>
          <w:szCs w:val="16"/>
        </w:rPr>
        <w:tab/>
      </w:r>
      <w:r w:rsidR="003434F6" w:rsidRPr="003434F6">
        <w:rPr>
          <w:rFonts w:ascii="Wingdings" w:eastAsia="Wingdings" w:hAnsi="Wingdings" w:cs="Wingdings"/>
          <w:sz w:val="16"/>
          <w:szCs w:val="16"/>
          <w:highlight w:val="green"/>
        </w:rPr>
        <w:t>ß</w:t>
      </w:r>
      <w:r w:rsidR="003434F6" w:rsidRPr="003434F6">
        <w:rPr>
          <w:sz w:val="16"/>
          <w:szCs w:val="16"/>
          <w:highlight w:val="green"/>
        </w:rPr>
        <w:t xml:space="preserve"> </w:t>
      </w:r>
      <w:proofErr w:type="spellStart"/>
      <w:r w:rsidR="003434F6">
        <w:rPr>
          <w:sz w:val="16"/>
          <w:szCs w:val="16"/>
          <w:highlight w:val="green"/>
        </w:rPr>
        <w:t>addwt</w:t>
      </w:r>
      <w:proofErr w:type="spellEnd"/>
      <w:r w:rsidR="003434F6">
        <w:rPr>
          <w:sz w:val="16"/>
          <w:szCs w:val="16"/>
          <w:highlight w:val="green"/>
        </w:rPr>
        <w:t xml:space="preserve"> * moved to front</w:t>
      </w:r>
      <w:r w:rsidR="003434F6" w:rsidRPr="003434F6">
        <w:rPr>
          <w:sz w:val="16"/>
          <w:szCs w:val="16"/>
          <w:highlight w:val="green"/>
        </w:rPr>
        <w:t xml:space="preserve">, </w:t>
      </w:r>
      <w:r w:rsidR="00DC259D">
        <w:rPr>
          <w:sz w:val="16"/>
          <w:szCs w:val="16"/>
          <w:highlight w:val="green"/>
        </w:rPr>
        <w:t xml:space="preserve">add </w:t>
      </w:r>
      <w:proofErr w:type="spellStart"/>
      <w:r w:rsidR="00DC259D">
        <w:rPr>
          <w:sz w:val="16"/>
          <w:szCs w:val="16"/>
          <w:highlight w:val="green"/>
        </w:rPr>
        <w:t>elimi</w:t>
      </w:r>
      <w:proofErr w:type="spellEnd"/>
      <w:r w:rsidR="00DC259D">
        <w:rPr>
          <w:sz w:val="16"/>
          <w:szCs w:val="16"/>
          <w:highlight w:val="green"/>
        </w:rPr>
        <w:t xml:space="preserve"> X</w:t>
      </w:r>
    </w:p>
    <w:p w14:paraId="0094A6E8" w14:textId="79BCE891" w:rsidR="00872C67" w:rsidRPr="00872C67" w:rsidRDefault="00872C67" w:rsidP="00872C67">
      <w:pPr>
        <w:rPr>
          <w:sz w:val="16"/>
          <w:szCs w:val="16"/>
        </w:rPr>
      </w:pPr>
      <w:r w:rsidRPr="00872C67">
        <w:rPr>
          <w:sz w:val="16"/>
          <w:szCs w:val="16"/>
        </w:rPr>
        <w:t xml:space="preserve"> 2            </w:t>
      </w:r>
      <w:r w:rsidR="003C26F0" w:rsidRPr="003C26F0">
        <w:rPr>
          <w:sz w:val="16"/>
          <w:szCs w:val="16"/>
          <w:highlight w:val="green"/>
        </w:rPr>
        <w:t>ADDWT *</w:t>
      </w:r>
      <w:r w:rsidRPr="00872C67">
        <w:rPr>
          <w:sz w:val="16"/>
          <w:szCs w:val="16"/>
        </w:rPr>
        <w:t>SETIN 3=02</w:t>
      </w:r>
      <w:r w:rsidR="00CD5327" w:rsidRPr="00CD5327">
        <w:rPr>
          <w:sz w:val="16"/>
          <w:szCs w:val="16"/>
          <w:highlight w:val="green"/>
        </w:rPr>
        <w:t>ELIMI X</w:t>
      </w:r>
      <w:r w:rsidR="00CD5327" w:rsidRPr="00CD5327">
        <w:rPr>
          <w:sz w:val="16"/>
          <w:szCs w:val="16"/>
        </w:rPr>
        <w:t xml:space="preserve">   </w:t>
      </w:r>
      <w:r w:rsidRPr="00872C67">
        <w:rPr>
          <w:sz w:val="16"/>
          <w:szCs w:val="16"/>
        </w:rPr>
        <w:t xml:space="preserve">ADDWT 9WE2PRINT     </w:t>
      </w:r>
      <w:r w:rsidR="003434F6">
        <w:rPr>
          <w:sz w:val="16"/>
          <w:szCs w:val="16"/>
        </w:rPr>
        <w:tab/>
      </w:r>
      <w:r w:rsidR="003434F6">
        <w:rPr>
          <w:sz w:val="16"/>
          <w:szCs w:val="16"/>
        </w:rPr>
        <w:tab/>
      </w:r>
      <w:r w:rsidR="003434F6">
        <w:rPr>
          <w:sz w:val="16"/>
          <w:szCs w:val="16"/>
        </w:rPr>
        <w:tab/>
      </w:r>
      <w:r w:rsidR="003434F6" w:rsidRPr="003434F6">
        <w:rPr>
          <w:rFonts w:ascii="Wingdings" w:eastAsia="Wingdings" w:hAnsi="Wingdings" w:cs="Wingdings"/>
          <w:sz w:val="16"/>
          <w:szCs w:val="16"/>
          <w:highlight w:val="green"/>
        </w:rPr>
        <w:t>ß</w:t>
      </w:r>
      <w:r w:rsidR="003434F6" w:rsidRPr="003434F6">
        <w:rPr>
          <w:sz w:val="16"/>
          <w:szCs w:val="16"/>
          <w:highlight w:val="green"/>
        </w:rPr>
        <w:t xml:space="preserve"> </w:t>
      </w:r>
      <w:proofErr w:type="spellStart"/>
      <w:r w:rsidR="003434F6">
        <w:rPr>
          <w:sz w:val="16"/>
          <w:szCs w:val="16"/>
          <w:highlight w:val="green"/>
        </w:rPr>
        <w:t>addwt</w:t>
      </w:r>
      <w:proofErr w:type="spellEnd"/>
      <w:r w:rsidR="003434F6">
        <w:rPr>
          <w:sz w:val="16"/>
          <w:szCs w:val="16"/>
          <w:highlight w:val="green"/>
        </w:rPr>
        <w:t xml:space="preserve"> * moved to </w:t>
      </w:r>
      <w:r w:rsidR="003434F6" w:rsidRPr="003434F6">
        <w:rPr>
          <w:sz w:val="16"/>
          <w:szCs w:val="16"/>
          <w:highlight w:val="green"/>
        </w:rPr>
        <w:t>front</w:t>
      </w:r>
      <w:r w:rsidR="003434F6" w:rsidRPr="00DC259D">
        <w:rPr>
          <w:sz w:val="16"/>
          <w:szCs w:val="16"/>
          <w:highlight w:val="green"/>
        </w:rPr>
        <w:t xml:space="preserve">, </w:t>
      </w:r>
      <w:r w:rsidR="00DC259D" w:rsidRPr="00DC259D">
        <w:rPr>
          <w:sz w:val="16"/>
          <w:szCs w:val="16"/>
          <w:highlight w:val="green"/>
        </w:rPr>
        <w:t xml:space="preserve">add </w:t>
      </w:r>
      <w:proofErr w:type="spellStart"/>
      <w:r w:rsidR="00DC259D" w:rsidRPr="00DC259D">
        <w:rPr>
          <w:sz w:val="16"/>
          <w:szCs w:val="16"/>
          <w:highlight w:val="green"/>
        </w:rPr>
        <w:t>elimi</w:t>
      </w:r>
      <w:proofErr w:type="spellEnd"/>
      <w:r w:rsidR="00DC259D" w:rsidRPr="00DC259D">
        <w:rPr>
          <w:sz w:val="16"/>
          <w:szCs w:val="16"/>
          <w:highlight w:val="green"/>
        </w:rPr>
        <w:t xml:space="preserve"> X</w:t>
      </w:r>
    </w:p>
    <w:p w14:paraId="61D3D471" w14:textId="77777777" w:rsidR="00872C67" w:rsidRPr="00872C67" w:rsidRDefault="00872C67" w:rsidP="00872C67">
      <w:pPr>
        <w:rPr>
          <w:sz w:val="16"/>
          <w:szCs w:val="16"/>
        </w:rPr>
      </w:pPr>
    </w:p>
    <w:p w14:paraId="1689DBCE" w14:textId="5D0C408A" w:rsidR="00872C67" w:rsidRPr="00872C67" w:rsidRDefault="00872C67" w:rsidP="00872C67">
      <w:pPr>
        <w:rPr>
          <w:sz w:val="16"/>
          <w:szCs w:val="16"/>
          <w:highlight w:val="green"/>
        </w:rPr>
      </w:pPr>
      <w:r w:rsidRPr="00872C67">
        <w:rPr>
          <w:sz w:val="16"/>
          <w:szCs w:val="16"/>
        </w:rPr>
        <w:t xml:space="preserve"> </w:t>
      </w:r>
      <w:r w:rsidRPr="00872C67">
        <w:rPr>
          <w:sz w:val="16"/>
          <w:szCs w:val="16"/>
          <w:highlight w:val="green"/>
        </w:rPr>
        <w:t>Z361                 *                    9WCM</w:t>
      </w:r>
      <w:r w:rsidR="00D269C9">
        <w:rPr>
          <w:sz w:val="16"/>
          <w:szCs w:val="16"/>
          <w:highlight w:val="green"/>
        </w:rPr>
        <w:tab/>
      </w:r>
      <w:r w:rsidR="00D269C9">
        <w:rPr>
          <w:sz w:val="16"/>
          <w:szCs w:val="16"/>
          <w:highlight w:val="green"/>
        </w:rPr>
        <w:tab/>
      </w:r>
      <w:r w:rsidR="00D269C9">
        <w:rPr>
          <w:sz w:val="16"/>
          <w:szCs w:val="16"/>
          <w:highlight w:val="green"/>
        </w:rPr>
        <w:tab/>
      </w:r>
      <w:r w:rsidR="00D269C9" w:rsidRPr="00D269C9">
        <w:rPr>
          <w:rFonts w:ascii="Wingdings" w:eastAsia="Wingdings" w:hAnsi="Wingdings" w:cs="Wingdings"/>
          <w:sz w:val="16"/>
          <w:szCs w:val="16"/>
          <w:highlight w:val="green"/>
        </w:rPr>
        <w:t>ß</w:t>
      </w:r>
      <w:r w:rsidR="00D269C9">
        <w:rPr>
          <w:sz w:val="16"/>
          <w:szCs w:val="16"/>
          <w:highlight w:val="green"/>
        </w:rPr>
        <w:t>New line added (replaced WT 9WCA)</w:t>
      </w:r>
    </w:p>
    <w:p w14:paraId="256D9476" w14:textId="77777777" w:rsidR="00D269C9" w:rsidRPr="00872C67" w:rsidRDefault="00872C67" w:rsidP="00D269C9">
      <w:pPr>
        <w:rPr>
          <w:sz w:val="16"/>
          <w:szCs w:val="16"/>
          <w:highlight w:val="green"/>
        </w:rPr>
      </w:pPr>
      <w:r w:rsidRPr="00872C67">
        <w:rPr>
          <w:sz w:val="16"/>
          <w:szCs w:val="16"/>
          <w:highlight w:val="green"/>
        </w:rPr>
        <w:t xml:space="preserve">            D %WEEKP</w:t>
      </w:r>
      <w:r w:rsidR="00D269C9">
        <w:rPr>
          <w:sz w:val="16"/>
          <w:szCs w:val="16"/>
          <w:highlight w:val="green"/>
        </w:rPr>
        <w:tab/>
      </w:r>
      <w:r w:rsidR="00D269C9">
        <w:rPr>
          <w:sz w:val="16"/>
          <w:szCs w:val="16"/>
          <w:highlight w:val="green"/>
        </w:rPr>
        <w:tab/>
      </w:r>
      <w:r w:rsidR="00D269C9">
        <w:rPr>
          <w:sz w:val="16"/>
          <w:szCs w:val="16"/>
          <w:highlight w:val="green"/>
        </w:rPr>
        <w:tab/>
      </w:r>
      <w:r w:rsidR="00D269C9">
        <w:rPr>
          <w:sz w:val="16"/>
          <w:szCs w:val="16"/>
          <w:highlight w:val="green"/>
        </w:rPr>
        <w:tab/>
      </w:r>
      <w:r w:rsidR="00D269C9">
        <w:rPr>
          <w:sz w:val="16"/>
          <w:szCs w:val="16"/>
          <w:highlight w:val="green"/>
        </w:rPr>
        <w:tab/>
      </w:r>
      <w:r w:rsidR="00D269C9" w:rsidRPr="00D269C9">
        <w:rPr>
          <w:rFonts w:ascii="Wingdings" w:eastAsia="Wingdings" w:hAnsi="Wingdings" w:cs="Wingdings"/>
          <w:sz w:val="16"/>
          <w:szCs w:val="16"/>
          <w:highlight w:val="green"/>
        </w:rPr>
        <w:t>ß</w:t>
      </w:r>
      <w:r w:rsidR="00D269C9">
        <w:rPr>
          <w:sz w:val="16"/>
          <w:szCs w:val="16"/>
          <w:highlight w:val="green"/>
        </w:rPr>
        <w:t>New line added (replaced WT 9WCA)</w:t>
      </w:r>
    </w:p>
    <w:p w14:paraId="50DADC58" w14:textId="0803D713" w:rsidR="00872C67" w:rsidRPr="00872C67" w:rsidRDefault="00872C67" w:rsidP="00872C67">
      <w:pPr>
        <w:rPr>
          <w:sz w:val="16"/>
          <w:szCs w:val="16"/>
          <w:highlight w:val="green"/>
        </w:rPr>
      </w:pPr>
      <w:r w:rsidRPr="00872C67">
        <w:rPr>
          <w:sz w:val="16"/>
          <w:szCs w:val="16"/>
          <w:highlight w:val="green"/>
        </w:rPr>
        <w:t xml:space="preserve"> *            ADDWT *</w:t>
      </w:r>
      <w:r w:rsidR="00D269C9">
        <w:rPr>
          <w:sz w:val="16"/>
          <w:szCs w:val="16"/>
          <w:highlight w:val="green"/>
        </w:rPr>
        <w:tab/>
      </w:r>
      <w:r w:rsidR="00D269C9">
        <w:rPr>
          <w:sz w:val="16"/>
          <w:szCs w:val="16"/>
          <w:highlight w:val="green"/>
        </w:rPr>
        <w:tab/>
      </w:r>
      <w:r w:rsidR="00D269C9">
        <w:rPr>
          <w:sz w:val="16"/>
          <w:szCs w:val="16"/>
          <w:highlight w:val="green"/>
        </w:rPr>
        <w:tab/>
      </w:r>
      <w:r w:rsidR="00D269C9">
        <w:rPr>
          <w:sz w:val="16"/>
          <w:szCs w:val="16"/>
          <w:highlight w:val="green"/>
        </w:rPr>
        <w:tab/>
      </w:r>
      <w:r w:rsidR="00D269C9">
        <w:rPr>
          <w:sz w:val="16"/>
          <w:szCs w:val="16"/>
          <w:highlight w:val="green"/>
        </w:rPr>
        <w:tab/>
      </w:r>
      <w:r w:rsidR="00D269C9" w:rsidRPr="00D269C9">
        <w:rPr>
          <w:rFonts w:ascii="Wingdings" w:eastAsia="Wingdings" w:hAnsi="Wingdings" w:cs="Wingdings"/>
          <w:sz w:val="16"/>
          <w:szCs w:val="16"/>
          <w:highlight w:val="green"/>
        </w:rPr>
        <w:t>ß</w:t>
      </w:r>
      <w:r w:rsidR="00D269C9">
        <w:rPr>
          <w:sz w:val="16"/>
          <w:szCs w:val="16"/>
          <w:highlight w:val="green"/>
        </w:rPr>
        <w:t>New line added (replaced WT 9WCA)</w:t>
      </w:r>
    </w:p>
    <w:p w14:paraId="7743FDAC" w14:textId="68E2CCE0" w:rsidR="00872C67" w:rsidRPr="00872C67" w:rsidRDefault="00872C67" w:rsidP="00872C67">
      <w:pPr>
        <w:rPr>
          <w:sz w:val="16"/>
          <w:szCs w:val="16"/>
          <w:highlight w:val="green"/>
        </w:rPr>
      </w:pPr>
      <w:r w:rsidRPr="00872C67">
        <w:rPr>
          <w:sz w:val="16"/>
          <w:szCs w:val="16"/>
          <w:highlight w:val="green"/>
        </w:rPr>
        <w:t xml:space="preserve"> 1            </w:t>
      </w:r>
      <w:r w:rsidR="003434F6" w:rsidRPr="00872C67">
        <w:rPr>
          <w:sz w:val="16"/>
          <w:szCs w:val="16"/>
          <w:highlight w:val="green"/>
        </w:rPr>
        <w:t>ADDWT *</w:t>
      </w:r>
      <w:r w:rsidRPr="00872C67">
        <w:rPr>
          <w:sz w:val="16"/>
          <w:szCs w:val="16"/>
          <w:highlight w:val="green"/>
        </w:rPr>
        <w:t xml:space="preserve">SETIN 3=01ADDWT 9WE1PRINT     </w:t>
      </w:r>
      <w:r w:rsidR="00D269C9">
        <w:rPr>
          <w:sz w:val="16"/>
          <w:szCs w:val="16"/>
          <w:highlight w:val="green"/>
        </w:rPr>
        <w:tab/>
      </w:r>
      <w:r w:rsidR="00D269C9">
        <w:rPr>
          <w:sz w:val="16"/>
          <w:szCs w:val="16"/>
          <w:highlight w:val="green"/>
        </w:rPr>
        <w:tab/>
      </w:r>
      <w:r w:rsidR="00D269C9" w:rsidRPr="00D269C9">
        <w:rPr>
          <w:rFonts w:ascii="Wingdings" w:eastAsia="Wingdings" w:hAnsi="Wingdings" w:cs="Wingdings"/>
          <w:sz w:val="16"/>
          <w:szCs w:val="16"/>
          <w:highlight w:val="green"/>
        </w:rPr>
        <w:t>ß</w:t>
      </w:r>
      <w:r w:rsidR="00D269C9">
        <w:rPr>
          <w:sz w:val="16"/>
          <w:szCs w:val="16"/>
          <w:highlight w:val="green"/>
        </w:rPr>
        <w:t>New line added (replaced WT 9WCA)</w:t>
      </w:r>
      <w:r w:rsidR="003434F6">
        <w:rPr>
          <w:sz w:val="16"/>
          <w:szCs w:val="16"/>
          <w:highlight w:val="green"/>
        </w:rPr>
        <w:t>/</w:t>
      </w:r>
      <w:proofErr w:type="spellStart"/>
      <w:r w:rsidR="003434F6">
        <w:rPr>
          <w:sz w:val="16"/>
          <w:szCs w:val="16"/>
          <w:highlight w:val="green"/>
        </w:rPr>
        <w:t>addwt</w:t>
      </w:r>
      <w:proofErr w:type="spellEnd"/>
      <w:r w:rsidR="003434F6">
        <w:rPr>
          <w:sz w:val="16"/>
          <w:szCs w:val="16"/>
          <w:highlight w:val="green"/>
        </w:rPr>
        <w:t xml:space="preserve"> * moved to front</w:t>
      </w:r>
    </w:p>
    <w:p w14:paraId="0BDDB72B" w14:textId="54212D94" w:rsidR="00D269C9" w:rsidRPr="00872C67" w:rsidRDefault="00872C67" w:rsidP="00D269C9">
      <w:pPr>
        <w:rPr>
          <w:sz w:val="16"/>
          <w:szCs w:val="16"/>
          <w:highlight w:val="green"/>
        </w:rPr>
      </w:pPr>
      <w:r w:rsidRPr="00872C67">
        <w:rPr>
          <w:sz w:val="16"/>
          <w:szCs w:val="16"/>
          <w:highlight w:val="green"/>
        </w:rPr>
        <w:t xml:space="preserve"> 2            </w:t>
      </w:r>
      <w:r w:rsidR="003434F6" w:rsidRPr="00872C67">
        <w:rPr>
          <w:sz w:val="16"/>
          <w:szCs w:val="16"/>
          <w:highlight w:val="green"/>
        </w:rPr>
        <w:t>ADDWT *</w:t>
      </w:r>
      <w:r w:rsidRPr="00872C67">
        <w:rPr>
          <w:sz w:val="16"/>
          <w:szCs w:val="16"/>
          <w:highlight w:val="green"/>
        </w:rPr>
        <w:t xml:space="preserve">SETIN 3=02ADDWT 9WE2PRINT     </w:t>
      </w:r>
      <w:r w:rsidR="00D269C9">
        <w:rPr>
          <w:sz w:val="16"/>
          <w:szCs w:val="16"/>
        </w:rPr>
        <w:tab/>
      </w:r>
      <w:r w:rsidR="00D269C9">
        <w:rPr>
          <w:sz w:val="16"/>
          <w:szCs w:val="16"/>
        </w:rPr>
        <w:tab/>
      </w:r>
      <w:r w:rsidR="00D269C9" w:rsidRPr="00D269C9">
        <w:rPr>
          <w:rFonts w:ascii="Wingdings" w:eastAsia="Wingdings" w:hAnsi="Wingdings" w:cs="Wingdings"/>
          <w:sz w:val="16"/>
          <w:szCs w:val="16"/>
          <w:highlight w:val="green"/>
        </w:rPr>
        <w:t>ß</w:t>
      </w:r>
      <w:r w:rsidR="00D269C9">
        <w:rPr>
          <w:sz w:val="16"/>
          <w:szCs w:val="16"/>
          <w:highlight w:val="green"/>
        </w:rPr>
        <w:t>New line added (replaced WT 9WCA)</w:t>
      </w:r>
      <w:r w:rsidR="003434F6">
        <w:rPr>
          <w:sz w:val="16"/>
          <w:szCs w:val="16"/>
          <w:highlight w:val="green"/>
        </w:rPr>
        <w:t>/</w:t>
      </w:r>
      <w:r w:rsidR="003434F6" w:rsidRPr="003434F6">
        <w:rPr>
          <w:sz w:val="16"/>
          <w:szCs w:val="16"/>
          <w:highlight w:val="green"/>
        </w:rPr>
        <w:t xml:space="preserve"> </w:t>
      </w:r>
      <w:proofErr w:type="spellStart"/>
      <w:r w:rsidR="003434F6">
        <w:rPr>
          <w:sz w:val="16"/>
          <w:szCs w:val="16"/>
          <w:highlight w:val="green"/>
        </w:rPr>
        <w:t>addwt</w:t>
      </w:r>
      <w:proofErr w:type="spellEnd"/>
      <w:r w:rsidR="003434F6">
        <w:rPr>
          <w:sz w:val="16"/>
          <w:szCs w:val="16"/>
          <w:highlight w:val="green"/>
        </w:rPr>
        <w:t xml:space="preserve"> * moved to front</w:t>
      </w:r>
    </w:p>
    <w:p w14:paraId="57894813" w14:textId="6B8D94E8" w:rsidR="00140A34" w:rsidRDefault="00140A34" w:rsidP="00140A34">
      <w:pPr>
        <w:pStyle w:val="Heading4"/>
      </w:pPr>
      <w:r>
        <w:t>Technical</w:t>
      </w:r>
      <w:bookmarkEnd w:id="90"/>
    </w:p>
    <w:p w14:paraId="07C218A6" w14:textId="59A3E148" w:rsidR="00743CBB" w:rsidRPr="00743CBB" w:rsidRDefault="00743CBB" w:rsidP="00743CBB">
      <w:r>
        <w:t>The technical design document takes precedence.</w:t>
      </w:r>
    </w:p>
    <w:p w14:paraId="5062EC5B" w14:textId="57E93DE7" w:rsidR="00140A34" w:rsidRPr="00366290" w:rsidRDefault="00140A34" w:rsidP="00140A34">
      <w:pPr>
        <w:pStyle w:val="Heading5"/>
      </w:pPr>
      <w:bookmarkStart w:id="92" w:name="_Toc205482251"/>
      <w:r>
        <w:lastRenderedPageBreak/>
        <w:t>OLIMS</w:t>
      </w:r>
      <w:bookmarkEnd w:id="92"/>
    </w:p>
    <w:p w14:paraId="39914B4F" w14:textId="77777777" w:rsidR="00BB74F2" w:rsidRDefault="00BB74F2" w:rsidP="00366290">
      <w:r>
        <w:t xml:space="preserve">There is no additional change for OLIMS. </w:t>
      </w:r>
    </w:p>
    <w:p w14:paraId="1EFD1753" w14:textId="54873813" w:rsidR="00810787" w:rsidRDefault="00810787" w:rsidP="00810787">
      <w:pPr>
        <w:pStyle w:val="Heading5"/>
      </w:pPr>
      <w:bookmarkStart w:id="93" w:name="_Toc205482252"/>
      <w:r>
        <w:t>SAP</w:t>
      </w:r>
      <w:bookmarkEnd w:id="93"/>
    </w:p>
    <w:p w14:paraId="52AE12E4" w14:textId="7F066005" w:rsidR="00810787" w:rsidRDefault="00BB74F2" w:rsidP="00810787">
      <w:r>
        <w:t>There is no additional change for SAP technical</w:t>
      </w:r>
      <w:r w:rsidR="00C0221C">
        <w:t xml:space="preserve">. </w:t>
      </w:r>
      <w:r>
        <w:t xml:space="preserve"> </w:t>
      </w:r>
    </w:p>
    <w:p w14:paraId="18EFF799" w14:textId="1156EAC4" w:rsidR="00C0221C" w:rsidRDefault="004A03F6" w:rsidP="00C0221C">
      <w:pPr>
        <w:pStyle w:val="Heading4"/>
      </w:pPr>
      <w:bookmarkStart w:id="94" w:name="_Toc205482253"/>
      <w:r>
        <w:t>Cutover impact</w:t>
      </w:r>
      <w:bookmarkEnd w:id="94"/>
    </w:p>
    <w:p w14:paraId="0425D2EF" w14:textId="4E9467CA" w:rsidR="00C0221C" w:rsidRDefault="004A03F6" w:rsidP="00C0221C">
      <w:pPr>
        <w:pStyle w:val="Heading5"/>
      </w:pPr>
      <w:bookmarkStart w:id="95" w:name="_Toc205482254"/>
      <w:r>
        <w:t xml:space="preserve">Business </w:t>
      </w:r>
      <w:r w:rsidR="00C0221C">
        <w:t>Cutover impact</w:t>
      </w:r>
      <w:bookmarkEnd w:id="95"/>
    </w:p>
    <w:p w14:paraId="191E2921" w14:textId="78429334" w:rsidR="00C0221C" w:rsidRDefault="00C0221C" w:rsidP="00C0221C">
      <w:r>
        <w:t>EPSS Employees that had any type of recreational or extended leave</w:t>
      </w:r>
      <w:r w:rsidR="00743CBB">
        <w:t>, (full or half pay)</w:t>
      </w:r>
      <w:r>
        <w:t>, needs to be set for SAP payroll force retro to the first date within the EPSS period 1/ 2 or 3 where the leave was taken by the employee.</w:t>
      </w:r>
    </w:p>
    <w:p w14:paraId="2EA30B6F" w14:textId="77777777" w:rsidR="00142B31" w:rsidRDefault="00142B31" w:rsidP="00142B31">
      <w:pPr>
        <w:rPr>
          <w:lang w:eastAsia="en-AU"/>
        </w:rPr>
      </w:pPr>
      <w:r>
        <w:t>Do not set retro dates if a retro has already been set for an earlier date for the employee.</w:t>
      </w:r>
    </w:p>
    <w:p w14:paraId="7BEFE374" w14:textId="0ED54BE3" w:rsidR="00C0221C" w:rsidRDefault="00C0221C" w:rsidP="00C0221C">
      <w:r>
        <w:t xml:space="preserve">The same leave needs to be analysed and if it was taken in connection to the EPSS claim, then a weekly dollar value is to be loaded in IT15 WT 3670. Payroll will use the value to reduce weekly actual earnings in the pay split where the WT exist. </w:t>
      </w:r>
    </w:p>
    <w:p w14:paraId="523417A5" w14:textId="4DCED691" w:rsidR="009A05D9" w:rsidRDefault="009A05D9" w:rsidP="00C0221C">
      <w:r>
        <w:t>The expected result is a potential higher top up when there is no WT 3670 loaded, but when WT 3670 is loaded then the likeliness is for no or very little change to the original top up from the retro period pending the value in WT 3670.</w:t>
      </w:r>
    </w:p>
    <w:p w14:paraId="70F74706" w14:textId="49E0A3E9" w:rsidR="00810787" w:rsidRDefault="00E20AA8" w:rsidP="00E20AA8">
      <w:pPr>
        <w:pStyle w:val="Heading2"/>
      </w:pPr>
      <w:bookmarkStart w:id="96" w:name="_Toc205482255"/>
      <w:r w:rsidRPr="00E20AA8">
        <w:t>Period 1 salary</w:t>
      </w:r>
      <w:r>
        <w:t xml:space="preserve"> – basic pay used</w:t>
      </w:r>
      <w:bookmarkEnd w:id="96"/>
      <w:r>
        <w:t xml:space="preserve"> </w:t>
      </w:r>
    </w:p>
    <w:p w14:paraId="0C2B547C" w14:textId="1F1D72B5" w:rsidR="00E20AA8" w:rsidRDefault="00E20AA8" w:rsidP="00E20AA8">
      <w:pPr>
        <w:pStyle w:val="Heading3"/>
      </w:pPr>
      <w:bookmarkStart w:id="97" w:name="_Toc205482256"/>
      <w:r>
        <w:t>Current setup/issue</w:t>
      </w:r>
      <w:bookmarkEnd w:id="97"/>
    </w:p>
    <w:p w14:paraId="134087FB" w14:textId="0BBB223F" w:rsidR="002E5CFE" w:rsidRDefault="002E5CFE" w:rsidP="002E5CFE">
      <w:r>
        <w:t xml:space="preserve">Period 1 salary (ORP) used for payroll EPSS payment calculations is fixed as at the date of disablement.   </w:t>
      </w:r>
      <w:r w:rsidR="007520E4">
        <w:t>I</w:t>
      </w:r>
      <w:r w:rsidRPr="002E5CFE">
        <w:t>ncrease</w:t>
      </w:r>
      <w:r w:rsidR="0082193E">
        <w:t>s</w:t>
      </w:r>
      <w:r w:rsidRPr="002E5CFE">
        <w:t xml:space="preserve"> to the Base salary (changes to IT0008) </w:t>
      </w:r>
      <w:r>
        <w:t xml:space="preserve">post the disablement date does not </w:t>
      </w:r>
      <w:r w:rsidRPr="002E5CFE">
        <w:t>increase the ORP.</w:t>
      </w:r>
    </w:p>
    <w:p w14:paraId="0CC05763" w14:textId="404ECB73" w:rsidR="002E5CFE" w:rsidRDefault="002E5CFE" w:rsidP="002E5CFE">
      <w:r>
        <w:t xml:space="preserve">The period 1 payroll change required is to use the basic pay relevant </w:t>
      </w:r>
      <w:r w:rsidR="006A167F">
        <w:t xml:space="preserve">at the </w:t>
      </w:r>
      <w:r>
        <w:t>pay period/split</w:t>
      </w:r>
      <w:r w:rsidR="000830F0">
        <w:t xml:space="preserve"> </w:t>
      </w:r>
      <w:r w:rsidR="006A167F">
        <w:t xml:space="preserve">end date, </w:t>
      </w:r>
      <w:r w:rsidR="000830F0">
        <w:t xml:space="preserve">for compilation of the </w:t>
      </w:r>
      <w:r>
        <w:t>period 1 (ORP) salary instead of the static period 1 salary</w:t>
      </w:r>
      <w:r w:rsidR="006A167F">
        <w:t xml:space="preserve"> as at date of disablement.</w:t>
      </w:r>
      <w:r>
        <w:t xml:space="preserve">  </w:t>
      </w:r>
    </w:p>
    <w:p w14:paraId="36AC85D6" w14:textId="6E7544C3" w:rsidR="000830F0" w:rsidRDefault="000830F0" w:rsidP="002E5CFE">
      <w:r>
        <w:t>The change is retrospective.</w:t>
      </w:r>
    </w:p>
    <w:p w14:paraId="7E1CF7AB" w14:textId="48BD3805" w:rsidR="002E5CFE" w:rsidRDefault="002E5CFE" w:rsidP="002E5CFE">
      <w:r>
        <w:t xml:space="preserve">OLIMS require a screen where all the Period 1 salaries display. </w:t>
      </w:r>
      <w:r w:rsidR="0082193E">
        <w:t xml:space="preserve">Salaries after period 1 week 39 is not mandatory for display. </w:t>
      </w:r>
      <w:r>
        <w:t xml:space="preserve">  </w:t>
      </w:r>
    </w:p>
    <w:p w14:paraId="176B92E2" w14:textId="1E1AEE83" w:rsidR="00E20AA8" w:rsidRPr="00E20AA8" w:rsidRDefault="00E20AA8" w:rsidP="00E20AA8">
      <w:pPr>
        <w:pStyle w:val="Heading3"/>
      </w:pPr>
      <w:bookmarkStart w:id="98" w:name="_Toc205482257"/>
      <w:r>
        <w:t>Changes required</w:t>
      </w:r>
      <w:r w:rsidR="0082193E">
        <w:t>.</w:t>
      </w:r>
      <w:bookmarkEnd w:id="98"/>
    </w:p>
    <w:p w14:paraId="243D7EFA" w14:textId="4BAB1579" w:rsidR="007C593C" w:rsidRDefault="002E5CFE" w:rsidP="002E5CFE">
      <w:pPr>
        <w:pStyle w:val="Heading4"/>
      </w:pPr>
      <w:bookmarkStart w:id="99" w:name="_Toc205482258"/>
      <w:r>
        <w:t>Functional</w:t>
      </w:r>
      <w:bookmarkEnd w:id="99"/>
    </w:p>
    <w:p w14:paraId="239A890D" w14:textId="0B81FC59" w:rsidR="002E5CFE" w:rsidRDefault="002E5CFE" w:rsidP="002E5CFE">
      <w:r>
        <w:t>No specific change is required other than verif</w:t>
      </w:r>
      <w:r w:rsidR="000830F0">
        <w:t>ication / testing that</w:t>
      </w:r>
      <w:r>
        <w:t xml:space="preserve"> the Period 1 salary used is the active ORP in the period 1 pay period split</w:t>
      </w:r>
      <w:r w:rsidR="000830F0">
        <w:t>,</w:t>
      </w:r>
      <w:r w:rsidR="006A167F">
        <w:t xml:space="preserve"> </w:t>
      </w:r>
      <w:r w:rsidR="000830F0">
        <w:t>whether in retro or the current pay period</w:t>
      </w:r>
      <w:r>
        <w:t xml:space="preserve">. </w:t>
      </w:r>
    </w:p>
    <w:p w14:paraId="450D3956" w14:textId="6791730D" w:rsidR="00D61D38" w:rsidRDefault="005700F9" w:rsidP="00D61D38">
      <w:pPr>
        <w:pStyle w:val="Heading5"/>
      </w:pPr>
      <w:r>
        <w:t>Build/Config</w:t>
      </w:r>
    </w:p>
    <w:p w14:paraId="23A818AF" w14:textId="303F1A81" w:rsidR="005700F9" w:rsidRPr="00792899" w:rsidRDefault="005700F9" w:rsidP="00792899">
      <w:pPr>
        <w:pStyle w:val="Heading6"/>
      </w:pPr>
      <w:r w:rsidRPr="00792899">
        <w:t>Rule ZWZB</w:t>
      </w:r>
    </w:p>
    <w:p w14:paraId="26FA1FB3" w14:textId="6B847EDF" w:rsidR="00792899" w:rsidRDefault="00792899" w:rsidP="00792899">
      <w:pPr>
        <w:pStyle w:val="Heading7"/>
        <w:rPr>
          <w:lang w:eastAsia="en-AU"/>
        </w:rPr>
      </w:pPr>
      <w:r>
        <w:rPr>
          <w:lang w:eastAsia="en-AU"/>
        </w:rPr>
        <w:t>Before change</w:t>
      </w:r>
    </w:p>
    <w:p w14:paraId="3C388428" w14:textId="20898DC9" w:rsidR="00472F62" w:rsidRDefault="00472F62" w:rsidP="00472F62">
      <w:r>
        <w:rPr>
          <w:lang w:eastAsia="en-AU"/>
        </w:rPr>
        <w:t xml:space="preserve">See </w:t>
      </w:r>
      <w:hyperlink r:id="rId34" w:history="1">
        <w:r>
          <w:rPr>
            <w:rStyle w:val="Hyperlink"/>
          </w:rPr>
          <w:t>Config objects check before change.xlsx</w:t>
        </w:r>
      </w:hyperlink>
      <w:r>
        <w:t xml:space="preserve"> worksheet ‘</w:t>
      </w:r>
      <w:r w:rsidRPr="00391330">
        <w:t>Rule Z</w:t>
      </w:r>
      <w:r w:rsidR="00B8330A">
        <w:t>WZB</w:t>
      </w:r>
      <w:r w:rsidRPr="00391330">
        <w:t xml:space="preserve"> B4 </w:t>
      </w:r>
      <w:proofErr w:type="spellStart"/>
      <w:r w:rsidRPr="00391330">
        <w:t>chg</w:t>
      </w:r>
      <w:proofErr w:type="spellEnd"/>
      <w:r>
        <w:t>‘. It shows rule Z</w:t>
      </w:r>
      <w:r w:rsidR="00B8330A">
        <w:t>WZB</w:t>
      </w:r>
      <w:r>
        <w:t xml:space="preserve"> before changes for EPSS phase 4. (DEV and TST/DB1 aligned)</w:t>
      </w:r>
    </w:p>
    <w:p w14:paraId="26C7E7B5" w14:textId="77777777" w:rsidR="00780AEE" w:rsidRPr="00780AEE" w:rsidRDefault="00780AEE" w:rsidP="00780AEE">
      <w:pPr>
        <w:rPr>
          <w:sz w:val="16"/>
          <w:szCs w:val="16"/>
          <w:lang w:eastAsia="en-AU"/>
        </w:rPr>
      </w:pPr>
      <w:r w:rsidRPr="00780AEE">
        <w:rPr>
          <w:sz w:val="16"/>
          <w:szCs w:val="16"/>
          <w:lang w:eastAsia="en-AU"/>
        </w:rPr>
        <w:t xml:space="preserve">           D ADDWT *   %WEEKP</w:t>
      </w:r>
    </w:p>
    <w:p w14:paraId="5E10D874" w14:textId="77777777" w:rsidR="00780AEE" w:rsidRPr="00780AEE" w:rsidRDefault="00780AEE" w:rsidP="00780AEE">
      <w:pPr>
        <w:rPr>
          <w:sz w:val="16"/>
          <w:szCs w:val="16"/>
          <w:lang w:eastAsia="en-AU"/>
        </w:rPr>
      </w:pPr>
      <w:r w:rsidRPr="00780AEE">
        <w:rPr>
          <w:sz w:val="16"/>
          <w:szCs w:val="16"/>
          <w:lang w:eastAsia="en-AU"/>
        </w:rPr>
        <w:t>*</w:t>
      </w:r>
    </w:p>
    <w:p w14:paraId="474CC1D7" w14:textId="77777777" w:rsidR="00780AEE" w:rsidRPr="00780AEE" w:rsidRDefault="00780AEE" w:rsidP="00780AEE">
      <w:pPr>
        <w:rPr>
          <w:sz w:val="16"/>
          <w:szCs w:val="16"/>
          <w:lang w:eastAsia="en-AU"/>
        </w:rPr>
      </w:pPr>
      <w:r w:rsidRPr="00780AEE">
        <w:rPr>
          <w:sz w:val="16"/>
          <w:szCs w:val="16"/>
          <w:lang w:eastAsia="en-AU"/>
        </w:rPr>
        <w:t>1            AMT=&amp; 9WA1RTE</w:t>
      </w:r>
      <w:proofErr w:type="gramStart"/>
      <w:r w:rsidRPr="00780AEE">
        <w:rPr>
          <w:sz w:val="16"/>
          <w:szCs w:val="16"/>
          <w:lang w:eastAsia="en-AU"/>
        </w:rPr>
        <w:t>=  /</w:t>
      </w:r>
      <w:proofErr w:type="gramEnd"/>
      <w:r w:rsidRPr="00780AEE">
        <w:rPr>
          <w:sz w:val="16"/>
          <w:szCs w:val="16"/>
          <w:lang w:eastAsia="en-AU"/>
        </w:rPr>
        <w:t>813MULTI RAA AMT/KGENAUZERO= RN  NEXTR A</w:t>
      </w:r>
    </w:p>
    <w:p w14:paraId="66B53DEE" w14:textId="77777777" w:rsidR="00780AEE" w:rsidRPr="00780AEE" w:rsidRDefault="00780AEE" w:rsidP="00780AEE">
      <w:pPr>
        <w:rPr>
          <w:sz w:val="16"/>
          <w:szCs w:val="16"/>
          <w:lang w:eastAsia="en-AU"/>
        </w:rPr>
      </w:pPr>
      <w:r w:rsidRPr="00780AEE">
        <w:rPr>
          <w:sz w:val="16"/>
          <w:szCs w:val="16"/>
          <w:lang w:eastAsia="en-AU"/>
        </w:rPr>
        <w:lastRenderedPageBreak/>
        <w:t xml:space="preserve">1        A   ADDWT 9WCIZERO= NRA ZORP=     </w:t>
      </w:r>
      <w:r w:rsidRPr="00780AEE">
        <w:rPr>
          <w:sz w:val="16"/>
          <w:szCs w:val="16"/>
          <w:highlight w:val="lightGray"/>
          <w:lang w:eastAsia="en-AU"/>
        </w:rPr>
        <w:t>SETIN 3=01</w:t>
      </w:r>
      <w:r w:rsidRPr="00780AEE">
        <w:rPr>
          <w:sz w:val="16"/>
          <w:szCs w:val="16"/>
          <w:lang w:eastAsia="en-AU"/>
        </w:rPr>
        <w:t>ADDWT 9ORPNEXTR B</w:t>
      </w:r>
    </w:p>
    <w:p w14:paraId="5215B1B8" w14:textId="77777777" w:rsidR="00780AEE" w:rsidRPr="00780AEE" w:rsidRDefault="00780AEE" w:rsidP="00780AEE">
      <w:pPr>
        <w:rPr>
          <w:sz w:val="16"/>
          <w:szCs w:val="16"/>
          <w:lang w:eastAsia="en-AU"/>
        </w:rPr>
      </w:pPr>
      <w:r w:rsidRPr="00780AEE">
        <w:rPr>
          <w:sz w:val="16"/>
          <w:szCs w:val="16"/>
          <w:lang w:eastAsia="en-AU"/>
        </w:rPr>
        <w:t>1        B   ADDWT&amp;9OR1</w:t>
      </w:r>
    </w:p>
    <w:p w14:paraId="254FCD04" w14:textId="77777777" w:rsidR="00780AEE" w:rsidRPr="00780AEE" w:rsidRDefault="00780AEE" w:rsidP="00780AEE">
      <w:pPr>
        <w:rPr>
          <w:sz w:val="16"/>
          <w:szCs w:val="16"/>
          <w:lang w:eastAsia="en-AU"/>
        </w:rPr>
      </w:pPr>
      <w:r w:rsidRPr="00780AEE">
        <w:rPr>
          <w:sz w:val="16"/>
          <w:szCs w:val="16"/>
          <w:lang w:eastAsia="en-AU"/>
        </w:rPr>
        <w:t>2            AMT=&amp; 9WA2RTE</w:t>
      </w:r>
      <w:proofErr w:type="gramStart"/>
      <w:r w:rsidRPr="00780AEE">
        <w:rPr>
          <w:sz w:val="16"/>
          <w:szCs w:val="16"/>
          <w:lang w:eastAsia="en-AU"/>
        </w:rPr>
        <w:t>=  /</w:t>
      </w:r>
      <w:proofErr w:type="gramEnd"/>
      <w:r w:rsidRPr="00780AEE">
        <w:rPr>
          <w:sz w:val="16"/>
          <w:szCs w:val="16"/>
          <w:lang w:eastAsia="en-AU"/>
        </w:rPr>
        <w:t>813MULTI RAA AMT/KGENAUZERO= RN  NEXTR A</w:t>
      </w:r>
    </w:p>
    <w:p w14:paraId="0178DEE2" w14:textId="77777777" w:rsidR="00780AEE" w:rsidRPr="00780AEE" w:rsidRDefault="00780AEE" w:rsidP="00780AEE">
      <w:pPr>
        <w:rPr>
          <w:sz w:val="16"/>
          <w:szCs w:val="16"/>
          <w:lang w:eastAsia="en-AU"/>
        </w:rPr>
      </w:pPr>
      <w:r w:rsidRPr="00780AEE">
        <w:rPr>
          <w:sz w:val="16"/>
          <w:szCs w:val="16"/>
          <w:lang w:eastAsia="en-AU"/>
        </w:rPr>
        <w:t xml:space="preserve">2        A   ADDWT 9WCIZERO= NRA ZORP=     </w:t>
      </w:r>
      <w:r w:rsidRPr="00780AEE">
        <w:rPr>
          <w:sz w:val="16"/>
          <w:szCs w:val="16"/>
          <w:highlight w:val="lightGray"/>
          <w:lang w:eastAsia="en-AU"/>
        </w:rPr>
        <w:t>SETIN 3=02</w:t>
      </w:r>
      <w:r w:rsidRPr="00780AEE">
        <w:rPr>
          <w:sz w:val="16"/>
          <w:szCs w:val="16"/>
          <w:lang w:eastAsia="en-AU"/>
        </w:rPr>
        <w:t>ADDWT 9ORPNEXTR B</w:t>
      </w:r>
    </w:p>
    <w:p w14:paraId="253A9C56" w14:textId="150B4212" w:rsidR="00792899" w:rsidRPr="00780AEE" w:rsidRDefault="00780AEE" w:rsidP="00780AEE">
      <w:pPr>
        <w:rPr>
          <w:sz w:val="16"/>
          <w:szCs w:val="16"/>
          <w:lang w:eastAsia="en-AU"/>
        </w:rPr>
      </w:pPr>
      <w:r w:rsidRPr="00780AEE">
        <w:rPr>
          <w:sz w:val="16"/>
          <w:szCs w:val="16"/>
          <w:lang w:eastAsia="en-AU"/>
        </w:rPr>
        <w:t>2        B   ADDWT&amp;9OR2</w:t>
      </w:r>
    </w:p>
    <w:p w14:paraId="1C512332" w14:textId="502A8855" w:rsidR="00792899" w:rsidRDefault="00792899" w:rsidP="00792899">
      <w:pPr>
        <w:pStyle w:val="Heading7"/>
        <w:rPr>
          <w:lang w:eastAsia="en-AU"/>
        </w:rPr>
      </w:pPr>
      <w:r>
        <w:rPr>
          <w:lang w:eastAsia="en-AU"/>
        </w:rPr>
        <w:t>After change</w:t>
      </w:r>
    </w:p>
    <w:p w14:paraId="3C4A4775" w14:textId="3BBAAE5A" w:rsidR="00B56634" w:rsidRPr="00B56634" w:rsidRDefault="00B56634" w:rsidP="00B56634">
      <w:pPr>
        <w:rPr>
          <w:lang w:eastAsia="en-AU"/>
        </w:rPr>
      </w:pPr>
      <w:r>
        <w:rPr>
          <w:lang w:eastAsia="en-AU"/>
        </w:rPr>
        <w:t xml:space="preserve">The change is to move </w:t>
      </w:r>
      <w:r w:rsidR="00E96059">
        <w:rPr>
          <w:lang w:eastAsia="en-AU"/>
        </w:rPr>
        <w:t xml:space="preserve">operation </w:t>
      </w:r>
      <w:r>
        <w:rPr>
          <w:lang w:eastAsia="en-AU"/>
        </w:rPr>
        <w:t xml:space="preserve">SETIN= to be before </w:t>
      </w:r>
      <w:r w:rsidR="00E96059">
        <w:rPr>
          <w:lang w:eastAsia="en-AU"/>
        </w:rPr>
        <w:t xml:space="preserve">operation </w:t>
      </w:r>
      <w:r>
        <w:rPr>
          <w:lang w:eastAsia="en-AU"/>
        </w:rPr>
        <w:t xml:space="preserve">ZORP=. This way </w:t>
      </w:r>
      <w:r w:rsidR="000A161E">
        <w:rPr>
          <w:lang w:eastAsia="en-AU"/>
        </w:rPr>
        <w:t xml:space="preserve">the week number is available for the operation ZORP </w:t>
      </w:r>
      <w:r w:rsidR="00E96059">
        <w:rPr>
          <w:lang w:eastAsia="en-AU"/>
        </w:rPr>
        <w:t xml:space="preserve">to </w:t>
      </w:r>
      <w:r w:rsidR="000A161E">
        <w:rPr>
          <w:lang w:eastAsia="en-AU"/>
        </w:rPr>
        <w:t>use.</w:t>
      </w:r>
      <w:r>
        <w:rPr>
          <w:lang w:eastAsia="en-AU"/>
        </w:rPr>
        <w:t xml:space="preserve"> </w:t>
      </w:r>
    </w:p>
    <w:p w14:paraId="216BC739" w14:textId="77777777" w:rsidR="00B56634" w:rsidRPr="000A161E" w:rsidRDefault="00B56634" w:rsidP="00B56634">
      <w:pPr>
        <w:rPr>
          <w:sz w:val="16"/>
          <w:szCs w:val="16"/>
          <w:lang w:eastAsia="en-AU"/>
        </w:rPr>
      </w:pPr>
      <w:r w:rsidRPr="000A161E">
        <w:rPr>
          <w:sz w:val="16"/>
          <w:szCs w:val="16"/>
          <w:lang w:eastAsia="en-AU"/>
        </w:rPr>
        <w:t xml:space="preserve">           D ADDWT *   %WEEKP</w:t>
      </w:r>
    </w:p>
    <w:p w14:paraId="3EC6A774" w14:textId="77777777" w:rsidR="00B56634" w:rsidRPr="000A161E" w:rsidRDefault="00B56634" w:rsidP="00B56634">
      <w:pPr>
        <w:rPr>
          <w:sz w:val="16"/>
          <w:szCs w:val="16"/>
          <w:lang w:eastAsia="en-AU"/>
        </w:rPr>
      </w:pPr>
      <w:r w:rsidRPr="000A161E">
        <w:rPr>
          <w:sz w:val="16"/>
          <w:szCs w:val="16"/>
          <w:lang w:eastAsia="en-AU"/>
        </w:rPr>
        <w:t>*</w:t>
      </w:r>
    </w:p>
    <w:p w14:paraId="6612ED7F" w14:textId="77777777" w:rsidR="00B56634" w:rsidRPr="000A161E" w:rsidRDefault="00B56634" w:rsidP="00B56634">
      <w:pPr>
        <w:rPr>
          <w:sz w:val="16"/>
          <w:szCs w:val="16"/>
          <w:lang w:eastAsia="en-AU"/>
        </w:rPr>
      </w:pPr>
      <w:r w:rsidRPr="000A161E">
        <w:rPr>
          <w:sz w:val="16"/>
          <w:szCs w:val="16"/>
          <w:lang w:eastAsia="en-AU"/>
        </w:rPr>
        <w:t>1            AMT=&amp; 9WA1RTE</w:t>
      </w:r>
      <w:proofErr w:type="gramStart"/>
      <w:r w:rsidRPr="000A161E">
        <w:rPr>
          <w:sz w:val="16"/>
          <w:szCs w:val="16"/>
          <w:lang w:eastAsia="en-AU"/>
        </w:rPr>
        <w:t>=  /</w:t>
      </w:r>
      <w:proofErr w:type="gramEnd"/>
      <w:r w:rsidRPr="000A161E">
        <w:rPr>
          <w:sz w:val="16"/>
          <w:szCs w:val="16"/>
          <w:lang w:eastAsia="en-AU"/>
        </w:rPr>
        <w:t>813MULTI RAA AMT/KGENAUZERO= RN  NEXTR A</w:t>
      </w:r>
    </w:p>
    <w:p w14:paraId="7F2E119A" w14:textId="77777777" w:rsidR="00B56634" w:rsidRPr="000A161E" w:rsidRDefault="00B56634" w:rsidP="00B56634">
      <w:pPr>
        <w:rPr>
          <w:sz w:val="16"/>
          <w:szCs w:val="16"/>
          <w:lang w:eastAsia="en-AU"/>
        </w:rPr>
      </w:pPr>
      <w:r w:rsidRPr="000A161E">
        <w:rPr>
          <w:sz w:val="16"/>
          <w:szCs w:val="16"/>
          <w:lang w:eastAsia="en-AU"/>
        </w:rPr>
        <w:t xml:space="preserve">1        A   ADDWT 9WCIZERO= NRA </w:t>
      </w:r>
      <w:r w:rsidRPr="000A161E">
        <w:rPr>
          <w:sz w:val="16"/>
          <w:szCs w:val="16"/>
          <w:highlight w:val="lightGray"/>
          <w:lang w:eastAsia="en-AU"/>
        </w:rPr>
        <w:t>SETIN 3=01</w:t>
      </w:r>
      <w:r w:rsidRPr="000A161E">
        <w:rPr>
          <w:sz w:val="16"/>
          <w:szCs w:val="16"/>
          <w:lang w:eastAsia="en-AU"/>
        </w:rPr>
        <w:t>ZORP=     ADDWT 9ORPNEXTR B</w:t>
      </w:r>
    </w:p>
    <w:p w14:paraId="25663370" w14:textId="77777777" w:rsidR="00B56634" w:rsidRPr="000A161E" w:rsidRDefault="00B56634" w:rsidP="00B56634">
      <w:pPr>
        <w:rPr>
          <w:sz w:val="16"/>
          <w:szCs w:val="16"/>
          <w:lang w:eastAsia="en-AU"/>
        </w:rPr>
      </w:pPr>
      <w:r w:rsidRPr="000A161E">
        <w:rPr>
          <w:sz w:val="16"/>
          <w:szCs w:val="16"/>
          <w:lang w:eastAsia="en-AU"/>
        </w:rPr>
        <w:t>1        B   ADDWT&amp;9OR1</w:t>
      </w:r>
    </w:p>
    <w:p w14:paraId="5CD01824" w14:textId="77777777" w:rsidR="00B56634" w:rsidRPr="000A161E" w:rsidRDefault="00B56634" w:rsidP="00B56634">
      <w:pPr>
        <w:rPr>
          <w:sz w:val="16"/>
          <w:szCs w:val="16"/>
          <w:lang w:eastAsia="en-AU"/>
        </w:rPr>
      </w:pPr>
      <w:r w:rsidRPr="000A161E">
        <w:rPr>
          <w:sz w:val="16"/>
          <w:szCs w:val="16"/>
          <w:lang w:eastAsia="en-AU"/>
        </w:rPr>
        <w:t>2            AMT=&amp; 9WA2RTE</w:t>
      </w:r>
      <w:proofErr w:type="gramStart"/>
      <w:r w:rsidRPr="000A161E">
        <w:rPr>
          <w:sz w:val="16"/>
          <w:szCs w:val="16"/>
          <w:lang w:eastAsia="en-AU"/>
        </w:rPr>
        <w:t>=  /</w:t>
      </w:r>
      <w:proofErr w:type="gramEnd"/>
      <w:r w:rsidRPr="000A161E">
        <w:rPr>
          <w:sz w:val="16"/>
          <w:szCs w:val="16"/>
          <w:lang w:eastAsia="en-AU"/>
        </w:rPr>
        <w:t>813MULTI RAA AMT/KGENAUZERO= RN  NEXTR A</w:t>
      </w:r>
    </w:p>
    <w:p w14:paraId="363B0FB8" w14:textId="77777777" w:rsidR="00B56634" w:rsidRPr="000A161E" w:rsidRDefault="00B56634" w:rsidP="00B56634">
      <w:pPr>
        <w:rPr>
          <w:sz w:val="16"/>
          <w:szCs w:val="16"/>
          <w:lang w:eastAsia="en-AU"/>
        </w:rPr>
      </w:pPr>
      <w:r w:rsidRPr="000A161E">
        <w:rPr>
          <w:sz w:val="16"/>
          <w:szCs w:val="16"/>
          <w:lang w:eastAsia="en-AU"/>
        </w:rPr>
        <w:t xml:space="preserve">2        A   ADDWT 9WCIZERO= NRA </w:t>
      </w:r>
      <w:r w:rsidRPr="000A161E">
        <w:rPr>
          <w:sz w:val="16"/>
          <w:szCs w:val="16"/>
          <w:highlight w:val="lightGray"/>
          <w:lang w:eastAsia="en-AU"/>
        </w:rPr>
        <w:t>SETIN 3=02</w:t>
      </w:r>
      <w:r w:rsidRPr="000A161E">
        <w:rPr>
          <w:sz w:val="16"/>
          <w:szCs w:val="16"/>
          <w:lang w:eastAsia="en-AU"/>
        </w:rPr>
        <w:t>ZORP=     ADDWT 9ORPNEXTR B</w:t>
      </w:r>
    </w:p>
    <w:p w14:paraId="2BBFEFDD" w14:textId="12D6DC3D" w:rsidR="00B56634" w:rsidRPr="000A161E" w:rsidRDefault="00B56634" w:rsidP="00B56634">
      <w:pPr>
        <w:rPr>
          <w:sz w:val="16"/>
          <w:szCs w:val="16"/>
          <w:lang w:eastAsia="en-AU"/>
        </w:rPr>
      </w:pPr>
      <w:r w:rsidRPr="000A161E">
        <w:rPr>
          <w:sz w:val="16"/>
          <w:szCs w:val="16"/>
          <w:lang w:eastAsia="en-AU"/>
        </w:rPr>
        <w:t>2        B   ADDWT&amp;9OR2</w:t>
      </w:r>
    </w:p>
    <w:p w14:paraId="0CD59BED" w14:textId="61533FAC" w:rsidR="002E5CFE" w:rsidRDefault="002E5CFE" w:rsidP="002E5CFE">
      <w:pPr>
        <w:pStyle w:val="Heading4"/>
      </w:pPr>
      <w:bookmarkStart w:id="100" w:name="_Toc205482259"/>
      <w:r>
        <w:t>Technical</w:t>
      </w:r>
      <w:bookmarkEnd w:id="100"/>
    </w:p>
    <w:p w14:paraId="5A2FF25F" w14:textId="3EBADE62" w:rsidR="0082193E" w:rsidRPr="0082193E" w:rsidRDefault="0082193E" w:rsidP="0082193E">
      <w:r>
        <w:t>The technical design document takes precedence.</w:t>
      </w:r>
    </w:p>
    <w:p w14:paraId="01271170" w14:textId="058BD219" w:rsidR="002E5CFE" w:rsidRDefault="002E5CFE" w:rsidP="002E5CFE">
      <w:pPr>
        <w:pStyle w:val="Heading5"/>
      </w:pPr>
      <w:bookmarkStart w:id="101" w:name="_Toc205482260"/>
      <w:r>
        <w:t>OLIMS</w:t>
      </w:r>
      <w:bookmarkEnd w:id="101"/>
    </w:p>
    <w:p w14:paraId="64950597" w14:textId="06DAB009" w:rsidR="002E5CFE" w:rsidRDefault="002E5CFE" w:rsidP="002E5CFE">
      <w:r>
        <w:t xml:space="preserve">OLIMS </w:t>
      </w:r>
      <w:r w:rsidR="000830F0">
        <w:t xml:space="preserve">technical </w:t>
      </w:r>
      <w:r>
        <w:t>design takes precedence in defining changes required. The below is expected to be detailed in the OLIMS design:</w:t>
      </w:r>
    </w:p>
    <w:p w14:paraId="3A395814" w14:textId="233DB631" w:rsidR="002E5CFE" w:rsidRDefault="002E5CFE" w:rsidP="00660F97">
      <w:pPr>
        <w:pStyle w:val="ListParagraph"/>
        <w:numPr>
          <w:ilvl w:val="0"/>
          <w:numId w:val="6"/>
        </w:numPr>
      </w:pPr>
      <w:r>
        <w:t xml:space="preserve">Screen to show all the Period 1 salaries (where </w:t>
      </w:r>
      <w:r w:rsidR="007520E4">
        <w:t xml:space="preserve">basic pay relates to </w:t>
      </w:r>
      <w:r>
        <w:t>period 1)</w:t>
      </w:r>
    </w:p>
    <w:p w14:paraId="1BEC6CF7" w14:textId="77777777" w:rsidR="007520E4" w:rsidRDefault="007520E4" w:rsidP="00660F97">
      <w:pPr>
        <w:pStyle w:val="ListParagraph"/>
        <w:numPr>
          <w:ilvl w:val="0"/>
          <w:numId w:val="6"/>
        </w:numPr>
      </w:pPr>
      <w:r>
        <w:t>Change to not save the period 1 salary in a table and not to report from the table holding the static period 1 salaries already created in the past.</w:t>
      </w:r>
    </w:p>
    <w:p w14:paraId="6D0E34C7" w14:textId="08CE7400" w:rsidR="007520E4" w:rsidRDefault="000830F0" w:rsidP="00660F97">
      <w:pPr>
        <w:pStyle w:val="ListParagraph"/>
        <w:numPr>
          <w:ilvl w:val="0"/>
          <w:numId w:val="6"/>
        </w:numPr>
      </w:pPr>
      <w:r w:rsidRPr="002D4F76">
        <w:t>OLIMS design to consider</w:t>
      </w:r>
      <w:r w:rsidR="002D4F76" w:rsidRPr="002D4F76">
        <w:t xml:space="preserve"> a cleanup of the</w:t>
      </w:r>
      <w:r w:rsidR="007520E4" w:rsidRPr="002D4F76">
        <w:t xml:space="preserve"> </w:t>
      </w:r>
      <w:r w:rsidR="002D4F76">
        <w:t>static p</w:t>
      </w:r>
      <w:r w:rsidR="007520E4" w:rsidRPr="002D4F76">
        <w:t>eriod 1</w:t>
      </w:r>
      <w:r w:rsidR="007520E4">
        <w:t xml:space="preserve"> salaries </w:t>
      </w:r>
      <w:r w:rsidR="002D4F76">
        <w:t>table</w:t>
      </w:r>
    </w:p>
    <w:p w14:paraId="62F71BC8" w14:textId="3E37250C" w:rsidR="002E5CFE" w:rsidRPr="002E5CFE" w:rsidRDefault="002E5CFE" w:rsidP="002E5CFE">
      <w:r>
        <w:t xml:space="preserve">  </w:t>
      </w:r>
    </w:p>
    <w:p w14:paraId="21D9E2A5" w14:textId="490D08C3" w:rsidR="002E5CFE" w:rsidRDefault="002E5CFE" w:rsidP="002E5CFE">
      <w:pPr>
        <w:pStyle w:val="Heading5"/>
      </w:pPr>
      <w:bookmarkStart w:id="102" w:name="_Toc205482261"/>
      <w:r>
        <w:t>SAP</w:t>
      </w:r>
      <w:bookmarkEnd w:id="102"/>
    </w:p>
    <w:p w14:paraId="668BB9CC" w14:textId="1963BA34" w:rsidR="006A167F" w:rsidRDefault="006A167F" w:rsidP="006A167F">
      <w:r>
        <w:t xml:space="preserve">The ORP is not a fixed value that can be read from a static OLIMS table anymore. </w:t>
      </w:r>
    </w:p>
    <w:p w14:paraId="2EE0F203" w14:textId="2BEC07D8" w:rsidR="007520E4" w:rsidRDefault="007520E4" w:rsidP="007520E4">
      <w:r>
        <w:t xml:space="preserve">Change SAP operation ZORP that provide the ORP (Period 1) salary to look at the basic pay WT’s relevant to the pay period split </w:t>
      </w:r>
      <w:r w:rsidR="006A167F">
        <w:t xml:space="preserve">(split end date), </w:t>
      </w:r>
      <w:r>
        <w:t xml:space="preserve">instead off at the date of disablement. </w:t>
      </w:r>
      <w:r w:rsidR="006A167F">
        <w:t xml:space="preserve"> </w:t>
      </w:r>
    </w:p>
    <w:p w14:paraId="7A6667D7" w14:textId="3A138A8C" w:rsidR="007520E4" w:rsidRPr="007520E4" w:rsidRDefault="007520E4" w:rsidP="007520E4">
      <w:r>
        <w:t xml:space="preserve">The change is not date driven.  </w:t>
      </w:r>
    </w:p>
    <w:p w14:paraId="68A05149" w14:textId="1471FEF0" w:rsidR="002E5CFE" w:rsidRPr="002E5CFE" w:rsidRDefault="009B3A22" w:rsidP="002E5CFE">
      <w:pPr>
        <w:pStyle w:val="Heading4"/>
      </w:pPr>
      <w:bookmarkStart w:id="103" w:name="_Toc205482262"/>
      <w:r>
        <w:t>Cutover impact</w:t>
      </w:r>
      <w:bookmarkEnd w:id="103"/>
    </w:p>
    <w:p w14:paraId="6596B75B" w14:textId="7D0F58F8" w:rsidR="00AE6B69" w:rsidRDefault="009B3A22" w:rsidP="002E5CFE">
      <w:pPr>
        <w:pStyle w:val="Heading5"/>
      </w:pPr>
      <w:bookmarkStart w:id="104" w:name="_Toc205482263"/>
      <w:r>
        <w:t>Business cutover impact</w:t>
      </w:r>
      <w:bookmarkEnd w:id="104"/>
    </w:p>
    <w:p w14:paraId="6744F9E6" w14:textId="7A949448" w:rsidR="007520E4" w:rsidRDefault="007520E4" w:rsidP="007520E4">
      <w:r>
        <w:t>All</w:t>
      </w:r>
      <w:r w:rsidR="009D373F">
        <w:t xml:space="preserve"> EPSS</w:t>
      </w:r>
      <w:r>
        <w:t xml:space="preserve"> period 1 employees with a basic pay change</w:t>
      </w:r>
      <w:r w:rsidR="009D373F">
        <w:t xml:space="preserve"> </w:t>
      </w:r>
      <w:r>
        <w:t>during</w:t>
      </w:r>
      <w:r w:rsidR="009D373F">
        <w:t xml:space="preserve"> their EPSS</w:t>
      </w:r>
      <w:r>
        <w:t xml:space="preserve"> period 1 payroll periods up to the implementation of this change, need to be set for a payroll force retro</w:t>
      </w:r>
      <w:r w:rsidR="00633F1F">
        <w:t xml:space="preserve"> to the first pay rise</w:t>
      </w:r>
      <w:r w:rsidR="009D373F">
        <w:t xml:space="preserve"> relevant for the employee where he was in EPSS </w:t>
      </w:r>
      <w:r w:rsidR="00633F1F">
        <w:t>period</w:t>
      </w:r>
      <w:r w:rsidR="009D373F">
        <w:t xml:space="preserve"> 1</w:t>
      </w:r>
      <w:r>
        <w:t xml:space="preserve">. The retro will re-calculate the EPSS period 1 top up based on the higher ORP.  This can lead to P2 commencing earlier. </w:t>
      </w:r>
    </w:p>
    <w:p w14:paraId="0362D954" w14:textId="3C467C40" w:rsidR="00142B31" w:rsidRDefault="00142B31" w:rsidP="007520E4">
      <w:r>
        <w:t>Do not set retro dates if a retro has already been set for an earlier date for the employee.</w:t>
      </w:r>
    </w:p>
    <w:p w14:paraId="308D4BE8" w14:textId="6CC5721C" w:rsidR="002C1DA1" w:rsidRDefault="002C1DA1" w:rsidP="002C1DA1">
      <w:pPr>
        <w:pStyle w:val="Heading2"/>
      </w:pPr>
      <w:bookmarkStart w:id="105" w:name="_Toc205482264"/>
      <w:r w:rsidRPr="002C1DA1">
        <w:lastRenderedPageBreak/>
        <w:t>BRD06 ICARE recoup report</w:t>
      </w:r>
      <w:bookmarkEnd w:id="105"/>
    </w:p>
    <w:p w14:paraId="1C276B95" w14:textId="124738F7" w:rsidR="002C1DA1" w:rsidRDefault="002C1DA1" w:rsidP="002C1DA1">
      <w:pPr>
        <w:pStyle w:val="Heading3"/>
      </w:pPr>
      <w:bookmarkStart w:id="106" w:name="_Toc205482265"/>
      <w:r>
        <w:t>Current setup/issue</w:t>
      </w:r>
      <w:bookmarkEnd w:id="106"/>
    </w:p>
    <w:p w14:paraId="165D0451" w14:textId="322338B5" w:rsidR="00B31624" w:rsidRDefault="00B31624" w:rsidP="00B31624">
      <w:r>
        <w:t>The ICARE recoup report is currently compiled manually every quarter.</w:t>
      </w:r>
    </w:p>
    <w:p w14:paraId="6C9C323C" w14:textId="77777777" w:rsidR="000126FE" w:rsidRDefault="00B31624" w:rsidP="00B31624">
      <w:r>
        <w:t xml:space="preserve">The report is to be automated. </w:t>
      </w:r>
      <w:r w:rsidR="000126FE">
        <w:t>The technical design takes precedence.</w:t>
      </w:r>
    </w:p>
    <w:p w14:paraId="1D20857C" w14:textId="250930A7" w:rsidR="00B31624" w:rsidRDefault="00B31624" w:rsidP="00B31624">
      <w:r>
        <w:t xml:space="preserve">For the Oct ’25 release the columns with the green highlights will be shown in the report, the pink will have </w:t>
      </w:r>
      <w:proofErr w:type="gramStart"/>
      <w:r>
        <w:t>columns</w:t>
      </w:r>
      <w:proofErr w:type="gramEnd"/>
      <w:r>
        <w:t xml:space="preserve"> but no values and the orange highlights </w:t>
      </w:r>
      <w:r w:rsidR="007E1566">
        <w:t>are</w:t>
      </w:r>
      <w:r>
        <w:t xml:space="preserve"> not mandatory but will be considered for display in the Oct ’25 release.</w:t>
      </w:r>
      <w:r w:rsidRPr="00B31624">
        <w:t xml:space="preserve"> </w:t>
      </w:r>
      <w:r w:rsidRPr="00D754E9">
        <w:rPr>
          <w:noProof/>
        </w:rPr>
        <w:drawing>
          <wp:inline distT="0" distB="0" distL="0" distR="0" wp14:anchorId="7FA6548A" wp14:editId="4F75F5C8">
            <wp:extent cx="5731510" cy="536575"/>
            <wp:effectExtent l="0" t="0" r="2540" b="0"/>
            <wp:docPr id="69846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56646" name=""/>
                    <pic:cNvPicPr/>
                  </pic:nvPicPr>
                  <pic:blipFill>
                    <a:blip r:embed="rId35"/>
                    <a:stretch>
                      <a:fillRect/>
                    </a:stretch>
                  </pic:blipFill>
                  <pic:spPr>
                    <a:xfrm>
                      <a:off x="0" y="0"/>
                      <a:ext cx="5731510" cy="536575"/>
                    </a:xfrm>
                    <a:prstGeom prst="rect">
                      <a:avLst/>
                    </a:prstGeom>
                  </pic:spPr>
                </pic:pic>
              </a:graphicData>
            </a:graphic>
          </wp:inline>
        </w:drawing>
      </w:r>
    </w:p>
    <w:p w14:paraId="4266F76A" w14:textId="3ED9F6FF" w:rsidR="00B44FC1" w:rsidRDefault="00B44FC1" w:rsidP="00B31624">
      <w:r>
        <w:t>The report is to be ex</w:t>
      </w:r>
      <w:r w:rsidR="000126FE">
        <w:t>ecuted</w:t>
      </w:r>
      <w:r>
        <w:t xml:space="preserve"> after the last pay period for the quarter was exited, and before the first pay of the next quarter’s first preliminary pay run. </w:t>
      </w:r>
      <w:r w:rsidR="007E1566">
        <w:t xml:space="preserve"> </w:t>
      </w:r>
    </w:p>
    <w:p w14:paraId="33342245" w14:textId="36804029" w:rsidR="007E1566" w:rsidRDefault="007E1566" w:rsidP="00B31624">
      <w:r>
        <w:t xml:space="preserve">EPSS adjustment wage types are not included in the payment amount reported. It must be added in manually. Only the EPSS auto period payments are included in the payment amount, </w:t>
      </w:r>
      <w:proofErr w:type="spellStart"/>
      <w:r>
        <w:t>eg.</w:t>
      </w:r>
      <w:proofErr w:type="spellEnd"/>
    </w:p>
    <w:p w14:paraId="73A05694" w14:textId="77777777" w:rsidR="007E1566" w:rsidRDefault="007E1566" w:rsidP="007E1566">
      <w:r>
        <w:t>49E9      EPSS P1 Top Up</w:t>
      </w:r>
    </w:p>
    <w:p w14:paraId="69266260" w14:textId="77777777" w:rsidR="007E1566" w:rsidRDefault="007E1566" w:rsidP="007E1566">
      <w:r>
        <w:t>49S9      EPSS P2 Supp. Pay</w:t>
      </w:r>
    </w:p>
    <w:p w14:paraId="38B7861A" w14:textId="77777777" w:rsidR="007E1566" w:rsidRPr="00B31624" w:rsidRDefault="007E1566" w:rsidP="00B31624"/>
    <w:p w14:paraId="3F1ABD11" w14:textId="29400869" w:rsidR="002C1DA1" w:rsidRDefault="002C1DA1" w:rsidP="002C1DA1">
      <w:pPr>
        <w:pStyle w:val="Heading3"/>
      </w:pPr>
      <w:bookmarkStart w:id="107" w:name="_Toc205482266"/>
      <w:r>
        <w:t>Changes required.</w:t>
      </w:r>
      <w:bookmarkEnd w:id="107"/>
    </w:p>
    <w:p w14:paraId="53E6BDF6" w14:textId="75EFD905" w:rsidR="002C1DA1" w:rsidRDefault="002C1DA1" w:rsidP="002C1DA1">
      <w:pPr>
        <w:pStyle w:val="Heading4"/>
      </w:pPr>
      <w:bookmarkStart w:id="108" w:name="_Toc205482267"/>
      <w:r>
        <w:t>Functional</w:t>
      </w:r>
      <w:bookmarkEnd w:id="108"/>
    </w:p>
    <w:p w14:paraId="2B447297" w14:textId="6BDE93A8" w:rsidR="002C1DA1" w:rsidRPr="002C1DA1" w:rsidRDefault="002C1DA1" w:rsidP="002C1DA1">
      <w:r>
        <w:t>No change required</w:t>
      </w:r>
      <w:r w:rsidR="00474FE7">
        <w:t>.</w:t>
      </w:r>
    </w:p>
    <w:p w14:paraId="17DEA145" w14:textId="2337B582" w:rsidR="000126FE" w:rsidRDefault="000126FE" w:rsidP="002C1DA1">
      <w:pPr>
        <w:pStyle w:val="Heading4"/>
      </w:pPr>
      <w:bookmarkStart w:id="109" w:name="_Toc205482268"/>
      <w:r>
        <w:t>Technical</w:t>
      </w:r>
      <w:bookmarkEnd w:id="109"/>
    </w:p>
    <w:p w14:paraId="75B71FE9" w14:textId="0D502229" w:rsidR="000126FE" w:rsidRPr="000126FE" w:rsidRDefault="000126FE" w:rsidP="000126FE">
      <w:r>
        <w:t>The SAP technical design takes precedence over the below.</w:t>
      </w:r>
    </w:p>
    <w:p w14:paraId="08EE025D" w14:textId="3F401125" w:rsidR="002C1DA1" w:rsidRDefault="002C1DA1" w:rsidP="000126FE">
      <w:pPr>
        <w:pStyle w:val="Heading5"/>
      </w:pPr>
      <w:bookmarkStart w:id="110" w:name="_Toc205482269"/>
      <w:r>
        <w:t>SAP</w:t>
      </w:r>
      <w:bookmarkEnd w:id="110"/>
    </w:p>
    <w:p w14:paraId="10B88B9F" w14:textId="25F960E5" w:rsidR="002C1DA1" w:rsidRDefault="00B31624" w:rsidP="002C1DA1">
      <w:r>
        <w:t xml:space="preserve">The </w:t>
      </w:r>
      <w:r w:rsidR="002C1DA1">
        <w:t>SAP technical design takes precedence over the below</w:t>
      </w:r>
      <w:r w:rsidR="00474FE7">
        <w:t>.</w:t>
      </w:r>
      <w:r w:rsidR="00015BF1">
        <w:t xml:space="preserve"> Inclusions in this document is purely to align SAP payroll input to the report. </w:t>
      </w:r>
    </w:p>
    <w:p w14:paraId="2F2136F7" w14:textId="409D3A12" w:rsidR="00015BF1" w:rsidRDefault="00015BF1" w:rsidP="002C1DA1">
      <w:r>
        <w:t xml:space="preserve">The report execution date is expected after the reported quarter’s payroll periods have been completed/exited, but before the first pay of the following quarter has been processed in SAP. </w:t>
      </w:r>
    </w:p>
    <w:p w14:paraId="78040C9A" w14:textId="4416EC39" w:rsidR="00B44FC1" w:rsidRDefault="00B44FC1" w:rsidP="002C1DA1">
      <w:r>
        <w:t xml:space="preserve">This is important because the EPSS OLIMS week table could have moved on to a new </w:t>
      </w:r>
      <w:r w:rsidR="007E1566">
        <w:t>‘</w:t>
      </w:r>
      <w:r>
        <w:t>in</w:t>
      </w:r>
      <w:r w:rsidR="007E1566">
        <w:t>’</w:t>
      </w:r>
      <w:r>
        <w:t xml:space="preserve"> period that is after the reported quarter.</w:t>
      </w:r>
    </w:p>
    <w:p w14:paraId="1E76AE43" w14:textId="78F3EB68" w:rsidR="00D754E9" w:rsidRDefault="00D754E9" w:rsidP="002C1DA1">
      <w:r>
        <w:t>The report selection is to allow for entering a start and end date.  Any pay periods accounted with a period end date that falls within the start/end date will be included in the report.</w:t>
      </w:r>
    </w:p>
    <w:p w14:paraId="0C38B8CB" w14:textId="0699A839" w:rsidR="006E7615" w:rsidRDefault="00B31624" w:rsidP="002C1DA1">
      <w:r>
        <w:t>An e</w:t>
      </w:r>
      <w:r w:rsidR="00D754E9">
        <w:t>xample</w:t>
      </w:r>
      <w:r>
        <w:t xml:space="preserve"> standard SAP baseline report is the W</w:t>
      </w:r>
      <w:r w:rsidR="00D754E9">
        <w:t>age type (WT) report</w:t>
      </w:r>
      <w:r>
        <w:t>er, transaction</w:t>
      </w:r>
      <w:r w:rsidR="00D754E9">
        <w:t xml:space="preserve"> </w:t>
      </w:r>
      <w:r w:rsidR="00D754E9" w:rsidRPr="00D754E9">
        <w:t>PC00_M13_CWTR</w:t>
      </w:r>
      <w:r w:rsidR="006E7615">
        <w:t>.</w:t>
      </w:r>
      <w:r w:rsidR="00D754E9">
        <w:t xml:space="preserve"> </w:t>
      </w:r>
      <w:r>
        <w:t xml:space="preserve"> </w:t>
      </w:r>
      <w:r w:rsidR="006E7615">
        <w:t>See below for typical selections from the WT reporter that will result in a similar output, but it will not be granular enough for the ICARE recoup report:</w:t>
      </w:r>
    </w:p>
    <w:p w14:paraId="0ADB6C30" w14:textId="27DA2186" w:rsidR="006E7615" w:rsidRDefault="006E7615" w:rsidP="002C1DA1">
      <w:r w:rsidRPr="006E7615">
        <w:rPr>
          <w:noProof/>
        </w:rPr>
        <w:lastRenderedPageBreak/>
        <w:drawing>
          <wp:inline distT="0" distB="0" distL="0" distR="0" wp14:anchorId="7644CEAB" wp14:editId="10A35C6D">
            <wp:extent cx="2528584" cy="1266813"/>
            <wp:effectExtent l="0" t="0" r="5080" b="0"/>
            <wp:docPr id="192509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93176" name=""/>
                    <pic:cNvPicPr/>
                  </pic:nvPicPr>
                  <pic:blipFill>
                    <a:blip r:embed="rId36"/>
                    <a:stretch>
                      <a:fillRect/>
                    </a:stretch>
                  </pic:blipFill>
                  <pic:spPr>
                    <a:xfrm>
                      <a:off x="0" y="0"/>
                      <a:ext cx="2536508" cy="1270783"/>
                    </a:xfrm>
                    <a:prstGeom prst="rect">
                      <a:avLst/>
                    </a:prstGeom>
                  </pic:spPr>
                </pic:pic>
              </a:graphicData>
            </a:graphic>
          </wp:inline>
        </w:drawing>
      </w:r>
    </w:p>
    <w:p w14:paraId="149E0EBF" w14:textId="5EEA31A2" w:rsidR="00D754E9" w:rsidRDefault="00D754E9" w:rsidP="002C1DA1">
      <w:r>
        <w:t xml:space="preserve">For the ICARE report the output values from the </w:t>
      </w:r>
      <w:r w:rsidR="006E7615">
        <w:t xml:space="preserve">SAP standard </w:t>
      </w:r>
      <w:r>
        <w:t xml:space="preserve">WT report </w:t>
      </w:r>
      <w:r w:rsidR="006E7615">
        <w:t xml:space="preserve">output </w:t>
      </w:r>
      <w:r>
        <w:t xml:space="preserve">is refined </w:t>
      </w:r>
      <w:r w:rsidR="006E7615">
        <w:t>with a</w:t>
      </w:r>
      <w:r>
        <w:t xml:space="preserve">dditional </w:t>
      </w:r>
      <w:r w:rsidR="006E7615">
        <w:t>‘</w:t>
      </w:r>
      <w:r>
        <w:t>keys</w:t>
      </w:r>
      <w:r w:rsidR="006E7615">
        <w:t xml:space="preserve">’, causing unique line outputs </w:t>
      </w:r>
      <w:r>
        <w:t xml:space="preserve">as per the blue highlights below.   </w:t>
      </w:r>
    </w:p>
    <w:p w14:paraId="762EB71E" w14:textId="6F594B83" w:rsidR="00015BF1" w:rsidRPr="002C1DA1" w:rsidRDefault="00D754E9" w:rsidP="002C1DA1">
      <w:r w:rsidRPr="00D754E9">
        <w:rPr>
          <w:noProof/>
        </w:rPr>
        <w:drawing>
          <wp:inline distT="0" distB="0" distL="0" distR="0" wp14:anchorId="4FB2CA63" wp14:editId="72D3F619">
            <wp:extent cx="5731510" cy="536575"/>
            <wp:effectExtent l="0" t="0" r="2540" b="0"/>
            <wp:docPr id="123435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56646" name=""/>
                    <pic:cNvPicPr/>
                  </pic:nvPicPr>
                  <pic:blipFill>
                    <a:blip r:embed="rId35"/>
                    <a:stretch>
                      <a:fillRect/>
                    </a:stretch>
                  </pic:blipFill>
                  <pic:spPr>
                    <a:xfrm>
                      <a:off x="0" y="0"/>
                      <a:ext cx="5731510" cy="536575"/>
                    </a:xfrm>
                    <a:prstGeom prst="rect">
                      <a:avLst/>
                    </a:prstGeom>
                  </pic:spPr>
                </pic:pic>
              </a:graphicData>
            </a:graphic>
          </wp:inline>
        </w:drawing>
      </w:r>
    </w:p>
    <w:p w14:paraId="49B11359" w14:textId="68256FE3" w:rsidR="002C1DA1" w:rsidRDefault="006E7615" w:rsidP="002C1DA1">
      <w:r>
        <w:t xml:space="preserve">Below </w:t>
      </w:r>
      <w:proofErr w:type="gramStart"/>
      <w:r>
        <w:t>explain</w:t>
      </w:r>
      <w:proofErr w:type="gramEnd"/>
      <w:r>
        <w:t xml:space="preserve"> the output for the columns. </w:t>
      </w:r>
    </w:p>
    <w:tbl>
      <w:tblPr>
        <w:tblStyle w:val="TableGrid"/>
        <w:tblW w:w="0" w:type="auto"/>
        <w:tblLook w:val="04A0" w:firstRow="1" w:lastRow="0" w:firstColumn="1" w:lastColumn="0" w:noHBand="0" w:noVBand="1"/>
      </w:tblPr>
      <w:tblGrid>
        <w:gridCol w:w="2638"/>
        <w:gridCol w:w="3708"/>
        <w:gridCol w:w="2670"/>
      </w:tblGrid>
      <w:tr w:rsidR="00BE0342" w:rsidRPr="00015BF1" w14:paraId="5DF76E90" w14:textId="77777777" w:rsidTr="00015BF1">
        <w:trPr>
          <w:tblHeader/>
        </w:trPr>
        <w:tc>
          <w:tcPr>
            <w:tcW w:w="3005" w:type="dxa"/>
          </w:tcPr>
          <w:p w14:paraId="39C93C1C" w14:textId="32A25D45" w:rsidR="00015BF1" w:rsidRPr="00015BF1" w:rsidRDefault="00015BF1" w:rsidP="002C1DA1">
            <w:pPr>
              <w:rPr>
                <w:b/>
                <w:bCs/>
              </w:rPr>
            </w:pPr>
            <w:r w:rsidRPr="00015BF1">
              <w:rPr>
                <w:b/>
                <w:bCs/>
              </w:rPr>
              <w:t>Column</w:t>
            </w:r>
          </w:p>
        </w:tc>
        <w:tc>
          <w:tcPr>
            <w:tcW w:w="3005" w:type="dxa"/>
          </w:tcPr>
          <w:p w14:paraId="7813CA12" w14:textId="2566EE69" w:rsidR="00015BF1" w:rsidRPr="00015BF1" w:rsidRDefault="00015BF1" w:rsidP="002C1DA1">
            <w:pPr>
              <w:rPr>
                <w:b/>
                <w:bCs/>
              </w:rPr>
            </w:pPr>
            <w:r w:rsidRPr="00015BF1">
              <w:rPr>
                <w:b/>
                <w:bCs/>
              </w:rPr>
              <w:t>Payroll note</w:t>
            </w:r>
          </w:p>
        </w:tc>
        <w:tc>
          <w:tcPr>
            <w:tcW w:w="3006" w:type="dxa"/>
          </w:tcPr>
          <w:p w14:paraId="2A3C14D1" w14:textId="719B07A5" w:rsidR="00015BF1" w:rsidRPr="00015BF1" w:rsidRDefault="00015BF1" w:rsidP="002C1DA1">
            <w:pPr>
              <w:rPr>
                <w:b/>
                <w:bCs/>
              </w:rPr>
            </w:pPr>
            <w:r>
              <w:rPr>
                <w:b/>
                <w:bCs/>
              </w:rPr>
              <w:t xml:space="preserve">Other </w:t>
            </w:r>
            <w:r w:rsidRPr="00015BF1">
              <w:rPr>
                <w:b/>
                <w:bCs/>
              </w:rPr>
              <w:t>Comment</w:t>
            </w:r>
          </w:p>
        </w:tc>
      </w:tr>
      <w:tr w:rsidR="00BE0342" w14:paraId="6DC4DB28" w14:textId="77777777" w:rsidTr="00015BF1">
        <w:tc>
          <w:tcPr>
            <w:tcW w:w="3005" w:type="dxa"/>
          </w:tcPr>
          <w:p w14:paraId="644929CB" w14:textId="186D46BD" w:rsidR="00015BF1" w:rsidRPr="001140C6" w:rsidRDefault="00015BF1" w:rsidP="002C1DA1">
            <w:pPr>
              <w:rPr>
                <w:sz w:val="16"/>
                <w:szCs w:val="16"/>
              </w:rPr>
            </w:pPr>
            <w:r w:rsidRPr="001140C6">
              <w:rPr>
                <w:sz w:val="16"/>
                <w:szCs w:val="16"/>
              </w:rPr>
              <w:t>POS Claim no (Incident no)</w:t>
            </w:r>
          </w:p>
        </w:tc>
        <w:tc>
          <w:tcPr>
            <w:tcW w:w="3005" w:type="dxa"/>
          </w:tcPr>
          <w:p w14:paraId="12E7760D" w14:textId="77777777" w:rsidR="004E7D69" w:rsidRDefault="00015BF1" w:rsidP="004E7D69">
            <w:pPr>
              <w:rPr>
                <w:sz w:val="16"/>
                <w:szCs w:val="16"/>
              </w:rPr>
            </w:pPr>
            <w:r w:rsidRPr="001140C6">
              <w:rPr>
                <w:sz w:val="16"/>
                <w:szCs w:val="16"/>
              </w:rPr>
              <w:t xml:space="preserve">Link </w:t>
            </w:r>
            <w:r w:rsidR="00B90D84" w:rsidRPr="001140C6">
              <w:rPr>
                <w:sz w:val="16"/>
                <w:szCs w:val="16"/>
              </w:rPr>
              <w:t xml:space="preserve">the incident number </w:t>
            </w:r>
            <w:r w:rsidRPr="001140C6">
              <w:rPr>
                <w:sz w:val="16"/>
                <w:szCs w:val="16"/>
              </w:rPr>
              <w:t>up with</w:t>
            </w:r>
            <w:r w:rsidR="00B90D84" w:rsidRPr="001140C6">
              <w:rPr>
                <w:sz w:val="16"/>
                <w:szCs w:val="16"/>
              </w:rPr>
              <w:t xml:space="preserve"> the</w:t>
            </w:r>
            <w:r w:rsidRPr="001140C6">
              <w:rPr>
                <w:sz w:val="16"/>
                <w:szCs w:val="16"/>
              </w:rPr>
              <w:t xml:space="preserve"> </w:t>
            </w:r>
            <w:r w:rsidR="00B90D84" w:rsidRPr="001140C6">
              <w:rPr>
                <w:sz w:val="16"/>
                <w:szCs w:val="16"/>
              </w:rPr>
              <w:t xml:space="preserve">nett difference of the </w:t>
            </w:r>
            <w:r w:rsidRPr="001140C6">
              <w:rPr>
                <w:sz w:val="16"/>
                <w:szCs w:val="16"/>
              </w:rPr>
              <w:t xml:space="preserve">EPSS top up </w:t>
            </w:r>
            <w:proofErr w:type="gramStart"/>
            <w:r w:rsidRPr="001140C6">
              <w:rPr>
                <w:sz w:val="16"/>
                <w:szCs w:val="16"/>
              </w:rPr>
              <w:t>WT’s</w:t>
            </w:r>
            <w:proofErr w:type="gramEnd"/>
            <w:r w:rsidR="006502FA" w:rsidRPr="001140C6">
              <w:rPr>
                <w:sz w:val="16"/>
                <w:szCs w:val="16"/>
              </w:rPr>
              <w:t xml:space="preserve"> </w:t>
            </w:r>
            <w:r w:rsidR="00BF4387" w:rsidRPr="001140C6">
              <w:rPr>
                <w:sz w:val="16"/>
                <w:szCs w:val="16"/>
              </w:rPr>
              <w:t xml:space="preserve">reported in </w:t>
            </w:r>
            <w:r w:rsidR="00B90D84" w:rsidRPr="001140C6">
              <w:rPr>
                <w:sz w:val="16"/>
                <w:szCs w:val="16"/>
              </w:rPr>
              <w:t xml:space="preserve">the </w:t>
            </w:r>
            <w:r w:rsidR="00BF4387" w:rsidRPr="001140C6">
              <w:rPr>
                <w:sz w:val="16"/>
                <w:szCs w:val="16"/>
              </w:rPr>
              <w:t xml:space="preserve">column </w:t>
            </w:r>
            <w:r w:rsidR="00B90D84" w:rsidRPr="001140C6">
              <w:rPr>
                <w:sz w:val="16"/>
                <w:szCs w:val="16"/>
              </w:rPr>
              <w:t>‘</w:t>
            </w:r>
            <w:r w:rsidR="00BF4387" w:rsidRPr="001140C6">
              <w:rPr>
                <w:sz w:val="16"/>
                <w:szCs w:val="16"/>
              </w:rPr>
              <w:t>Payment Amount</w:t>
            </w:r>
            <w:r w:rsidR="00B90D84" w:rsidRPr="001140C6">
              <w:rPr>
                <w:sz w:val="16"/>
                <w:szCs w:val="16"/>
              </w:rPr>
              <w:t>’</w:t>
            </w:r>
            <w:r w:rsidR="0028067D" w:rsidRPr="001140C6">
              <w:rPr>
                <w:sz w:val="16"/>
                <w:szCs w:val="16"/>
              </w:rPr>
              <w:t>,</w:t>
            </w:r>
            <w:r w:rsidR="00B90D84" w:rsidRPr="001140C6">
              <w:rPr>
                <w:sz w:val="16"/>
                <w:szCs w:val="16"/>
              </w:rPr>
              <w:t xml:space="preserve"> where the payment is related to the net difference from the ‘</w:t>
            </w:r>
            <w:r w:rsidR="00BF4387" w:rsidRPr="001140C6">
              <w:rPr>
                <w:sz w:val="16"/>
                <w:szCs w:val="16"/>
              </w:rPr>
              <w:t>for period</w:t>
            </w:r>
            <w:r w:rsidR="00B90D84" w:rsidRPr="001140C6">
              <w:rPr>
                <w:sz w:val="16"/>
                <w:szCs w:val="16"/>
              </w:rPr>
              <w:t>’</w:t>
            </w:r>
            <w:r w:rsidR="00BF4387" w:rsidRPr="001140C6">
              <w:rPr>
                <w:sz w:val="16"/>
                <w:szCs w:val="16"/>
              </w:rPr>
              <w:t xml:space="preserve"> </w:t>
            </w:r>
            <w:r w:rsidR="00B90D84" w:rsidRPr="001140C6">
              <w:rPr>
                <w:sz w:val="16"/>
                <w:szCs w:val="16"/>
              </w:rPr>
              <w:t>(columns Incapacity from /and to period) of the reported quarter “in periods”. The link to the incident is interpreted via the SAP V0 table that is assigned to the EPSS top up wage type.</w:t>
            </w:r>
          </w:p>
          <w:p w14:paraId="646B3D8E" w14:textId="4C526245" w:rsidR="004E7D69" w:rsidRPr="001140C6" w:rsidRDefault="004E7D69" w:rsidP="004E7D69">
            <w:pPr>
              <w:rPr>
                <w:sz w:val="16"/>
                <w:szCs w:val="16"/>
              </w:rPr>
            </w:pPr>
            <w:proofErr w:type="gramStart"/>
            <w:r>
              <w:rPr>
                <w:sz w:val="16"/>
                <w:szCs w:val="16"/>
              </w:rPr>
              <w:t>Example;</w:t>
            </w:r>
            <w:proofErr w:type="gramEnd"/>
            <w:r>
              <w:rPr>
                <w:sz w:val="16"/>
                <w:szCs w:val="16"/>
              </w:rPr>
              <w:t xml:space="preserve"> </w:t>
            </w:r>
            <w:r w:rsidRPr="001140C6">
              <w:rPr>
                <w:sz w:val="16"/>
                <w:szCs w:val="16"/>
              </w:rPr>
              <w:t>TST030 7728821 Pay 23 2024</w:t>
            </w:r>
            <w:r>
              <w:rPr>
                <w:sz w:val="16"/>
                <w:szCs w:val="16"/>
              </w:rPr>
              <w:t>:</w:t>
            </w:r>
            <w:r w:rsidR="001140C6">
              <w:rPr>
                <w:sz w:val="16"/>
                <w:szCs w:val="16"/>
              </w:rPr>
              <w:t xml:space="preserve"> </w:t>
            </w:r>
          </w:p>
          <w:p w14:paraId="40467DA5" w14:textId="77777777" w:rsidR="006502FA" w:rsidRDefault="006502FA" w:rsidP="002C1DA1">
            <w:pPr>
              <w:rPr>
                <w:sz w:val="16"/>
                <w:szCs w:val="16"/>
              </w:rPr>
            </w:pPr>
            <w:r w:rsidRPr="001140C6">
              <w:rPr>
                <w:sz w:val="16"/>
                <w:szCs w:val="16"/>
              </w:rPr>
              <w:t>WT 49E9 V0 variable assignment type for this sample was + and variable assignment was 01.  Info for the WT is then linked to the v0 table</w:t>
            </w:r>
            <w:r w:rsidR="00197E5E" w:rsidRPr="001140C6">
              <w:rPr>
                <w:sz w:val="16"/>
                <w:szCs w:val="16"/>
              </w:rPr>
              <w:t xml:space="preserve">.  </w:t>
            </w:r>
            <w:r w:rsidRPr="001140C6">
              <w:rPr>
                <w:sz w:val="16"/>
                <w:szCs w:val="16"/>
              </w:rPr>
              <w:t xml:space="preserve"> </w:t>
            </w:r>
            <w:r w:rsidR="001140C6" w:rsidRPr="001140C6">
              <w:rPr>
                <w:noProof/>
                <w:sz w:val="16"/>
                <w:szCs w:val="16"/>
              </w:rPr>
              <w:drawing>
                <wp:inline distT="0" distB="0" distL="0" distR="0" wp14:anchorId="6506AFFD" wp14:editId="221B8549">
                  <wp:extent cx="2217799" cy="361850"/>
                  <wp:effectExtent l="0" t="0" r="0" b="635"/>
                  <wp:docPr id="109645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57592" name=""/>
                          <pic:cNvPicPr/>
                        </pic:nvPicPr>
                        <pic:blipFill>
                          <a:blip r:embed="rId37"/>
                          <a:stretch>
                            <a:fillRect/>
                          </a:stretch>
                        </pic:blipFill>
                        <pic:spPr>
                          <a:xfrm>
                            <a:off x="0" y="0"/>
                            <a:ext cx="2341943" cy="382105"/>
                          </a:xfrm>
                          <a:prstGeom prst="rect">
                            <a:avLst/>
                          </a:prstGeom>
                        </pic:spPr>
                      </pic:pic>
                    </a:graphicData>
                  </a:graphic>
                </wp:inline>
              </w:drawing>
            </w:r>
          </w:p>
          <w:p w14:paraId="65D5402A" w14:textId="7D4EE9A7" w:rsidR="004E7D69" w:rsidRPr="001140C6" w:rsidRDefault="004E7D69" w:rsidP="004E7D69">
            <w:pPr>
              <w:rPr>
                <w:sz w:val="16"/>
                <w:szCs w:val="16"/>
              </w:rPr>
            </w:pPr>
            <w:r>
              <w:rPr>
                <w:sz w:val="16"/>
                <w:szCs w:val="16"/>
              </w:rPr>
              <w:t>**See disclaimer A in relation to testing data</w:t>
            </w:r>
          </w:p>
        </w:tc>
        <w:tc>
          <w:tcPr>
            <w:tcW w:w="3006" w:type="dxa"/>
          </w:tcPr>
          <w:p w14:paraId="7FB95163" w14:textId="77777777" w:rsidR="00015BF1" w:rsidRPr="001140C6" w:rsidRDefault="00197E5E" w:rsidP="002C1DA1">
            <w:pPr>
              <w:rPr>
                <w:sz w:val="16"/>
                <w:szCs w:val="16"/>
              </w:rPr>
            </w:pPr>
            <w:r w:rsidRPr="001140C6">
              <w:rPr>
                <w:sz w:val="16"/>
                <w:szCs w:val="16"/>
              </w:rPr>
              <w:t xml:space="preserve">The V0 assignment to the EPSS top up /supplementary pay </w:t>
            </w:r>
            <w:proofErr w:type="gramStart"/>
            <w:r w:rsidRPr="001140C6">
              <w:rPr>
                <w:sz w:val="16"/>
                <w:szCs w:val="16"/>
              </w:rPr>
              <w:t>WT’s</w:t>
            </w:r>
            <w:proofErr w:type="gramEnd"/>
            <w:r w:rsidRPr="001140C6">
              <w:rPr>
                <w:sz w:val="16"/>
                <w:szCs w:val="16"/>
              </w:rPr>
              <w:t xml:space="preserve"> are expected to align with the WT 9WCO V0 assignment and this originates from the WT 9WCO assignment field in IT0014.</w:t>
            </w:r>
          </w:p>
          <w:p w14:paraId="410B68EB" w14:textId="4B35ECDC" w:rsidR="00197E5E" w:rsidRPr="001140C6" w:rsidRDefault="00197E5E" w:rsidP="002C1DA1">
            <w:pPr>
              <w:rPr>
                <w:sz w:val="16"/>
                <w:szCs w:val="16"/>
              </w:rPr>
            </w:pPr>
            <w:r w:rsidRPr="001140C6">
              <w:rPr>
                <w:sz w:val="16"/>
                <w:szCs w:val="16"/>
              </w:rPr>
              <w:t xml:space="preserve">It is recommended to retrieve the incident via the EPSS </w:t>
            </w:r>
            <w:r w:rsidR="001140C6">
              <w:rPr>
                <w:sz w:val="16"/>
                <w:szCs w:val="16"/>
              </w:rPr>
              <w:t xml:space="preserve">top up </w:t>
            </w:r>
            <w:proofErr w:type="gramStart"/>
            <w:r w:rsidRPr="001140C6">
              <w:rPr>
                <w:sz w:val="16"/>
                <w:szCs w:val="16"/>
              </w:rPr>
              <w:t>WT</w:t>
            </w:r>
            <w:r w:rsidR="001140C6">
              <w:rPr>
                <w:sz w:val="16"/>
                <w:szCs w:val="16"/>
              </w:rPr>
              <w:t>’s</w:t>
            </w:r>
            <w:proofErr w:type="gramEnd"/>
            <w:r w:rsidRPr="001140C6">
              <w:rPr>
                <w:sz w:val="16"/>
                <w:szCs w:val="16"/>
              </w:rPr>
              <w:t xml:space="preserve"> in the pay results and it’s reference to the V0 table as master data could have changed in retrospect. </w:t>
            </w:r>
          </w:p>
        </w:tc>
      </w:tr>
      <w:tr w:rsidR="001140C6" w14:paraId="7969F16E" w14:textId="77777777" w:rsidTr="00015BF1">
        <w:tc>
          <w:tcPr>
            <w:tcW w:w="3005" w:type="dxa"/>
          </w:tcPr>
          <w:p w14:paraId="286F864F" w14:textId="2068B90E" w:rsidR="001140C6" w:rsidRPr="001140C6" w:rsidRDefault="001140C6" w:rsidP="002C1DA1">
            <w:pPr>
              <w:rPr>
                <w:sz w:val="16"/>
                <w:szCs w:val="16"/>
              </w:rPr>
            </w:pPr>
            <w:proofErr w:type="gramStart"/>
            <w:r>
              <w:rPr>
                <w:sz w:val="16"/>
                <w:szCs w:val="16"/>
              </w:rPr>
              <w:t>Officers</w:t>
            </w:r>
            <w:proofErr w:type="gramEnd"/>
            <w:r>
              <w:rPr>
                <w:sz w:val="16"/>
                <w:szCs w:val="16"/>
              </w:rPr>
              <w:t xml:space="preserve"> registration number</w:t>
            </w:r>
          </w:p>
        </w:tc>
        <w:tc>
          <w:tcPr>
            <w:tcW w:w="3005" w:type="dxa"/>
          </w:tcPr>
          <w:p w14:paraId="40E2B655" w14:textId="47EA6E0E" w:rsidR="001140C6" w:rsidRDefault="001140C6" w:rsidP="002C1DA1">
            <w:pPr>
              <w:rPr>
                <w:sz w:val="16"/>
                <w:szCs w:val="16"/>
              </w:rPr>
            </w:pPr>
            <w:r>
              <w:rPr>
                <w:sz w:val="16"/>
                <w:szCs w:val="16"/>
              </w:rPr>
              <w:t>The SAP employee number with EPSS top up WT’s</w:t>
            </w:r>
            <w:r w:rsidR="00E02158">
              <w:rPr>
                <w:sz w:val="16"/>
                <w:szCs w:val="16"/>
              </w:rPr>
              <w:t xml:space="preserve"> to be reported</w:t>
            </w:r>
            <w:r w:rsidR="00365DA5">
              <w:rPr>
                <w:sz w:val="16"/>
                <w:szCs w:val="16"/>
              </w:rPr>
              <w:t>:</w:t>
            </w:r>
          </w:p>
          <w:p w14:paraId="4CF945A0" w14:textId="77777777" w:rsidR="00E02158" w:rsidRPr="00E02158" w:rsidRDefault="00E02158" w:rsidP="00E02158">
            <w:pPr>
              <w:rPr>
                <w:sz w:val="16"/>
                <w:szCs w:val="16"/>
              </w:rPr>
            </w:pPr>
            <w:r w:rsidRPr="00E02158">
              <w:rPr>
                <w:sz w:val="16"/>
                <w:szCs w:val="16"/>
              </w:rPr>
              <w:t>49E9</w:t>
            </w:r>
            <w:r w:rsidRPr="00E02158">
              <w:rPr>
                <w:sz w:val="16"/>
                <w:szCs w:val="16"/>
              </w:rPr>
              <w:tab/>
              <w:t>EPSS P1 Top Up</w:t>
            </w:r>
          </w:p>
          <w:p w14:paraId="59804B35" w14:textId="11F0F959" w:rsidR="00E02158" w:rsidRPr="001140C6" w:rsidRDefault="00E02158" w:rsidP="00E02158">
            <w:pPr>
              <w:rPr>
                <w:sz w:val="16"/>
                <w:szCs w:val="16"/>
              </w:rPr>
            </w:pPr>
            <w:r w:rsidRPr="00E02158">
              <w:rPr>
                <w:sz w:val="16"/>
                <w:szCs w:val="16"/>
              </w:rPr>
              <w:t>49S9</w:t>
            </w:r>
            <w:r w:rsidRPr="00E02158">
              <w:rPr>
                <w:sz w:val="16"/>
                <w:szCs w:val="16"/>
              </w:rPr>
              <w:tab/>
              <w:t>EPSS P2 Supp. Pay</w:t>
            </w:r>
          </w:p>
        </w:tc>
        <w:tc>
          <w:tcPr>
            <w:tcW w:w="3006" w:type="dxa"/>
          </w:tcPr>
          <w:p w14:paraId="29D2072C" w14:textId="77777777" w:rsidR="001140C6" w:rsidRPr="001140C6" w:rsidRDefault="001140C6" w:rsidP="002C1DA1">
            <w:pPr>
              <w:rPr>
                <w:sz w:val="16"/>
                <w:szCs w:val="16"/>
              </w:rPr>
            </w:pPr>
          </w:p>
        </w:tc>
      </w:tr>
      <w:tr w:rsidR="00E02158" w14:paraId="1C320688" w14:textId="77777777" w:rsidTr="00015BF1">
        <w:tc>
          <w:tcPr>
            <w:tcW w:w="3005" w:type="dxa"/>
          </w:tcPr>
          <w:p w14:paraId="2223A22C" w14:textId="0BF41344" w:rsidR="00E02158" w:rsidRDefault="00E02158" w:rsidP="002C1DA1">
            <w:pPr>
              <w:rPr>
                <w:sz w:val="16"/>
                <w:szCs w:val="16"/>
              </w:rPr>
            </w:pPr>
            <w:r>
              <w:rPr>
                <w:sz w:val="16"/>
                <w:szCs w:val="16"/>
              </w:rPr>
              <w:t>WC Claim number</w:t>
            </w:r>
          </w:p>
        </w:tc>
        <w:tc>
          <w:tcPr>
            <w:tcW w:w="3005" w:type="dxa"/>
          </w:tcPr>
          <w:p w14:paraId="4C112F0D" w14:textId="2A78C0A5" w:rsidR="00E02158" w:rsidRDefault="00E02158" w:rsidP="002C1DA1">
            <w:pPr>
              <w:rPr>
                <w:sz w:val="16"/>
                <w:szCs w:val="16"/>
              </w:rPr>
            </w:pPr>
            <w:r>
              <w:rPr>
                <w:sz w:val="16"/>
                <w:szCs w:val="16"/>
              </w:rPr>
              <w:t xml:space="preserve">As for POS Claim </w:t>
            </w:r>
            <w:proofErr w:type="gramStart"/>
            <w:r>
              <w:rPr>
                <w:sz w:val="16"/>
                <w:szCs w:val="16"/>
              </w:rPr>
              <w:t>no, but</w:t>
            </w:r>
            <w:proofErr w:type="gramEnd"/>
            <w:r>
              <w:rPr>
                <w:sz w:val="16"/>
                <w:szCs w:val="16"/>
              </w:rPr>
              <w:t xml:space="preserve"> derive the EML number for the net EPSS top up WT value reported as related to the for period displayed.</w:t>
            </w:r>
          </w:p>
        </w:tc>
        <w:tc>
          <w:tcPr>
            <w:tcW w:w="3006" w:type="dxa"/>
          </w:tcPr>
          <w:p w14:paraId="4A46E0FC" w14:textId="77777777" w:rsidR="00E02158" w:rsidRPr="001140C6" w:rsidRDefault="00E02158" w:rsidP="002C1DA1">
            <w:pPr>
              <w:rPr>
                <w:sz w:val="16"/>
                <w:szCs w:val="16"/>
              </w:rPr>
            </w:pPr>
          </w:p>
        </w:tc>
      </w:tr>
      <w:tr w:rsidR="00E02158" w14:paraId="7DBAC332" w14:textId="77777777" w:rsidTr="00015BF1">
        <w:tc>
          <w:tcPr>
            <w:tcW w:w="3005" w:type="dxa"/>
          </w:tcPr>
          <w:p w14:paraId="355160D4" w14:textId="2475578E" w:rsidR="00E02158" w:rsidRDefault="00E02158" w:rsidP="002C1DA1">
            <w:pPr>
              <w:rPr>
                <w:sz w:val="16"/>
                <w:szCs w:val="16"/>
              </w:rPr>
            </w:pPr>
            <w:r>
              <w:rPr>
                <w:sz w:val="16"/>
                <w:szCs w:val="16"/>
              </w:rPr>
              <w:t>Payment date</w:t>
            </w:r>
          </w:p>
        </w:tc>
        <w:tc>
          <w:tcPr>
            <w:tcW w:w="3005" w:type="dxa"/>
          </w:tcPr>
          <w:p w14:paraId="0DFC80A8" w14:textId="5766AE7E" w:rsidR="00E02158" w:rsidRDefault="00E02158" w:rsidP="002C1DA1">
            <w:pPr>
              <w:rPr>
                <w:sz w:val="16"/>
                <w:szCs w:val="16"/>
              </w:rPr>
            </w:pPr>
            <w:r>
              <w:rPr>
                <w:sz w:val="16"/>
                <w:szCs w:val="16"/>
              </w:rPr>
              <w:t xml:space="preserve">This is </w:t>
            </w:r>
            <w:r w:rsidR="00204B33">
              <w:rPr>
                <w:sz w:val="16"/>
                <w:szCs w:val="16"/>
              </w:rPr>
              <w:t xml:space="preserve">the </w:t>
            </w:r>
            <w:r>
              <w:rPr>
                <w:sz w:val="16"/>
                <w:szCs w:val="16"/>
              </w:rPr>
              <w:t xml:space="preserve">end date of the </w:t>
            </w:r>
            <w:r w:rsidR="00204B33">
              <w:rPr>
                <w:sz w:val="16"/>
                <w:szCs w:val="16"/>
              </w:rPr>
              <w:t xml:space="preserve">IN </w:t>
            </w:r>
            <w:r>
              <w:rPr>
                <w:sz w:val="16"/>
                <w:szCs w:val="16"/>
              </w:rPr>
              <w:t>pay period</w:t>
            </w:r>
            <w:r w:rsidR="00204B33">
              <w:rPr>
                <w:sz w:val="16"/>
                <w:szCs w:val="16"/>
              </w:rPr>
              <w:t xml:space="preserve"> of which the net differences are reported. </w:t>
            </w:r>
            <w:proofErr w:type="spellStart"/>
            <w:r w:rsidR="00204B33">
              <w:rPr>
                <w:sz w:val="16"/>
                <w:szCs w:val="16"/>
              </w:rPr>
              <w:t>Eg.</w:t>
            </w:r>
            <w:proofErr w:type="spellEnd"/>
            <w:r w:rsidR="00204B33">
              <w:rPr>
                <w:sz w:val="16"/>
                <w:szCs w:val="16"/>
              </w:rPr>
              <w:t xml:space="preserve"> pay 3 in 4 has a net difference of</w:t>
            </w:r>
            <w:r w:rsidR="004E7D69">
              <w:rPr>
                <w:sz w:val="16"/>
                <w:szCs w:val="16"/>
              </w:rPr>
              <w:t xml:space="preserve"> </w:t>
            </w:r>
            <w:r w:rsidR="00204B33">
              <w:rPr>
                <w:sz w:val="16"/>
                <w:szCs w:val="16"/>
              </w:rPr>
              <w:t>$50 to pay 3 in 3; then show $50 with the pay 3 incapacity from/end dates, but the payment date is that of pay 4.</w:t>
            </w:r>
          </w:p>
        </w:tc>
        <w:tc>
          <w:tcPr>
            <w:tcW w:w="3006" w:type="dxa"/>
          </w:tcPr>
          <w:p w14:paraId="2AE06621" w14:textId="77777777" w:rsidR="00E02158" w:rsidRPr="001140C6" w:rsidRDefault="00E02158" w:rsidP="002C1DA1">
            <w:pPr>
              <w:rPr>
                <w:sz w:val="16"/>
                <w:szCs w:val="16"/>
              </w:rPr>
            </w:pPr>
          </w:p>
        </w:tc>
      </w:tr>
      <w:tr w:rsidR="00204B33" w14:paraId="3F69D2BC" w14:textId="77777777" w:rsidTr="00015BF1">
        <w:tc>
          <w:tcPr>
            <w:tcW w:w="3005" w:type="dxa"/>
          </w:tcPr>
          <w:p w14:paraId="58DB7D84" w14:textId="487D61D9" w:rsidR="00204B33" w:rsidRDefault="00204B33" w:rsidP="002C1DA1">
            <w:pPr>
              <w:rPr>
                <w:sz w:val="16"/>
                <w:szCs w:val="16"/>
              </w:rPr>
            </w:pPr>
            <w:r>
              <w:rPr>
                <w:sz w:val="16"/>
                <w:szCs w:val="16"/>
              </w:rPr>
              <w:t>Incapacity period from/to dates</w:t>
            </w:r>
          </w:p>
        </w:tc>
        <w:tc>
          <w:tcPr>
            <w:tcW w:w="3005" w:type="dxa"/>
          </w:tcPr>
          <w:p w14:paraId="776B1D12" w14:textId="0688CC9C" w:rsidR="00204B33" w:rsidRPr="00204B33" w:rsidRDefault="00204B33" w:rsidP="002C1DA1">
            <w:pPr>
              <w:rPr>
                <w:sz w:val="16"/>
                <w:szCs w:val="16"/>
                <w:highlight w:val="yellow"/>
              </w:rPr>
            </w:pPr>
            <w:r w:rsidRPr="00204B33">
              <w:rPr>
                <w:sz w:val="16"/>
                <w:szCs w:val="16"/>
              </w:rPr>
              <w:t>The period dates that reflect the net difference for an incident</w:t>
            </w:r>
            <w:r>
              <w:rPr>
                <w:sz w:val="16"/>
                <w:szCs w:val="16"/>
              </w:rPr>
              <w:t>.  See the column ‘Payment date’ example</w:t>
            </w:r>
            <w:r w:rsidR="004E7D69">
              <w:rPr>
                <w:sz w:val="16"/>
                <w:szCs w:val="16"/>
              </w:rPr>
              <w:t>, P3 dates</w:t>
            </w:r>
          </w:p>
        </w:tc>
        <w:tc>
          <w:tcPr>
            <w:tcW w:w="3006" w:type="dxa"/>
          </w:tcPr>
          <w:p w14:paraId="63473FDC" w14:textId="77777777" w:rsidR="00204B33" w:rsidRPr="001140C6" w:rsidRDefault="00204B33" w:rsidP="002C1DA1">
            <w:pPr>
              <w:rPr>
                <w:sz w:val="16"/>
                <w:szCs w:val="16"/>
              </w:rPr>
            </w:pPr>
          </w:p>
        </w:tc>
      </w:tr>
      <w:tr w:rsidR="00204B33" w14:paraId="141436CE" w14:textId="77777777" w:rsidTr="00015BF1">
        <w:tc>
          <w:tcPr>
            <w:tcW w:w="3005" w:type="dxa"/>
          </w:tcPr>
          <w:p w14:paraId="72A62052" w14:textId="27BDC285" w:rsidR="00204B33" w:rsidRDefault="00204B33" w:rsidP="002C1DA1">
            <w:pPr>
              <w:rPr>
                <w:sz w:val="16"/>
                <w:szCs w:val="16"/>
              </w:rPr>
            </w:pPr>
            <w:r>
              <w:rPr>
                <w:sz w:val="16"/>
                <w:szCs w:val="16"/>
              </w:rPr>
              <w:t>Payment amount</w:t>
            </w:r>
          </w:p>
        </w:tc>
        <w:tc>
          <w:tcPr>
            <w:tcW w:w="3005" w:type="dxa"/>
          </w:tcPr>
          <w:p w14:paraId="41E2BEF1" w14:textId="77777777" w:rsidR="00204B33" w:rsidRDefault="00204B33" w:rsidP="002C1DA1">
            <w:pPr>
              <w:rPr>
                <w:sz w:val="16"/>
                <w:szCs w:val="16"/>
              </w:rPr>
            </w:pPr>
            <w:r>
              <w:rPr>
                <w:sz w:val="16"/>
                <w:szCs w:val="16"/>
              </w:rPr>
              <w:t>The net difference amount for the Incapacity period from/to dates. See the column ‘Payment date’ example.</w:t>
            </w:r>
          </w:p>
          <w:p w14:paraId="065483BD" w14:textId="44A5E930" w:rsidR="00204B33" w:rsidRDefault="00204B33" w:rsidP="002C1DA1">
            <w:pPr>
              <w:rPr>
                <w:sz w:val="16"/>
                <w:szCs w:val="16"/>
              </w:rPr>
            </w:pPr>
            <w:r>
              <w:rPr>
                <w:sz w:val="16"/>
                <w:szCs w:val="16"/>
              </w:rPr>
              <w:t xml:space="preserve">Note on retro change of primary incident: </w:t>
            </w:r>
          </w:p>
          <w:p w14:paraId="31932089" w14:textId="77777777" w:rsidR="00204B33" w:rsidRDefault="00204B33" w:rsidP="002C1DA1">
            <w:pPr>
              <w:rPr>
                <w:sz w:val="16"/>
                <w:szCs w:val="16"/>
              </w:rPr>
            </w:pPr>
            <w:r>
              <w:rPr>
                <w:sz w:val="16"/>
                <w:szCs w:val="16"/>
              </w:rPr>
              <w:t>Pay 3 in 3 $0</w:t>
            </w:r>
          </w:p>
          <w:p w14:paraId="7E788C90" w14:textId="77777777" w:rsidR="00204B33" w:rsidRDefault="00204B33" w:rsidP="002C1DA1">
            <w:pPr>
              <w:rPr>
                <w:sz w:val="16"/>
                <w:szCs w:val="16"/>
              </w:rPr>
            </w:pPr>
            <w:r>
              <w:rPr>
                <w:sz w:val="16"/>
                <w:szCs w:val="16"/>
              </w:rPr>
              <w:t>Pay 3 in 4 $</w:t>
            </w:r>
            <w:proofErr w:type="gramStart"/>
            <w:r>
              <w:rPr>
                <w:sz w:val="16"/>
                <w:szCs w:val="16"/>
              </w:rPr>
              <w:t>50  Incident</w:t>
            </w:r>
            <w:proofErr w:type="gramEnd"/>
            <w:r>
              <w:rPr>
                <w:sz w:val="16"/>
                <w:szCs w:val="16"/>
              </w:rPr>
              <w:t xml:space="preserve"> A</w:t>
            </w:r>
          </w:p>
          <w:p w14:paraId="228C9C9D" w14:textId="77777777" w:rsidR="00204B33" w:rsidRDefault="00204B33" w:rsidP="002C1DA1">
            <w:pPr>
              <w:rPr>
                <w:sz w:val="16"/>
                <w:szCs w:val="16"/>
              </w:rPr>
            </w:pPr>
            <w:r>
              <w:rPr>
                <w:sz w:val="16"/>
                <w:szCs w:val="16"/>
              </w:rPr>
              <w:t>Pay 3 in 4 $</w:t>
            </w:r>
            <w:proofErr w:type="gramStart"/>
            <w:r>
              <w:rPr>
                <w:sz w:val="16"/>
                <w:szCs w:val="16"/>
              </w:rPr>
              <w:t>50  Incident</w:t>
            </w:r>
            <w:proofErr w:type="gramEnd"/>
            <w:r>
              <w:rPr>
                <w:sz w:val="16"/>
                <w:szCs w:val="16"/>
              </w:rPr>
              <w:t xml:space="preserve"> B</w:t>
            </w:r>
          </w:p>
          <w:p w14:paraId="2AA3240C" w14:textId="77777777" w:rsidR="00204B33" w:rsidRDefault="00204B33" w:rsidP="002C1DA1">
            <w:pPr>
              <w:rPr>
                <w:sz w:val="16"/>
                <w:szCs w:val="16"/>
              </w:rPr>
            </w:pPr>
            <w:r>
              <w:rPr>
                <w:sz w:val="16"/>
                <w:szCs w:val="16"/>
              </w:rPr>
              <w:t>The above example implies the primary incident changed. Then two lines report</w:t>
            </w:r>
          </w:p>
          <w:p w14:paraId="75DEA30C" w14:textId="16B6995A" w:rsidR="00204B33" w:rsidRDefault="00204B33" w:rsidP="002C1DA1">
            <w:pPr>
              <w:rPr>
                <w:sz w:val="16"/>
                <w:szCs w:val="16"/>
              </w:rPr>
            </w:pPr>
            <w:r>
              <w:rPr>
                <w:sz w:val="16"/>
                <w:szCs w:val="16"/>
              </w:rPr>
              <w:t xml:space="preserve">Incident </w:t>
            </w:r>
            <w:proofErr w:type="gramStart"/>
            <w:r>
              <w:rPr>
                <w:sz w:val="16"/>
                <w:szCs w:val="16"/>
              </w:rPr>
              <w:t>A;</w:t>
            </w:r>
            <w:proofErr w:type="gramEnd"/>
            <w:r>
              <w:rPr>
                <w:sz w:val="16"/>
                <w:szCs w:val="16"/>
              </w:rPr>
              <w:t xml:space="preserve"> Incapacity start/end Pay 3;</w:t>
            </w:r>
            <w:r w:rsidR="00CA20FA">
              <w:rPr>
                <w:sz w:val="16"/>
                <w:szCs w:val="16"/>
              </w:rPr>
              <w:t xml:space="preserve"> </w:t>
            </w:r>
            <w:r>
              <w:rPr>
                <w:sz w:val="16"/>
                <w:szCs w:val="16"/>
              </w:rPr>
              <w:t>$-50</w:t>
            </w:r>
          </w:p>
          <w:p w14:paraId="712A2A03" w14:textId="74CBB26C" w:rsidR="00204B33" w:rsidRDefault="00204B33" w:rsidP="00204B33">
            <w:pPr>
              <w:rPr>
                <w:sz w:val="16"/>
                <w:szCs w:val="16"/>
              </w:rPr>
            </w:pPr>
            <w:r>
              <w:rPr>
                <w:sz w:val="16"/>
                <w:szCs w:val="16"/>
              </w:rPr>
              <w:t xml:space="preserve">Incident </w:t>
            </w:r>
            <w:proofErr w:type="gramStart"/>
            <w:r>
              <w:rPr>
                <w:sz w:val="16"/>
                <w:szCs w:val="16"/>
              </w:rPr>
              <w:t>B;</w:t>
            </w:r>
            <w:proofErr w:type="gramEnd"/>
            <w:r>
              <w:rPr>
                <w:sz w:val="16"/>
                <w:szCs w:val="16"/>
              </w:rPr>
              <w:t xml:space="preserve"> Incapacity start/end Pay 3;</w:t>
            </w:r>
            <w:r w:rsidR="00CA20FA">
              <w:rPr>
                <w:sz w:val="16"/>
                <w:szCs w:val="16"/>
              </w:rPr>
              <w:t xml:space="preserve"> </w:t>
            </w:r>
            <w:r>
              <w:rPr>
                <w:sz w:val="16"/>
                <w:szCs w:val="16"/>
              </w:rPr>
              <w:t>$</w:t>
            </w:r>
            <w:r w:rsidR="00CA20FA">
              <w:rPr>
                <w:sz w:val="16"/>
                <w:szCs w:val="16"/>
              </w:rPr>
              <w:t xml:space="preserve"> </w:t>
            </w:r>
            <w:r>
              <w:rPr>
                <w:sz w:val="16"/>
                <w:szCs w:val="16"/>
              </w:rPr>
              <w:t>50</w:t>
            </w:r>
          </w:p>
          <w:p w14:paraId="266C1081" w14:textId="064F4B5F" w:rsidR="004E7D69" w:rsidRDefault="004E7D69" w:rsidP="00204B33">
            <w:pPr>
              <w:rPr>
                <w:sz w:val="16"/>
                <w:szCs w:val="16"/>
              </w:rPr>
            </w:pPr>
            <w:r>
              <w:rPr>
                <w:sz w:val="16"/>
                <w:szCs w:val="16"/>
              </w:rPr>
              <w:t>However, if both was primary incident A, then there is nothing to report.</w:t>
            </w:r>
          </w:p>
          <w:p w14:paraId="1889951D" w14:textId="77777777" w:rsidR="00204B33" w:rsidRDefault="00204B33" w:rsidP="002C1DA1">
            <w:pPr>
              <w:rPr>
                <w:sz w:val="16"/>
                <w:szCs w:val="16"/>
              </w:rPr>
            </w:pPr>
          </w:p>
          <w:p w14:paraId="6A32ECFC" w14:textId="2200537B" w:rsidR="00204B33" w:rsidRPr="00204B33" w:rsidRDefault="00204B33" w:rsidP="002C1DA1">
            <w:pPr>
              <w:rPr>
                <w:sz w:val="16"/>
                <w:szCs w:val="16"/>
              </w:rPr>
            </w:pPr>
          </w:p>
        </w:tc>
        <w:tc>
          <w:tcPr>
            <w:tcW w:w="3006" w:type="dxa"/>
          </w:tcPr>
          <w:p w14:paraId="3EBA81D9" w14:textId="77777777" w:rsidR="00204B33" w:rsidRPr="001140C6" w:rsidRDefault="00204B33" w:rsidP="002C1DA1">
            <w:pPr>
              <w:rPr>
                <w:sz w:val="16"/>
                <w:szCs w:val="16"/>
              </w:rPr>
            </w:pPr>
          </w:p>
        </w:tc>
      </w:tr>
      <w:tr w:rsidR="00192D76" w14:paraId="2DF3BAF1" w14:textId="77777777" w:rsidTr="00015BF1">
        <w:tc>
          <w:tcPr>
            <w:tcW w:w="3005" w:type="dxa"/>
          </w:tcPr>
          <w:p w14:paraId="22C08C46" w14:textId="6D0BAB1D" w:rsidR="00192D76" w:rsidRDefault="00192D76" w:rsidP="002C1DA1">
            <w:pPr>
              <w:rPr>
                <w:sz w:val="16"/>
                <w:szCs w:val="16"/>
              </w:rPr>
            </w:pPr>
            <w:r>
              <w:rPr>
                <w:sz w:val="16"/>
                <w:szCs w:val="16"/>
              </w:rPr>
              <w:lastRenderedPageBreak/>
              <w:t>No of weeks of period 1 utilised</w:t>
            </w:r>
          </w:p>
        </w:tc>
        <w:tc>
          <w:tcPr>
            <w:tcW w:w="3005" w:type="dxa"/>
          </w:tcPr>
          <w:p w14:paraId="74CEA8E0" w14:textId="77777777" w:rsidR="00192D76" w:rsidRDefault="00192D76" w:rsidP="002C1DA1">
            <w:pPr>
              <w:rPr>
                <w:sz w:val="16"/>
                <w:szCs w:val="16"/>
              </w:rPr>
            </w:pPr>
            <w:r>
              <w:rPr>
                <w:sz w:val="16"/>
                <w:szCs w:val="16"/>
              </w:rPr>
              <w:t xml:space="preserve">The week number in </w:t>
            </w:r>
            <w:r w:rsidRPr="00192D76">
              <w:rPr>
                <w:sz w:val="16"/>
                <w:szCs w:val="16"/>
              </w:rPr>
              <w:t>ZIM_EPSS_WEEK_NO</w:t>
            </w:r>
            <w:r>
              <w:rPr>
                <w:sz w:val="16"/>
                <w:szCs w:val="16"/>
              </w:rPr>
              <w:t xml:space="preserve"> ‘for’ the Incapacity start/end pay period as accounted “in” the quarter period that is included in the report.</w:t>
            </w:r>
          </w:p>
          <w:p w14:paraId="6230DA65" w14:textId="22ACE8E2" w:rsidR="00192D76" w:rsidRDefault="00192D76" w:rsidP="002C1DA1">
            <w:pPr>
              <w:rPr>
                <w:sz w:val="16"/>
                <w:szCs w:val="16"/>
              </w:rPr>
            </w:pPr>
            <w:r>
              <w:rPr>
                <w:sz w:val="16"/>
                <w:szCs w:val="16"/>
              </w:rPr>
              <w:t>As per the payment amount column sample the for period was 3 and the in period was 4.</w:t>
            </w:r>
          </w:p>
          <w:p w14:paraId="4FD21406" w14:textId="66F7A925" w:rsidR="00192D76" w:rsidRDefault="00192D76" w:rsidP="002C1DA1">
            <w:pPr>
              <w:rPr>
                <w:sz w:val="16"/>
                <w:szCs w:val="16"/>
              </w:rPr>
            </w:pPr>
          </w:p>
        </w:tc>
        <w:tc>
          <w:tcPr>
            <w:tcW w:w="3006" w:type="dxa"/>
          </w:tcPr>
          <w:p w14:paraId="49571CAB" w14:textId="77777777" w:rsidR="00192D76" w:rsidRPr="001140C6" w:rsidRDefault="00192D76" w:rsidP="002C1DA1">
            <w:pPr>
              <w:rPr>
                <w:sz w:val="16"/>
                <w:szCs w:val="16"/>
              </w:rPr>
            </w:pPr>
          </w:p>
        </w:tc>
      </w:tr>
      <w:tr w:rsidR="00192D76" w14:paraId="03368F44" w14:textId="77777777" w:rsidTr="00015BF1">
        <w:tc>
          <w:tcPr>
            <w:tcW w:w="3005" w:type="dxa"/>
          </w:tcPr>
          <w:p w14:paraId="2B9E253A" w14:textId="6A9D7B0A" w:rsidR="00192D76" w:rsidRDefault="00192D76" w:rsidP="002C1DA1">
            <w:pPr>
              <w:rPr>
                <w:sz w:val="16"/>
                <w:szCs w:val="16"/>
              </w:rPr>
            </w:pPr>
            <w:r>
              <w:rPr>
                <w:sz w:val="16"/>
                <w:szCs w:val="16"/>
              </w:rPr>
              <w:t xml:space="preserve">No of pay weeks of period 1 available  </w:t>
            </w:r>
          </w:p>
        </w:tc>
        <w:tc>
          <w:tcPr>
            <w:tcW w:w="3005" w:type="dxa"/>
          </w:tcPr>
          <w:p w14:paraId="6D06DE3C" w14:textId="624573B0" w:rsidR="00192D76" w:rsidRDefault="00427472" w:rsidP="002C1DA1">
            <w:pPr>
              <w:rPr>
                <w:sz w:val="16"/>
                <w:szCs w:val="16"/>
              </w:rPr>
            </w:pPr>
            <w:r>
              <w:rPr>
                <w:sz w:val="16"/>
                <w:szCs w:val="16"/>
              </w:rPr>
              <w:t>If ‘No of weeks of period 1 utilised’ =&gt;39, then zero, otherwise 39</w:t>
            </w:r>
            <w:r w:rsidR="00571A75">
              <w:rPr>
                <w:sz w:val="16"/>
                <w:szCs w:val="16"/>
              </w:rPr>
              <w:t xml:space="preserve"> minus</w:t>
            </w:r>
            <w:r>
              <w:rPr>
                <w:sz w:val="16"/>
                <w:szCs w:val="16"/>
              </w:rPr>
              <w:t xml:space="preserve"> No of weeks of period 1 utilised. </w:t>
            </w:r>
          </w:p>
        </w:tc>
        <w:tc>
          <w:tcPr>
            <w:tcW w:w="3006" w:type="dxa"/>
          </w:tcPr>
          <w:p w14:paraId="3B889E88" w14:textId="77777777" w:rsidR="00192D76" w:rsidRPr="001140C6" w:rsidRDefault="00192D76" w:rsidP="002C1DA1">
            <w:pPr>
              <w:rPr>
                <w:sz w:val="16"/>
                <w:szCs w:val="16"/>
              </w:rPr>
            </w:pPr>
          </w:p>
        </w:tc>
      </w:tr>
      <w:tr w:rsidR="00427472" w14:paraId="578AB715" w14:textId="77777777" w:rsidTr="00015BF1">
        <w:tc>
          <w:tcPr>
            <w:tcW w:w="3005" w:type="dxa"/>
          </w:tcPr>
          <w:p w14:paraId="18ECE86D" w14:textId="654561F1" w:rsidR="00427472" w:rsidRDefault="00427472" w:rsidP="00427472">
            <w:pPr>
              <w:rPr>
                <w:sz w:val="16"/>
                <w:szCs w:val="16"/>
              </w:rPr>
            </w:pPr>
            <w:r>
              <w:rPr>
                <w:sz w:val="16"/>
                <w:szCs w:val="16"/>
              </w:rPr>
              <w:t>No of weeks of period 2 utilised</w:t>
            </w:r>
          </w:p>
        </w:tc>
        <w:tc>
          <w:tcPr>
            <w:tcW w:w="3005" w:type="dxa"/>
          </w:tcPr>
          <w:p w14:paraId="5B55B83E" w14:textId="5AEC1CD3" w:rsidR="00427472" w:rsidRDefault="00427472" w:rsidP="00427472">
            <w:pPr>
              <w:rPr>
                <w:sz w:val="16"/>
                <w:szCs w:val="16"/>
              </w:rPr>
            </w:pPr>
            <w:r>
              <w:rPr>
                <w:sz w:val="16"/>
                <w:szCs w:val="16"/>
              </w:rPr>
              <w:t xml:space="preserve">If Period 2 did not commence in or prior to the incapacity period been reported, then zero, otherwise </w:t>
            </w:r>
            <w:r w:rsidRPr="00427472">
              <w:rPr>
                <w:sz w:val="16"/>
                <w:szCs w:val="16"/>
              </w:rPr>
              <w:t xml:space="preserve">(Incapacity pay period end date – </w:t>
            </w:r>
            <w:r>
              <w:rPr>
                <w:sz w:val="16"/>
                <w:szCs w:val="16"/>
              </w:rPr>
              <w:t>Period</w:t>
            </w:r>
            <w:r w:rsidRPr="00427472">
              <w:rPr>
                <w:sz w:val="16"/>
                <w:szCs w:val="16"/>
              </w:rPr>
              <w:t>2 start +1)/</w:t>
            </w:r>
            <w:r>
              <w:rPr>
                <w:sz w:val="16"/>
                <w:szCs w:val="16"/>
              </w:rPr>
              <w:t>7.</w:t>
            </w:r>
            <w:r w:rsidRPr="00427472">
              <w:rPr>
                <w:sz w:val="16"/>
                <w:szCs w:val="16"/>
              </w:rPr>
              <w:t xml:space="preserve">     Round week up, </w:t>
            </w:r>
            <w:proofErr w:type="spellStart"/>
            <w:r>
              <w:rPr>
                <w:sz w:val="16"/>
                <w:szCs w:val="16"/>
              </w:rPr>
              <w:t>eg.</w:t>
            </w:r>
            <w:proofErr w:type="spellEnd"/>
            <w:r>
              <w:rPr>
                <w:sz w:val="16"/>
                <w:szCs w:val="16"/>
              </w:rPr>
              <w:t xml:space="preserve"> </w:t>
            </w:r>
            <w:r w:rsidRPr="00427472">
              <w:rPr>
                <w:sz w:val="16"/>
                <w:szCs w:val="16"/>
              </w:rPr>
              <w:t>10.49 =10</w:t>
            </w:r>
            <w:r>
              <w:rPr>
                <w:sz w:val="16"/>
                <w:szCs w:val="16"/>
              </w:rPr>
              <w:t xml:space="preserve">; </w:t>
            </w:r>
            <w:r w:rsidRPr="00427472">
              <w:rPr>
                <w:sz w:val="16"/>
                <w:szCs w:val="16"/>
              </w:rPr>
              <w:t>10.5 or = 11 weeks</w:t>
            </w:r>
            <w:r>
              <w:rPr>
                <w:sz w:val="16"/>
                <w:szCs w:val="16"/>
              </w:rPr>
              <w:t>.</w:t>
            </w:r>
          </w:p>
          <w:p w14:paraId="28B6E8A1" w14:textId="77777777" w:rsidR="00427472" w:rsidRPr="00427472" w:rsidRDefault="00427472" w:rsidP="00427472">
            <w:pPr>
              <w:rPr>
                <w:sz w:val="16"/>
                <w:szCs w:val="16"/>
              </w:rPr>
            </w:pPr>
          </w:p>
          <w:p w14:paraId="539D6202" w14:textId="77777777" w:rsidR="00427472" w:rsidRDefault="00427472" w:rsidP="00427472">
            <w:pPr>
              <w:rPr>
                <w:sz w:val="16"/>
                <w:szCs w:val="16"/>
              </w:rPr>
            </w:pPr>
          </w:p>
        </w:tc>
        <w:tc>
          <w:tcPr>
            <w:tcW w:w="3006" w:type="dxa"/>
          </w:tcPr>
          <w:p w14:paraId="57C5BA58" w14:textId="77777777" w:rsidR="00427472" w:rsidRPr="001140C6" w:rsidRDefault="00427472" w:rsidP="00427472">
            <w:pPr>
              <w:rPr>
                <w:sz w:val="16"/>
                <w:szCs w:val="16"/>
              </w:rPr>
            </w:pPr>
          </w:p>
        </w:tc>
      </w:tr>
      <w:tr w:rsidR="00427472" w14:paraId="211ADDF8" w14:textId="77777777" w:rsidTr="00015BF1">
        <w:tc>
          <w:tcPr>
            <w:tcW w:w="3005" w:type="dxa"/>
          </w:tcPr>
          <w:p w14:paraId="1342E5F5" w14:textId="5C048DBB" w:rsidR="00427472" w:rsidRDefault="00427472" w:rsidP="00427472">
            <w:pPr>
              <w:rPr>
                <w:sz w:val="16"/>
                <w:szCs w:val="16"/>
              </w:rPr>
            </w:pPr>
            <w:r>
              <w:rPr>
                <w:sz w:val="16"/>
                <w:szCs w:val="16"/>
              </w:rPr>
              <w:t xml:space="preserve">No of pay weeks of period 2 available  </w:t>
            </w:r>
          </w:p>
        </w:tc>
        <w:tc>
          <w:tcPr>
            <w:tcW w:w="3005" w:type="dxa"/>
          </w:tcPr>
          <w:p w14:paraId="087CA35A" w14:textId="7C593300" w:rsidR="00427472" w:rsidRDefault="00427472" w:rsidP="00427472">
            <w:pPr>
              <w:rPr>
                <w:sz w:val="16"/>
                <w:szCs w:val="16"/>
              </w:rPr>
            </w:pPr>
            <w:r>
              <w:rPr>
                <w:sz w:val="16"/>
                <w:szCs w:val="16"/>
              </w:rPr>
              <w:t xml:space="preserve">365 </w:t>
            </w:r>
            <w:r w:rsidR="00571A75">
              <w:rPr>
                <w:sz w:val="16"/>
                <w:szCs w:val="16"/>
              </w:rPr>
              <w:t>minus</w:t>
            </w:r>
            <w:r>
              <w:rPr>
                <w:sz w:val="16"/>
                <w:szCs w:val="16"/>
              </w:rPr>
              <w:t xml:space="preserve"> No of weeks of period 2 utilised</w:t>
            </w:r>
          </w:p>
        </w:tc>
        <w:tc>
          <w:tcPr>
            <w:tcW w:w="3006" w:type="dxa"/>
          </w:tcPr>
          <w:p w14:paraId="309361C7" w14:textId="77777777" w:rsidR="00427472" w:rsidRPr="001140C6" w:rsidRDefault="00427472" w:rsidP="00427472">
            <w:pPr>
              <w:rPr>
                <w:sz w:val="16"/>
                <w:szCs w:val="16"/>
              </w:rPr>
            </w:pPr>
          </w:p>
        </w:tc>
      </w:tr>
      <w:tr w:rsidR="0056269B" w14:paraId="499FF90B" w14:textId="77777777" w:rsidTr="00015BF1">
        <w:tc>
          <w:tcPr>
            <w:tcW w:w="3005" w:type="dxa"/>
          </w:tcPr>
          <w:p w14:paraId="07EC7CF1" w14:textId="3927431D" w:rsidR="0056269B" w:rsidRPr="0056269B" w:rsidRDefault="0056269B" w:rsidP="0056269B">
            <w:pPr>
              <w:rPr>
                <w:color w:val="ED7D31" w:themeColor="accent2"/>
                <w:sz w:val="16"/>
                <w:szCs w:val="16"/>
              </w:rPr>
            </w:pPr>
            <w:r w:rsidRPr="0056269B">
              <w:rPr>
                <w:color w:val="ED7D31" w:themeColor="accent2"/>
                <w:sz w:val="16"/>
                <w:szCs w:val="16"/>
              </w:rPr>
              <w:t>Claim type (Physical or Physiological)</w:t>
            </w:r>
          </w:p>
        </w:tc>
        <w:tc>
          <w:tcPr>
            <w:tcW w:w="3005" w:type="dxa"/>
          </w:tcPr>
          <w:p w14:paraId="1681E20D" w14:textId="77777777" w:rsidR="0056269B" w:rsidRDefault="0056269B" w:rsidP="0056269B">
            <w:pPr>
              <w:rPr>
                <w:sz w:val="16"/>
                <w:szCs w:val="16"/>
              </w:rPr>
            </w:pPr>
          </w:p>
        </w:tc>
        <w:tc>
          <w:tcPr>
            <w:tcW w:w="3006" w:type="dxa"/>
          </w:tcPr>
          <w:p w14:paraId="0FC9BE8E" w14:textId="0EBE86B8" w:rsidR="0056269B" w:rsidRPr="001140C6" w:rsidRDefault="0056269B" w:rsidP="0056269B">
            <w:pPr>
              <w:rPr>
                <w:sz w:val="16"/>
                <w:szCs w:val="16"/>
              </w:rPr>
            </w:pPr>
            <w:r w:rsidRPr="0056269B">
              <w:rPr>
                <w:sz w:val="16"/>
                <w:szCs w:val="16"/>
              </w:rPr>
              <w:t xml:space="preserve">Retrieved from the P902 of the incident from the location of injury. A mapping condition if injury is not psychological to default to 'physical' instead of location of physical injury </w:t>
            </w:r>
            <w:proofErr w:type="spellStart"/>
            <w:r w:rsidRPr="0056269B">
              <w:rPr>
                <w:sz w:val="16"/>
                <w:szCs w:val="16"/>
              </w:rPr>
              <w:t>i.e</w:t>
            </w:r>
            <w:proofErr w:type="spellEnd"/>
            <w:r w:rsidRPr="0056269B">
              <w:rPr>
                <w:sz w:val="16"/>
                <w:szCs w:val="16"/>
              </w:rPr>
              <w:t xml:space="preserve"> Knee (right)  </w:t>
            </w:r>
          </w:p>
        </w:tc>
      </w:tr>
      <w:tr w:rsidR="0056269B" w14:paraId="7CD6F872" w14:textId="77777777" w:rsidTr="00015BF1">
        <w:tc>
          <w:tcPr>
            <w:tcW w:w="3005" w:type="dxa"/>
          </w:tcPr>
          <w:p w14:paraId="01289848" w14:textId="7D1AB3D9" w:rsidR="0056269B" w:rsidRPr="0056269B" w:rsidRDefault="0056269B" w:rsidP="0056269B">
            <w:pPr>
              <w:rPr>
                <w:color w:val="ED7D31" w:themeColor="accent2"/>
                <w:sz w:val="16"/>
                <w:szCs w:val="16"/>
              </w:rPr>
            </w:pPr>
            <w:r w:rsidRPr="0056269B">
              <w:rPr>
                <w:color w:val="ED7D31" w:themeColor="accent2"/>
                <w:sz w:val="16"/>
                <w:szCs w:val="16"/>
              </w:rPr>
              <w:t>Claim status (open or closed)</w:t>
            </w:r>
          </w:p>
        </w:tc>
        <w:tc>
          <w:tcPr>
            <w:tcW w:w="3005" w:type="dxa"/>
          </w:tcPr>
          <w:p w14:paraId="0D66B9D5" w14:textId="77777777" w:rsidR="0056269B" w:rsidRDefault="0056269B" w:rsidP="0056269B">
            <w:pPr>
              <w:rPr>
                <w:sz w:val="16"/>
                <w:szCs w:val="16"/>
              </w:rPr>
            </w:pPr>
          </w:p>
        </w:tc>
        <w:tc>
          <w:tcPr>
            <w:tcW w:w="3006" w:type="dxa"/>
          </w:tcPr>
          <w:p w14:paraId="38F3D248" w14:textId="53A3603D" w:rsidR="0056269B" w:rsidRPr="001140C6" w:rsidRDefault="0056269B" w:rsidP="0056269B">
            <w:pPr>
              <w:rPr>
                <w:sz w:val="16"/>
                <w:szCs w:val="16"/>
              </w:rPr>
            </w:pPr>
            <w:r w:rsidRPr="0056269B">
              <w:rPr>
                <w:sz w:val="16"/>
                <w:szCs w:val="16"/>
              </w:rPr>
              <w:t>Workers Compensation claim status from OLIMS Field Name: WC_STATUS</w:t>
            </w:r>
          </w:p>
        </w:tc>
      </w:tr>
    </w:tbl>
    <w:p w14:paraId="1B75F7AB" w14:textId="17AB259A" w:rsidR="001140C6" w:rsidRDefault="001140C6" w:rsidP="00B81EEE">
      <w:pPr>
        <w:pStyle w:val="Caption"/>
        <w:rPr>
          <w:b/>
          <w:bCs/>
          <w:color w:val="auto"/>
          <w:sz w:val="16"/>
          <w:szCs w:val="16"/>
        </w:rPr>
      </w:pPr>
      <w:r w:rsidRPr="001140C6">
        <w:rPr>
          <w:b/>
          <w:bCs/>
          <w:color w:val="auto"/>
          <w:sz w:val="16"/>
          <w:szCs w:val="16"/>
        </w:rPr>
        <w:t>**Disclaimer A</w:t>
      </w:r>
    </w:p>
    <w:p w14:paraId="692BD21E" w14:textId="7F48FD4D" w:rsidR="001140C6" w:rsidRDefault="001140C6" w:rsidP="001140C6">
      <w:r>
        <w:t>There was a period where the E</w:t>
      </w:r>
      <w:r w:rsidR="0056269B">
        <w:t>P</w:t>
      </w:r>
      <w:r>
        <w:t xml:space="preserve">SS top up </w:t>
      </w:r>
      <w:r w:rsidR="00365DA5">
        <w:t xml:space="preserve">wage type </w:t>
      </w:r>
      <w:r>
        <w:t xml:space="preserve">was a fortnight total </w:t>
      </w:r>
      <w:r w:rsidR="00365DA5">
        <w:t xml:space="preserve">with the </w:t>
      </w:r>
      <w:r>
        <w:t>pay</w:t>
      </w:r>
      <w:r w:rsidR="00365DA5">
        <w:t xml:space="preserve">roll and </w:t>
      </w:r>
      <w:r>
        <w:t xml:space="preserve">the </w:t>
      </w:r>
      <w:r w:rsidR="00365DA5">
        <w:t xml:space="preserve">variable assignment </w:t>
      </w:r>
      <w:r>
        <w:t>splits</w:t>
      </w:r>
      <w:r w:rsidR="00365DA5">
        <w:t xml:space="preserve"> removed</w:t>
      </w:r>
      <w:r>
        <w:t xml:space="preserve">.  </w:t>
      </w:r>
      <w:r w:rsidR="00365DA5">
        <w:t>It is understood that this issue was fixed during a prior UAT period and that it is not evident in production. It is possible that data in test environments will report incorrectly when the link to the EPSS incident can’t be located.  It is best to test the report with data that is from a system refresh from production.</w:t>
      </w:r>
    </w:p>
    <w:p w14:paraId="4C590987" w14:textId="081E02D0" w:rsidR="00E02158" w:rsidRPr="00634AA7" w:rsidRDefault="00E02158" w:rsidP="001140C6">
      <w:pPr>
        <w:rPr>
          <w:b/>
          <w:bCs/>
        </w:rPr>
      </w:pPr>
      <w:r w:rsidRPr="00634AA7">
        <w:rPr>
          <w:b/>
          <w:bCs/>
        </w:rPr>
        <w:t>**Disclaimer B</w:t>
      </w:r>
    </w:p>
    <w:p w14:paraId="046F2BCC" w14:textId="32D82A45" w:rsidR="00E02158" w:rsidRDefault="00E02158" w:rsidP="001140C6">
      <w:r>
        <w:t xml:space="preserve">The only </w:t>
      </w:r>
      <w:proofErr w:type="gramStart"/>
      <w:r>
        <w:t>WT’s</w:t>
      </w:r>
      <w:proofErr w:type="gramEnd"/>
      <w:r>
        <w:t xml:space="preserve"> reported for the payment date is that of the top up/supplementary pay. </w:t>
      </w:r>
    </w:p>
    <w:p w14:paraId="22EFFE6C" w14:textId="18D6A8C2" w:rsidR="00E02158" w:rsidRDefault="00E02158" w:rsidP="001140C6">
      <w:r>
        <w:t>It does NOT include the adjustment wage types a</w:t>
      </w:r>
      <w:r w:rsidR="0056269B">
        <w:t>s</w:t>
      </w:r>
      <w:r>
        <w:t xml:space="preserve"> the</w:t>
      </w:r>
      <w:r w:rsidR="0056269B">
        <w:t>y</w:t>
      </w:r>
      <w:r>
        <w:t xml:space="preserve"> do not have a </w:t>
      </w:r>
      <w:r w:rsidR="00A97522">
        <w:t xml:space="preserve">definite </w:t>
      </w:r>
      <w:r>
        <w:t xml:space="preserve">reference in SAP to the EPSS incident. </w:t>
      </w:r>
    </w:p>
    <w:p w14:paraId="3A4F18C9" w14:textId="46C6313A" w:rsidR="00E02158" w:rsidRDefault="00E02158" w:rsidP="001140C6">
      <w:r>
        <w:t xml:space="preserve">The below </w:t>
      </w:r>
      <w:proofErr w:type="gramStart"/>
      <w:r w:rsidR="00634AA7">
        <w:t>WT’s</w:t>
      </w:r>
      <w:proofErr w:type="gramEnd"/>
      <w:r>
        <w:t xml:space="preserve"> are not included</w:t>
      </w:r>
      <w:r w:rsidR="009F533B">
        <w:t xml:space="preserve"> in the payment amount</w:t>
      </w:r>
      <w:r>
        <w:t>:</w:t>
      </w:r>
    </w:p>
    <w:p w14:paraId="355B655D" w14:textId="77777777" w:rsidR="00E02158" w:rsidRDefault="00E02158" w:rsidP="00E02158">
      <w:bookmarkStart w:id="111" w:name="_Hlk204618447"/>
      <w:r>
        <w:t>6A48</w:t>
      </w:r>
      <w:r>
        <w:tab/>
        <w:t>EPSS P1 Adjustment</w:t>
      </w:r>
    </w:p>
    <w:p w14:paraId="465300A1" w14:textId="0E4C601A" w:rsidR="00E02158" w:rsidRPr="001140C6" w:rsidRDefault="00E02158" w:rsidP="00E02158">
      <w:r>
        <w:t>6A49</w:t>
      </w:r>
      <w:r>
        <w:tab/>
        <w:t>EPSS P2 Adjustment</w:t>
      </w:r>
    </w:p>
    <w:bookmarkEnd w:id="111"/>
    <w:p w14:paraId="5B9C1081" w14:textId="77777777" w:rsidR="00D754E9" w:rsidRDefault="00D754E9" w:rsidP="001140C6"/>
    <w:p w14:paraId="6CFC92C7" w14:textId="57BB3127" w:rsidR="00D754E9" w:rsidRDefault="00D754E9" w:rsidP="001140C6">
      <w:proofErr w:type="gramStart"/>
      <w:r>
        <w:t>WT’s</w:t>
      </w:r>
      <w:proofErr w:type="gramEnd"/>
      <w:r>
        <w:t xml:space="preserve"> included in the payment amount are</w:t>
      </w:r>
      <w:r w:rsidR="007E4F2E">
        <w:t>:</w:t>
      </w:r>
    </w:p>
    <w:p w14:paraId="43B24C05" w14:textId="77777777" w:rsidR="00D754E9" w:rsidRDefault="00D754E9" w:rsidP="00D754E9">
      <w:r>
        <w:t>49E9      EPSS P1 Top Up</w:t>
      </w:r>
    </w:p>
    <w:p w14:paraId="2A1B417F" w14:textId="77777777" w:rsidR="00D754E9" w:rsidRDefault="00D754E9" w:rsidP="00D754E9">
      <w:r>
        <w:t>49S9      EPSS P2 Supp. Pay</w:t>
      </w:r>
    </w:p>
    <w:p w14:paraId="0F79653D" w14:textId="3618F0E2" w:rsidR="006122B6" w:rsidRDefault="006122B6" w:rsidP="006122B6">
      <w:pPr>
        <w:pStyle w:val="Heading3"/>
      </w:pPr>
      <w:bookmarkStart w:id="112" w:name="_Toc205482270"/>
      <w:r>
        <w:t>Business impact</w:t>
      </w:r>
      <w:bookmarkEnd w:id="112"/>
    </w:p>
    <w:p w14:paraId="45B19E12" w14:textId="1A51BA69" w:rsidR="006122B6" w:rsidRDefault="006122B6" w:rsidP="006122B6">
      <w:r>
        <w:t xml:space="preserve">Execute the quarterly </w:t>
      </w:r>
      <w:proofErr w:type="spellStart"/>
      <w:r>
        <w:t>Icare</w:t>
      </w:r>
      <w:proofErr w:type="spellEnd"/>
      <w:r>
        <w:t xml:space="preserve"> recoup report after the last pay of the quarter was exited, but before the first pay of the next quarter’s first preliminary pay run.  Timing of execution is important for the correct weeks used and estimated weeks left. </w:t>
      </w:r>
    </w:p>
    <w:p w14:paraId="3278824C" w14:textId="3DC5D514" w:rsidR="00826ED2" w:rsidRDefault="00826ED2" w:rsidP="006122B6">
      <w:r>
        <w:lastRenderedPageBreak/>
        <w:t>Provide the start and end dates of the quarter reported</w:t>
      </w:r>
      <w:r w:rsidR="00DE20DD">
        <w:t xml:space="preserve"> in the program selection screen</w:t>
      </w:r>
      <w:r>
        <w:t xml:space="preserve">. The pay periods reported will be all periods that has an end date that falls within the date selection. </w:t>
      </w:r>
    </w:p>
    <w:p w14:paraId="67861BBD" w14:textId="7532772C" w:rsidR="00571A75" w:rsidRDefault="00571A75" w:rsidP="006122B6">
      <w:r>
        <w:t>The selection screen is to select only the reportable WT’s</w:t>
      </w:r>
      <w:r w:rsidR="007E4F2E">
        <w:t xml:space="preserve"> (for the payment amount) that can be linked in pay results with </w:t>
      </w:r>
      <w:proofErr w:type="gramStart"/>
      <w:r w:rsidR="007E4F2E">
        <w:t>the  EPSS</w:t>
      </w:r>
      <w:proofErr w:type="gramEnd"/>
      <w:r w:rsidR="007E4F2E">
        <w:t xml:space="preserve"> incident and the WC claim</w:t>
      </w:r>
      <w:r>
        <w:t>:</w:t>
      </w:r>
    </w:p>
    <w:p w14:paraId="2BF7F889" w14:textId="77777777" w:rsidR="00571A75" w:rsidRDefault="00571A75" w:rsidP="00571A75">
      <w:r>
        <w:t>49E9      EPSS P1 Top Up</w:t>
      </w:r>
    </w:p>
    <w:p w14:paraId="630658A3" w14:textId="77777777" w:rsidR="00571A75" w:rsidRDefault="00571A75" w:rsidP="00571A75">
      <w:r>
        <w:t>49S9      EPSS P2 Supp. Pay</w:t>
      </w:r>
    </w:p>
    <w:p w14:paraId="5B77F50F" w14:textId="77777777" w:rsidR="00571A75" w:rsidRDefault="00571A75" w:rsidP="006122B6"/>
    <w:p w14:paraId="3DB63D7C" w14:textId="6A71CB03" w:rsidR="006122B6" w:rsidRDefault="006122B6" w:rsidP="006122B6">
      <w:r>
        <w:t>Add EPSS adjustment wage types manually to the report</w:t>
      </w:r>
      <w:r w:rsidR="00571A75">
        <w:t xml:space="preserve"> after execution</w:t>
      </w:r>
      <w:r>
        <w:t>.</w:t>
      </w:r>
    </w:p>
    <w:p w14:paraId="5B0CB1C2" w14:textId="77777777" w:rsidR="006122B6" w:rsidRPr="006122B6" w:rsidRDefault="006122B6" w:rsidP="006122B6"/>
    <w:p w14:paraId="5481F46F" w14:textId="2F6F3A28" w:rsidR="001140C6" w:rsidRDefault="00F955EE" w:rsidP="00F955EE">
      <w:pPr>
        <w:pStyle w:val="Heading2"/>
      </w:pPr>
      <w:bookmarkStart w:id="113" w:name="_Toc205482271"/>
      <w:r w:rsidRPr="00F955EE">
        <w:t>S</w:t>
      </w:r>
      <w:r w:rsidR="00396207">
        <w:t xml:space="preserve">ection </w:t>
      </w:r>
      <w:r w:rsidRPr="00F955EE">
        <w:t xml:space="preserve">36/37 </w:t>
      </w:r>
      <w:r w:rsidR="00396207">
        <w:t>P</w:t>
      </w:r>
      <w:r w:rsidRPr="00F955EE">
        <w:t>eriod 1 weeks</w:t>
      </w:r>
      <w:bookmarkEnd w:id="113"/>
      <w:r w:rsidRPr="00F955EE">
        <w:t xml:space="preserve"> </w:t>
      </w:r>
    </w:p>
    <w:p w14:paraId="0B9B7AEF" w14:textId="06680A97" w:rsidR="00632891" w:rsidRDefault="00632891" w:rsidP="00632891">
      <w:pPr>
        <w:pStyle w:val="Heading3"/>
      </w:pPr>
      <w:bookmarkStart w:id="114" w:name="_Current_setup/issue_1"/>
      <w:bookmarkStart w:id="115" w:name="_Toc205482272"/>
      <w:bookmarkEnd w:id="114"/>
      <w:r>
        <w:t>Current setup/issue</w:t>
      </w:r>
      <w:bookmarkEnd w:id="115"/>
    </w:p>
    <w:p w14:paraId="2A92498D" w14:textId="059D3734" w:rsidR="00632891" w:rsidRDefault="00632891" w:rsidP="00632891">
      <w:r>
        <w:t>During EPSS Period 1, the week counter increase with one when wage type 49E9 EPSS P1 Top Up had at least a $1 value in the pay week.  This rule currently applies regardless of the WC section of the act that is relevant.</w:t>
      </w:r>
    </w:p>
    <w:p w14:paraId="11A6B6BB" w14:textId="21F30EDB" w:rsidR="00632891" w:rsidRDefault="00632891" w:rsidP="00632891">
      <w:r>
        <w:t xml:space="preserve">The change required is to add 1 to the </w:t>
      </w:r>
      <w:r w:rsidR="004E460C">
        <w:t xml:space="preserve">EPSS Period 1 </w:t>
      </w:r>
      <w:r>
        <w:t xml:space="preserve">week count for section 36 or section 37 even when there was no EPSS period 1 top up.  A maximum of 1 is to add to the pay week. </w:t>
      </w:r>
    </w:p>
    <w:p w14:paraId="7AFA400E" w14:textId="266F99DA" w:rsidR="00632891" w:rsidRDefault="00632891" w:rsidP="00632891">
      <w:r>
        <w:t xml:space="preserve">In scenarios where a </w:t>
      </w:r>
      <w:r w:rsidR="004E460C">
        <w:t xml:space="preserve">EPSS period 1 </w:t>
      </w:r>
      <w:r>
        <w:t>pay week had splits where part was not Section 36/37 and part was Section 36/37, then maximum 1 is added to that week count.  The increased week count is regardless of whether there was $1 EPSS P1 Top up in the portion that was not S36/37. This apply even if S36/37 was only valid for 1 day in the pay week</w:t>
      </w:r>
      <w:r w:rsidR="004E460C">
        <w:t>, provided Period 1 is relevant when S36/37 is effective</w:t>
      </w:r>
      <w:r>
        <w:t>.</w:t>
      </w:r>
    </w:p>
    <w:p w14:paraId="3E22B267" w14:textId="0CC723AD" w:rsidR="00632891" w:rsidRDefault="00632891" w:rsidP="00632891">
      <w:r>
        <w:t>The sections 36 and 37 is defined in SAP via the reason code assigned to IT0014</w:t>
      </w:r>
      <w:r w:rsidR="00DD6427">
        <w:t>,</w:t>
      </w:r>
      <w:r>
        <w:t xml:space="preserve"> WT 9</w:t>
      </w:r>
      <w:r w:rsidR="009E7C04" w:rsidRPr="009E7C04">
        <w:t xml:space="preserve">WCO </w:t>
      </w:r>
      <w:r w:rsidR="009E7C04" w:rsidRPr="009E7C04">
        <w:rPr>
          <w:i/>
          <w:iCs/>
        </w:rPr>
        <w:t>Workers Comp Rates</w:t>
      </w:r>
      <w:r w:rsidR="00DD6427">
        <w:t>.  Below reason codes will be deemed S36/37</w:t>
      </w:r>
      <w:r w:rsidR="009E7C04">
        <w:t xml:space="preserve"> for this requirement</w:t>
      </w:r>
      <w:r w:rsidR="00DD6427">
        <w:t>:</w:t>
      </w:r>
    </w:p>
    <w:p w14:paraId="5A411736" w14:textId="77777777" w:rsidR="00DD6427" w:rsidRPr="00DD6427" w:rsidRDefault="00DD6427" w:rsidP="00DD6427">
      <w:r w:rsidRPr="00DD6427">
        <w:rPr>
          <w:b/>
          <w:bCs/>
        </w:rPr>
        <w:t>ZA</w:t>
      </w:r>
      <w:r w:rsidRPr="00DD6427">
        <w:t xml:space="preserve"> S36</w:t>
      </w:r>
    </w:p>
    <w:p w14:paraId="1F0F2044" w14:textId="77777777" w:rsidR="00DD6427" w:rsidRDefault="00DD6427" w:rsidP="00DD6427">
      <w:r w:rsidRPr="00DD6427">
        <w:rPr>
          <w:b/>
          <w:bCs/>
        </w:rPr>
        <w:t>ZB</w:t>
      </w:r>
      <w:r w:rsidRPr="00DD6427">
        <w:t xml:space="preserve"> S37</w:t>
      </w:r>
    </w:p>
    <w:p w14:paraId="2AD44A03" w14:textId="78472185" w:rsidR="00EB6082" w:rsidRDefault="00EB6082" w:rsidP="00EB6082">
      <w:r>
        <w:t>The change is only valid for EPSS period 1.</w:t>
      </w:r>
    </w:p>
    <w:p w14:paraId="591E06EB" w14:textId="5ADCDBB1" w:rsidR="00EB6082" w:rsidRDefault="00EB6082" w:rsidP="00EB6082">
      <w:r>
        <w:t xml:space="preserve">The change will </w:t>
      </w:r>
      <w:r>
        <w:rPr>
          <w:color w:val="C00000"/>
        </w:rPr>
        <w:t>not</w:t>
      </w:r>
      <w:r>
        <w:t xml:space="preserve"> attempt to incorporate PBRI (DOD prior to 1.10.2024) that was transferred to EPSS/</w:t>
      </w:r>
      <w:r w:rsidR="004E460C">
        <w:t xml:space="preserve">that is </w:t>
      </w:r>
      <w:r>
        <w:t>park that for when have an effective date for transfers to EPSS in future releases.</w:t>
      </w:r>
    </w:p>
    <w:p w14:paraId="71505932" w14:textId="5500AE2B" w:rsidR="00EB6082" w:rsidRDefault="00EB6082" w:rsidP="00EB6082">
      <w:r>
        <w:t>The S36/37 change will deem period 1 to be:</w:t>
      </w:r>
    </w:p>
    <w:p w14:paraId="5189619B" w14:textId="69E01D68" w:rsidR="00EB6082" w:rsidRDefault="00EB6082" w:rsidP="00EB6082">
      <w:pPr>
        <w:pStyle w:val="ListParagraph"/>
        <w:numPr>
          <w:ilvl w:val="0"/>
          <w:numId w:val="15"/>
        </w:numPr>
      </w:pPr>
      <w:r>
        <w:t xml:space="preserve">Per processed WT 9WCO:  </w:t>
      </w:r>
    </w:p>
    <w:p w14:paraId="1E72508D" w14:textId="0DB7CA2C" w:rsidR="00EB6082" w:rsidRDefault="00EB6082" w:rsidP="00EB6082">
      <w:pPr>
        <w:pStyle w:val="ListParagraph"/>
        <w:numPr>
          <w:ilvl w:val="1"/>
          <w:numId w:val="15"/>
        </w:numPr>
        <w:spacing w:after="0" w:line="240" w:lineRule="auto"/>
        <w:contextualSpacing w:val="0"/>
        <w:rPr>
          <w:rFonts w:eastAsia="Times New Roman"/>
        </w:rPr>
      </w:pPr>
      <w:r>
        <w:rPr>
          <w:rFonts w:eastAsia="Times New Roman"/>
        </w:rPr>
        <w:t xml:space="preserve">DOD for the WT 9WCO EPSS incident is = or &gt; 1.10.2024 </w:t>
      </w:r>
      <w:r>
        <w:rPr>
          <w:rFonts w:eastAsia="Times New Roman"/>
          <w:b/>
          <w:bCs/>
        </w:rPr>
        <w:t xml:space="preserve">and </w:t>
      </w:r>
    </w:p>
    <w:p w14:paraId="2288F183" w14:textId="5FA7607A" w:rsidR="00EB6082" w:rsidRDefault="00EB6082" w:rsidP="00EB6082">
      <w:pPr>
        <w:pStyle w:val="ListParagraph"/>
        <w:numPr>
          <w:ilvl w:val="1"/>
          <w:numId w:val="15"/>
        </w:numPr>
        <w:spacing w:after="0" w:line="240" w:lineRule="auto"/>
        <w:contextualSpacing w:val="0"/>
        <w:rPr>
          <w:rFonts w:eastAsia="Times New Roman"/>
        </w:rPr>
      </w:pPr>
      <w:r>
        <w:rPr>
          <w:rFonts w:eastAsia="Times New Roman"/>
        </w:rPr>
        <w:t>The DOD is prior or within the processed WT 9WCO pay split dates</w:t>
      </w:r>
      <w:r>
        <w:rPr>
          <w:rFonts w:eastAsia="Times New Roman"/>
          <w:b/>
          <w:bCs/>
        </w:rPr>
        <w:t xml:space="preserve"> and</w:t>
      </w:r>
    </w:p>
    <w:p w14:paraId="7AA60295" w14:textId="65DF1743" w:rsidR="00EB6082" w:rsidRDefault="00EB6082" w:rsidP="00EB6082">
      <w:pPr>
        <w:pStyle w:val="ListParagraph"/>
        <w:numPr>
          <w:ilvl w:val="1"/>
          <w:numId w:val="15"/>
        </w:numPr>
        <w:spacing w:after="0" w:line="240" w:lineRule="auto"/>
        <w:contextualSpacing w:val="0"/>
        <w:rPr>
          <w:rFonts w:eastAsia="Times New Roman"/>
        </w:rPr>
      </w:pPr>
      <w:r>
        <w:rPr>
          <w:rFonts w:eastAsia="Times New Roman"/>
        </w:rPr>
        <w:t>The incident of the processed WT 9WCO is still in period 1 (week count of the prior week for the incident is less than 39)</w:t>
      </w:r>
    </w:p>
    <w:p w14:paraId="72ADBE7B" w14:textId="1B0A6601" w:rsidR="00224703" w:rsidRDefault="006A2366" w:rsidP="00DD6427">
      <w:r>
        <w:t>The change is retrospective.</w:t>
      </w:r>
    </w:p>
    <w:p w14:paraId="5DA88F43" w14:textId="79F2A969" w:rsidR="009E7C04" w:rsidRDefault="009E7C04" w:rsidP="009E7C04">
      <w:pPr>
        <w:pStyle w:val="Heading3"/>
      </w:pPr>
      <w:bookmarkStart w:id="116" w:name="_Toc205482273"/>
      <w:r>
        <w:lastRenderedPageBreak/>
        <w:t>Changes required.</w:t>
      </w:r>
      <w:bookmarkEnd w:id="116"/>
    </w:p>
    <w:p w14:paraId="01F709BB" w14:textId="35C46B82" w:rsidR="009E7C04" w:rsidRDefault="009E7C04" w:rsidP="009E7C04">
      <w:pPr>
        <w:pStyle w:val="Heading4"/>
      </w:pPr>
      <w:bookmarkStart w:id="117" w:name="_Toc205482274"/>
      <w:r>
        <w:t>Functional</w:t>
      </w:r>
      <w:bookmarkEnd w:id="117"/>
    </w:p>
    <w:p w14:paraId="339C5847" w14:textId="16F76104" w:rsidR="450B7D92" w:rsidRDefault="450B7D92" w:rsidP="1ACF561D">
      <w:r>
        <w:t xml:space="preserve">We had to do a small change in Rule </w:t>
      </w:r>
      <w:r w:rsidR="36253B42">
        <w:t>ZWZI</w:t>
      </w:r>
      <w:r>
        <w:t xml:space="preserve"> to include the Week No. count in front of Wage type 9WCO</w:t>
      </w:r>
      <w:r w:rsidR="70F262FA">
        <w:t>. This is a new Rule as part of Phase 4 changes anyway.</w:t>
      </w:r>
    </w:p>
    <w:p w14:paraId="502AE2D8" w14:textId="5CA8CE5E" w:rsidR="70F262FA" w:rsidRDefault="70F262FA" w:rsidP="1ACF561D">
      <w:r>
        <w:rPr>
          <w:noProof/>
        </w:rPr>
        <w:drawing>
          <wp:inline distT="0" distB="0" distL="0" distR="0" wp14:anchorId="4CD7718E" wp14:editId="0A49500C">
            <wp:extent cx="3724275" cy="4057650"/>
            <wp:effectExtent l="0" t="0" r="0" b="0"/>
            <wp:docPr id="2105181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81878" name=""/>
                    <pic:cNvPicPr/>
                  </pic:nvPicPr>
                  <pic:blipFill>
                    <a:blip r:embed="rId38">
                      <a:extLst>
                        <a:ext uri="{28A0092B-C50C-407E-A947-70E740481C1C}">
                          <a14:useLocalDpi xmlns:a14="http://schemas.microsoft.com/office/drawing/2010/main" val="0"/>
                        </a:ext>
                      </a:extLst>
                    </a:blip>
                    <a:stretch>
                      <a:fillRect/>
                    </a:stretch>
                  </pic:blipFill>
                  <pic:spPr>
                    <a:xfrm>
                      <a:off x="0" y="0"/>
                      <a:ext cx="3724275" cy="4057650"/>
                    </a:xfrm>
                    <a:prstGeom prst="rect">
                      <a:avLst/>
                    </a:prstGeom>
                  </pic:spPr>
                </pic:pic>
              </a:graphicData>
            </a:graphic>
          </wp:inline>
        </w:drawing>
      </w:r>
    </w:p>
    <w:p w14:paraId="1145023D" w14:textId="50774565" w:rsidR="33D04BFE" w:rsidRDefault="33D04BFE" w:rsidP="1ACF561D">
      <w:r>
        <w:t xml:space="preserve">  </w:t>
      </w:r>
      <w:r w:rsidR="0C48E93D">
        <w:t xml:space="preserve">        </w:t>
      </w:r>
    </w:p>
    <w:p w14:paraId="25212FEC" w14:textId="053556C7" w:rsidR="00BA3995" w:rsidRDefault="00BA3995" w:rsidP="009E7C04">
      <w:r>
        <w:t>Testing effort in support of the technical changes.</w:t>
      </w:r>
    </w:p>
    <w:p w14:paraId="4E4208C6" w14:textId="18F5C7A7" w:rsidR="009E7C04" w:rsidRDefault="009E7C04" w:rsidP="009E7C04">
      <w:pPr>
        <w:pStyle w:val="Heading4"/>
      </w:pPr>
      <w:bookmarkStart w:id="118" w:name="_Toc205482275"/>
      <w:r>
        <w:t>Technical</w:t>
      </w:r>
      <w:bookmarkEnd w:id="118"/>
    </w:p>
    <w:p w14:paraId="23F39B6C" w14:textId="08CD21A5" w:rsidR="009E7C04" w:rsidRDefault="009E7C04" w:rsidP="009E7C04">
      <w:pPr>
        <w:pStyle w:val="Heading5"/>
      </w:pPr>
      <w:bookmarkStart w:id="119" w:name="_Toc205482276"/>
      <w:r>
        <w:t>SAP</w:t>
      </w:r>
      <w:bookmarkEnd w:id="119"/>
    </w:p>
    <w:p w14:paraId="010A08A2" w14:textId="2CEE4C67" w:rsidR="009E7C04" w:rsidRDefault="009E7C04" w:rsidP="009E7C04">
      <w:r>
        <w:t xml:space="preserve">Enhance function </w:t>
      </w:r>
      <w:r w:rsidRPr="009E7C04">
        <w:t>ZEPS1</w:t>
      </w:r>
      <w:r w:rsidR="00397BC6">
        <w:t>.</w:t>
      </w:r>
    </w:p>
    <w:p w14:paraId="614E5964" w14:textId="4E8D9819" w:rsidR="0071016A" w:rsidRDefault="00397BC6" w:rsidP="009E7C04">
      <w:r>
        <w:t>It is anticipated that the function will need change to not only read WT 49E9 for $1</w:t>
      </w:r>
      <w:r w:rsidR="00051983">
        <w:t xml:space="preserve"> to impact the week count, but also to find if WT 9WCO, when relevant to EPSS Period 1</w:t>
      </w:r>
      <w:r w:rsidR="00CE3596">
        <w:t xml:space="preserve"> for the WPBP split of WT 9WCO</w:t>
      </w:r>
      <w:r w:rsidR="00051983">
        <w:t xml:space="preserve">, </w:t>
      </w:r>
      <w:r w:rsidR="00CE3596">
        <w:t xml:space="preserve">and if WT 9WCO is </w:t>
      </w:r>
      <w:r w:rsidR="00051983">
        <w:t>a S36/37, then to also continue with the week count increase as if there was a $1 earning from WT 49E9, even if there was no WT 49E9 in the pay week</w:t>
      </w:r>
      <w:r>
        <w:t>.</w:t>
      </w:r>
      <w:r w:rsidR="00051983">
        <w:t xml:space="preserve">  The EPSS period 1 week count increase with maximum 1. Existing period 1 limits of 39 weeks continue to apply. </w:t>
      </w:r>
      <w:r w:rsidR="00F16E24">
        <w:t xml:space="preserve">  The use of WT 9WCO is only relevant if P1 is valid to the </w:t>
      </w:r>
      <w:proofErr w:type="spellStart"/>
      <w:r w:rsidR="00F16E24">
        <w:t>extend</w:t>
      </w:r>
      <w:proofErr w:type="spellEnd"/>
      <w:r w:rsidR="00F16E24">
        <w:t xml:space="preserve"> that there will be a ORP s</w:t>
      </w:r>
      <w:r w:rsidR="00586A13">
        <w:t>a</w:t>
      </w:r>
      <w:r w:rsidR="00F16E24">
        <w:t>lary</w:t>
      </w:r>
      <w:r w:rsidR="00CE3596">
        <w:t xml:space="preserve"> related to the 9WCO split.</w:t>
      </w:r>
      <w:r w:rsidR="0071016A">
        <w:t xml:space="preserve"> </w:t>
      </w:r>
      <w:r w:rsidR="00CE3596">
        <w:t xml:space="preserve"> See the definition of Period 1 as stated under </w:t>
      </w:r>
      <w:hyperlink w:anchor="_Current_setup/issue_1" w:history="1">
        <w:r w:rsidR="00CE3596" w:rsidRPr="00CE3596">
          <w:rPr>
            <w:rStyle w:val="Hyperlink"/>
          </w:rPr>
          <w:t>Current setup/issue</w:t>
        </w:r>
      </w:hyperlink>
      <w:r w:rsidR="00CE3596">
        <w:t>.</w:t>
      </w:r>
    </w:p>
    <w:p w14:paraId="7A9974BD" w14:textId="7C3CEF71" w:rsidR="00CE3596" w:rsidRDefault="00CE3596" w:rsidP="009E7C04">
      <w:r>
        <w:t>Assumption is we will have a pay split when the section change as this is shown in WT 9WCO.</w:t>
      </w:r>
    </w:p>
    <w:p w14:paraId="3157135A" w14:textId="77777777" w:rsidR="00FC23B2" w:rsidRDefault="001966D1" w:rsidP="001966D1">
      <w:pPr>
        <w:ind w:left="360"/>
        <w:rPr>
          <w:b/>
          <w:bCs/>
        </w:rPr>
      </w:pPr>
      <w:r w:rsidRPr="001966D1">
        <w:rPr>
          <w:b/>
          <w:bCs/>
        </w:rPr>
        <w:t>Samples</w:t>
      </w:r>
      <w:r>
        <w:rPr>
          <w:b/>
          <w:bCs/>
        </w:rPr>
        <w:t>:</w:t>
      </w:r>
      <w:r w:rsidRPr="001966D1">
        <w:rPr>
          <w:b/>
          <w:bCs/>
        </w:rPr>
        <w:t xml:space="preserve"> </w:t>
      </w:r>
    </w:p>
    <w:p w14:paraId="465AAE33" w14:textId="209798F9" w:rsidR="001966D1" w:rsidRDefault="001966D1" w:rsidP="001966D1">
      <w:pPr>
        <w:ind w:left="360"/>
      </w:pPr>
      <w:r>
        <w:t xml:space="preserve">Assumption is </w:t>
      </w:r>
      <w:r w:rsidR="00E227C1">
        <w:t xml:space="preserve">EPSS period 1 is valid and </w:t>
      </w:r>
      <w:r>
        <w:t>WT</w:t>
      </w:r>
      <w:r w:rsidR="00FC23B2">
        <w:t xml:space="preserve"> </w:t>
      </w:r>
      <w:r>
        <w:t>9WCO is available for the below samples unless mentioned it is not:</w:t>
      </w:r>
    </w:p>
    <w:tbl>
      <w:tblPr>
        <w:tblStyle w:val="TableGrid"/>
        <w:tblW w:w="0" w:type="auto"/>
        <w:tblInd w:w="-147" w:type="dxa"/>
        <w:tblLook w:val="04A0" w:firstRow="1" w:lastRow="0" w:firstColumn="1" w:lastColumn="0" w:noHBand="0" w:noVBand="1"/>
      </w:tblPr>
      <w:tblGrid>
        <w:gridCol w:w="3597"/>
        <w:gridCol w:w="2074"/>
        <w:gridCol w:w="3492"/>
      </w:tblGrid>
      <w:tr w:rsidR="00CE3596" w:rsidRPr="00CE3596" w14:paraId="6A16B60E" w14:textId="77777777" w:rsidTr="00FC23B2">
        <w:trPr>
          <w:tblHeader/>
        </w:trPr>
        <w:tc>
          <w:tcPr>
            <w:tcW w:w="3597" w:type="dxa"/>
          </w:tcPr>
          <w:p w14:paraId="49AD3603" w14:textId="46B63DB4" w:rsidR="00CE3596" w:rsidRPr="00CE3596" w:rsidRDefault="00CE3596" w:rsidP="001966D1">
            <w:pPr>
              <w:rPr>
                <w:b/>
                <w:bCs/>
              </w:rPr>
            </w:pPr>
            <w:r w:rsidRPr="00CE3596">
              <w:rPr>
                <w:b/>
                <w:bCs/>
              </w:rPr>
              <w:lastRenderedPageBreak/>
              <w:t>Scenario</w:t>
            </w:r>
          </w:p>
        </w:tc>
        <w:tc>
          <w:tcPr>
            <w:tcW w:w="2074" w:type="dxa"/>
          </w:tcPr>
          <w:p w14:paraId="64FB4CBC" w14:textId="1256A228" w:rsidR="00CE3596" w:rsidRPr="00CE3596" w:rsidRDefault="00CE3596" w:rsidP="001966D1">
            <w:pPr>
              <w:rPr>
                <w:b/>
                <w:bCs/>
              </w:rPr>
            </w:pPr>
            <w:r w:rsidRPr="00CE3596">
              <w:rPr>
                <w:b/>
                <w:bCs/>
              </w:rPr>
              <w:t>Check S36/37</w:t>
            </w:r>
            <w:r w:rsidR="00FC23B2">
              <w:rPr>
                <w:b/>
                <w:bCs/>
              </w:rPr>
              <w:t>?</w:t>
            </w:r>
          </w:p>
        </w:tc>
        <w:tc>
          <w:tcPr>
            <w:tcW w:w="3492" w:type="dxa"/>
          </w:tcPr>
          <w:p w14:paraId="14FDDD12" w14:textId="3E10083C" w:rsidR="00CE3596" w:rsidRPr="00CE3596" w:rsidRDefault="00CE3596" w:rsidP="001966D1">
            <w:pPr>
              <w:rPr>
                <w:b/>
                <w:bCs/>
              </w:rPr>
            </w:pPr>
            <w:r w:rsidRPr="00CE3596">
              <w:rPr>
                <w:b/>
                <w:bCs/>
              </w:rPr>
              <w:t>Rationale</w:t>
            </w:r>
          </w:p>
        </w:tc>
      </w:tr>
      <w:tr w:rsidR="00CE3596" w14:paraId="3AA9C54E" w14:textId="77777777" w:rsidTr="00FC23B2">
        <w:tc>
          <w:tcPr>
            <w:tcW w:w="3597" w:type="dxa"/>
          </w:tcPr>
          <w:p w14:paraId="7552066B" w14:textId="77777777" w:rsidR="00CE3596" w:rsidRDefault="00CE3596" w:rsidP="00CE3596">
            <w:pPr>
              <w:rPr>
                <w:rFonts w:cstheme="minorHAnsi"/>
                <w:sz w:val="16"/>
                <w:szCs w:val="16"/>
              </w:rPr>
            </w:pPr>
            <w:r w:rsidRPr="00CE3596">
              <w:rPr>
                <w:rFonts w:cstheme="minorHAnsi"/>
                <w:sz w:val="16"/>
                <w:szCs w:val="16"/>
              </w:rPr>
              <w:t xml:space="preserve">Pay split 27.9.24 to 1.10.24 </w:t>
            </w:r>
          </w:p>
          <w:p w14:paraId="6DF06AD5" w14:textId="58A07119" w:rsidR="00CE3596" w:rsidRPr="00CE3596" w:rsidRDefault="00CE3596" w:rsidP="00E227C1">
            <w:pPr>
              <w:rPr>
                <w:rFonts w:cstheme="minorHAnsi"/>
                <w:sz w:val="16"/>
                <w:szCs w:val="16"/>
              </w:rPr>
            </w:pPr>
            <w:r w:rsidRPr="00CE3596">
              <w:rPr>
                <w:rFonts w:cstheme="minorHAnsi"/>
                <w:sz w:val="16"/>
                <w:szCs w:val="16"/>
              </w:rPr>
              <w:t xml:space="preserve">DOD of </w:t>
            </w:r>
            <w:r w:rsidR="00E227C1">
              <w:rPr>
                <w:rFonts w:cstheme="minorHAnsi"/>
                <w:sz w:val="16"/>
                <w:szCs w:val="16"/>
              </w:rPr>
              <w:t>30.09.2024</w:t>
            </w:r>
            <w:r w:rsidRPr="00CE3596">
              <w:rPr>
                <w:rFonts w:cstheme="minorHAnsi"/>
                <w:sz w:val="16"/>
                <w:szCs w:val="16"/>
              </w:rPr>
              <w:t xml:space="preserve"> (or prior) </w:t>
            </w:r>
          </w:p>
        </w:tc>
        <w:tc>
          <w:tcPr>
            <w:tcW w:w="2074" w:type="dxa"/>
          </w:tcPr>
          <w:p w14:paraId="3B3F5AC6" w14:textId="7A5B34DF" w:rsidR="00CE3596" w:rsidRPr="00CE3596" w:rsidRDefault="00CE3596" w:rsidP="00CE3596">
            <w:pPr>
              <w:jc w:val="both"/>
              <w:rPr>
                <w:rFonts w:cstheme="minorHAnsi"/>
                <w:sz w:val="16"/>
                <w:szCs w:val="16"/>
              </w:rPr>
            </w:pPr>
            <w:r w:rsidRPr="00CE3596">
              <w:rPr>
                <w:rFonts w:cstheme="minorHAnsi"/>
                <w:sz w:val="16"/>
                <w:szCs w:val="16"/>
              </w:rPr>
              <w:t>No</w:t>
            </w:r>
          </w:p>
        </w:tc>
        <w:tc>
          <w:tcPr>
            <w:tcW w:w="3492" w:type="dxa"/>
          </w:tcPr>
          <w:p w14:paraId="134C51DD" w14:textId="39A16CFA" w:rsidR="00CE3596" w:rsidRPr="00CE3596" w:rsidRDefault="00CE3596" w:rsidP="00E227C1">
            <w:pPr>
              <w:rPr>
                <w:rFonts w:cstheme="minorHAnsi"/>
                <w:sz w:val="16"/>
                <w:szCs w:val="16"/>
              </w:rPr>
            </w:pPr>
            <w:r w:rsidRPr="00CE3596">
              <w:rPr>
                <w:rFonts w:cstheme="minorHAnsi"/>
                <w:sz w:val="16"/>
                <w:szCs w:val="16"/>
              </w:rPr>
              <w:t xml:space="preserve">DOD </w:t>
            </w:r>
            <w:r w:rsidR="00E227C1">
              <w:rPr>
                <w:rFonts w:cstheme="minorHAnsi"/>
                <w:sz w:val="16"/>
                <w:szCs w:val="16"/>
              </w:rPr>
              <w:t xml:space="preserve">&lt; </w:t>
            </w:r>
            <w:r w:rsidRPr="00CE3596">
              <w:rPr>
                <w:rFonts w:cstheme="minorHAnsi"/>
                <w:sz w:val="16"/>
                <w:szCs w:val="16"/>
              </w:rPr>
              <w:t xml:space="preserve">1.10.2024  </w:t>
            </w:r>
          </w:p>
          <w:p w14:paraId="088A3F44" w14:textId="3B5FF50B" w:rsidR="00CE3596" w:rsidRPr="00CE3596" w:rsidRDefault="00CE3596" w:rsidP="00475610">
            <w:pPr>
              <w:rPr>
                <w:rFonts w:cstheme="minorHAnsi"/>
                <w:sz w:val="16"/>
                <w:szCs w:val="16"/>
              </w:rPr>
            </w:pPr>
            <w:r w:rsidRPr="00CE3596">
              <w:rPr>
                <w:rFonts w:cstheme="minorHAnsi"/>
                <w:sz w:val="16"/>
                <w:szCs w:val="16"/>
              </w:rPr>
              <w:t>Deemed PBRI</w:t>
            </w:r>
          </w:p>
        </w:tc>
      </w:tr>
      <w:tr w:rsidR="00CE3596" w:rsidRPr="00CE3596" w14:paraId="0AF34DE2" w14:textId="77777777" w:rsidTr="00FC23B2">
        <w:tc>
          <w:tcPr>
            <w:tcW w:w="3597" w:type="dxa"/>
          </w:tcPr>
          <w:p w14:paraId="372CE179" w14:textId="77777777" w:rsidR="00CE3596" w:rsidRDefault="00CE3596" w:rsidP="00CE3596">
            <w:pPr>
              <w:rPr>
                <w:rFonts w:cstheme="minorHAnsi"/>
                <w:sz w:val="16"/>
                <w:szCs w:val="16"/>
              </w:rPr>
            </w:pPr>
            <w:r>
              <w:rPr>
                <w:rFonts w:cstheme="minorHAnsi"/>
                <w:sz w:val="16"/>
                <w:szCs w:val="16"/>
              </w:rPr>
              <w:t>Pay</w:t>
            </w:r>
            <w:r w:rsidRPr="00CE3596">
              <w:rPr>
                <w:rFonts w:cstheme="minorHAnsi"/>
                <w:sz w:val="16"/>
                <w:szCs w:val="16"/>
              </w:rPr>
              <w:t xml:space="preserve"> split 27.9.24 to 1.10.24 </w:t>
            </w:r>
          </w:p>
          <w:p w14:paraId="1A534819" w14:textId="4E12D6BB" w:rsidR="00CE3596" w:rsidRPr="00CE3596" w:rsidRDefault="00CE3596" w:rsidP="00E227C1">
            <w:pPr>
              <w:rPr>
                <w:rFonts w:cstheme="minorHAnsi"/>
                <w:sz w:val="16"/>
                <w:szCs w:val="16"/>
              </w:rPr>
            </w:pPr>
            <w:r w:rsidRPr="00CE3596">
              <w:rPr>
                <w:rFonts w:cstheme="minorHAnsi"/>
                <w:sz w:val="16"/>
                <w:szCs w:val="16"/>
              </w:rPr>
              <w:t xml:space="preserve">DOD of 1.10.2024 </w:t>
            </w:r>
            <w:r w:rsidR="00E227C1">
              <w:rPr>
                <w:rFonts w:cstheme="minorHAnsi"/>
                <w:sz w:val="16"/>
                <w:szCs w:val="16"/>
              </w:rPr>
              <w:t xml:space="preserve"> </w:t>
            </w:r>
          </w:p>
        </w:tc>
        <w:tc>
          <w:tcPr>
            <w:tcW w:w="2074" w:type="dxa"/>
          </w:tcPr>
          <w:p w14:paraId="0801AB32" w14:textId="05C26907" w:rsidR="00CE3596" w:rsidRPr="00CE3596" w:rsidRDefault="00E227C1" w:rsidP="00CE3596">
            <w:pPr>
              <w:jc w:val="both"/>
              <w:rPr>
                <w:rFonts w:cstheme="minorHAnsi"/>
                <w:sz w:val="16"/>
                <w:szCs w:val="16"/>
              </w:rPr>
            </w:pPr>
            <w:r>
              <w:rPr>
                <w:rFonts w:cstheme="minorHAnsi"/>
                <w:sz w:val="16"/>
                <w:szCs w:val="16"/>
              </w:rPr>
              <w:t>Yes</w:t>
            </w:r>
          </w:p>
        </w:tc>
        <w:tc>
          <w:tcPr>
            <w:tcW w:w="3492" w:type="dxa"/>
          </w:tcPr>
          <w:p w14:paraId="3E545996" w14:textId="16B5AC7F" w:rsidR="00E227C1" w:rsidRDefault="00E227C1" w:rsidP="00CE3596">
            <w:pPr>
              <w:rPr>
                <w:rFonts w:cstheme="minorHAnsi"/>
                <w:sz w:val="16"/>
                <w:szCs w:val="16"/>
              </w:rPr>
            </w:pPr>
            <w:r>
              <w:rPr>
                <w:rFonts w:cstheme="minorHAnsi"/>
                <w:sz w:val="16"/>
                <w:szCs w:val="16"/>
              </w:rPr>
              <w:t xml:space="preserve">DOD 1.10.2024; Deemed EPSS </w:t>
            </w:r>
          </w:p>
          <w:p w14:paraId="431154E9" w14:textId="291CB9DB" w:rsidR="00CE3596" w:rsidRPr="00CE3596" w:rsidRDefault="00E227C1" w:rsidP="00E227C1">
            <w:pPr>
              <w:rPr>
                <w:rFonts w:cstheme="minorHAnsi"/>
                <w:sz w:val="16"/>
                <w:szCs w:val="16"/>
              </w:rPr>
            </w:pPr>
            <w:r>
              <w:rPr>
                <w:rFonts w:cstheme="minorHAnsi"/>
                <w:sz w:val="16"/>
                <w:szCs w:val="16"/>
              </w:rPr>
              <w:t>DOD Valid in P1 pay split.</w:t>
            </w:r>
          </w:p>
        </w:tc>
      </w:tr>
      <w:tr w:rsidR="00E227C1" w:rsidRPr="00CE3596" w14:paraId="24D9479B" w14:textId="77777777" w:rsidTr="00FC23B2">
        <w:tc>
          <w:tcPr>
            <w:tcW w:w="3597" w:type="dxa"/>
          </w:tcPr>
          <w:p w14:paraId="70A43CF3" w14:textId="77777777" w:rsidR="00E227C1" w:rsidRDefault="00E227C1" w:rsidP="00CE3596">
            <w:pPr>
              <w:rPr>
                <w:rFonts w:cstheme="minorHAnsi"/>
                <w:sz w:val="16"/>
                <w:szCs w:val="16"/>
              </w:rPr>
            </w:pPr>
            <w:r>
              <w:rPr>
                <w:rFonts w:cstheme="minorHAnsi"/>
                <w:sz w:val="16"/>
                <w:szCs w:val="16"/>
              </w:rPr>
              <w:t>P</w:t>
            </w:r>
            <w:r w:rsidRPr="00E227C1">
              <w:rPr>
                <w:rFonts w:cstheme="minorHAnsi"/>
                <w:sz w:val="16"/>
                <w:szCs w:val="16"/>
              </w:rPr>
              <w:t xml:space="preserve">ay split 1.11.24 to 7.11.24 </w:t>
            </w:r>
          </w:p>
          <w:p w14:paraId="7825FBA7" w14:textId="142647A6" w:rsidR="00E227C1" w:rsidRDefault="00E227C1" w:rsidP="00CE3596">
            <w:pPr>
              <w:rPr>
                <w:rFonts w:cstheme="minorHAnsi"/>
                <w:sz w:val="16"/>
                <w:szCs w:val="16"/>
              </w:rPr>
            </w:pPr>
            <w:r w:rsidRPr="00E227C1">
              <w:rPr>
                <w:rFonts w:cstheme="minorHAnsi"/>
                <w:sz w:val="16"/>
                <w:szCs w:val="16"/>
              </w:rPr>
              <w:t xml:space="preserve">DOD </w:t>
            </w:r>
            <w:r>
              <w:rPr>
                <w:rFonts w:cstheme="minorHAnsi"/>
                <w:sz w:val="16"/>
                <w:szCs w:val="16"/>
              </w:rPr>
              <w:t>of</w:t>
            </w:r>
            <w:r w:rsidRPr="00E227C1">
              <w:rPr>
                <w:rFonts w:cstheme="minorHAnsi"/>
                <w:sz w:val="16"/>
                <w:szCs w:val="16"/>
              </w:rPr>
              <w:t xml:space="preserve"> 1.10.2024 </w:t>
            </w:r>
          </w:p>
        </w:tc>
        <w:tc>
          <w:tcPr>
            <w:tcW w:w="2074" w:type="dxa"/>
          </w:tcPr>
          <w:p w14:paraId="643434BF" w14:textId="70FDA47A" w:rsidR="00E227C1" w:rsidRDefault="00E227C1" w:rsidP="00CE3596">
            <w:pPr>
              <w:jc w:val="both"/>
              <w:rPr>
                <w:rFonts w:cstheme="minorHAnsi"/>
                <w:sz w:val="16"/>
                <w:szCs w:val="16"/>
              </w:rPr>
            </w:pPr>
            <w:r>
              <w:rPr>
                <w:rFonts w:cstheme="minorHAnsi"/>
                <w:sz w:val="16"/>
                <w:szCs w:val="16"/>
              </w:rPr>
              <w:t>Yes</w:t>
            </w:r>
          </w:p>
        </w:tc>
        <w:tc>
          <w:tcPr>
            <w:tcW w:w="3492" w:type="dxa"/>
          </w:tcPr>
          <w:p w14:paraId="5BFE4144" w14:textId="067428E6" w:rsidR="00E227C1" w:rsidRDefault="00E227C1" w:rsidP="00CE3596">
            <w:pPr>
              <w:rPr>
                <w:rFonts w:cstheme="minorHAnsi"/>
                <w:sz w:val="16"/>
                <w:szCs w:val="16"/>
              </w:rPr>
            </w:pPr>
            <w:r>
              <w:rPr>
                <w:rFonts w:cstheme="minorHAnsi"/>
                <w:sz w:val="16"/>
                <w:szCs w:val="16"/>
              </w:rPr>
              <w:t>DOD 1.10.2024; Deemed EPSS</w:t>
            </w:r>
          </w:p>
          <w:p w14:paraId="41D85FA0" w14:textId="6EBA0571" w:rsidR="00E227C1" w:rsidRDefault="00E227C1" w:rsidP="00E227C1">
            <w:pPr>
              <w:rPr>
                <w:rFonts w:cstheme="minorHAnsi"/>
                <w:sz w:val="16"/>
                <w:szCs w:val="16"/>
              </w:rPr>
            </w:pPr>
            <w:r>
              <w:rPr>
                <w:rFonts w:cstheme="minorHAnsi"/>
                <w:sz w:val="16"/>
                <w:szCs w:val="16"/>
              </w:rPr>
              <w:t>DOD Valid in P1 pay split.</w:t>
            </w:r>
          </w:p>
        </w:tc>
      </w:tr>
      <w:tr w:rsidR="00E227C1" w:rsidRPr="00CE3596" w14:paraId="0B2AD0BC" w14:textId="77777777" w:rsidTr="00FC23B2">
        <w:tc>
          <w:tcPr>
            <w:tcW w:w="3597" w:type="dxa"/>
          </w:tcPr>
          <w:p w14:paraId="4B4666CA" w14:textId="77777777" w:rsidR="00E227C1" w:rsidRDefault="00E227C1" w:rsidP="00CE3596">
            <w:pPr>
              <w:rPr>
                <w:rFonts w:cstheme="minorHAnsi"/>
                <w:sz w:val="16"/>
                <w:szCs w:val="16"/>
              </w:rPr>
            </w:pPr>
            <w:r>
              <w:rPr>
                <w:rFonts w:cstheme="minorHAnsi"/>
                <w:sz w:val="16"/>
                <w:szCs w:val="16"/>
              </w:rPr>
              <w:t>P</w:t>
            </w:r>
            <w:r w:rsidRPr="00E227C1">
              <w:rPr>
                <w:rFonts w:cstheme="minorHAnsi"/>
                <w:sz w:val="16"/>
                <w:szCs w:val="16"/>
              </w:rPr>
              <w:t xml:space="preserve">ay split 1.11.24 to 7.11.24 </w:t>
            </w:r>
          </w:p>
          <w:p w14:paraId="30FC6978" w14:textId="50072580" w:rsidR="00E227C1" w:rsidRDefault="00E227C1" w:rsidP="00CE3596">
            <w:pPr>
              <w:rPr>
                <w:rFonts w:cstheme="minorHAnsi"/>
                <w:sz w:val="16"/>
                <w:szCs w:val="16"/>
              </w:rPr>
            </w:pPr>
            <w:r w:rsidRPr="00E227C1">
              <w:rPr>
                <w:rFonts w:cstheme="minorHAnsi"/>
                <w:sz w:val="16"/>
                <w:szCs w:val="16"/>
              </w:rPr>
              <w:t xml:space="preserve">DOD is </w:t>
            </w:r>
            <w:r w:rsidR="00247BF9">
              <w:rPr>
                <w:rFonts w:cstheme="minorHAnsi"/>
                <w:sz w:val="16"/>
                <w:szCs w:val="16"/>
              </w:rPr>
              <w:t>1</w:t>
            </w:r>
            <w:r w:rsidRPr="00E227C1">
              <w:rPr>
                <w:rFonts w:cstheme="minorHAnsi"/>
                <w:sz w:val="16"/>
                <w:szCs w:val="16"/>
              </w:rPr>
              <w:t>.1</w:t>
            </w:r>
            <w:r w:rsidR="00FC23B2">
              <w:rPr>
                <w:rFonts w:cstheme="minorHAnsi"/>
                <w:sz w:val="16"/>
                <w:szCs w:val="16"/>
              </w:rPr>
              <w:t>2</w:t>
            </w:r>
            <w:r w:rsidRPr="00E227C1">
              <w:rPr>
                <w:rFonts w:cstheme="minorHAnsi"/>
                <w:sz w:val="16"/>
                <w:szCs w:val="16"/>
              </w:rPr>
              <w:t>.24</w:t>
            </w:r>
          </w:p>
        </w:tc>
        <w:tc>
          <w:tcPr>
            <w:tcW w:w="2074" w:type="dxa"/>
          </w:tcPr>
          <w:p w14:paraId="5E66FC01" w14:textId="522526C7" w:rsidR="00E227C1" w:rsidRDefault="00FC23B2" w:rsidP="00CE3596">
            <w:pPr>
              <w:jc w:val="both"/>
              <w:rPr>
                <w:rFonts w:cstheme="minorHAnsi"/>
                <w:sz w:val="16"/>
                <w:szCs w:val="16"/>
              </w:rPr>
            </w:pPr>
            <w:r>
              <w:rPr>
                <w:rFonts w:cstheme="minorHAnsi"/>
                <w:sz w:val="16"/>
                <w:szCs w:val="16"/>
              </w:rPr>
              <w:t>No</w:t>
            </w:r>
          </w:p>
        </w:tc>
        <w:tc>
          <w:tcPr>
            <w:tcW w:w="3492" w:type="dxa"/>
          </w:tcPr>
          <w:p w14:paraId="59E74994" w14:textId="7A141494" w:rsidR="00E227C1" w:rsidRDefault="00E227C1" w:rsidP="00E227C1">
            <w:pPr>
              <w:rPr>
                <w:rFonts w:cstheme="minorHAnsi"/>
                <w:sz w:val="16"/>
                <w:szCs w:val="16"/>
              </w:rPr>
            </w:pPr>
            <w:r>
              <w:rPr>
                <w:rFonts w:cstheme="minorHAnsi"/>
                <w:sz w:val="16"/>
                <w:szCs w:val="16"/>
              </w:rPr>
              <w:t>DOD &gt;1.10.2024; Deemed EPSS</w:t>
            </w:r>
          </w:p>
          <w:p w14:paraId="2FDEA348" w14:textId="0DD55C05" w:rsidR="00E227C1" w:rsidRDefault="00E227C1" w:rsidP="00E227C1">
            <w:pPr>
              <w:rPr>
                <w:rFonts w:cstheme="minorHAnsi"/>
                <w:sz w:val="16"/>
                <w:szCs w:val="16"/>
              </w:rPr>
            </w:pPr>
            <w:r>
              <w:rPr>
                <w:rFonts w:cstheme="minorHAnsi"/>
                <w:sz w:val="16"/>
                <w:szCs w:val="16"/>
              </w:rPr>
              <w:t xml:space="preserve">DOD </w:t>
            </w:r>
            <w:r w:rsidR="00FC23B2">
              <w:rPr>
                <w:rFonts w:cstheme="minorHAnsi"/>
                <w:sz w:val="16"/>
                <w:szCs w:val="16"/>
              </w:rPr>
              <w:t>NOT v</w:t>
            </w:r>
            <w:r>
              <w:rPr>
                <w:rFonts w:cstheme="minorHAnsi"/>
                <w:sz w:val="16"/>
                <w:szCs w:val="16"/>
              </w:rPr>
              <w:t>alid in pay split.</w:t>
            </w:r>
          </w:p>
        </w:tc>
      </w:tr>
      <w:tr w:rsidR="00475610" w:rsidRPr="00CE3596" w14:paraId="5293E661" w14:textId="77777777" w:rsidTr="00FC23B2">
        <w:tc>
          <w:tcPr>
            <w:tcW w:w="3597" w:type="dxa"/>
          </w:tcPr>
          <w:p w14:paraId="2BE7E6FB" w14:textId="77777777" w:rsidR="00475610" w:rsidRDefault="00475610" w:rsidP="00475610">
            <w:pPr>
              <w:rPr>
                <w:rFonts w:cstheme="minorHAnsi"/>
                <w:sz w:val="16"/>
                <w:szCs w:val="16"/>
              </w:rPr>
            </w:pPr>
            <w:r>
              <w:rPr>
                <w:rFonts w:cstheme="minorHAnsi"/>
                <w:sz w:val="16"/>
                <w:szCs w:val="16"/>
              </w:rPr>
              <w:t>P</w:t>
            </w:r>
            <w:r w:rsidRPr="00475610">
              <w:rPr>
                <w:rFonts w:cstheme="minorHAnsi"/>
                <w:sz w:val="16"/>
                <w:szCs w:val="16"/>
              </w:rPr>
              <w:t>ay split 1.03.25 to 7.03.25</w:t>
            </w:r>
          </w:p>
          <w:p w14:paraId="7A94EBC5" w14:textId="77777777" w:rsidR="00475610" w:rsidRDefault="00475610" w:rsidP="00475610">
            <w:pPr>
              <w:rPr>
                <w:rFonts w:cstheme="minorHAnsi"/>
                <w:sz w:val="16"/>
                <w:szCs w:val="16"/>
              </w:rPr>
            </w:pPr>
            <w:r w:rsidRPr="00475610">
              <w:rPr>
                <w:rFonts w:cstheme="minorHAnsi"/>
                <w:sz w:val="16"/>
                <w:szCs w:val="16"/>
              </w:rPr>
              <w:t>DOD is 1.10.2024</w:t>
            </w:r>
          </w:p>
          <w:p w14:paraId="03CF4AB2" w14:textId="3E25D46F" w:rsidR="00475610" w:rsidRDefault="00475610" w:rsidP="00475610">
            <w:pPr>
              <w:rPr>
                <w:rFonts w:cstheme="minorHAnsi"/>
                <w:sz w:val="16"/>
                <w:szCs w:val="16"/>
              </w:rPr>
            </w:pPr>
            <w:r>
              <w:rPr>
                <w:rFonts w:cstheme="minorHAnsi"/>
                <w:sz w:val="16"/>
                <w:szCs w:val="16"/>
              </w:rPr>
              <w:t>T</w:t>
            </w:r>
            <w:r w:rsidRPr="00475610">
              <w:rPr>
                <w:rFonts w:cstheme="minorHAnsi"/>
                <w:sz w:val="16"/>
                <w:szCs w:val="16"/>
              </w:rPr>
              <w:t>here is no WT 9WCO on 1.3.25</w:t>
            </w:r>
          </w:p>
        </w:tc>
        <w:tc>
          <w:tcPr>
            <w:tcW w:w="2074" w:type="dxa"/>
          </w:tcPr>
          <w:p w14:paraId="42714C41" w14:textId="10CAB9AA" w:rsidR="00475610" w:rsidRDefault="00475610" w:rsidP="00475610">
            <w:pPr>
              <w:jc w:val="both"/>
              <w:rPr>
                <w:rFonts w:cstheme="minorHAnsi"/>
                <w:sz w:val="16"/>
                <w:szCs w:val="16"/>
              </w:rPr>
            </w:pPr>
            <w:r>
              <w:rPr>
                <w:rFonts w:cstheme="minorHAnsi"/>
                <w:sz w:val="16"/>
                <w:szCs w:val="16"/>
              </w:rPr>
              <w:t>No</w:t>
            </w:r>
          </w:p>
        </w:tc>
        <w:tc>
          <w:tcPr>
            <w:tcW w:w="3492" w:type="dxa"/>
          </w:tcPr>
          <w:p w14:paraId="3B825042" w14:textId="77777777" w:rsidR="00475610" w:rsidRDefault="00475610" w:rsidP="00475610">
            <w:pPr>
              <w:rPr>
                <w:rFonts w:cstheme="minorHAnsi"/>
                <w:sz w:val="16"/>
                <w:szCs w:val="16"/>
              </w:rPr>
            </w:pPr>
            <w:r>
              <w:rPr>
                <w:rFonts w:cstheme="minorHAnsi"/>
                <w:sz w:val="16"/>
                <w:szCs w:val="16"/>
              </w:rPr>
              <w:t>DOD =1.10.2024; Deemed EPSS</w:t>
            </w:r>
          </w:p>
          <w:p w14:paraId="0F873F4B" w14:textId="5E330B22" w:rsidR="00475610" w:rsidRDefault="00475610" w:rsidP="00475610">
            <w:pPr>
              <w:rPr>
                <w:rFonts w:cstheme="minorHAnsi"/>
                <w:sz w:val="16"/>
                <w:szCs w:val="16"/>
              </w:rPr>
            </w:pPr>
            <w:r>
              <w:rPr>
                <w:rFonts w:cstheme="minorHAnsi"/>
                <w:sz w:val="16"/>
                <w:szCs w:val="16"/>
              </w:rPr>
              <w:t>No WT 9WCO to process</w:t>
            </w:r>
          </w:p>
        </w:tc>
      </w:tr>
      <w:tr w:rsidR="00475610" w:rsidRPr="00CE3596" w14:paraId="1CEB9D65" w14:textId="77777777" w:rsidTr="00FC23B2">
        <w:tc>
          <w:tcPr>
            <w:tcW w:w="3597" w:type="dxa"/>
          </w:tcPr>
          <w:p w14:paraId="171CD460" w14:textId="77777777" w:rsidR="00475610" w:rsidRDefault="00475610" w:rsidP="00475610">
            <w:pPr>
              <w:rPr>
                <w:rFonts w:cstheme="minorHAnsi"/>
                <w:sz w:val="16"/>
                <w:szCs w:val="16"/>
              </w:rPr>
            </w:pPr>
            <w:r>
              <w:rPr>
                <w:rFonts w:cstheme="minorHAnsi"/>
                <w:sz w:val="16"/>
                <w:szCs w:val="16"/>
              </w:rPr>
              <w:t>P</w:t>
            </w:r>
            <w:r w:rsidRPr="00475610">
              <w:rPr>
                <w:rFonts w:cstheme="minorHAnsi"/>
                <w:sz w:val="16"/>
                <w:szCs w:val="16"/>
              </w:rPr>
              <w:t>ay split 1.11.25 to 7.11.25</w:t>
            </w:r>
          </w:p>
          <w:p w14:paraId="363848B2" w14:textId="3EE6AD81" w:rsidR="00475610" w:rsidRDefault="00475610" w:rsidP="00475610">
            <w:pPr>
              <w:rPr>
                <w:rFonts w:cstheme="minorHAnsi"/>
                <w:sz w:val="16"/>
                <w:szCs w:val="16"/>
              </w:rPr>
            </w:pPr>
            <w:r w:rsidRPr="00475610">
              <w:rPr>
                <w:rFonts w:cstheme="minorHAnsi"/>
                <w:sz w:val="16"/>
                <w:szCs w:val="16"/>
              </w:rPr>
              <w:t xml:space="preserve">DOD is </w:t>
            </w:r>
            <w:r w:rsidR="00FC23B2">
              <w:rPr>
                <w:rFonts w:cstheme="minorHAnsi"/>
                <w:sz w:val="16"/>
                <w:szCs w:val="16"/>
              </w:rPr>
              <w:t>15</w:t>
            </w:r>
            <w:r w:rsidRPr="00475610">
              <w:rPr>
                <w:rFonts w:cstheme="minorHAnsi"/>
                <w:sz w:val="16"/>
                <w:szCs w:val="16"/>
              </w:rPr>
              <w:t xml:space="preserve">.10.2024 </w:t>
            </w:r>
          </w:p>
          <w:p w14:paraId="27D96926" w14:textId="2CCCA724" w:rsidR="00475610" w:rsidRDefault="00475610" w:rsidP="00475610">
            <w:pPr>
              <w:rPr>
                <w:rFonts w:cstheme="minorHAnsi"/>
                <w:sz w:val="16"/>
                <w:szCs w:val="16"/>
              </w:rPr>
            </w:pPr>
            <w:r>
              <w:rPr>
                <w:rFonts w:cstheme="minorHAnsi"/>
                <w:sz w:val="16"/>
                <w:szCs w:val="16"/>
              </w:rPr>
              <w:t>P</w:t>
            </w:r>
            <w:r w:rsidRPr="00475610">
              <w:rPr>
                <w:rFonts w:cstheme="minorHAnsi"/>
                <w:sz w:val="16"/>
                <w:szCs w:val="16"/>
              </w:rPr>
              <w:t>rior pay week table is already at 39</w:t>
            </w:r>
          </w:p>
        </w:tc>
        <w:tc>
          <w:tcPr>
            <w:tcW w:w="2074" w:type="dxa"/>
          </w:tcPr>
          <w:p w14:paraId="5AA3AF4B" w14:textId="01D3BB7F" w:rsidR="00475610" w:rsidRDefault="00475610" w:rsidP="00475610">
            <w:pPr>
              <w:jc w:val="both"/>
              <w:rPr>
                <w:rFonts w:cstheme="minorHAnsi"/>
                <w:sz w:val="16"/>
                <w:szCs w:val="16"/>
              </w:rPr>
            </w:pPr>
            <w:r>
              <w:rPr>
                <w:rFonts w:cstheme="minorHAnsi"/>
                <w:sz w:val="16"/>
                <w:szCs w:val="16"/>
              </w:rPr>
              <w:t>No</w:t>
            </w:r>
          </w:p>
        </w:tc>
        <w:tc>
          <w:tcPr>
            <w:tcW w:w="3492" w:type="dxa"/>
          </w:tcPr>
          <w:p w14:paraId="012D6D2F" w14:textId="023282AB" w:rsidR="00475610" w:rsidRDefault="00475610" w:rsidP="00475610">
            <w:pPr>
              <w:rPr>
                <w:rFonts w:cstheme="minorHAnsi"/>
                <w:sz w:val="16"/>
                <w:szCs w:val="16"/>
              </w:rPr>
            </w:pPr>
            <w:r>
              <w:rPr>
                <w:rFonts w:cstheme="minorHAnsi"/>
                <w:sz w:val="16"/>
                <w:szCs w:val="16"/>
              </w:rPr>
              <w:t xml:space="preserve">DOD </w:t>
            </w:r>
            <w:r w:rsidR="00FC23B2">
              <w:rPr>
                <w:rFonts w:cstheme="minorHAnsi"/>
                <w:sz w:val="16"/>
                <w:szCs w:val="16"/>
              </w:rPr>
              <w:t>&gt;</w:t>
            </w:r>
            <w:r>
              <w:rPr>
                <w:rFonts w:cstheme="minorHAnsi"/>
                <w:sz w:val="16"/>
                <w:szCs w:val="16"/>
              </w:rPr>
              <w:t>1.10.2024; Deemed EPSS</w:t>
            </w:r>
          </w:p>
          <w:p w14:paraId="38CB6177" w14:textId="77777777" w:rsidR="00B8373D" w:rsidRDefault="00B8373D" w:rsidP="00B8373D">
            <w:pPr>
              <w:rPr>
                <w:rFonts w:cstheme="minorHAnsi"/>
                <w:sz w:val="16"/>
                <w:szCs w:val="16"/>
              </w:rPr>
            </w:pPr>
            <w:r>
              <w:rPr>
                <w:rFonts w:cstheme="minorHAnsi"/>
                <w:sz w:val="16"/>
                <w:szCs w:val="16"/>
              </w:rPr>
              <w:t>DOD Valid in pay split</w:t>
            </w:r>
          </w:p>
          <w:p w14:paraId="5488BDF1" w14:textId="15B0C03B" w:rsidR="00475610" w:rsidRDefault="00475610" w:rsidP="00B8373D">
            <w:pPr>
              <w:rPr>
                <w:rFonts w:cstheme="minorHAnsi"/>
                <w:sz w:val="16"/>
                <w:szCs w:val="16"/>
              </w:rPr>
            </w:pPr>
            <w:r>
              <w:rPr>
                <w:rFonts w:cstheme="minorHAnsi"/>
                <w:sz w:val="16"/>
                <w:szCs w:val="16"/>
              </w:rPr>
              <w:t xml:space="preserve">Split is </w:t>
            </w:r>
            <w:r w:rsidR="00FC23B2">
              <w:rPr>
                <w:rFonts w:cstheme="minorHAnsi"/>
                <w:sz w:val="16"/>
                <w:szCs w:val="16"/>
              </w:rPr>
              <w:t>NOT</w:t>
            </w:r>
            <w:r>
              <w:rPr>
                <w:rFonts w:cstheme="minorHAnsi"/>
                <w:sz w:val="16"/>
                <w:szCs w:val="16"/>
              </w:rPr>
              <w:t xml:space="preserve"> deemed EPSS P1. </w:t>
            </w:r>
          </w:p>
        </w:tc>
      </w:tr>
    </w:tbl>
    <w:p w14:paraId="16BCBADF" w14:textId="6D9B1CAF" w:rsidR="00FC23B2" w:rsidRDefault="00FC23B2" w:rsidP="009E7C04">
      <w:r>
        <w:t>As per prior workers compensation designs, the sections 36/37 can be identified via the rate field value of WT 9WCO (instead of reading the IT14 reason code):</w:t>
      </w:r>
    </w:p>
    <w:p w14:paraId="540D8C4C" w14:textId="54428387" w:rsidR="00BF77B3" w:rsidRDefault="00BF77B3" w:rsidP="009E7C04">
      <w:r>
        <w:t xml:space="preserve">WT 9WCO with Section 36 will have a rate of </w:t>
      </w:r>
      <w:r w:rsidRPr="00BF77B3">
        <w:t>2301</w:t>
      </w:r>
    </w:p>
    <w:p w14:paraId="316EECB8" w14:textId="0EAFCB7E" w:rsidR="00BF77B3" w:rsidRDefault="00BF77B3" w:rsidP="009E7C04">
      <w:r>
        <w:t xml:space="preserve">WT 9WCO with Section 37 will have a rate of </w:t>
      </w:r>
      <w:r w:rsidRPr="00BF77B3">
        <w:t>2302</w:t>
      </w:r>
    </w:p>
    <w:p w14:paraId="6EFBFF71" w14:textId="699171AA" w:rsidR="00051983" w:rsidRDefault="00051983" w:rsidP="009E7C04">
      <w:r>
        <w:t xml:space="preserve">Example </w:t>
      </w:r>
      <w:r w:rsidR="00504E69" w:rsidRPr="00504E69">
        <w:t>70024172</w:t>
      </w:r>
      <w:r w:rsidR="00504E69">
        <w:t xml:space="preserve"> DEV010 pay 26 2024 in 01 2025</w:t>
      </w:r>
      <w:r w:rsidRPr="00051983">
        <w:rPr>
          <w:noProof/>
        </w:rPr>
        <w:drawing>
          <wp:inline distT="0" distB="0" distL="0" distR="0" wp14:anchorId="1F19253B" wp14:editId="300C7D04">
            <wp:extent cx="5731510" cy="338455"/>
            <wp:effectExtent l="0" t="0" r="2540" b="4445"/>
            <wp:docPr id="96161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15076" name=""/>
                    <pic:cNvPicPr/>
                  </pic:nvPicPr>
                  <pic:blipFill>
                    <a:blip r:embed="rId39"/>
                    <a:stretch>
                      <a:fillRect/>
                    </a:stretch>
                  </pic:blipFill>
                  <pic:spPr>
                    <a:xfrm>
                      <a:off x="0" y="0"/>
                      <a:ext cx="5731510" cy="338455"/>
                    </a:xfrm>
                    <a:prstGeom prst="rect">
                      <a:avLst/>
                    </a:prstGeom>
                  </pic:spPr>
                </pic:pic>
              </a:graphicData>
            </a:graphic>
          </wp:inline>
        </w:drawing>
      </w:r>
    </w:p>
    <w:p w14:paraId="3DFF9B86" w14:textId="195630A7" w:rsidR="00FC23B2" w:rsidRDefault="00FC23B2" w:rsidP="00FC23B2">
      <w:pPr>
        <w:pStyle w:val="Heading4"/>
      </w:pPr>
      <w:bookmarkStart w:id="120" w:name="_Toc205482277"/>
      <w:r>
        <w:t>Cutover</w:t>
      </w:r>
      <w:bookmarkEnd w:id="120"/>
    </w:p>
    <w:p w14:paraId="66E925D6" w14:textId="34985C87" w:rsidR="00FC23B2" w:rsidRDefault="00FC23B2" w:rsidP="00FC23B2">
      <w:pPr>
        <w:pStyle w:val="Heading5"/>
      </w:pPr>
      <w:bookmarkStart w:id="121" w:name="_Toc205482278"/>
      <w:r>
        <w:t>Business impact</w:t>
      </w:r>
      <w:bookmarkEnd w:id="121"/>
    </w:p>
    <w:p w14:paraId="27092DBB" w14:textId="77777777" w:rsidR="00142B31" w:rsidRDefault="00FC23B2" w:rsidP="00FC23B2">
      <w:r>
        <w:t xml:space="preserve">Employees that were on Section 36/37 while been processed for EPSS period 1 prior to go live, needs to be set manually for retro to the </w:t>
      </w:r>
      <w:r w:rsidR="009E56A7">
        <w:t xml:space="preserve">when Section 36/37 applied for them at first during EPSS period 1 validity.  </w:t>
      </w:r>
    </w:p>
    <w:p w14:paraId="26078D28" w14:textId="77197778" w:rsidR="00FC23B2" w:rsidRPr="00FC23B2" w:rsidRDefault="009E56A7" w:rsidP="00FC23B2">
      <w:r>
        <w:t xml:space="preserve">Do not set retro dates if a retro </w:t>
      </w:r>
      <w:r w:rsidR="00BA3995">
        <w:t>has already been</w:t>
      </w:r>
      <w:r>
        <w:t xml:space="preserve"> set for an earlier date for the employee.</w:t>
      </w:r>
    </w:p>
    <w:p w14:paraId="36453F14" w14:textId="0A71D0AF" w:rsidR="009E7C04" w:rsidRDefault="009A7AE2" w:rsidP="009A7AE2">
      <w:pPr>
        <w:pStyle w:val="Heading2"/>
      </w:pPr>
      <w:bookmarkStart w:id="122" w:name="_EPSS_age_driven"/>
      <w:bookmarkStart w:id="123" w:name="_Toc205482279"/>
      <w:bookmarkEnd w:id="122"/>
      <w:r w:rsidRPr="009A7AE2">
        <w:t>EPSS age driven employee contributions</w:t>
      </w:r>
      <w:bookmarkEnd w:id="123"/>
    </w:p>
    <w:p w14:paraId="279E00CC" w14:textId="4AB787A9" w:rsidR="009A7AE2" w:rsidRDefault="009A7AE2" w:rsidP="009A7AE2">
      <w:pPr>
        <w:pStyle w:val="Heading3"/>
      </w:pPr>
      <w:bookmarkStart w:id="124" w:name="_Toc205482280"/>
      <w:r>
        <w:t>Current setup/issue</w:t>
      </w:r>
      <w:bookmarkEnd w:id="124"/>
    </w:p>
    <w:p w14:paraId="0249BFC9" w14:textId="12B1A36A" w:rsidR="009A7AE2" w:rsidRDefault="009A7AE2" w:rsidP="009A7AE2">
      <w:r>
        <w:t xml:space="preserve">Currently the EPSS employee contributions for the below wage types </w:t>
      </w:r>
      <w:r w:rsidR="00E14504">
        <w:t>related to super fund codes 9DDL 9DDM 9DDN</w:t>
      </w:r>
      <w:r w:rsidR="00041662">
        <w:t>,</w:t>
      </w:r>
      <w:r w:rsidR="00E14504">
        <w:t xml:space="preserve"> </w:t>
      </w:r>
      <w:r>
        <w:t xml:space="preserve">are limited to </w:t>
      </w:r>
      <w:r w:rsidR="00041662">
        <w:t>employees that are less than</w:t>
      </w:r>
      <w:r w:rsidR="006A2366">
        <w:t xml:space="preserve"> 65</w:t>
      </w:r>
      <w:r w:rsidR="00041662">
        <w:t xml:space="preserve"> years old</w:t>
      </w:r>
      <w:r w:rsidR="006A2366">
        <w:t>:</w:t>
      </w:r>
    </w:p>
    <w:p w14:paraId="3A640E54" w14:textId="15BD07C4" w:rsidR="006A2366" w:rsidRDefault="006A2366" w:rsidP="006A2366">
      <w:r>
        <w:t>104</w:t>
      </w:r>
      <w:proofErr w:type="gramStart"/>
      <w:r>
        <w:t xml:space="preserve">F  </w:t>
      </w:r>
      <w:r w:rsidR="00E14504" w:rsidRPr="00E14504">
        <w:t>Police</w:t>
      </w:r>
      <w:proofErr w:type="gramEnd"/>
      <w:r w:rsidR="00E14504" w:rsidRPr="00E14504">
        <w:t xml:space="preserve"> Ins (D</w:t>
      </w:r>
      <w:r w:rsidR="00E14504">
        <w:t xml:space="preserve">) </w:t>
      </w:r>
      <w:r w:rsidR="00E14504">
        <w:tab/>
      </w:r>
      <w:r w:rsidR="00E14504">
        <w:tab/>
      </w:r>
      <w:r>
        <w:t>death (aware super)</w:t>
      </w:r>
    </w:p>
    <w:p w14:paraId="2B866CF5" w14:textId="0FDF9630" w:rsidR="006A2366" w:rsidRDefault="006A2366" w:rsidP="006A2366">
      <w:r>
        <w:t xml:space="preserve">104G </w:t>
      </w:r>
      <w:r w:rsidR="00E14504" w:rsidRPr="00E14504">
        <w:t>Police Ins (OFD IP)</w:t>
      </w:r>
      <w:r w:rsidR="00E14504">
        <w:tab/>
      </w:r>
      <w:r w:rsidR="00E14504">
        <w:tab/>
      </w:r>
      <w:r>
        <w:t>off duty IP (TAL)</w:t>
      </w:r>
    </w:p>
    <w:p w14:paraId="7E0902BA" w14:textId="0F917AD2" w:rsidR="006A2366" w:rsidRDefault="006A2366" w:rsidP="006A2366">
      <w:r>
        <w:t xml:space="preserve">104E </w:t>
      </w:r>
      <w:r w:rsidR="00E14504" w:rsidRPr="00E14504">
        <w:t>Police Ins OFD IP</w:t>
      </w:r>
      <w:r w:rsidR="00E14504">
        <w:tab/>
      </w:r>
      <w:r w:rsidR="00E14504">
        <w:tab/>
      </w:r>
      <w:r>
        <w:t xml:space="preserve">0.88 </w:t>
      </w:r>
      <w:proofErr w:type="spellStart"/>
      <w:r>
        <w:t>contrib</w:t>
      </w:r>
      <w:proofErr w:type="spellEnd"/>
      <w:r>
        <w:t xml:space="preserve"> for SASS</w:t>
      </w:r>
    </w:p>
    <w:p w14:paraId="6A0D859C" w14:textId="34C86B26" w:rsidR="009A07D8" w:rsidRDefault="009A07D8" w:rsidP="009A07D8">
      <w:r>
        <w:t>7707</w:t>
      </w:r>
      <w:r w:rsidR="00E14504">
        <w:t xml:space="preserve"> </w:t>
      </w:r>
      <w:r>
        <w:t xml:space="preserve">ER </w:t>
      </w:r>
      <w:proofErr w:type="spellStart"/>
      <w:proofErr w:type="gramStart"/>
      <w:r>
        <w:t>PoliceIns</w:t>
      </w:r>
      <w:proofErr w:type="spellEnd"/>
      <w:r>
        <w:t>(</w:t>
      </w:r>
      <w:proofErr w:type="gramEnd"/>
      <w:r>
        <w:t>OFD IP)</w:t>
      </w:r>
    </w:p>
    <w:p w14:paraId="23CB939B" w14:textId="342674AB" w:rsidR="009A07D8" w:rsidRDefault="009A07D8" w:rsidP="009A07D8">
      <w:r>
        <w:t xml:space="preserve">7708 ER </w:t>
      </w:r>
      <w:proofErr w:type="spellStart"/>
      <w:proofErr w:type="gramStart"/>
      <w:r>
        <w:t>PoliceIns</w:t>
      </w:r>
      <w:proofErr w:type="spellEnd"/>
      <w:r>
        <w:t>(</w:t>
      </w:r>
      <w:proofErr w:type="gramEnd"/>
      <w:r>
        <w:t>OFD IP)</w:t>
      </w:r>
    </w:p>
    <w:p w14:paraId="49E732D3" w14:textId="747F1000" w:rsidR="009A07D8" w:rsidRDefault="009A07D8" w:rsidP="009A07D8">
      <w:r>
        <w:t>104H Police Ins (ODD)</w:t>
      </w:r>
    </w:p>
    <w:p w14:paraId="4595B2C0" w14:textId="24B7DF65" w:rsidR="009A07D8" w:rsidRDefault="009A07D8" w:rsidP="009A07D8">
      <w:r>
        <w:t>104I Police Ins (OFD)</w:t>
      </w:r>
    </w:p>
    <w:p w14:paraId="2D55EBB9" w14:textId="3A483CFB" w:rsidR="00E14504" w:rsidRDefault="00E14504" w:rsidP="009A07D8">
      <w:r>
        <w:t xml:space="preserve">Other 9EP*/9DD* </w:t>
      </w:r>
      <w:proofErr w:type="gramStart"/>
      <w:r>
        <w:t>WT’s</w:t>
      </w:r>
      <w:proofErr w:type="gramEnd"/>
      <w:r>
        <w:t xml:space="preserve"> related to the super fund codes 9DDL 9DDM 9DDN</w:t>
      </w:r>
    </w:p>
    <w:p w14:paraId="6BB7BEA3" w14:textId="632DC045" w:rsidR="006A2366" w:rsidRDefault="006A2366" w:rsidP="006A2366">
      <w:r>
        <w:t>The age limit is to increase to age 67</w:t>
      </w:r>
      <w:r w:rsidR="00304AC7">
        <w:t xml:space="preserve"> pending the date of birth as per the table listed in </w:t>
      </w:r>
      <w:hyperlink w:anchor="_EPSS_payments_cease" w:history="1">
        <w:r w:rsidR="00304AC7" w:rsidRPr="00304AC7">
          <w:rPr>
            <w:rStyle w:val="Hyperlink"/>
          </w:rPr>
          <w:t>EPSS payments cease at retirement.</w:t>
        </w:r>
      </w:hyperlink>
    </w:p>
    <w:p w14:paraId="4F237F1B" w14:textId="69DFE71A" w:rsidR="00756F23" w:rsidRDefault="00756F23" w:rsidP="006A2366">
      <w:r>
        <w:lastRenderedPageBreak/>
        <w:t>Due to the effective dating of the change, only retirement age 67 will be a valid scenario as per the birth date retirement table:</w:t>
      </w:r>
    </w:p>
    <w:p w14:paraId="384B0653" w14:textId="3F805AD1" w:rsidR="006A2366" w:rsidRDefault="006A2366" w:rsidP="00756F23">
      <w:pPr>
        <w:ind w:left="720"/>
      </w:pPr>
      <w:r>
        <w:t>The change is a</w:t>
      </w:r>
      <w:r w:rsidRPr="006A2366">
        <w:t>pplicable from</w:t>
      </w:r>
      <w:r>
        <w:t xml:space="preserve"> the</w:t>
      </w:r>
      <w:r w:rsidRPr="006A2366">
        <w:t xml:space="preserve"> </w:t>
      </w:r>
      <w:r w:rsidR="00B56438">
        <w:t xml:space="preserve">next accounted </w:t>
      </w:r>
      <w:r>
        <w:t xml:space="preserve">pay period </w:t>
      </w:r>
      <w:r w:rsidR="00B56438">
        <w:t>after</w:t>
      </w:r>
      <w:r>
        <w:t xml:space="preserve"> the changes migrate to production.  </w:t>
      </w:r>
      <w:r w:rsidRPr="006A2366">
        <w:t>(not retrospectively)</w:t>
      </w:r>
      <w:r>
        <w:t>.</w:t>
      </w:r>
      <w:r w:rsidR="001161CA">
        <w:t xml:space="preserve">  </w:t>
      </w:r>
    </w:p>
    <w:p w14:paraId="0A36C1D8" w14:textId="62B85574" w:rsidR="00041662" w:rsidRDefault="00041662" w:rsidP="00756F23">
      <w:pPr>
        <w:ind w:left="720"/>
      </w:pPr>
      <w:r>
        <w:t xml:space="preserve">Existing </w:t>
      </w:r>
      <w:proofErr w:type="gramStart"/>
      <w:r>
        <w:t>age based</w:t>
      </w:r>
      <w:proofErr w:type="gramEnd"/>
      <w:r>
        <w:t xml:space="preserve"> contribution adjustments in place will not be removed.</w:t>
      </w:r>
    </w:p>
    <w:p w14:paraId="585E66C0" w14:textId="4506B0CF" w:rsidR="006A2366" w:rsidRDefault="006A2366" w:rsidP="006A2366">
      <w:pPr>
        <w:pStyle w:val="Heading3"/>
      </w:pPr>
      <w:bookmarkStart w:id="125" w:name="_Toc205482281"/>
      <w:r>
        <w:t>Changes required.</w:t>
      </w:r>
      <w:bookmarkEnd w:id="125"/>
    </w:p>
    <w:p w14:paraId="6AE139D4" w14:textId="0B2ED1C7" w:rsidR="006A2366" w:rsidRDefault="006A2366" w:rsidP="006A2366">
      <w:pPr>
        <w:pStyle w:val="Heading4"/>
      </w:pPr>
      <w:bookmarkStart w:id="126" w:name="_Toc205482282"/>
      <w:r>
        <w:t>Functional</w:t>
      </w:r>
      <w:bookmarkEnd w:id="126"/>
    </w:p>
    <w:p w14:paraId="75400872" w14:textId="7D98B1CD" w:rsidR="001161CA" w:rsidRDefault="001161CA" w:rsidP="001161CA">
      <w:pPr>
        <w:pStyle w:val="Heading5"/>
      </w:pPr>
      <w:bookmarkStart w:id="127" w:name="_Toc205482283"/>
      <w:r>
        <w:t>Effective date</w:t>
      </w:r>
      <w:bookmarkEnd w:id="127"/>
      <w:r>
        <w:t xml:space="preserve"> </w:t>
      </w:r>
    </w:p>
    <w:p w14:paraId="37F6BB8F" w14:textId="6A9C8B81" w:rsidR="001161CA" w:rsidRDefault="001161CA" w:rsidP="001161CA">
      <w:pPr>
        <w:rPr>
          <w:b/>
          <w:bCs/>
        </w:rPr>
      </w:pPr>
      <w:r>
        <w:t xml:space="preserve">Create a go live </w:t>
      </w:r>
      <w:r w:rsidRPr="00E55CCC">
        <w:t>Non-Statutory Sub</w:t>
      </w:r>
      <w:r>
        <w:t>-</w:t>
      </w:r>
      <w:r w:rsidRPr="00E55CCC">
        <w:t>application</w:t>
      </w:r>
      <w:r>
        <w:t xml:space="preserve"> ‘</w:t>
      </w:r>
      <w:r w:rsidRPr="00E55CCC">
        <w:t>9EP</w:t>
      </w:r>
      <w:r>
        <w:t xml:space="preserve">B’. The date is to reflect the first accounted pay after the changes move to production. The go live date is expected to be </w:t>
      </w:r>
      <w:r w:rsidRPr="00F9296C">
        <w:t>10.10.2025</w:t>
      </w:r>
      <w:r>
        <w:t xml:space="preserve"> as per </w:t>
      </w:r>
      <w:hyperlink w:anchor="_Oct’25_go_live" w:history="1">
        <w:r w:rsidRPr="008634C6">
          <w:rPr>
            <w:rStyle w:val="Hyperlink"/>
          </w:rPr>
          <w:t>Oct’25 go live date.</w:t>
        </w:r>
      </w:hyperlink>
      <w:r>
        <w:t xml:space="preserve">  </w:t>
      </w:r>
    </w:p>
    <w:p w14:paraId="5AA41527" w14:textId="4C81A0C0" w:rsidR="001161CA" w:rsidRDefault="001161CA" w:rsidP="001161CA">
      <w:r w:rsidRPr="00E55CCC">
        <w:t>The date can change during the different test phases</w:t>
      </w:r>
      <w:r>
        <w:t xml:space="preserve"> and pending the actual go live date</w:t>
      </w:r>
      <w:r w:rsidRPr="00E55CCC">
        <w:t>.</w:t>
      </w:r>
    </w:p>
    <w:p w14:paraId="4E43D8B0" w14:textId="230CE90E" w:rsidR="001161CA" w:rsidRDefault="001161CA" w:rsidP="001161CA">
      <w:r>
        <w:t xml:space="preserve">The reason the </w:t>
      </w:r>
      <w:r w:rsidR="00041662">
        <w:t>effective date is from the first pay to be accounted after the changes migrate to production, is be</w:t>
      </w:r>
      <w:r>
        <w:t xml:space="preserve">cause the employee contributions calculate in the current period. </w:t>
      </w:r>
      <w:r w:rsidR="00041662">
        <w:t>(It is not like the EPSS payments that always calculate in retro).</w:t>
      </w:r>
    </w:p>
    <w:p w14:paraId="757B8AE8" w14:textId="36A8D6E6" w:rsidR="002D115D" w:rsidRDefault="002D115D" w:rsidP="001161CA">
      <w:r>
        <w:t xml:space="preserve">This application will be used in </w:t>
      </w:r>
      <w:r w:rsidR="00041662">
        <w:t xml:space="preserve">SAP </w:t>
      </w:r>
      <w:r w:rsidR="00B7420D">
        <w:t xml:space="preserve">functions </w:t>
      </w:r>
      <w:r>
        <w:t>for date effective checks.</w:t>
      </w:r>
    </w:p>
    <w:p w14:paraId="7A47ACB2" w14:textId="77777777" w:rsidR="00F254D7" w:rsidRDefault="00F254D7" w:rsidP="00F254D7">
      <w:pPr>
        <w:pStyle w:val="Heading6"/>
      </w:pPr>
      <w:r>
        <w:t>Build/Config</w:t>
      </w:r>
    </w:p>
    <w:p w14:paraId="77E4D20D" w14:textId="1AD374E6" w:rsidR="00083B11" w:rsidRDefault="00083B11" w:rsidP="00F254D7">
      <w:pPr>
        <w:pStyle w:val="Heading7"/>
      </w:pPr>
      <w:r>
        <w:t>T596A</w:t>
      </w:r>
      <w:r w:rsidR="00356CE6">
        <w:t xml:space="preserve"> Sub</w:t>
      </w:r>
      <w:r w:rsidR="00371B7D">
        <w:t>-</w:t>
      </w:r>
      <w:r w:rsidR="00356CE6">
        <w:t>applic</w:t>
      </w:r>
      <w:r w:rsidR="00BD1E5A">
        <w:t>a</w:t>
      </w:r>
      <w:r w:rsidR="00356CE6">
        <w:t>tions</w:t>
      </w:r>
    </w:p>
    <w:p w14:paraId="594DDC4D" w14:textId="6FC43A3A" w:rsidR="00BD1E5A" w:rsidRPr="00BD1E5A" w:rsidRDefault="00BD1E5A" w:rsidP="00BD1E5A">
      <w:r>
        <w:t>New entry:</w:t>
      </w:r>
    </w:p>
    <w:p w14:paraId="4B75A7F8" w14:textId="1DEEB332" w:rsidR="00D732C7" w:rsidRDefault="00D732C7" w:rsidP="00D732C7">
      <w:r w:rsidRPr="00D732C7">
        <w:t>9EPB</w:t>
      </w:r>
      <w:r w:rsidRPr="00D732C7">
        <w:tab/>
        <w:t>NSW Police EPSS phase 4 Pay period go live</w:t>
      </w:r>
    </w:p>
    <w:p w14:paraId="67E38518" w14:textId="325C9F0F" w:rsidR="00EC5BDB" w:rsidRPr="00D732C7" w:rsidRDefault="00EC5BDB" w:rsidP="00D732C7">
      <w:r w:rsidRPr="00EC5BDB">
        <w:rPr>
          <w:noProof/>
        </w:rPr>
        <w:drawing>
          <wp:inline distT="0" distB="0" distL="0" distR="0" wp14:anchorId="264ECA62" wp14:editId="37B6D377">
            <wp:extent cx="5639090" cy="387370"/>
            <wp:effectExtent l="0" t="0" r="0" b="0"/>
            <wp:docPr id="108950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08784" name=""/>
                    <pic:cNvPicPr/>
                  </pic:nvPicPr>
                  <pic:blipFill>
                    <a:blip r:embed="rId40"/>
                    <a:stretch>
                      <a:fillRect/>
                    </a:stretch>
                  </pic:blipFill>
                  <pic:spPr>
                    <a:xfrm>
                      <a:off x="0" y="0"/>
                      <a:ext cx="5639090" cy="387370"/>
                    </a:xfrm>
                    <a:prstGeom prst="rect">
                      <a:avLst/>
                    </a:prstGeom>
                  </pic:spPr>
                </pic:pic>
              </a:graphicData>
            </a:graphic>
          </wp:inline>
        </w:drawing>
      </w:r>
    </w:p>
    <w:p w14:paraId="2AB91370" w14:textId="5305A68E" w:rsidR="00F254D7" w:rsidRDefault="00F254D7" w:rsidP="00F254D7">
      <w:pPr>
        <w:pStyle w:val="Heading7"/>
      </w:pPr>
      <w:r>
        <w:t>T596</w:t>
      </w:r>
      <w:proofErr w:type="gramStart"/>
      <w:r>
        <w:t>D  Non</w:t>
      </w:r>
      <w:proofErr w:type="gramEnd"/>
      <w:r>
        <w:t>-statutory sub</w:t>
      </w:r>
      <w:r w:rsidR="00371B7D">
        <w:t>-</w:t>
      </w:r>
      <w:r>
        <w:t>applications</w:t>
      </w:r>
    </w:p>
    <w:p w14:paraId="192B8363" w14:textId="77777777" w:rsidR="00F254D7" w:rsidRPr="00F254D7" w:rsidRDefault="00F254D7" w:rsidP="00F254D7">
      <w:r>
        <w:t>Add new entry:</w:t>
      </w:r>
    </w:p>
    <w:p w14:paraId="42B02351" w14:textId="2FA05161" w:rsidR="00F254D7" w:rsidRPr="001161CA" w:rsidRDefault="0DEA7F09" w:rsidP="001161CA">
      <w:r>
        <w:t>9EPB</w:t>
      </w:r>
      <w:r w:rsidR="002C7D3F">
        <w:tab/>
      </w:r>
      <w:r>
        <w:t>NSW Police EPSS phase 4 Pay period go live</w:t>
      </w:r>
      <w:r w:rsidR="002C7D3F">
        <w:tab/>
      </w:r>
      <w:r>
        <w:t>10.10.2025</w:t>
      </w:r>
      <w:r w:rsidR="002C7D3F">
        <w:tab/>
      </w:r>
      <w:r>
        <w:t>31.12.9999</w:t>
      </w:r>
    </w:p>
    <w:p w14:paraId="0551AF49" w14:textId="668F6BBD" w:rsidR="4AF250F9" w:rsidRDefault="4AF250F9">
      <w:r>
        <w:t>As per David’s email Dated 16 Oct 2025:</w:t>
      </w:r>
    </w:p>
    <w:p w14:paraId="04331C34" w14:textId="79E41996" w:rsidR="3F4A5ACE" w:rsidRDefault="3F4A5ACE" w:rsidP="0B92480D">
      <w:r>
        <w:rPr>
          <w:noProof/>
        </w:rPr>
        <w:drawing>
          <wp:inline distT="0" distB="0" distL="0" distR="0" wp14:anchorId="7678F929" wp14:editId="309DD253">
            <wp:extent cx="5724525" cy="1390650"/>
            <wp:effectExtent l="0" t="0" r="0" b="0"/>
            <wp:docPr id="754963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63562"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24525" cy="1390650"/>
                    </a:xfrm>
                    <a:prstGeom prst="rect">
                      <a:avLst/>
                    </a:prstGeom>
                  </pic:spPr>
                </pic:pic>
              </a:graphicData>
            </a:graphic>
          </wp:inline>
        </w:drawing>
      </w:r>
    </w:p>
    <w:p w14:paraId="172E43AE" w14:textId="46649BBE" w:rsidR="4AF250F9" w:rsidRDefault="4AF250F9">
      <w:r>
        <w:t>Changing 9EPB to 24.10.2025 and 9EPC to 10.10.2025</w:t>
      </w:r>
    </w:p>
    <w:p w14:paraId="0ED66EB7" w14:textId="65579294" w:rsidR="3573D288" w:rsidRDefault="3573D288" w:rsidP="0B92480D">
      <w:r>
        <w:rPr>
          <w:noProof/>
        </w:rPr>
        <w:lastRenderedPageBreak/>
        <w:drawing>
          <wp:inline distT="0" distB="0" distL="0" distR="0" wp14:anchorId="3E52A32B" wp14:editId="1AF24E00">
            <wp:extent cx="5724525" cy="1276350"/>
            <wp:effectExtent l="0" t="0" r="0" b="0"/>
            <wp:docPr id="12817213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21336" name=""/>
                    <pic:cNvPicPr/>
                  </pic:nvPicPr>
                  <pic:blipFill>
                    <a:blip r:embed="rId42">
                      <a:extLst>
                        <a:ext uri="{28A0092B-C50C-407E-A947-70E740481C1C}">
                          <a14:useLocalDpi xmlns:a14="http://schemas.microsoft.com/office/drawing/2010/main" val="0"/>
                        </a:ext>
                      </a:extLst>
                    </a:blip>
                    <a:stretch>
                      <a:fillRect/>
                    </a:stretch>
                  </pic:blipFill>
                  <pic:spPr>
                    <a:xfrm>
                      <a:off x="0" y="0"/>
                      <a:ext cx="5724525" cy="1276350"/>
                    </a:xfrm>
                    <a:prstGeom prst="rect">
                      <a:avLst/>
                    </a:prstGeom>
                  </pic:spPr>
                </pic:pic>
              </a:graphicData>
            </a:graphic>
          </wp:inline>
        </w:drawing>
      </w:r>
    </w:p>
    <w:p w14:paraId="17B5A998" w14:textId="500F48B8" w:rsidR="001161CA" w:rsidRDefault="001161CA" w:rsidP="001161CA">
      <w:pPr>
        <w:pStyle w:val="Heading5"/>
      </w:pPr>
      <w:bookmarkStart w:id="128" w:name="_Toc205482284"/>
      <w:r>
        <w:t>Super fund changes</w:t>
      </w:r>
      <w:bookmarkEnd w:id="128"/>
    </w:p>
    <w:p w14:paraId="22C132AA" w14:textId="2C4F318C" w:rsidR="00B7420D" w:rsidRDefault="00E55CCC" w:rsidP="006A2366">
      <w:r>
        <w:t>Change the</w:t>
      </w:r>
      <w:r w:rsidR="009A42C6">
        <w:t xml:space="preserve"> retirement age for males and females from 65 to </w:t>
      </w:r>
      <w:r w:rsidR="00B7420D">
        <w:t xml:space="preserve">nothing </w:t>
      </w:r>
      <w:r w:rsidR="009A42C6">
        <w:t xml:space="preserve">for the </w:t>
      </w:r>
      <w:r>
        <w:t>below super fund</w:t>
      </w:r>
      <w:r w:rsidR="009A42C6">
        <w:t>s</w:t>
      </w:r>
      <w:r>
        <w:t xml:space="preserve"> effective </w:t>
      </w:r>
      <w:r w:rsidR="002D115D" w:rsidRPr="00F9296C">
        <w:t>10.10.2025</w:t>
      </w:r>
      <w:r w:rsidR="002D115D">
        <w:t xml:space="preserve"> (start date of the first pay when the change is in production/this can vary)</w:t>
      </w:r>
      <w:r w:rsidR="009A42C6">
        <w:t>.</w:t>
      </w:r>
      <w:r>
        <w:t xml:space="preserve"> </w:t>
      </w:r>
      <w:r w:rsidR="009A42C6">
        <w:t xml:space="preserve"> The effective date </w:t>
      </w:r>
      <w:r w:rsidR="002D115D">
        <w:t>will c</w:t>
      </w:r>
      <w:r w:rsidR="009A42C6">
        <w:t>hange for the different test phases and at go live.</w:t>
      </w:r>
      <w:r w:rsidR="00B429CF">
        <w:t xml:space="preserve">  </w:t>
      </w:r>
      <w:r w:rsidR="00B7420D">
        <w:t xml:space="preserve"> </w:t>
      </w:r>
    </w:p>
    <w:p w14:paraId="68C1780D" w14:textId="77777777" w:rsidR="00B7420D" w:rsidRPr="009A42C6" w:rsidRDefault="00B7420D" w:rsidP="00B7420D">
      <w:pPr>
        <w:rPr>
          <w:i/>
          <w:iCs/>
        </w:rPr>
      </w:pPr>
      <w:r w:rsidRPr="009A42C6">
        <w:t>9DDL</w:t>
      </w:r>
      <w:r w:rsidRPr="009A42C6">
        <w:tab/>
        <w:t>Police Officer Insurance 0.88%</w:t>
      </w:r>
    </w:p>
    <w:p w14:paraId="612771D3" w14:textId="77777777" w:rsidR="00B7420D" w:rsidRPr="009A42C6" w:rsidRDefault="00B7420D" w:rsidP="00B7420D">
      <w:pPr>
        <w:rPr>
          <w:i/>
          <w:iCs/>
        </w:rPr>
      </w:pPr>
      <w:r w:rsidRPr="009A42C6">
        <w:t>9DDM</w:t>
      </w:r>
      <w:r w:rsidRPr="009A42C6">
        <w:tab/>
        <w:t>Police Officer Ins (ODD &amp; Off DD) 0.35%</w:t>
      </w:r>
    </w:p>
    <w:p w14:paraId="41468318" w14:textId="77777777" w:rsidR="00B7420D" w:rsidRDefault="00B7420D" w:rsidP="00B7420D">
      <w:pPr>
        <w:rPr>
          <w:i/>
          <w:iCs/>
        </w:rPr>
      </w:pPr>
      <w:r w:rsidRPr="009A42C6">
        <w:t>9DDN</w:t>
      </w:r>
      <w:r w:rsidRPr="009A42C6">
        <w:tab/>
        <w:t>Police Officer Insurance (OFD IP) 1.45%</w:t>
      </w:r>
    </w:p>
    <w:p w14:paraId="2B1A943E" w14:textId="77777777" w:rsidR="00B7420D" w:rsidRDefault="00B7420D" w:rsidP="006A2366">
      <w:r w:rsidRPr="00B7420D">
        <w:rPr>
          <w:i/>
          <w:iCs/>
        </w:rPr>
        <w:t>Disclaimer:</w:t>
      </w:r>
      <w:r>
        <w:t xml:space="preserve"> If downstream issues are uncovered then the above Super fund retirement ages can be set to 67, effective from the first accounted period after </w:t>
      </w:r>
      <w:proofErr w:type="gramStart"/>
      <w:r>
        <w:t>go</w:t>
      </w:r>
      <w:proofErr w:type="gramEnd"/>
      <w:r>
        <w:t xml:space="preserve"> live, as that is the only retirement age that is currently a valid scenario.</w:t>
      </w:r>
    </w:p>
    <w:p w14:paraId="2EECA7D9" w14:textId="26B03BBC" w:rsidR="00B7420D" w:rsidRDefault="00B429CF" w:rsidP="006A2366">
      <w:r>
        <w:t xml:space="preserve">The reason the </w:t>
      </w:r>
      <w:r w:rsidR="00B7420D">
        <w:t xml:space="preserve">retirement age against the super funds </w:t>
      </w:r>
      <w:proofErr w:type="gramStart"/>
      <w:r w:rsidR="00B7420D">
        <w:t>are</w:t>
      </w:r>
      <w:proofErr w:type="gramEnd"/>
      <w:r w:rsidR="00B7420D">
        <w:t xml:space="preserve"> proposed to change to ‘nothing’,</w:t>
      </w:r>
      <w:r>
        <w:t xml:space="preserve"> is because the function _EPS1 </w:t>
      </w:r>
      <w:r w:rsidR="00767306">
        <w:t xml:space="preserve">can take care on the different </w:t>
      </w:r>
      <w:r w:rsidR="00B7420D">
        <w:t>retirement a</w:t>
      </w:r>
      <w:r w:rsidR="00767306">
        <w:t>ge checks based on the date of birth</w:t>
      </w:r>
      <w:r w:rsidR="00B7420D">
        <w:t>. The super function does not check for a retirement age pending when the date of birth is. The s</w:t>
      </w:r>
      <w:r w:rsidR="00767306">
        <w:t xml:space="preserve">uper functionality </w:t>
      </w:r>
      <w:r w:rsidR="00B7420D">
        <w:t>use</w:t>
      </w:r>
      <w:r w:rsidR="0036583B">
        <w:t>s</w:t>
      </w:r>
      <w:r w:rsidR="00B7420D">
        <w:t xml:space="preserve"> the configured super fund retirement ages to compare to the age at the </w:t>
      </w:r>
      <w:r w:rsidR="00304AC7">
        <w:t xml:space="preserve">pay date (same as period </w:t>
      </w:r>
      <w:r w:rsidR="00767306">
        <w:t xml:space="preserve">end date </w:t>
      </w:r>
      <w:r w:rsidR="00304AC7">
        <w:t xml:space="preserve">at </w:t>
      </w:r>
      <w:proofErr w:type="spellStart"/>
      <w:r w:rsidR="00304AC7">
        <w:t>NSWPf</w:t>
      </w:r>
      <w:proofErr w:type="spellEnd"/>
      <w:r w:rsidR="00304AC7">
        <w:t>)</w:t>
      </w:r>
      <w:r w:rsidR="00B7420D">
        <w:t>.</w:t>
      </w:r>
      <w:r w:rsidR="00767306">
        <w:t xml:space="preserve"> </w:t>
      </w:r>
    </w:p>
    <w:p w14:paraId="74E9FB14" w14:textId="5C543850" w:rsidR="006A2366" w:rsidRPr="00B7420D" w:rsidRDefault="00767306" w:rsidP="006A2366">
      <w:pPr>
        <w:rPr>
          <w:sz w:val="16"/>
          <w:szCs w:val="16"/>
        </w:rPr>
      </w:pPr>
      <w:r w:rsidRPr="00B7420D">
        <w:rPr>
          <w:sz w:val="16"/>
          <w:szCs w:val="16"/>
        </w:rPr>
        <w:t>See program RPCSUPQ0_PVT</w:t>
      </w:r>
      <w:r w:rsidR="000342B0" w:rsidRPr="00B7420D">
        <w:rPr>
          <w:sz w:val="16"/>
          <w:szCs w:val="16"/>
        </w:rPr>
        <w:t>,</w:t>
      </w:r>
      <w:r w:rsidR="00B429CF" w:rsidRPr="00B7420D">
        <w:rPr>
          <w:sz w:val="16"/>
          <w:szCs w:val="16"/>
        </w:rPr>
        <w:t xml:space="preserve"> </w:t>
      </w:r>
      <w:r w:rsidRPr="00B7420D">
        <w:rPr>
          <w:sz w:val="16"/>
          <w:szCs w:val="16"/>
        </w:rPr>
        <w:t xml:space="preserve">functionality </w:t>
      </w:r>
      <w:r w:rsidR="000342B0" w:rsidRPr="00B7420D">
        <w:rPr>
          <w:sz w:val="16"/>
          <w:szCs w:val="16"/>
        </w:rPr>
        <w:t>in</w:t>
      </w:r>
      <w:r w:rsidRPr="00B7420D">
        <w:rPr>
          <w:sz w:val="16"/>
          <w:szCs w:val="16"/>
        </w:rPr>
        <w:t xml:space="preserve"> form</w:t>
      </w:r>
      <w:r w:rsidR="00304AC7" w:rsidRPr="00B7420D">
        <w:rPr>
          <w:sz w:val="16"/>
          <w:szCs w:val="16"/>
        </w:rPr>
        <w:t>s</w:t>
      </w:r>
      <w:r w:rsidR="000342B0" w:rsidRPr="00B7420D">
        <w:rPr>
          <w:sz w:val="16"/>
          <w:szCs w:val="16"/>
        </w:rPr>
        <w:t>:</w:t>
      </w:r>
      <w:r w:rsidR="00304AC7" w:rsidRPr="00B7420D">
        <w:rPr>
          <w:sz w:val="16"/>
          <w:szCs w:val="16"/>
        </w:rPr>
        <w:t xml:space="preserve"> ‘AGE_OF_PERSON ‘</w:t>
      </w:r>
      <w:r w:rsidR="000342B0" w:rsidRPr="00B7420D">
        <w:rPr>
          <w:sz w:val="16"/>
          <w:szCs w:val="16"/>
        </w:rPr>
        <w:t xml:space="preserve">, </w:t>
      </w:r>
      <w:r w:rsidRPr="00B7420D">
        <w:rPr>
          <w:sz w:val="16"/>
          <w:szCs w:val="16"/>
        </w:rPr>
        <w:t>‘</w:t>
      </w:r>
      <w:proofErr w:type="spellStart"/>
      <w:r w:rsidRPr="00B7420D">
        <w:rPr>
          <w:sz w:val="16"/>
          <w:szCs w:val="16"/>
        </w:rPr>
        <w:t>retired_or_not</w:t>
      </w:r>
      <w:proofErr w:type="spellEnd"/>
      <w:r w:rsidRPr="00B7420D">
        <w:rPr>
          <w:sz w:val="16"/>
          <w:szCs w:val="16"/>
        </w:rPr>
        <w:t>’.</w:t>
      </w:r>
    </w:p>
    <w:p w14:paraId="7BA80685" w14:textId="55402EC2" w:rsidR="006A2366" w:rsidRDefault="006A2366" w:rsidP="009A42C6">
      <w:pPr>
        <w:pStyle w:val="Heading4"/>
      </w:pPr>
      <w:bookmarkStart w:id="129" w:name="_Toc205482285"/>
      <w:r>
        <w:t>Technical</w:t>
      </w:r>
      <w:bookmarkEnd w:id="129"/>
    </w:p>
    <w:p w14:paraId="426AA09B" w14:textId="786CD9D9" w:rsidR="00336F2C" w:rsidRPr="00336F2C" w:rsidRDefault="00336F2C" w:rsidP="00336F2C">
      <w:r>
        <w:t>The technical design takes precedence.</w:t>
      </w:r>
    </w:p>
    <w:p w14:paraId="52695FB2" w14:textId="2D847B7F" w:rsidR="006A2366" w:rsidRPr="006A2366" w:rsidRDefault="006A2366" w:rsidP="006A2366">
      <w:pPr>
        <w:pStyle w:val="Heading5"/>
      </w:pPr>
      <w:bookmarkStart w:id="130" w:name="_Toc205482286"/>
      <w:r>
        <w:t>SAP</w:t>
      </w:r>
      <w:bookmarkEnd w:id="130"/>
    </w:p>
    <w:p w14:paraId="53E759F0" w14:textId="626FF33F" w:rsidR="00767306" w:rsidRDefault="00304AC7" w:rsidP="00767306">
      <w:r>
        <w:t xml:space="preserve">For pay periods where the pay period start date is = or&gt; than the </w:t>
      </w:r>
      <w:r w:rsidR="00767306">
        <w:t>T596D, application ‘</w:t>
      </w:r>
      <w:r w:rsidR="00767306" w:rsidRPr="00E55CCC">
        <w:t>9EP</w:t>
      </w:r>
      <w:r w:rsidR="00767306">
        <w:t xml:space="preserve">B’: </w:t>
      </w:r>
    </w:p>
    <w:p w14:paraId="12BE315D" w14:textId="5C0FA984" w:rsidR="006901E2" w:rsidRDefault="00E55CCC" w:rsidP="006A2366">
      <w:r>
        <w:t xml:space="preserve">Change </w:t>
      </w:r>
      <w:r w:rsidR="002D115D">
        <w:t>SAP</w:t>
      </w:r>
      <w:r>
        <w:t xml:space="preserve"> function </w:t>
      </w:r>
      <w:r w:rsidR="002D115D" w:rsidRPr="002D115D">
        <w:t>_EPS1</w:t>
      </w:r>
      <w:r w:rsidR="002D115D">
        <w:t xml:space="preserve"> </w:t>
      </w:r>
      <w:r>
        <w:t xml:space="preserve">to replace checks that limit creation of </w:t>
      </w:r>
      <w:r w:rsidR="00304AC7">
        <w:t xml:space="preserve">the EPSS </w:t>
      </w:r>
      <w:proofErr w:type="gramStart"/>
      <w:r w:rsidR="00304AC7">
        <w:t>WT’s</w:t>
      </w:r>
      <w:proofErr w:type="gramEnd"/>
      <w:r w:rsidR="00304AC7">
        <w:t xml:space="preserve"> </w:t>
      </w:r>
      <w:r>
        <w:t xml:space="preserve">from age 65 to </w:t>
      </w:r>
      <w:r w:rsidR="00E14504">
        <w:t>the age</w:t>
      </w:r>
      <w:r w:rsidR="00767306">
        <w:t xml:space="preserve"> as per the birthdate/age table noted under </w:t>
      </w:r>
      <w:hyperlink w:anchor="_EPSS_payments_cease" w:history="1">
        <w:r w:rsidR="00767306" w:rsidRPr="003A7E26">
          <w:rPr>
            <w:rStyle w:val="Hyperlink"/>
          </w:rPr>
          <w:t>EPSS payments cease at retirement</w:t>
        </w:r>
      </w:hyperlink>
      <w:r>
        <w:t xml:space="preserve">. </w:t>
      </w:r>
    </w:p>
    <w:p w14:paraId="3D8C24F4" w14:textId="73E464D1" w:rsidR="00E14504" w:rsidRDefault="00E14504" w:rsidP="006A2366">
      <w:r>
        <w:t xml:space="preserve">Noted, with the birth date/retirement age input provided, </w:t>
      </w:r>
      <w:r w:rsidR="0097635A">
        <w:t xml:space="preserve">only retirement age </w:t>
      </w:r>
      <w:r>
        <w:t>67</w:t>
      </w:r>
      <w:r w:rsidR="0097635A">
        <w:t xml:space="preserve"> is expected</w:t>
      </w:r>
      <w:r>
        <w:t xml:space="preserve"> to be relevant fo</w:t>
      </w:r>
      <w:r w:rsidR="00336F2C">
        <w:t>r</w:t>
      </w:r>
      <w:r>
        <w:t xml:space="preserve"> pay periods with </w:t>
      </w:r>
      <w:r w:rsidR="00336F2C">
        <w:t xml:space="preserve">EPSS </w:t>
      </w:r>
      <w:r>
        <w:t>pay dates</w:t>
      </w:r>
      <w:r w:rsidR="00336F2C">
        <w:t xml:space="preserve"> from </w:t>
      </w:r>
      <w:r>
        <w:t xml:space="preserve">1.10.2024 and onwards. Employees with birthdates prior to </w:t>
      </w:r>
      <w:r w:rsidRPr="00E14504">
        <w:t>1 January 1957</w:t>
      </w:r>
      <w:r>
        <w:t xml:space="preserve"> will already be 67 by 1.10.2024. </w:t>
      </w:r>
    </w:p>
    <w:p w14:paraId="0EC48BD5" w14:textId="4CEBA41C" w:rsidR="00E55CCC" w:rsidRDefault="00E55CCC" w:rsidP="00E55CCC">
      <w:pPr>
        <w:pStyle w:val="Heading3"/>
      </w:pPr>
      <w:bookmarkStart w:id="131" w:name="_Toc205482287"/>
      <w:r>
        <w:t>Cutover impact</w:t>
      </w:r>
      <w:bookmarkEnd w:id="131"/>
    </w:p>
    <w:p w14:paraId="540AE25C" w14:textId="7602B69A" w:rsidR="00E55CCC" w:rsidRDefault="500441C7" w:rsidP="00E55CCC">
      <w:pPr>
        <w:pStyle w:val="Heading4"/>
      </w:pPr>
      <w:bookmarkStart w:id="132" w:name="_Toc205482288"/>
      <w:r>
        <w:t>Functional</w:t>
      </w:r>
      <w:r w:rsidR="5806832A">
        <w:t xml:space="preserve"> </w:t>
      </w:r>
      <w:bookmarkEnd w:id="132"/>
      <w:r w:rsidR="5806832A">
        <w:t>V_T5QSF:</w:t>
      </w:r>
    </w:p>
    <w:p w14:paraId="003A4001" w14:textId="678CB6E2" w:rsidR="00E55CCC" w:rsidRDefault="00E55CCC" w:rsidP="00E55CCC">
      <w:r>
        <w:t xml:space="preserve">The </w:t>
      </w:r>
      <w:r w:rsidR="009A42C6">
        <w:t xml:space="preserve">super fund effective date changes </w:t>
      </w:r>
      <w:r>
        <w:t>need to change for each test phase and again at go live.</w:t>
      </w:r>
    </w:p>
    <w:p w14:paraId="5443B8C4" w14:textId="16A66BBB" w:rsidR="0BFB4E06" w:rsidRDefault="0BFB4E06">
      <w:r>
        <w:t>Before:</w:t>
      </w:r>
    </w:p>
    <w:p w14:paraId="6090737A" w14:textId="537D0D45" w:rsidR="0BFB4E06" w:rsidRDefault="0BFB4E06">
      <w:r>
        <w:rPr>
          <w:noProof/>
        </w:rPr>
        <w:lastRenderedPageBreak/>
        <w:drawing>
          <wp:inline distT="0" distB="0" distL="0" distR="0" wp14:anchorId="4A7EE527" wp14:editId="42C1C741">
            <wp:extent cx="5715000" cy="4867275"/>
            <wp:effectExtent l="0" t="0" r="0" b="0"/>
            <wp:docPr id="8426016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01681" name=""/>
                    <pic:cNvPicPr/>
                  </pic:nvPicPr>
                  <pic:blipFill>
                    <a:blip r:embed="rId43">
                      <a:extLst>
                        <a:ext uri="{28A0092B-C50C-407E-A947-70E740481C1C}">
                          <a14:useLocalDpi xmlns:a14="http://schemas.microsoft.com/office/drawing/2010/main" val="0"/>
                        </a:ext>
                      </a:extLst>
                    </a:blip>
                    <a:stretch>
                      <a:fillRect/>
                    </a:stretch>
                  </pic:blipFill>
                  <pic:spPr>
                    <a:xfrm>
                      <a:off x="0" y="0"/>
                      <a:ext cx="5715000" cy="4867275"/>
                    </a:xfrm>
                    <a:prstGeom prst="rect">
                      <a:avLst/>
                    </a:prstGeom>
                  </pic:spPr>
                </pic:pic>
              </a:graphicData>
            </a:graphic>
          </wp:inline>
        </w:drawing>
      </w:r>
    </w:p>
    <w:p w14:paraId="3D6ED0E3" w14:textId="7575FFFE" w:rsidR="40FA28FB" w:rsidRDefault="40FA28FB">
      <w:r>
        <w:t>After:</w:t>
      </w:r>
      <w:r w:rsidR="438DF5FA">
        <w:t xml:space="preserve"> </w:t>
      </w:r>
    </w:p>
    <w:p w14:paraId="05399F76" w14:textId="43B5BCD5" w:rsidR="438DF5FA" w:rsidRDefault="438DF5FA">
      <w:r>
        <w:rPr>
          <w:noProof/>
        </w:rPr>
        <w:lastRenderedPageBreak/>
        <w:drawing>
          <wp:inline distT="0" distB="0" distL="0" distR="0" wp14:anchorId="3080C182" wp14:editId="2286390C">
            <wp:extent cx="5724525" cy="4867275"/>
            <wp:effectExtent l="0" t="0" r="0" b="0"/>
            <wp:docPr id="864112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19803" name=""/>
                    <pic:cNvPicPr/>
                  </pic:nvPicPr>
                  <pic:blipFill>
                    <a:blip r:embed="rId44">
                      <a:extLst>
                        <a:ext uri="{28A0092B-C50C-407E-A947-70E740481C1C}">
                          <a14:useLocalDpi xmlns:a14="http://schemas.microsoft.com/office/drawing/2010/main" val="0"/>
                        </a:ext>
                      </a:extLst>
                    </a:blip>
                    <a:stretch>
                      <a:fillRect/>
                    </a:stretch>
                  </pic:blipFill>
                  <pic:spPr>
                    <a:xfrm>
                      <a:off x="0" y="0"/>
                      <a:ext cx="5724525" cy="4867275"/>
                    </a:xfrm>
                    <a:prstGeom prst="rect">
                      <a:avLst/>
                    </a:prstGeom>
                  </pic:spPr>
                </pic:pic>
              </a:graphicData>
            </a:graphic>
          </wp:inline>
        </w:drawing>
      </w:r>
    </w:p>
    <w:p w14:paraId="0984A36A" w14:textId="37719F40" w:rsidR="438DF5FA" w:rsidRDefault="438DF5FA">
      <w:r>
        <w:t>Same has been done to the following 2 Funds too</w:t>
      </w:r>
    </w:p>
    <w:p w14:paraId="419C5AC5" w14:textId="1E5B8423" w:rsidR="438DF5FA" w:rsidRDefault="20146230">
      <w:r>
        <w:rPr>
          <w:noProof/>
        </w:rPr>
        <w:drawing>
          <wp:inline distT="0" distB="0" distL="0" distR="0" wp14:anchorId="1F52F3F2" wp14:editId="0BC9DF18">
            <wp:extent cx="5276850" cy="1543050"/>
            <wp:effectExtent l="0" t="0" r="0" b="0"/>
            <wp:docPr id="158008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8106" name=""/>
                    <pic:cNvPicPr/>
                  </pic:nvPicPr>
                  <pic:blipFill>
                    <a:blip r:embed="rId45">
                      <a:extLst>
                        <a:ext uri="{28A0092B-C50C-407E-A947-70E740481C1C}">
                          <a14:useLocalDpi xmlns:a14="http://schemas.microsoft.com/office/drawing/2010/main" val="0"/>
                        </a:ext>
                      </a:extLst>
                    </a:blip>
                    <a:stretch>
                      <a:fillRect/>
                    </a:stretch>
                  </pic:blipFill>
                  <pic:spPr>
                    <a:xfrm>
                      <a:off x="0" y="0"/>
                      <a:ext cx="5276850" cy="1543050"/>
                    </a:xfrm>
                    <a:prstGeom prst="rect">
                      <a:avLst/>
                    </a:prstGeom>
                  </pic:spPr>
                </pic:pic>
              </a:graphicData>
            </a:graphic>
          </wp:inline>
        </w:drawing>
      </w:r>
    </w:p>
    <w:p w14:paraId="655458F5" w14:textId="5703C444" w:rsidR="4BA9E255" w:rsidRDefault="4BA9E255">
      <w:r>
        <w:t>As per email from David dated 16 Oct 2025: Changing these effective dates as the Go Live date moved from 10.10.2025 to 24.10.2025</w:t>
      </w:r>
    </w:p>
    <w:p w14:paraId="1E9A73D4" w14:textId="1468F684" w:rsidR="4BA9E255" w:rsidRDefault="4BA9E255" w:rsidP="0B92480D">
      <w:r>
        <w:rPr>
          <w:noProof/>
        </w:rPr>
        <w:lastRenderedPageBreak/>
        <w:drawing>
          <wp:inline distT="0" distB="0" distL="0" distR="0" wp14:anchorId="4063F297" wp14:editId="49ED5334">
            <wp:extent cx="5724525" cy="1400175"/>
            <wp:effectExtent l="0" t="0" r="0" b="0"/>
            <wp:docPr id="19900570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57022"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24525" cy="1400175"/>
                    </a:xfrm>
                    <a:prstGeom prst="rect">
                      <a:avLst/>
                    </a:prstGeom>
                  </pic:spPr>
                </pic:pic>
              </a:graphicData>
            </a:graphic>
          </wp:inline>
        </w:drawing>
      </w:r>
    </w:p>
    <w:p w14:paraId="18A7796B" w14:textId="6F52EF2E" w:rsidR="1AF73BB8" w:rsidRDefault="307BF22F" w:rsidP="0B92480D">
      <w:pPr>
        <w:pStyle w:val="Heading3"/>
      </w:pPr>
      <w:r>
        <w:t>Final Config for Go-Live:</w:t>
      </w:r>
    </w:p>
    <w:p w14:paraId="39D5AABD" w14:textId="04505D50" w:rsidR="3277B24D" w:rsidRDefault="3277B24D" w:rsidP="0B92480D">
      <w:r>
        <w:rPr>
          <w:noProof/>
        </w:rPr>
        <w:drawing>
          <wp:inline distT="0" distB="0" distL="0" distR="0" wp14:anchorId="5E14C9DA" wp14:editId="7080DFCC">
            <wp:extent cx="5724525" cy="4895850"/>
            <wp:effectExtent l="0" t="0" r="0" b="0"/>
            <wp:docPr id="121073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3047" name=""/>
                    <pic:cNvPicPr/>
                  </pic:nvPicPr>
                  <pic:blipFill>
                    <a:blip r:embed="rId47">
                      <a:extLst>
                        <a:ext uri="{28A0092B-C50C-407E-A947-70E740481C1C}">
                          <a14:useLocalDpi xmlns:a14="http://schemas.microsoft.com/office/drawing/2010/main" val="0"/>
                        </a:ext>
                      </a:extLst>
                    </a:blip>
                    <a:stretch>
                      <a:fillRect/>
                    </a:stretch>
                  </pic:blipFill>
                  <pic:spPr>
                    <a:xfrm>
                      <a:off x="0" y="0"/>
                      <a:ext cx="5724525" cy="4895850"/>
                    </a:xfrm>
                    <a:prstGeom prst="rect">
                      <a:avLst/>
                    </a:prstGeom>
                  </pic:spPr>
                </pic:pic>
              </a:graphicData>
            </a:graphic>
          </wp:inline>
        </w:drawing>
      </w:r>
    </w:p>
    <w:p w14:paraId="7F6EBB84" w14:textId="567D5ABC" w:rsidR="58A8C4D8" w:rsidRDefault="58A8C4D8" w:rsidP="0B92480D">
      <w:r>
        <w:rPr>
          <w:noProof/>
        </w:rPr>
        <w:lastRenderedPageBreak/>
        <w:drawing>
          <wp:inline distT="0" distB="0" distL="0" distR="0" wp14:anchorId="709CE269" wp14:editId="069AC7FE">
            <wp:extent cx="5724525" cy="4867275"/>
            <wp:effectExtent l="0" t="0" r="0" b="0"/>
            <wp:docPr id="1011954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54047" name=""/>
                    <pic:cNvPicPr/>
                  </pic:nvPicPr>
                  <pic:blipFill>
                    <a:blip r:embed="rId48">
                      <a:extLst>
                        <a:ext uri="{28A0092B-C50C-407E-A947-70E740481C1C}">
                          <a14:useLocalDpi xmlns:a14="http://schemas.microsoft.com/office/drawing/2010/main" val="0"/>
                        </a:ext>
                      </a:extLst>
                    </a:blip>
                    <a:stretch>
                      <a:fillRect/>
                    </a:stretch>
                  </pic:blipFill>
                  <pic:spPr>
                    <a:xfrm>
                      <a:off x="0" y="0"/>
                      <a:ext cx="5724525" cy="4867275"/>
                    </a:xfrm>
                    <a:prstGeom prst="rect">
                      <a:avLst/>
                    </a:prstGeom>
                  </pic:spPr>
                </pic:pic>
              </a:graphicData>
            </a:graphic>
          </wp:inline>
        </w:drawing>
      </w:r>
    </w:p>
    <w:p w14:paraId="2BA944CF" w14:textId="3A2148ED" w:rsidR="6A3D77CF" w:rsidRDefault="6A3D77CF" w:rsidP="0B92480D">
      <w:r>
        <w:t>The same change has been performed on 9DDM &amp; 9DDN as well.</w:t>
      </w:r>
    </w:p>
    <w:p w14:paraId="2E2F8319" w14:textId="77742413" w:rsidR="4879E7BF" w:rsidRDefault="4879E7BF" w:rsidP="0B92480D">
      <w:r>
        <w:rPr>
          <w:noProof/>
        </w:rPr>
        <w:drawing>
          <wp:inline distT="0" distB="0" distL="0" distR="0" wp14:anchorId="436FB949" wp14:editId="26D1FB5C">
            <wp:extent cx="5724525" cy="2095500"/>
            <wp:effectExtent l="0" t="0" r="0" b="0"/>
            <wp:docPr id="1195427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27566" name=""/>
                    <pic:cNvPicPr/>
                  </pic:nvPicPr>
                  <pic:blipFill>
                    <a:blip r:embed="rId49">
                      <a:extLst>
                        <a:ext uri="{28A0092B-C50C-407E-A947-70E740481C1C}">
                          <a14:useLocalDpi xmlns:a14="http://schemas.microsoft.com/office/drawing/2010/main" val="0"/>
                        </a:ext>
                      </a:extLst>
                    </a:blip>
                    <a:stretch>
                      <a:fillRect/>
                    </a:stretch>
                  </pic:blipFill>
                  <pic:spPr>
                    <a:xfrm>
                      <a:off x="0" y="0"/>
                      <a:ext cx="5724525" cy="2095500"/>
                    </a:xfrm>
                    <a:prstGeom prst="rect">
                      <a:avLst/>
                    </a:prstGeom>
                  </pic:spPr>
                </pic:pic>
              </a:graphicData>
            </a:graphic>
          </wp:inline>
        </w:drawing>
      </w:r>
    </w:p>
    <w:p w14:paraId="69BBE43A" w14:textId="1BB0F62D" w:rsidR="0B92480D" w:rsidRDefault="0B92480D" w:rsidP="0B92480D"/>
    <w:p w14:paraId="7BBA3E03" w14:textId="5E15FA6E" w:rsidR="009A42C6" w:rsidRDefault="009A42C6" w:rsidP="009A42C6">
      <w:pPr>
        <w:pStyle w:val="Heading3"/>
      </w:pPr>
      <w:bookmarkStart w:id="133" w:name="_Toc205482289"/>
      <w:r>
        <w:t>Testing impact</w:t>
      </w:r>
      <w:r w:rsidR="000974D8">
        <w:t xml:space="preserve"> - all</w:t>
      </w:r>
      <w:bookmarkEnd w:id="133"/>
      <w:r w:rsidR="000974D8">
        <w:t xml:space="preserve"> </w:t>
      </w:r>
    </w:p>
    <w:p w14:paraId="02DECBDB" w14:textId="1473AE96" w:rsidR="009A42C6" w:rsidRDefault="009A42C6" w:rsidP="00E55CCC">
      <w:r>
        <w:t>The change of the effective date for test phases vs production go live implies the age based UAT test data will become obsolete when the effective date of the change moves forward compared to the date used for testing.</w:t>
      </w:r>
    </w:p>
    <w:p w14:paraId="5A24E665" w14:textId="11E8BF7A" w:rsidR="003876D6" w:rsidRPr="00E55CCC" w:rsidRDefault="003876D6" w:rsidP="00E55CCC">
      <w:r>
        <w:lastRenderedPageBreak/>
        <w:t>Data for testing is required and the ‘go live’ for each test phase needs to be considered and advised to the project team.</w:t>
      </w:r>
    </w:p>
    <w:p w14:paraId="32E49054" w14:textId="0EC22E7F" w:rsidR="00E55CCC" w:rsidRDefault="009A07D8" w:rsidP="009A07D8">
      <w:pPr>
        <w:pStyle w:val="Heading2"/>
      </w:pPr>
      <w:bookmarkStart w:id="134" w:name="_EPSS_payments_cease"/>
      <w:bookmarkStart w:id="135" w:name="_Toc205482290"/>
      <w:bookmarkEnd w:id="134"/>
      <w:r w:rsidRPr="009A07D8">
        <w:t>EPSS payments cease at retirement</w:t>
      </w:r>
      <w:r>
        <w:t>.</w:t>
      </w:r>
      <w:bookmarkEnd w:id="135"/>
    </w:p>
    <w:p w14:paraId="13A4A918" w14:textId="20C97099" w:rsidR="009A07D8" w:rsidRDefault="009A07D8" w:rsidP="009A07D8">
      <w:pPr>
        <w:pStyle w:val="Heading3"/>
      </w:pPr>
      <w:bookmarkStart w:id="136" w:name="_Toc205482291"/>
      <w:r>
        <w:t>Current setup/issue</w:t>
      </w:r>
      <w:bookmarkEnd w:id="136"/>
    </w:p>
    <w:p w14:paraId="50EF796A" w14:textId="0DEE7393" w:rsidR="003A7E26" w:rsidRDefault="003A7E26" w:rsidP="009A07D8">
      <w:r>
        <w:t xml:space="preserve">Currently the EPSS top up/payments are paid when the </w:t>
      </w:r>
      <w:r w:rsidR="009A07D8">
        <w:t>EPSS employee reaches retirement age</w:t>
      </w:r>
      <w:r w:rsidR="00967FA8">
        <w:t>:</w:t>
      </w:r>
      <w:r>
        <w:t xml:space="preserve"> </w:t>
      </w:r>
    </w:p>
    <w:p w14:paraId="34DA2967" w14:textId="7DAE0E3C" w:rsidR="0097635A" w:rsidRDefault="0097635A" w:rsidP="009A07D8">
      <w:r w:rsidRPr="0097635A">
        <w:t>49E9</w:t>
      </w:r>
      <w:r w:rsidRPr="0097635A">
        <w:tab/>
        <w:t>EPSS P1 Top Up</w:t>
      </w:r>
    </w:p>
    <w:p w14:paraId="55DF9432" w14:textId="1E0E5320" w:rsidR="0097635A" w:rsidRDefault="0097635A" w:rsidP="009A07D8">
      <w:r w:rsidRPr="0097635A">
        <w:t>49S9</w:t>
      </w:r>
      <w:r w:rsidRPr="0097635A">
        <w:tab/>
        <w:t>EPSS P2 Supp. Pay</w:t>
      </w:r>
    </w:p>
    <w:p w14:paraId="7E6B21BE" w14:textId="604C3E85" w:rsidR="003A7E26" w:rsidRDefault="00120597" w:rsidP="009A07D8">
      <w:r>
        <w:t>Change is required for t</w:t>
      </w:r>
      <w:r w:rsidR="003A7E26">
        <w:t xml:space="preserve">he EPSS top up/payments for all EPSS periods </w:t>
      </w:r>
      <w:r>
        <w:t>to</w:t>
      </w:r>
      <w:r w:rsidR="003A7E26">
        <w:t xml:space="preserve"> cease when the employee reaches retirement age. The age is checked as per the below table, effective at the end of the pay period (fortnight) or </w:t>
      </w:r>
      <w:r>
        <w:t>on the</w:t>
      </w:r>
      <w:r w:rsidR="003A7E26">
        <w:t xml:space="preserve"> last active date in case of a terminated employee. </w:t>
      </w:r>
    </w:p>
    <w:tbl>
      <w:tblPr>
        <w:tblW w:w="6000" w:type="dxa"/>
        <w:tblLook w:val="04A0" w:firstRow="1" w:lastRow="0" w:firstColumn="1" w:lastColumn="0" w:noHBand="0" w:noVBand="1"/>
      </w:tblPr>
      <w:tblGrid>
        <w:gridCol w:w="3460"/>
        <w:gridCol w:w="2540"/>
      </w:tblGrid>
      <w:tr w:rsidR="003A7E26" w:rsidRPr="003A7E26" w14:paraId="001688A2" w14:textId="77777777" w:rsidTr="00B56438">
        <w:trPr>
          <w:trHeight w:val="290"/>
          <w:tblHeader/>
        </w:trPr>
        <w:tc>
          <w:tcPr>
            <w:tcW w:w="3460" w:type="dxa"/>
            <w:tcBorders>
              <w:top w:val="single" w:sz="4" w:space="0" w:color="auto"/>
              <w:left w:val="single" w:sz="4" w:space="0" w:color="auto"/>
              <w:bottom w:val="single" w:sz="4" w:space="0" w:color="auto"/>
              <w:right w:val="single" w:sz="4" w:space="0" w:color="auto"/>
            </w:tcBorders>
            <w:vAlign w:val="center"/>
            <w:hideMark/>
          </w:tcPr>
          <w:p w14:paraId="18FB7AEF" w14:textId="77777777" w:rsidR="003A7E26" w:rsidRPr="003A7E26" w:rsidRDefault="003A7E26" w:rsidP="003A7E26">
            <w:pPr>
              <w:spacing w:after="0" w:line="240" w:lineRule="auto"/>
              <w:rPr>
                <w:rFonts w:ascii="Calibri" w:eastAsia="Times New Roman" w:hAnsi="Calibri" w:cs="Calibri"/>
                <w:b/>
                <w:bCs/>
                <w:color w:val="000000"/>
                <w:kern w:val="0"/>
                <w:lang w:eastAsia="en-AU"/>
                <w14:ligatures w14:val="none"/>
              </w:rPr>
            </w:pPr>
            <w:r w:rsidRPr="003A7E26">
              <w:rPr>
                <w:rFonts w:ascii="Calibri" w:eastAsia="Times New Roman" w:hAnsi="Calibri" w:cs="Calibri"/>
                <w:b/>
                <w:bCs/>
                <w:color w:val="000000"/>
                <w:kern w:val="0"/>
                <w:lang w:eastAsia="en-AU"/>
                <w14:ligatures w14:val="none"/>
              </w:rPr>
              <w:t>Year of Birth</w:t>
            </w:r>
          </w:p>
        </w:tc>
        <w:tc>
          <w:tcPr>
            <w:tcW w:w="2540" w:type="dxa"/>
            <w:tcBorders>
              <w:top w:val="single" w:sz="4" w:space="0" w:color="auto"/>
              <w:left w:val="nil"/>
              <w:bottom w:val="single" w:sz="4" w:space="0" w:color="auto"/>
              <w:right w:val="single" w:sz="4" w:space="0" w:color="auto"/>
            </w:tcBorders>
            <w:vAlign w:val="center"/>
            <w:hideMark/>
          </w:tcPr>
          <w:p w14:paraId="02A7F2B4" w14:textId="77777777" w:rsidR="003A7E26" w:rsidRPr="003A7E26" w:rsidRDefault="003A7E26" w:rsidP="003A7E26">
            <w:pPr>
              <w:spacing w:after="0" w:line="240" w:lineRule="auto"/>
              <w:rPr>
                <w:rFonts w:ascii="Calibri" w:eastAsia="Times New Roman" w:hAnsi="Calibri" w:cs="Calibri"/>
                <w:b/>
                <w:bCs/>
                <w:color w:val="000000"/>
                <w:kern w:val="0"/>
                <w:lang w:eastAsia="en-AU"/>
                <w14:ligatures w14:val="none"/>
              </w:rPr>
            </w:pPr>
            <w:r w:rsidRPr="003A7E26">
              <w:rPr>
                <w:rFonts w:ascii="Calibri" w:eastAsia="Times New Roman" w:hAnsi="Calibri" w:cs="Calibri"/>
                <w:b/>
                <w:bCs/>
                <w:color w:val="000000"/>
                <w:kern w:val="0"/>
                <w:lang w:eastAsia="en-AU"/>
                <w14:ligatures w14:val="none"/>
              </w:rPr>
              <w:t>Retirement Age</w:t>
            </w:r>
          </w:p>
        </w:tc>
      </w:tr>
      <w:tr w:rsidR="003A7E26" w:rsidRPr="003A7E26" w14:paraId="4E445869" w14:textId="77777777" w:rsidTr="003A7E26">
        <w:trPr>
          <w:trHeight w:val="580"/>
        </w:trPr>
        <w:tc>
          <w:tcPr>
            <w:tcW w:w="3460" w:type="dxa"/>
            <w:tcBorders>
              <w:top w:val="nil"/>
              <w:left w:val="single" w:sz="4" w:space="0" w:color="auto"/>
              <w:bottom w:val="single" w:sz="4" w:space="0" w:color="auto"/>
              <w:right w:val="single" w:sz="4" w:space="0" w:color="auto"/>
            </w:tcBorders>
            <w:vAlign w:val="center"/>
            <w:hideMark/>
          </w:tcPr>
          <w:p w14:paraId="7B846CE4" w14:textId="77777777" w:rsidR="003A7E26" w:rsidRPr="003A7E26" w:rsidRDefault="003A7E26" w:rsidP="003A7E26">
            <w:pPr>
              <w:spacing w:after="0" w:line="240" w:lineRule="auto"/>
              <w:rPr>
                <w:rFonts w:ascii="Calibri" w:eastAsia="Times New Roman" w:hAnsi="Calibri" w:cs="Calibri"/>
                <w:color w:val="000000"/>
                <w:kern w:val="0"/>
                <w:lang w:eastAsia="en-AU"/>
                <w14:ligatures w14:val="none"/>
              </w:rPr>
            </w:pPr>
            <w:r w:rsidRPr="003A7E26">
              <w:rPr>
                <w:rFonts w:ascii="Calibri" w:eastAsia="Times New Roman" w:hAnsi="Calibri" w:cs="Calibri"/>
                <w:color w:val="000000"/>
                <w:kern w:val="0"/>
                <w:lang w:eastAsia="en-AU"/>
                <w14:ligatures w14:val="none"/>
              </w:rPr>
              <w:t>1 January 1954 to 30 June 1955</w:t>
            </w:r>
          </w:p>
        </w:tc>
        <w:tc>
          <w:tcPr>
            <w:tcW w:w="2540" w:type="dxa"/>
            <w:tcBorders>
              <w:top w:val="nil"/>
              <w:left w:val="nil"/>
              <w:bottom w:val="single" w:sz="4" w:space="0" w:color="auto"/>
              <w:right w:val="single" w:sz="4" w:space="0" w:color="auto"/>
            </w:tcBorders>
            <w:vAlign w:val="center"/>
            <w:hideMark/>
          </w:tcPr>
          <w:p w14:paraId="225266F4" w14:textId="77777777" w:rsidR="003A7E26" w:rsidRPr="003A7E26" w:rsidRDefault="003A7E26" w:rsidP="003A7E26">
            <w:pPr>
              <w:spacing w:after="0" w:line="240" w:lineRule="auto"/>
              <w:rPr>
                <w:rFonts w:ascii="Calibri" w:eastAsia="Times New Roman" w:hAnsi="Calibri" w:cs="Calibri"/>
                <w:color w:val="000000"/>
                <w:kern w:val="0"/>
                <w:lang w:eastAsia="en-AU"/>
                <w14:ligatures w14:val="none"/>
              </w:rPr>
            </w:pPr>
            <w:r w:rsidRPr="003A7E26">
              <w:rPr>
                <w:rFonts w:ascii="Calibri" w:eastAsia="Times New Roman" w:hAnsi="Calibri" w:cs="Calibri"/>
                <w:color w:val="000000"/>
                <w:kern w:val="0"/>
                <w:lang w:eastAsia="en-AU"/>
                <w14:ligatures w14:val="none"/>
              </w:rPr>
              <w:t>66 years</w:t>
            </w:r>
          </w:p>
        </w:tc>
      </w:tr>
      <w:tr w:rsidR="003A7E26" w:rsidRPr="003A7E26" w14:paraId="696E9737" w14:textId="77777777" w:rsidTr="003A7E26">
        <w:trPr>
          <w:trHeight w:val="580"/>
        </w:trPr>
        <w:tc>
          <w:tcPr>
            <w:tcW w:w="3460" w:type="dxa"/>
            <w:tcBorders>
              <w:top w:val="nil"/>
              <w:left w:val="single" w:sz="4" w:space="0" w:color="auto"/>
              <w:bottom w:val="single" w:sz="4" w:space="0" w:color="auto"/>
              <w:right w:val="single" w:sz="4" w:space="0" w:color="auto"/>
            </w:tcBorders>
            <w:vAlign w:val="center"/>
            <w:hideMark/>
          </w:tcPr>
          <w:p w14:paraId="2F008FB5" w14:textId="77777777" w:rsidR="003A7E26" w:rsidRPr="003A7E26" w:rsidRDefault="003A7E26" w:rsidP="003A7E26">
            <w:pPr>
              <w:spacing w:after="0" w:line="240" w:lineRule="auto"/>
              <w:rPr>
                <w:rFonts w:ascii="Calibri" w:eastAsia="Times New Roman" w:hAnsi="Calibri" w:cs="Calibri"/>
                <w:color w:val="000000"/>
                <w:kern w:val="0"/>
                <w:lang w:eastAsia="en-AU"/>
                <w14:ligatures w14:val="none"/>
              </w:rPr>
            </w:pPr>
            <w:r w:rsidRPr="003A7E26">
              <w:rPr>
                <w:rFonts w:ascii="Calibri" w:eastAsia="Times New Roman" w:hAnsi="Calibri" w:cs="Calibri"/>
                <w:color w:val="000000"/>
                <w:kern w:val="0"/>
                <w:lang w:eastAsia="en-AU"/>
                <w14:ligatures w14:val="none"/>
              </w:rPr>
              <w:t>1 July 1955 to 31 December 1956</w:t>
            </w:r>
          </w:p>
        </w:tc>
        <w:tc>
          <w:tcPr>
            <w:tcW w:w="2540" w:type="dxa"/>
            <w:tcBorders>
              <w:top w:val="nil"/>
              <w:left w:val="nil"/>
              <w:bottom w:val="single" w:sz="4" w:space="0" w:color="auto"/>
              <w:right w:val="single" w:sz="4" w:space="0" w:color="auto"/>
            </w:tcBorders>
            <w:vAlign w:val="center"/>
            <w:hideMark/>
          </w:tcPr>
          <w:p w14:paraId="4395EB3F" w14:textId="77777777" w:rsidR="003A7E26" w:rsidRPr="003A7E26" w:rsidRDefault="003A7E26" w:rsidP="003A7E26">
            <w:pPr>
              <w:spacing w:after="0" w:line="240" w:lineRule="auto"/>
              <w:rPr>
                <w:rFonts w:ascii="Calibri" w:eastAsia="Times New Roman" w:hAnsi="Calibri" w:cs="Calibri"/>
                <w:color w:val="000000"/>
                <w:kern w:val="0"/>
                <w:lang w:eastAsia="en-AU"/>
                <w14:ligatures w14:val="none"/>
              </w:rPr>
            </w:pPr>
            <w:r w:rsidRPr="003A7E26">
              <w:rPr>
                <w:rFonts w:ascii="Calibri" w:eastAsia="Times New Roman" w:hAnsi="Calibri" w:cs="Calibri"/>
                <w:color w:val="000000"/>
                <w:kern w:val="0"/>
                <w:lang w:eastAsia="en-AU"/>
                <w14:ligatures w14:val="none"/>
              </w:rPr>
              <w:t>66 years and 6 months</w:t>
            </w:r>
          </w:p>
        </w:tc>
      </w:tr>
      <w:tr w:rsidR="003A7E26" w:rsidRPr="003A7E26" w14:paraId="479C7A26" w14:textId="77777777" w:rsidTr="003A7E26">
        <w:trPr>
          <w:trHeight w:val="290"/>
        </w:trPr>
        <w:tc>
          <w:tcPr>
            <w:tcW w:w="3460" w:type="dxa"/>
            <w:tcBorders>
              <w:top w:val="nil"/>
              <w:left w:val="single" w:sz="4" w:space="0" w:color="auto"/>
              <w:bottom w:val="single" w:sz="4" w:space="0" w:color="auto"/>
              <w:right w:val="single" w:sz="4" w:space="0" w:color="auto"/>
            </w:tcBorders>
            <w:vAlign w:val="center"/>
            <w:hideMark/>
          </w:tcPr>
          <w:p w14:paraId="52AC162F" w14:textId="77777777" w:rsidR="003A7E26" w:rsidRPr="003A7E26" w:rsidRDefault="003A7E26" w:rsidP="003A7E26">
            <w:pPr>
              <w:spacing w:after="0" w:line="240" w:lineRule="auto"/>
              <w:rPr>
                <w:rFonts w:ascii="Calibri" w:eastAsia="Times New Roman" w:hAnsi="Calibri" w:cs="Calibri"/>
                <w:color w:val="000000"/>
                <w:kern w:val="0"/>
                <w:lang w:eastAsia="en-AU"/>
                <w14:ligatures w14:val="none"/>
              </w:rPr>
            </w:pPr>
            <w:r w:rsidRPr="003A7E26">
              <w:rPr>
                <w:rFonts w:ascii="Calibri" w:eastAsia="Times New Roman" w:hAnsi="Calibri" w:cs="Calibri"/>
                <w:color w:val="000000"/>
                <w:kern w:val="0"/>
                <w:lang w:eastAsia="en-AU"/>
                <w14:ligatures w14:val="none"/>
              </w:rPr>
              <w:t>If born after 1 January 1957</w:t>
            </w:r>
          </w:p>
        </w:tc>
        <w:tc>
          <w:tcPr>
            <w:tcW w:w="2540" w:type="dxa"/>
            <w:tcBorders>
              <w:top w:val="nil"/>
              <w:left w:val="nil"/>
              <w:bottom w:val="single" w:sz="4" w:space="0" w:color="auto"/>
              <w:right w:val="single" w:sz="4" w:space="0" w:color="auto"/>
            </w:tcBorders>
            <w:vAlign w:val="center"/>
            <w:hideMark/>
          </w:tcPr>
          <w:p w14:paraId="2EDBF6EC" w14:textId="77777777" w:rsidR="003A7E26" w:rsidRPr="003A7E26" w:rsidRDefault="003A7E26" w:rsidP="003A7E26">
            <w:pPr>
              <w:spacing w:after="0" w:line="240" w:lineRule="auto"/>
              <w:rPr>
                <w:rFonts w:ascii="Calibri" w:eastAsia="Times New Roman" w:hAnsi="Calibri" w:cs="Calibri"/>
                <w:color w:val="000000"/>
                <w:kern w:val="0"/>
                <w:lang w:eastAsia="en-AU"/>
                <w14:ligatures w14:val="none"/>
              </w:rPr>
            </w:pPr>
            <w:r w:rsidRPr="003A7E26">
              <w:rPr>
                <w:rFonts w:ascii="Calibri" w:eastAsia="Times New Roman" w:hAnsi="Calibri" w:cs="Calibri"/>
                <w:color w:val="000000"/>
                <w:kern w:val="0"/>
                <w:lang w:eastAsia="en-AU"/>
                <w14:ligatures w14:val="none"/>
              </w:rPr>
              <w:t>67 years</w:t>
            </w:r>
          </w:p>
        </w:tc>
      </w:tr>
    </w:tbl>
    <w:p w14:paraId="76055A75" w14:textId="130BDCAE" w:rsidR="003A7E26" w:rsidRDefault="003A7E26" w:rsidP="009A07D8">
      <w:r>
        <w:t xml:space="preserve">Manual adjustments will be made when the age was reached mid </w:t>
      </w:r>
      <w:r w:rsidR="00967FA8">
        <w:t xml:space="preserve">the </w:t>
      </w:r>
      <w:r>
        <w:t>fortnight</w:t>
      </w:r>
      <w:r w:rsidR="00967FA8">
        <w:t xml:space="preserve"> pay period</w:t>
      </w:r>
      <w:r>
        <w:t>.</w:t>
      </w:r>
      <w:r w:rsidR="0097635A">
        <w:t xml:space="preserve"> </w:t>
      </w:r>
    </w:p>
    <w:p w14:paraId="52652ED3" w14:textId="7811B57B" w:rsidR="009A07D8" w:rsidRPr="009A07D8" w:rsidRDefault="003A7E26" w:rsidP="003A7E26">
      <w:r>
        <w:t xml:space="preserve">The change is to be implemented from the October ’25 go live only.  The change is not applied retrospectively, but due to the nature of EPSS payments that occur in retro, the go live for the changes will be the last accounted period before the changes moves to production. This implies the go live for this requirement is one pay period in retrospect. </w:t>
      </w:r>
      <w:r w:rsidR="009A07D8">
        <w:t xml:space="preserve"> </w:t>
      </w:r>
    </w:p>
    <w:p w14:paraId="4888898F" w14:textId="28BC1B25" w:rsidR="009A07D8" w:rsidRDefault="009A07D8" w:rsidP="009A07D8">
      <w:pPr>
        <w:pStyle w:val="Heading3"/>
      </w:pPr>
      <w:bookmarkStart w:id="137" w:name="_Toc205482292"/>
      <w:r>
        <w:t>Changes required.</w:t>
      </w:r>
      <w:bookmarkEnd w:id="137"/>
    </w:p>
    <w:p w14:paraId="2BBDC755" w14:textId="77BFB33F" w:rsidR="009A07D8" w:rsidRDefault="009A07D8" w:rsidP="009A07D8">
      <w:pPr>
        <w:pStyle w:val="Heading4"/>
      </w:pPr>
      <w:bookmarkStart w:id="138" w:name="_Toc205482293"/>
      <w:r>
        <w:t>Functional</w:t>
      </w:r>
      <w:bookmarkEnd w:id="138"/>
    </w:p>
    <w:p w14:paraId="1987A24B" w14:textId="56349E5F" w:rsidR="0097635A" w:rsidRDefault="0097635A" w:rsidP="0097635A">
      <w:pPr>
        <w:pStyle w:val="Heading5"/>
      </w:pPr>
      <w:bookmarkStart w:id="139" w:name="_Toc205482294"/>
      <w:r>
        <w:t>Effective date</w:t>
      </w:r>
      <w:bookmarkEnd w:id="139"/>
    </w:p>
    <w:p w14:paraId="4A4D3EE4" w14:textId="7F6CD8BD" w:rsidR="0097635A" w:rsidRDefault="0097635A" w:rsidP="0097635A">
      <w:r>
        <w:t xml:space="preserve">Create a go live </w:t>
      </w:r>
      <w:r w:rsidRPr="00E55CCC">
        <w:t>Non-Statutory Sub</w:t>
      </w:r>
      <w:r>
        <w:t>-</w:t>
      </w:r>
      <w:r w:rsidRPr="00E55CCC">
        <w:t>application</w:t>
      </w:r>
      <w:r>
        <w:t xml:space="preserve"> ‘</w:t>
      </w:r>
      <w:r w:rsidRPr="00E55CCC">
        <w:t>9EP</w:t>
      </w:r>
      <w:r>
        <w:t xml:space="preserve">C’. The date is to reflect the last pay that was accounted before the changes move to production.  This </w:t>
      </w:r>
      <w:r w:rsidR="00D3452C">
        <w:t xml:space="preserve">new </w:t>
      </w:r>
      <w:r>
        <w:t xml:space="preserve">application </w:t>
      </w:r>
      <w:r w:rsidR="00967FA8">
        <w:t xml:space="preserve">date </w:t>
      </w:r>
      <w:r>
        <w:t>moves to production after this last pay was exited</w:t>
      </w:r>
      <w:r w:rsidR="00D3452C">
        <w:t>,</w:t>
      </w:r>
      <w:r>
        <w:t xml:space="preserve"> together with the other changes. The go live date is expected to be </w:t>
      </w:r>
      <w:proofErr w:type="gramStart"/>
      <w:r w:rsidRPr="006F196D">
        <w:rPr>
          <w:b/>
          <w:bCs/>
        </w:rPr>
        <w:t>26.09.2025</w:t>
      </w:r>
      <w:r w:rsidRPr="00F9296C">
        <w:t xml:space="preserve">  </w:t>
      </w:r>
      <w:r>
        <w:t>as</w:t>
      </w:r>
      <w:proofErr w:type="gramEnd"/>
      <w:r>
        <w:t xml:space="preserve"> per </w:t>
      </w:r>
      <w:hyperlink w:anchor="_Oct’25_go_live" w:history="1">
        <w:r w:rsidRPr="008634C6">
          <w:rPr>
            <w:rStyle w:val="Hyperlink"/>
          </w:rPr>
          <w:t>Oct’25 go live date.</w:t>
        </w:r>
      </w:hyperlink>
      <w:r>
        <w:t xml:space="preserve">  </w:t>
      </w:r>
    </w:p>
    <w:p w14:paraId="2D6DC34A" w14:textId="3B9BBEF7" w:rsidR="00085A76" w:rsidRDefault="00085A76" w:rsidP="00085A76">
      <w:pPr>
        <w:pStyle w:val="Heading6"/>
      </w:pPr>
      <w:r>
        <w:t>Build/Config</w:t>
      </w:r>
    </w:p>
    <w:p w14:paraId="14ED6DBB" w14:textId="363A270C" w:rsidR="00EF72E7" w:rsidRDefault="00EF72E7" w:rsidP="00F254D7">
      <w:pPr>
        <w:pStyle w:val="Heading7"/>
      </w:pPr>
      <w:r>
        <w:t>T596A Sub-applications</w:t>
      </w:r>
    </w:p>
    <w:p w14:paraId="35A6F869" w14:textId="554A31D6" w:rsidR="00EF72E7" w:rsidRDefault="00EF72E7" w:rsidP="00EF72E7">
      <w:r>
        <w:t>New entry</w:t>
      </w:r>
    </w:p>
    <w:p w14:paraId="2F5C4895" w14:textId="4BEB398F" w:rsidR="00F229F7" w:rsidRPr="00EF72E7" w:rsidRDefault="00F229F7" w:rsidP="00EF72E7">
      <w:r w:rsidRPr="00F229F7">
        <w:t>9EPC</w:t>
      </w:r>
      <w:r w:rsidRPr="00F229F7">
        <w:tab/>
        <w:t>NSW Police EPSS phase 4 Pay period go live-1</w:t>
      </w:r>
    </w:p>
    <w:p w14:paraId="7EEE56B0" w14:textId="5CE0E783" w:rsidR="00EF72E7" w:rsidRPr="00EF72E7" w:rsidRDefault="00EF72E7" w:rsidP="00EF72E7">
      <w:r w:rsidRPr="00EF72E7">
        <w:rPr>
          <w:noProof/>
        </w:rPr>
        <w:drawing>
          <wp:inline distT="0" distB="0" distL="0" distR="0" wp14:anchorId="3B1E75A4" wp14:editId="1A93E162">
            <wp:extent cx="5531134" cy="349268"/>
            <wp:effectExtent l="0" t="0" r="0" b="0"/>
            <wp:docPr id="83449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95316" name=""/>
                    <pic:cNvPicPr/>
                  </pic:nvPicPr>
                  <pic:blipFill>
                    <a:blip r:embed="rId50"/>
                    <a:stretch>
                      <a:fillRect/>
                    </a:stretch>
                  </pic:blipFill>
                  <pic:spPr>
                    <a:xfrm>
                      <a:off x="0" y="0"/>
                      <a:ext cx="5531134" cy="349268"/>
                    </a:xfrm>
                    <a:prstGeom prst="rect">
                      <a:avLst/>
                    </a:prstGeom>
                  </pic:spPr>
                </pic:pic>
              </a:graphicData>
            </a:graphic>
          </wp:inline>
        </w:drawing>
      </w:r>
    </w:p>
    <w:p w14:paraId="6C37B9BF" w14:textId="5FEB7F34" w:rsidR="00085A76" w:rsidRDefault="00F254D7" w:rsidP="00F254D7">
      <w:pPr>
        <w:pStyle w:val="Heading7"/>
      </w:pPr>
      <w:r>
        <w:t>T596</w:t>
      </w:r>
      <w:proofErr w:type="gramStart"/>
      <w:r>
        <w:t>D  Non</w:t>
      </w:r>
      <w:proofErr w:type="gramEnd"/>
      <w:r>
        <w:t>-statutory sub</w:t>
      </w:r>
      <w:r w:rsidR="00A838DB">
        <w:t>-</w:t>
      </w:r>
      <w:r>
        <w:t>applications</w:t>
      </w:r>
    </w:p>
    <w:p w14:paraId="76F06CF4" w14:textId="467AEC9F" w:rsidR="00F254D7" w:rsidRPr="00F254D7" w:rsidRDefault="00F254D7" w:rsidP="00F254D7">
      <w:r>
        <w:t>Add new entry:</w:t>
      </w:r>
    </w:p>
    <w:p w14:paraId="5C1B2261" w14:textId="608C6ACC" w:rsidR="00684BD8" w:rsidRDefault="00684BD8" w:rsidP="00F254D7">
      <w:r w:rsidRPr="00684BD8">
        <w:t>9EPC</w:t>
      </w:r>
      <w:r w:rsidRPr="00684BD8">
        <w:tab/>
        <w:t>NSW Police EPSS phase 4 Pay period go live-1</w:t>
      </w:r>
      <w:r w:rsidRPr="00684BD8">
        <w:tab/>
        <w:t>26.09.2025</w:t>
      </w:r>
      <w:r w:rsidRPr="00684BD8">
        <w:tab/>
        <w:t>31.12.9999</w:t>
      </w:r>
    </w:p>
    <w:p w14:paraId="4CF319D6" w14:textId="7E695363" w:rsidR="009303E3" w:rsidRDefault="009303E3" w:rsidP="009303E3">
      <w:pPr>
        <w:pStyle w:val="Heading5"/>
      </w:pPr>
      <w:bookmarkStart w:id="140" w:name="_Toc205482295"/>
      <w:r>
        <w:t>Payroll rules</w:t>
      </w:r>
      <w:bookmarkEnd w:id="140"/>
    </w:p>
    <w:p w14:paraId="3ABB1821" w14:textId="242104CD" w:rsidR="009303E3" w:rsidRDefault="009303E3" w:rsidP="009303E3">
      <w:r>
        <w:t xml:space="preserve">Utilise payroll rules prior to function </w:t>
      </w:r>
      <w:r w:rsidRPr="002D115D">
        <w:t>_EPS1</w:t>
      </w:r>
      <w:r>
        <w:t xml:space="preserve"> to set variable </w:t>
      </w:r>
      <w:r w:rsidRPr="009303E3">
        <w:t>‘9ETN’</w:t>
      </w:r>
      <w:r>
        <w:t xml:space="preserve"> to zero/delete the variable.</w:t>
      </w:r>
    </w:p>
    <w:p w14:paraId="26C492EC" w14:textId="6FC26BBC" w:rsidR="009303E3" w:rsidRDefault="009303E3" w:rsidP="009303E3">
      <w:r>
        <w:lastRenderedPageBreak/>
        <w:t xml:space="preserve">Utilise payroll rules to drop the below </w:t>
      </w:r>
      <w:proofErr w:type="gramStart"/>
      <w:r>
        <w:t>WT’s</w:t>
      </w:r>
      <w:proofErr w:type="gramEnd"/>
      <w:r>
        <w:t xml:space="preserve"> for both pay weeks in the pay period if the variable </w:t>
      </w:r>
      <w:r w:rsidRPr="009303E3">
        <w:t>‘9ETN’</w:t>
      </w:r>
      <w:r>
        <w:t xml:space="preserve"> exist.  In the future when Period 3 payments are developed</w:t>
      </w:r>
      <w:r w:rsidR="00967FA8">
        <w:t>,</w:t>
      </w:r>
      <w:r>
        <w:t xml:space="preserve"> then the same will apply</w:t>
      </w:r>
      <w:r w:rsidR="00967FA8">
        <w:t>.</w:t>
      </w:r>
    </w:p>
    <w:p w14:paraId="7E06F5DE" w14:textId="77777777" w:rsidR="009303E3" w:rsidRDefault="009303E3" w:rsidP="009303E3">
      <w:pPr>
        <w:ind w:left="720"/>
      </w:pPr>
      <w:r w:rsidRPr="0097635A">
        <w:t>49E9</w:t>
      </w:r>
      <w:r w:rsidRPr="0097635A">
        <w:tab/>
        <w:t>EPSS P1 Top Up</w:t>
      </w:r>
    </w:p>
    <w:p w14:paraId="6C132F12" w14:textId="77777777" w:rsidR="009303E3" w:rsidRDefault="009303E3" w:rsidP="009303E3">
      <w:pPr>
        <w:ind w:left="720"/>
      </w:pPr>
      <w:r w:rsidRPr="0097635A">
        <w:t>49S9</w:t>
      </w:r>
      <w:r w:rsidRPr="0097635A">
        <w:tab/>
        <w:t>EPSS P2 Supp. Pay</w:t>
      </w:r>
    </w:p>
    <w:p w14:paraId="3BE49CEF" w14:textId="3133BB1E" w:rsidR="00131F11" w:rsidRDefault="00131F11" w:rsidP="00131F11">
      <w:r>
        <w:t>When variable 9ETN exist</w:t>
      </w:r>
      <w:r w:rsidR="00967FA8">
        <w:t xml:space="preserve"> and there was a EPSS top up from any EPSS period to be dropped</w:t>
      </w:r>
      <w:r>
        <w:t>, add it out as WT 9ETN EPSS retirement age. The WT is to be created new as a notional WT in the results with no splits or other wage type keys. It is used as an indication to payroll that EPSS top up was stopped due to the employee retirement age.</w:t>
      </w:r>
    </w:p>
    <w:p w14:paraId="0692DE28" w14:textId="3B9BBEF7" w:rsidR="35DAA25D" w:rsidRDefault="35DAA25D" w:rsidP="22756483">
      <w:pPr>
        <w:pStyle w:val="Heading6"/>
      </w:pPr>
      <w:r>
        <w:t>Build/Config</w:t>
      </w:r>
    </w:p>
    <w:p w14:paraId="136D7FB5" w14:textId="0F745C37" w:rsidR="35DAA25D" w:rsidRDefault="35DAA25D">
      <w:r>
        <w:t>New Wage Type created:</w:t>
      </w:r>
    </w:p>
    <w:p w14:paraId="3D8928A4" w14:textId="2DE3789D" w:rsidR="147B7F91" w:rsidRDefault="72681CC0">
      <w:r>
        <w:rPr>
          <w:noProof/>
        </w:rPr>
        <w:drawing>
          <wp:inline distT="0" distB="0" distL="0" distR="0" wp14:anchorId="70D15CD2" wp14:editId="0E562954">
            <wp:extent cx="2724150" cy="428625"/>
            <wp:effectExtent l="0" t="0" r="0" b="0"/>
            <wp:docPr id="389625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25322" name=""/>
                    <pic:cNvPicPr/>
                  </pic:nvPicPr>
                  <pic:blipFill>
                    <a:blip r:embed="rId51">
                      <a:extLst>
                        <a:ext uri="{28A0092B-C50C-407E-A947-70E740481C1C}">
                          <a14:useLocalDpi xmlns:a14="http://schemas.microsoft.com/office/drawing/2010/main" val="0"/>
                        </a:ext>
                      </a:extLst>
                    </a:blip>
                    <a:stretch>
                      <a:fillRect/>
                    </a:stretch>
                  </pic:blipFill>
                  <pic:spPr>
                    <a:xfrm>
                      <a:off x="0" y="0"/>
                      <a:ext cx="2724150" cy="428625"/>
                    </a:xfrm>
                    <a:prstGeom prst="rect">
                      <a:avLst/>
                    </a:prstGeom>
                  </pic:spPr>
                </pic:pic>
              </a:graphicData>
            </a:graphic>
          </wp:inline>
        </w:drawing>
      </w:r>
    </w:p>
    <w:p w14:paraId="32D47147" w14:textId="4065E6D5" w:rsidR="07B8BFF9" w:rsidRDefault="07B8BFF9">
      <w:r>
        <w:t>We tried using the above logic but faced many issues in testing hence the retirement solution was created as given below:</w:t>
      </w:r>
    </w:p>
    <w:p w14:paraId="69DC2771" w14:textId="599B5334" w:rsidR="07B8BFF9" w:rsidRDefault="07B8BFF9" w:rsidP="0B92480D">
      <w:pPr>
        <w:pStyle w:val="Heading4"/>
      </w:pPr>
      <w:r>
        <w:t>Retirement Payroll Build:</w:t>
      </w:r>
    </w:p>
    <w:p w14:paraId="5F1D8952" w14:textId="0298FD60" w:rsidR="0B92480D" w:rsidRDefault="0B92480D"/>
    <w:p w14:paraId="3DFE5AD1" w14:textId="0FD44DB2" w:rsidR="07B8BFF9" w:rsidRDefault="07B8BFF9">
      <w:r>
        <w:t>_ZAGE function was built to bring the real Age of the employee into a Variable ZAGE.</w:t>
      </w:r>
    </w:p>
    <w:p w14:paraId="138C6B67" w14:textId="08DA3BB3" w:rsidR="07B8BFF9" w:rsidRDefault="07B8BFF9">
      <w:r>
        <w:t xml:space="preserve">Details on _ZAGE are available in the </w:t>
      </w:r>
      <w:proofErr w:type="gramStart"/>
      <w:r>
        <w:t>Technical</w:t>
      </w:r>
      <w:proofErr w:type="gramEnd"/>
      <w:r>
        <w:t xml:space="preserve"> document.</w:t>
      </w:r>
    </w:p>
    <w:p w14:paraId="61ADA358" w14:textId="01C3035B" w:rsidR="07B8BFF9" w:rsidRDefault="07B8BFF9">
      <w:r>
        <w:t xml:space="preserve">Rule ZERT was created to Remove </w:t>
      </w:r>
      <w:r w:rsidR="0CA1425B">
        <w:t>the EPSS Top Ups if employee has reached retirement age that is 67 years of age.</w:t>
      </w:r>
    </w:p>
    <w:p w14:paraId="3E968A69" w14:textId="2175CC5E" w:rsidR="0CA1425B" w:rsidRDefault="0CA1425B">
      <w:proofErr w:type="gramStart"/>
      <w:r>
        <w:t>Also</w:t>
      </w:r>
      <w:proofErr w:type="gramEnd"/>
      <w:r>
        <w:t xml:space="preserve"> this rule is only applicable after 26.09.2025 - controlled by 9EPC Sub-application Constant </w:t>
      </w:r>
    </w:p>
    <w:p w14:paraId="462D3C29" w14:textId="19DE2628" w:rsidR="0CA1425B" w:rsidRDefault="0CA1425B" w:rsidP="0B92480D">
      <w:r>
        <w:rPr>
          <w:noProof/>
        </w:rPr>
        <w:lastRenderedPageBreak/>
        <w:drawing>
          <wp:inline distT="0" distB="0" distL="0" distR="0" wp14:anchorId="2889FBF9" wp14:editId="149FF93A">
            <wp:extent cx="3925081" cy="4200525"/>
            <wp:effectExtent l="0" t="0" r="0" b="0"/>
            <wp:docPr id="2038908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08398" name=""/>
                    <pic:cNvPicPr/>
                  </pic:nvPicPr>
                  <pic:blipFill>
                    <a:blip r:embed="rId52">
                      <a:extLst>
                        <a:ext uri="{28A0092B-C50C-407E-A947-70E740481C1C}">
                          <a14:useLocalDpi xmlns:a14="http://schemas.microsoft.com/office/drawing/2010/main"/>
                        </a:ext>
                      </a:extLst>
                    </a:blip>
                    <a:stretch>
                      <a:fillRect/>
                    </a:stretch>
                  </pic:blipFill>
                  <pic:spPr>
                    <a:xfrm>
                      <a:off x="0" y="0"/>
                      <a:ext cx="3925081" cy="4200525"/>
                    </a:xfrm>
                    <a:prstGeom prst="rect">
                      <a:avLst/>
                    </a:prstGeom>
                  </pic:spPr>
                </pic:pic>
              </a:graphicData>
            </a:graphic>
          </wp:inline>
        </w:drawing>
      </w:r>
    </w:p>
    <w:p w14:paraId="3069CB5E" w14:textId="27AD0D7E" w:rsidR="2872C64F" w:rsidRDefault="2872C64F" w:rsidP="0B92480D">
      <w:r>
        <w:t xml:space="preserve">As we are removing the EPSS Top Ups if employee has reached </w:t>
      </w:r>
      <w:proofErr w:type="spellStart"/>
      <w:r>
        <w:t>Retirment</w:t>
      </w:r>
      <w:proofErr w:type="spellEnd"/>
      <w:r>
        <w:t xml:space="preserve"> age, a corresponding rule ZWP7 was also created to check that if Employee has reached retirement age, then </w:t>
      </w:r>
      <w:proofErr w:type="spellStart"/>
      <w:r>
        <w:t>dont</w:t>
      </w:r>
      <w:proofErr w:type="spellEnd"/>
      <w:r>
        <w:t xml:space="preserve"> update the WEEK No. Counting Table</w:t>
      </w:r>
    </w:p>
    <w:p w14:paraId="6C1A0E2E" w14:textId="346FE415" w:rsidR="7B1A1C35" w:rsidRDefault="7B1A1C35" w:rsidP="0B92480D">
      <w:r>
        <w:rPr>
          <w:noProof/>
        </w:rPr>
        <w:drawing>
          <wp:inline distT="0" distB="0" distL="0" distR="0" wp14:anchorId="7234A100" wp14:editId="7B32BDBF">
            <wp:extent cx="5010150" cy="2352675"/>
            <wp:effectExtent l="0" t="0" r="0" b="0"/>
            <wp:docPr id="1737688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88410" name=""/>
                    <pic:cNvPicPr/>
                  </pic:nvPicPr>
                  <pic:blipFill>
                    <a:blip r:embed="rId53">
                      <a:extLst>
                        <a:ext uri="{28A0092B-C50C-407E-A947-70E740481C1C}">
                          <a14:useLocalDpi xmlns:a14="http://schemas.microsoft.com/office/drawing/2010/main" val="0"/>
                        </a:ext>
                      </a:extLst>
                    </a:blip>
                    <a:stretch>
                      <a:fillRect/>
                    </a:stretch>
                  </pic:blipFill>
                  <pic:spPr>
                    <a:xfrm>
                      <a:off x="0" y="0"/>
                      <a:ext cx="5010150" cy="2352675"/>
                    </a:xfrm>
                    <a:prstGeom prst="rect">
                      <a:avLst/>
                    </a:prstGeom>
                  </pic:spPr>
                </pic:pic>
              </a:graphicData>
            </a:graphic>
          </wp:inline>
        </w:drawing>
      </w:r>
    </w:p>
    <w:p w14:paraId="3BA63CA5" w14:textId="324F7712" w:rsidR="0B92480D" w:rsidRDefault="0B92480D" w:rsidP="0B92480D"/>
    <w:p w14:paraId="5C11EF45" w14:textId="0F21579A" w:rsidR="7B1A1C35" w:rsidRDefault="7B1A1C35" w:rsidP="0B92480D">
      <w:r>
        <w:t>Schema ZWC3 is updated as given below.</w:t>
      </w:r>
    </w:p>
    <w:p w14:paraId="1EA87C02" w14:textId="1E3209B8" w:rsidR="7B1A1C35" w:rsidRDefault="7B1A1C35" w:rsidP="0B92480D">
      <w:r>
        <w:t>All Retirement related configuration is highlighted in Yellow:</w:t>
      </w:r>
    </w:p>
    <w:p w14:paraId="6A8143C1" w14:textId="66850E13" w:rsidR="07B8BFF9" w:rsidRDefault="07B8BFF9" w:rsidP="0B92480D">
      <w:r>
        <w:rPr>
          <w:noProof/>
        </w:rPr>
        <w:lastRenderedPageBreak/>
        <w:drawing>
          <wp:inline distT="0" distB="0" distL="0" distR="0" wp14:anchorId="7C3096EB" wp14:editId="0C80F302">
            <wp:extent cx="2819400" cy="5724525"/>
            <wp:effectExtent l="0" t="0" r="0" b="0"/>
            <wp:docPr id="1076699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9903" name=""/>
                    <pic:cNvPicPr/>
                  </pic:nvPicPr>
                  <pic:blipFill>
                    <a:blip r:embed="rId54">
                      <a:extLst>
                        <a:ext uri="{28A0092B-C50C-407E-A947-70E740481C1C}">
                          <a14:useLocalDpi xmlns:a14="http://schemas.microsoft.com/office/drawing/2010/main" val="0"/>
                        </a:ext>
                      </a:extLst>
                    </a:blip>
                    <a:stretch>
                      <a:fillRect/>
                    </a:stretch>
                  </pic:blipFill>
                  <pic:spPr>
                    <a:xfrm>
                      <a:off x="0" y="0"/>
                      <a:ext cx="2819400" cy="5724525"/>
                    </a:xfrm>
                    <a:prstGeom prst="rect">
                      <a:avLst/>
                    </a:prstGeom>
                  </pic:spPr>
                </pic:pic>
              </a:graphicData>
            </a:graphic>
          </wp:inline>
        </w:drawing>
      </w:r>
    </w:p>
    <w:p w14:paraId="70F30FAE" w14:textId="132A5A37" w:rsidR="0B92480D" w:rsidRDefault="0B92480D"/>
    <w:p w14:paraId="6112373E" w14:textId="03B89525" w:rsidR="009A07D8" w:rsidRDefault="009A07D8" w:rsidP="009A07D8">
      <w:pPr>
        <w:pStyle w:val="Heading4"/>
      </w:pPr>
      <w:bookmarkStart w:id="141" w:name="_Toc205482296"/>
      <w:r>
        <w:t>Technical</w:t>
      </w:r>
      <w:bookmarkEnd w:id="141"/>
    </w:p>
    <w:p w14:paraId="053731EC" w14:textId="6CA21B17" w:rsidR="009A07D8" w:rsidRDefault="009A07D8" w:rsidP="009A07D8">
      <w:pPr>
        <w:pStyle w:val="Heading5"/>
      </w:pPr>
      <w:bookmarkStart w:id="142" w:name="_Toc205482297"/>
      <w:r>
        <w:t>SAP</w:t>
      </w:r>
      <w:bookmarkEnd w:id="142"/>
    </w:p>
    <w:p w14:paraId="156EEE20" w14:textId="77777777" w:rsidR="001B725C" w:rsidRDefault="001B725C" w:rsidP="001B725C">
      <w:r>
        <w:t xml:space="preserve">The technical design takes preference. </w:t>
      </w:r>
    </w:p>
    <w:p w14:paraId="1DA5B6E2" w14:textId="00D38478" w:rsidR="0097635A" w:rsidRDefault="0097635A" w:rsidP="0097635A">
      <w:r>
        <w:t>For pay periods where the pay period start date is = or</w:t>
      </w:r>
      <w:r w:rsidR="001B725C">
        <w:t xml:space="preserve"> </w:t>
      </w:r>
      <w:r>
        <w:t>&gt; than the T596D, application ‘</w:t>
      </w:r>
      <w:r w:rsidRPr="00E55CCC">
        <w:t>9EP</w:t>
      </w:r>
      <w:r>
        <w:t>C’</w:t>
      </w:r>
      <w:r w:rsidR="00DE5F27">
        <w:t xml:space="preserve">, prior to </w:t>
      </w:r>
      <w:r w:rsidR="001B725C">
        <w:t>t</w:t>
      </w:r>
      <w:r w:rsidR="00DE5F27">
        <w:t xml:space="preserve">he </w:t>
      </w:r>
      <w:r>
        <w:t xml:space="preserve">SAP function </w:t>
      </w:r>
      <w:r w:rsidRPr="002D115D">
        <w:t>_EPS1</w:t>
      </w:r>
      <w:r>
        <w:t xml:space="preserve"> </w:t>
      </w:r>
      <w:r w:rsidR="00DE5F27">
        <w:t xml:space="preserve">changes </w:t>
      </w:r>
      <w:r>
        <w:t xml:space="preserve">noted under </w:t>
      </w:r>
      <w:hyperlink w:anchor="_EPSS_age_driven" w:history="1">
        <w:r w:rsidRPr="0097635A">
          <w:rPr>
            <w:rStyle w:val="Hyperlink"/>
          </w:rPr>
          <w:t>EPSS age driven employee</w:t>
        </w:r>
        <w:r w:rsidRPr="0097635A">
          <w:rPr>
            <w:rStyle w:val="Hyperlink"/>
            <w:color w:val="auto"/>
            <w:u w:val="none"/>
          </w:rPr>
          <w:t xml:space="preserve">, </w:t>
        </w:r>
        <w:r>
          <w:rPr>
            <w:rStyle w:val="Hyperlink"/>
            <w:color w:val="auto"/>
            <w:u w:val="none"/>
          </w:rPr>
          <w:t>enhance function _EPSS</w:t>
        </w:r>
        <w:r w:rsidR="00DE5F27">
          <w:rPr>
            <w:rStyle w:val="Hyperlink"/>
            <w:color w:val="auto"/>
            <w:u w:val="none"/>
          </w:rPr>
          <w:t xml:space="preserve"> </w:t>
        </w:r>
        <w:r>
          <w:rPr>
            <w:rStyle w:val="Hyperlink"/>
            <w:color w:val="auto"/>
            <w:u w:val="none"/>
          </w:rPr>
          <w:t xml:space="preserve"> </w:t>
        </w:r>
        <w:r w:rsidR="00DE5F27">
          <w:rPr>
            <w:rStyle w:val="Hyperlink"/>
            <w:color w:val="auto"/>
            <w:u w:val="none"/>
          </w:rPr>
          <w:t>to add ‘</w:t>
        </w:r>
        <w:r w:rsidR="00DE5F27" w:rsidRPr="00DE5F27">
          <w:rPr>
            <w:rStyle w:val="Hyperlink"/>
            <w:color w:val="auto"/>
            <w:u w:val="none"/>
          </w:rPr>
          <w:t>9</w:t>
        </w:r>
        <w:r w:rsidR="00DE5F27">
          <w:rPr>
            <w:rStyle w:val="Hyperlink"/>
            <w:color w:val="auto"/>
            <w:u w:val="none"/>
          </w:rPr>
          <w:t xml:space="preserve">ETN’ to the </w:t>
        </w:r>
        <w:proofErr w:type="spellStart"/>
        <w:r w:rsidR="00DE5F27">
          <w:rPr>
            <w:rStyle w:val="Hyperlink"/>
            <w:color w:val="auto"/>
            <w:u w:val="none"/>
          </w:rPr>
          <w:t>VARiable</w:t>
        </w:r>
        <w:proofErr w:type="spellEnd"/>
        <w:r w:rsidR="00DE5F27">
          <w:rPr>
            <w:rStyle w:val="Hyperlink"/>
            <w:color w:val="auto"/>
            <w:u w:val="none"/>
          </w:rPr>
          <w:t xml:space="preserve"> table</w:t>
        </w:r>
        <w:r w:rsidR="001B725C">
          <w:rPr>
            <w:rStyle w:val="Hyperlink"/>
            <w:color w:val="auto"/>
            <w:u w:val="none"/>
          </w:rPr>
          <w:t xml:space="preserve"> with amount = 1,</w:t>
        </w:r>
        <w:r w:rsidR="00DE5F27">
          <w:rPr>
            <w:rStyle w:val="Hyperlink"/>
            <w:color w:val="auto"/>
            <w:u w:val="none"/>
          </w:rPr>
          <w:t xml:space="preserve"> when the employee age at the period end</w:t>
        </w:r>
        <w:r w:rsidR="00E931A8">
          <w:rPr>
            <w:rStyle w:val="Hyperlink"/>
            <w:color w:val="auto"/>
            <w:u w:val="none"/>
          </w:rPr>
          <w:t xml:space="preserve"> (or last active date for a terminated employee)</w:t>
        </w:r>
        <w:r w:rsidR="001B725C">
          <w:rPr>
            <w:rStyle w:val="Hyperlink"/>
            <w:color w:val="auto"/>
            <w:u w:val="none"/>
          </w:rPr>
          <w:t xml:space="preserve"> </w:t>
        </w:r>
        <w:r w:rsidR="00DE5F27">
          <w:rPr>
            <w:rStyle w:val="Hyperlink"/>
            <w:color w:val="auto"/>
            <w:u w:val="none"/>
          </w:rPr>
          <w:t>is equal or greater pending the birthdate</w:t>
        </w:r>
        <w:r w:rsidR="001B725C">
          <w:rPr>
            <w:rStyle w:val="Hyperlink"/>
            <w:color w:val="auto"/>
            <w:u w:val="none"/>
          </w:rPr>
          <w:t xml:space="preserve"> matrix</w:t>
        </w:r>
        <w:r w:rsidR="00DE5F27">
          <w:rPr>
            <w:rStyle w:val="Hyperlink"/>
            <w:color w:val="auto"/>
            <w:u w:val="none"/>
          </w:rPr>
          <w:t xml:space="preserve">.  </w:t>
        </w:r>
        <w:r w:rsidR="001B725C">
          <w:rPr>
            <w:rStyle w:val="Hyperlink"/>
            <w:color w:val="auto"/>
            <w:u w:val="none"/>
          </w:rPr>
          <w:t>We</w:t>
        </w:r>
        <w:r w:rsidR="00DE5F27">
          <w:rPr>
            <w:rStyle w:val="Hyperlink"/>
            <w:color w:val="auto"/>
            <w:u w:val="none"/>
          </w:rPr>
          <w:t xml:space="preserve"> expect with the current age vs birth date matrix that all employees </w:t>
        </w:r>
        <w:r w:rsidR="001B725C">
          <w:rPr>
            <w:rStyle w:val="Hyperlink"/>
            <w:color w:val="auto"/>
            <w:u w:val="none"/>
          </w:rPr>
          <w:t xml:space="preserve">will be older than 67 when their </w:t>
        </w:r>
        <w:r w:rsidR="001B725C" w:rsidRPr="001B725C">
          <w:rPr>
            <w:rStyle w:val="Hyperlink"/>
            <w:color w:val="auto"/>
            <w:u w:val="none"/>
          </w:rPr>
          <w:t xml:space="preserve">birth date </w:t>
        </w:r>
        <w:r w:rsidR="001B725C">
          <w:rPr>
            <w:rStyle w:val="Hyperlink"/>
            <w:color w:val="auto"/>
            <w:u w:val="none"/>
          </w:rPr>
          <w:t xml:space="preserve">is </w:t>
        </w:r>
        <w:r w:rsidR="001B725C" w:rsidRPr="001B725C">
          <w:rPr>
            <w:rStyle w:val="Hyperlink"/>
            <w:color w:val="auto"/>
            <w:u w:val="none"/>
          </w:rPr>
          <w:t>prior to 1/1/1957</w:t>
        </w:r>
        <w:r w:rsidR="001B725C">
          <w:rPr>
            <w:rStyle w:val="Hyperlink"/>
            <w:color w:val="auto"/>
            <w:u w:val="none"/>
          </w:rPr>
          <w:t xml:space="preserve">. </w:t>
        </w:r>
        <w:r w:rsidR="001B725C" w:rsidRPr="001B725C">
          <w:rPr>
            <w:rStyle w:val="Hyperlink"/>
            <w:color w:val="auto"/>
            <w:u w:val="none"/>
          </w:rPr>
          <w:t xml:space="preserve"> </w:t>
        </w:r>
      </w:hyperlink>
      <w:r>
        <w:t xml:space="preserve"> </w:t>
      </w:r>
    </w:p>
    <w:p w14:paraId="02519B66" w14:textId="5F4895CE" w:rsidR="00355A2F" w:rsidRDefault="001B725C" w:rsidP="00355A2F">
      <w:r>
        <w:t>The below custom table is recommended but not required</w:t>
      </w:r>
      <w:r w:rsidR="00967FA8">
        <w:t>,</w:t>
      </w:r>
      <w:r>
        <w:t xml:space="preserve"> because the current age/birth date matrix</w:t>
      </w:r>
      <w:r w:rsidR="00967FA8">
        <w:t>,</w:t>
      </w:r>
      <w:r>
        <w:t xml:space="preserve"> and based on the relevant pay periods where the age is to be checked, only employees that is already over 67 years is expected to be impacted. </w:t>
      </w:r>
      <w:r w:rsidR="004F5090">
        <w:t xml:space="preserve"> A table as below with </w:t>
      </w:r>
      <w:r w:rsidR="00355A2F">
        <w:t xml:space="preserve">effective dates will assist </w:t>
      </w:r>
      <w:r w:rsidR="004F5090">
        <w:t xml:space="preserve">with </w:t>
      </w:r>
      <w:r w:rsidR="00967FA8">
        <w:t xml:space="preserve">future </w:t>
      </w:r>
      <w:r w:rsidR="004F5090">
        <w:t xml:space="preserve">effective dated </w:t>
      </w:r>
      <w:r w:rsidR="00355A2F">
        <w:t>changes</w:t>
      </w:r>
      <w:r w:rsidR="00967FA8">
        <w:t>.</w:t>
      </w:r>
    </w:p>
    <w:p w14:paraId="4C76CAC7" w14:textId="757C7D44" w:rsidR="00355A2F" w:rsidRDefault="00355A2F" w:rsidP="00355A2F">
      <w:proofErr w:type="spellStart"/>
      <w:r>
        <w:lastRenderedPageBreak/>
        <w:t>Eg.</w:t>
      </w:r>
      <w:proofErr w:type="spellEnd"/>
    </w:p>
    <w:tbl>
      <w:tblPr>
        <w:tblStyle w:val="TableGrid"/>
        <w:tblW w:w="0" w:type="auto"/>
        <w:tblLook w:val="04A0" w:firstRow="1" w:lastRow="0" w:firstColumn="1" w:lastColumn="0" w:noHBand="0" w:noVBand="1"/>
      </w:tblPr>
      <w:tblGrid>
        <w:gridCol w:w="3005"/>
        <w:gridCol w:w="1526"/>
        <w:gridCol w:w="4485"/>
      </w:tblGrid>
      <w:tr w:rsidR="00355A2F" w:rsidRPr="00355A2F" w14:paraId="32BFCBA3" w14:textId="77777777" w:rsidTr="004F5090">
        <w:trPr>
          <w:tblHeader/>
        </w:trPr>
        <w:tc>
          <w:tcPr>
            <w:tcW w:w="3005" w:type="dxa"/>
          </w:tcPr>
          <w:p w14:paraId="2C0C8CE6" w14:textId="71108B96" w:rsidR="00355A2F" w:rsidRPr="00355A2F" w:rsidRDefault="00355A2F" w:rsidP="00355A2F">
            <w:pPr>
              <w:rPr>
                <w:b/>
                <w:bCs/>
              </w:rPr>
            </w:pPr>
            <w:r w:rsidRPr="00355A2F">
              <w:rPr>
                <w:b/>
                <w:bCs/>
              </w:rPr>
              <w:t>Field</w:t>
            </w:r>
          </w:p>
        </w:tc>
        <w:tc>
          <w:tcPr>
            <w:tcW w:w="1526" w:type="dxa"/>
          </w:tcPr>
          <w:p w14:paraId="78862C7E" w14:textId="166FBBA2" w:rsidR="00355A2F" w:rsidRPr="00355A2F" w:rsidRDefault="00355A2F" w:rsidP="00355A2F">
            <w:pPr>
              <w:rPr>
                <w:b/>
                <w:bCs/>
              </w:rPr>
            </w:pPr>
            <w:r w:rsidRPr="00355A2F">
              <w:rPr>
                <w:b/>
                <w:bCs/>
              </w:rPr>
              <w:t>Key field or data</w:t>
            </w:r>
          </w:p>
        </w:tc>
        <w:tc>
          <w:tcPr>
            <w:tcW w:w="4485" w:type="dxa"/>
          </w:tcPr>
          <w:p w14:paraId="4E65CEEA" w14:textId="127E2EFC" w:rsidR="00355A2F" w:rsidRPr="00355A2F" w:rsidRDefault="004F5090" w:rsidP="00355A2F">
            <w:pPr>
              <w:rPr>
                <w:b/>
                <w:bCs/>
              </w:rPr>
            </w:pPr>
            <w:r>
              <w:rPr>
                <w:b/>
                <w:bCs/>
              </w:rPr>
              <w:t>Comment</w:t>
            </w:r>
          </w:p>
        </w:tc>
      </w:tr>
      <w:tr w:rsidR="00355A2F" w14:paraId="0CC26AE9" w14:textId="77777777" w:rsidTr="004F5090">
        <w:tc>
          <w:tcPr>
            <w:tcW w:w="3005" w:type="dxa"/>
          </w:tcPr>
          <w:p w14:paraId="6067DE83" w14:textId="0A8A85D4" w:rsidR="00355A2F" w:rsidRDefault="00355A2F" w:rsidP="00355A2F">
            <w:r>
              <w:t>Effective from</w:t>
            </w:r>
          </w:p>
        </w:tc>
        <w:tc>
          <w:tcPr>
            <w:tcW w:w="1526" w:type="dxa"/>
          </w:tcPr>
          <w:p w14:paraId="0BD0342A" w14:textId="192C242A" w:rsidR="00355A2F" w:rsidRDefault="00355A2F" w:rsidP="00355A2F">
            <w:r>
              <w:t>Key</w:t>
            </w:r>
          </w:p>
        </w:tc>
        <w:tc>
          <w:tcPr>
            <w:tcW w:w="4485" w:type="dxa"/>
          </w:tcPr>
          <w:p w14:paraId="4D6DEA4D" w14:textId="4F920CF5" w:rsidR="00355A2F" w:rsidRDefault="004F5090" w:rsidP="00355A2F">
            <w:r>
              <w:t>Read entry valid at p</w:t>
            </w:r>
            <w:r w:rsidR="00DF1E72">
              <w:t>ay period end date</w:t>
            </w:r>
          </w:p>
        </w:tc>
      </w:tr>
      <w:tr w:rsidR="00355A2F" w14:paraId="658B26A2" w14:textId="77777777" w:rsidTr="004F5090">
        <w:tc>
          <w:tcPr>
            <w:tcW w:w="3005" w:type="dxa"/>
          </w:tcPr>
          <w:p w14:paraId="688AAD97" w14:textId="1C8E8D36" w:rsidR="00355A2F" w:rsidRDefault="00355A2F" w:rsidP="00355A2F">
            <w:r>
              <w:t>Effective to</w:t>
            </w:r>
          </w:p>
        </w:tc>
        <w:tc>
          <w:tcPr>
            <w:tcW w:w="1526" w:type="dxa"/>
          </w:tcPr>
          <w:p w14:paraId="2B32587E" w14:textId="1942CF6C" w:rsidR="00355A2F" w:rsidRDefault="00355A2F" w:rsidP="00355A2F">
            <w:r>
              <w:t>Key</w:t>
            </w:r>
          </w:p>
        </w:tc>
        <w:tc>
          <w:tcPr>
            <w:tcW w:w="4485" w:type="dxa"/>
          </w:tcPr>
          <w:p w14:paraId="45799D0F" w14:textId="2FD398A6" w:rsidR="00355A2F" w:rsidRDefault="004F5090" w:rsidP="00355A2F">
            <w:r>
              <w:t>Read entry valid at pay period end date</w:t>
            </w:r>
          </w:p>
        </w:tc>
      </w:tr>
      <w:tr w:rsidR="00355A2F" w14:paraId="509A4436" w14:textId="77777777" w:rsidTr="004F5090">
        <w:tc>
          <w:tcPr>
            <w:tcW w:w="3005" w:type="dxa"/>
          </w:tcPr>
          <w:p w14:paraId="2CFC7C2A" w14:textId="073700AA" w:rsidR="00355A2F" w:rsidRDefault="00355A2F" w:rsidP="00355A2F">
            <w:r>
              <w:t>Start date of birth year</w:t>
            </w:r>
          </w:p>
        </w:tc>
        <w:tc>
          <w:tcPr>
            <w:tcW w:w="1526" w:type="dxa"/>
          </w:tcPr>
          <w:p w14:paraId="6D3427CE" w14:textId="59D5DF52" w:rsidR="00355A2F" w:rsidRDefault="00355A2F" w:rsidP="00355A2F">
            <w:r>
              <w:t>Key</w:t>
            </w:r>
          </w:p>
        </w:tc>
        <w:tc>
          <w:tcPr>
            <w:tcW w:w="4485" w:type="dxa"/>
          </w:tcPr>
          <w:p w14:paraId="04E7EDCB" w14:textId="02B2B79A" w:rsidR="00355A2F" w:rsidRDefault="004F5090" w:rsidP="00355A2F">
            <w:r>
              <w:t>Read entry valid on employee birthdate</w:t>
            </w:r>
          </w:p>
        </w:tc>
      </w:tr>
      <w:tr w:rsidR="004F5090" w14:paraId="32DAEB3B" w14:textId="77777777" w:rsidTr="004F5090">
        <w:tc>
          <w:tcPr>
            <w:tcW w:w="3005" w:type="dxa"/>
          </w:tcPr>
          <w:p w14:paraId="266A036F" w14:textId="28FC2BD0" w:rsidR="004F5090" w:rsidRDefault="004F5090" w:rsidP="004F5090">
            <w:r>
              <w:t>End date of birth year</w:t>
            </w:r>
          </w:p>
        </w:tc>
        <w:tc>
          <w:tcPr>
            <w:tcW w:w="1526" w:type="dxa"/>
          </w:tcPr>
          <w:p w14:paraId="4C1278DD" w14:textId="10186AA1" w:rsidR="004F5090" w:rsidRDefault="004F5090" w:rsidP="004F5090">
            <w:r>
              <w:t>Key</w:t>
            </w:r>
          </w:p>
        </w:tc>
        <w:tc>
          <w:tcPr>
            <w:tcW w:w="4485" w:type="dxa"/>
          </w:tcPr>
          <w:p w14:paraId="7BB39152" w14:textId="3236FDC8" w:rsidR="004F5090" w:rsidRDefault="004F5090" w:rsidP="004F5090">
            <w:r>
              <w:t>Read entry valid on employee birthdate</w:t>
            </w:r>
          </w:p>
        </w:tc>
      </w:tr>
      <w:tr w:rsidR="004F5090" w14:paraId="7DC278B7" w14:textId="77777777" w:rsidTr="004F5090">
        <w:tc>
          <w:tcPr>
            <w:tcW w:w="3005" w:type="dxa"/>
          </w:tcPr>
          <w:p w14:paraId="0248FCF7" w14:textId="77777777" w:rsidR="004F5090" w:rsidRDefault="004F5090" w:rsidP="004F5090">
            <w:r>
              <w:t>Retirement age YYYY</w:t>
            </w:r>
          </w:p>
          <w:p w14:paraId="6C6BFAF9" w14:textId="3D2D8103" w:rsidR="0056235C" w:rsidRDefault="0056235C" w:rsidP="004F5090">
            <w:proofErr w:type="spellStart"/>
            <w:r>
              <w:t>RT_Age_YYYY</w:t>
            </w:r>
            <w:proofErr w:type="spellEnd"/>
          </w:p>
        </w:tc>
        <w:tc>
          <w:tcPr>
            <w:tcW w:w="1526" w:type="dxa"/>
          </w:tcPr>
          <w:p w14:paraId="05882536" w14:textId="633FC24E" w:rsidR="004F5090" w:rsidRDefault="004F5090" w:rsidP="004F5090">
            <w:r>
              <w:t>Data</w:t>
            </w:r>
          </w:p>
        </w:tc>
        <w:tc>
          <w:tcPr>
            <w:tcW w:w="4485" w:type="dxa"/>
          </w:tcPr>
          <w:p w14:paraId="2354F294" w14:textId="77777777" w:rsidR="00967FA8" w:rsidRDefault="0056235C" w:rsidP="004F5090">
            <w:pPr>
              <w:rPr>
                <w:sz w:val="16"/>
                <w:szCs w:val="16"/>
              </w:rPr>
            </w:pPr>
            <w:r w:rsidRPr="0056235C">
              <w:rPr>
                <w:sz w:val="16"/>
                <w:szCs w:val="16"/>
              </w:rPr>
              <w:t>Get the number of years/months/days between the birthday and the</w:t>
            </w:r>
            <w:r>
              <w:rPr>
                <w:sz w:val="16"/>
                <w:szCs w:val="16"/>
              </w:rPr>
              <w:t xml:space="preserve"> pay</w:t>
            </w:r>
            <w:r w:rsidRPr="0056235C">
              <w:rPr>
                <w:sz w:val="16"/>
                <w:szCs w:val="16"/>
              </w:rPr>
              <w:t xml:space="preserve"> period end date (inclusive)</w:t>
            </w:r>
            <w:r w:rsidR="00E931A8">
              <w:rPr>
                <w:sz w:val="16"/>
                <w:szCs w:val="16"/>
              </w:rPr>
              <w:t>/last active day</w:t>
            </w:r>
            <w:r>
              <w:rPr>
                <w:sz w:val="16"/>
                <w:szCs w:val="16"/>
              </w:rPr>
              <w:t xml:space="preserve">, </w:t>
            </w:r>
          </w:p>
          <w:p w14:paraId="5B58EFC3" w14:textId="73446EA0" w:rsidR="0056235C" w:rsidRDefault="0056235C" w:rsidP="004F5090">
            <w:r w:rsidRPr="0056235C">
              <w:rPr>
                <w:sz w:val="16"/>
                <w:szCs w:val="16"/>
              </w:rPr>
              <w:t>B_YYYY</w:t>
            </w:r>
            <w:r>
              <w:rPr>
                <w:sz w:val="16"/>
                <w:szCs w:val="16"/>
              </w:rPr>
              <w:t xml:space="preserve"> / </w:t>
            </w:r>
            <w:r w:rsidRPr="0056235C">
              <w:rPr>
                <w:sz w:val="16"/>
                <w:szCs w:val="16"/>
              </w:rPr>
              <w:t xml:space="preserve">B_MM </w:t>
            </w:r>
            <w:r>
              <w:rPr>
                <w:sz w:val="16"/>
                <w:szCs w:val="16"/>
              </w:rPr>
              <w:t>/</w:t>
            </w:r>
            <w:r w:rsidRPr="0056235C">
              <w:rPr>
                <w:sz w:val="16"/>
                <w:szCs w:val="16"/>
              </w:rPr>
              <w:t xml:space="preserve"> B_DD</w:t>
            </w:r>
            <w:r>
              <w:t xml:space="preserve">.  </w:t>
            </w:r>
          </w:p>
          <w:p w14:paraId="58D32046" w14:textId="3524F71D" w:rsidR="0056235C" w:rsidRPr="0012130D" w:rsidRDefault="0056235C" w:rsidP="004F5090">
            <w:pPr>
              <w:rPr>
                <w:sz w:val="18"/>
                <w:szCs w:val="18"/>
              </w:rPr>
            </w:pPr>
            <w:r w:rsidRPr="0012130D">
              <w:rPr>
                <w:sz w:val="18"/>
                <w:szCs w:val="18"/>
              </w:rPr>
              <w:t xml:space="preserve">Allow </w:t>
            </w:r>
            <w:r w:rsidR="00870937">
              <w:rPr>
                <w:sz w:val="18"/>
                <w:szCs w:val="18"/>
              </w:rPr>
              <w:t xml:space="preserve">EPSS fund </w:t>
            </w:r>
            <w:r w:rsidR="00870937" w:rsidRPr="0012130D">
              <w:rPr>
                <w:sz w:val="18"/>
                <w:szCs w:val="18"/>
              </w:rPr>
              <w:t>contributions</w:t>
            </w:r>
            <w:r w:rsidR="00870937">
              <w:rPr>
                <w:sz w:val="18"/>
                <w:szCs w:val="18"/>
              </w:rPr>
              <w:t xml:space="preserve"> &amp; related WT’s</w:t>
            </w:r>
            <w:r w:rsidRPr="0012130D">
              <w:rPr>
                <w:sz w:val="18"/>
                <w:szCs w:val="18"/>
              </w:rPr>
              <w:t xml:space="preserve"> and do not create the variable when the entry </w:t>
            </w:r>
            <w:r w:rsidR="0012130D">
              <w:rPr>
                <w:sz w:val="18"/>
                <w:szCs w:val="18"/>
              </w:rPr>
              <w:t>read</w:t>
            </w:r>
            <w:r w:rsidRPr="0012130D">
              <w:rPr>
                <w:sz w:val="18"/>
                <w:szCs w:val="18"/>
              </w:rPr>
              <w:t xml:space="preserve"> have:</w:t>
            </w:r>
          </w:p>
          <w:p w14:paraId="26003BAF" w14:textId="77777777" w:rsidR="004F5090" w:rsidRDefault="0056235C" w:rsidP="004F5090">
            <w:r>
              <w:t xml:space="preserve">RT </w:t>
            </w:r>
            <w:proofErr w:type="spellStart"/>
            <w:r>
              <w:t>Age_MM</w:t>
            </w:r>
            <w:proofErr w:type="spellEnd"/>
            <w:r>
              <w:t xml:space="preserve"> =</w:t>
            </w:r>
            <w:r w:rsidR="004F5090">
              <w:t xml:space="preserve"> zero, then for entry read, check </w:t>
            </w:r>
            <w:r>
              <w:t xml:space="preserve">B_YYYY &lt; </w:t>
            </w:r>
            <w:proofErr w:type="spellStart"/>
            <w:r>
              <w:t>RT_Age_YYYY</w:t>
            </w:r>
            <w:proofErr w:type="spellEnd"/>
            <w:r w:rsidR="004F5090">
              <w:t xml:space="preserve"> </w:t>
            </w:r>
          </w:p>
          <w:p w14:paraId="53083ABE" w14:textId="4DAFAA3E" w:rsidR="0012130D" w:rsidRPr="0012130D" w:rsidRDefault="0012130D" w:rsidP="004F5090">
            <w:pPr>
              <w:rPr>
                <w:sz w:val="18"/>
                <w:szCs w:val="18"/>
              </w:rPr>
            </w:pPr>
            <w:r w:rsidRPr="0012130D">
              <w:rPr>
                <w:sz w:val="18"/>
                <w:szCs w:val="18"/>
              </w:rPr>
              <w:t>If check is not passed, then do not create EPSS fund code WT’s and create the variable (noted the effective pay for the 2 items differ)</w:t>
            </w:r>
          </w:p>
        </w:tc>
      </w:tr>
      <w:tr w:rsidR="004F5090" w14:paraId="34FAB222" w14:textId="77777777" w:rsidTr="004F5090">
        <w:tc>
          <w:tcPr>
            <w:tcW w:w="3005" w:type="dxa"/>
          </w:tcPr>
          <w:p w14:paraId="788B743C" w14:textId="77777777" w:rsidR="004F5090" w:rsidRDefault="004F5090" w:rsidP="004F5090">
            <w:r>
              <w:t>Retirement age Month</w:t>
            </w:r>
          </w:p>
          <w:p w14:paraId="4BBC43E7" w14:textId="5F3AC43B" w:rsidR="0056235C" w:rsidRDefault="0056235C" w:rsidP="004F5090">
            <w:proofErr w:type="spellStart"/>
            <w:r>
              <w:t>RT_Age_MM</w:t>
            </w:r>
            <w:proofErr w:type="spellEnd"/>
          </w:p>
        </w:tc>
        <w:tc>
          <w:tcPr>
            <w:tcW w:w="1526" w:type="dxa"/>
          </w:tcPr>
          <w:p w14:paraId="1085D0DC" w14:textId="1D3EC726" w:rsidR="004F5090" w:rsidRDefault="004F5090" w:rsidP="004F5090">
            <w:r>
              <w:t>Data</w:t>
            </w:r>
          </w:p>
        </w:tc>
        <w:tc>
          <w:tcPr>
            <w:tcW w:w="4485" w:type="dxa"/>
          </w:tcPr>
          <w:p w14:paraId="43F39914" w14:textId="77777777" w:rsidR="00967FA8" w:rsidRDefault="0056235C" w:rsidP="0056235C">
            <w:pPr>
              <w:rPr>
                <w:sz w:val="16"/>
                <w:szCs w:val="16"/>
              </w:rPr>
            </w:pPr>
            <w:r w:rsidRPr="0056235C">
              <w:rPr>
                <w:sz w:val="16"/>
                <w:szCs w:val="16"/>
              </w:rPr>
              <w:t>Get the number of years/months/days between the birthday and the</w:t>
            </w:r>
            <w:r>
              <w:rPr>
                <w:sz w:val="16"/>
                <w:szCs w:val="16"/>
              </w:rPr>
              <w:t xml:space="preserve"> pay</w:t>
            </w:r>
            <w:r w:rsidRPr="0056235C">
              <w:rPr>
                <w:sz w:val="16"/>
                <w:szCs w:val="16"/>
              </w:rPr>
              <w:t xml:space="preserve"> period end date (inclusive</w:t>
            </w:r>
            <w:r w:rsidR="00E931A8" w:rsidRPr="0056235C">
              <w:rPr>
                <w:sz w:val="16"/>
                <w:szCs w:val="16"/>
              </w:rPr>
              <w:t>)</w:t>
            </w:r>
            <w:r w:rsidR="00E931A8">
              <w:rPr>
                <w:sz w:val="16"/>
                <w:szCs w:val="16"/>
              </w:rPr>
              <w:t>/last active day</w:t>
            </w:r>
            <w:r>
              <w:rPr>
                <w:sz w:val="16"/>
                <w:szCs w:val="16"/>
              </w:rPr>
              <w:t>,</w:t>
            </w:r>
          </w:p>
          <w:p w14:paraId="22905FBE" w14:textId="228ADAAB" w:rsidR="0056235C" w:rsidRDefault="0056235C" w:rsidP="0056235C">
            <w:r>
              <w:rPr>
                <w:sz w:val="16"/>
                <w:szCs w:val="16"/>
              </w:rPr>
              <w:t xml:space="preserve"> </w:t>
            </w:r>
            <w:r w:rsidRPr="0056235C">
              <w:rPr>
                <w:sz w:val="16"/>
                <w:szCs w:val="16"/>
              </w:rPr>
              <w:t>B_YYYY</w:t>
            </w:r>
            <w:r>
              <w:rPr>
                <w:sz w:val="16"/>
                <w:szCs w:val="16"/>
              </w:rPr>
              <w:t xml:space="preserve"> / </w:t>
            </w:r>
            <w:r w:rsidRPr="0056235C">
              <w:rPr>
                <w:sz w:val="16"/>
                <w:szCs w:val="16"/>
              </w:rPr>
              <w:t xml:space="preserve">B_MM </w:t>
            </w:r>
            <w:r>
              <w:rPr>
                <w:sz w:val="16"/>
                <w:szCs w:val="16"/>
              </w:rPr>
              <w:t>/</w:t>
            </w:r>
            <w:r w:rsidRPr="0056235C">
              <w:rPr>
                <w:sz w:val="16"/>
                <w:szCs w:val="16"/>
              </w:rPr>
              <w:t xml:space="preserve"> B_DD</w:t>
            </w:r>
            <w:r>
              <w:t xml:space="preserve">.  </w:t>
            </w:r>
          </w:p>
          <w:p w14:paraId="17B5D078" w14:textId="452328E7" w:rsidR="0056235C" w:rsidRPr="0012130D" w:rsidRDefault="0056235C" w:rsidP="0056235C">
            <w:pPr>
              <w:rPr>
                <w:sz w:val="18"/>
                <w:szCs w:val="18"/>
              </w:rPr>
            </w:pPr>
            <w:r w:rsidRPr="0012130D">
              <w:rPr>
                <w:sz w:val="18"/>
                <w:szCs w:val="18"/>
              </w:rPr>
              <w:t xml:space="preserve">Allow </w:t>
            </w:r>
            <w:r w:rsidR="00967FA8">
              <w:rPr>
                <w:sz w:val="18"/>
                <w:szCs w:val="18"/>
              </w:rPr>
              <w:t xml:space="preserve">EPSS fund </w:t>
            </w:r>
            <w:r w:rsidRPr="0012130D">
              <w:rPr>
                <w:sz w:val="18"/>
                <w:szCs w:val="18"/>
              </w:rPr>
              <w:t>contributions</w:t>
            </w:r>
            <w:r w:rsidR="00967FA8">
              <w:rPr>
                <w:sz w:val="18"/>
                <w:szCs w:val="18"/>
              </w:rPr>
              <w:t xml:space="preserve"> &amp; related WT’s </w:t>
            </w:r>
            <w:r w:rsidRPr="0012130D">
              <w:rPr>
                <w:sz w:val="18"/>
                <w:szCs w:val="18"/>
              </w:rPr>
              <w:t xml:space="preserve">and do not create the variable when the entry </w:t>
            </w:r>
            <w:r w:rsidR="0012130D">
              <w:rPr>
                <w:sz w:val="18"/>
                <w:szCs w:val="18"/>
              </w:rPr>
              <w:t>read</w:t>
            </w:r>
            <w:r w:rsidRPr="0012130D">
              <w:rPr>
                <w:sz w:val="18"/>
                <w:szCs w:val="18"/>
              </w:rPr>
              <w:t xml:space="preserve"> have:</w:t>
            </w:r>
          </w:p>
          <w:p w14:paraId="7DB8F426" w14:textId="6628F3E4" w:rsidR="004F5090" w:rsidRDefault="0056235C" w:rsidP="004F5090">
            <w:proofErr w:type="spellStart"/>
            <w:r>
              <w:t>RT_Age_MM</w:t>
            </w:r>
            <w:proofErr w:type="spellEnd"/>
            <w:r>
              <w:t xml:space="preserve"> not zero, </w:t>
            </w:r>
            <w:r w:rsidR="004F5090">
              <w:t xml:space="preserve">then for entry read, </w:t>
            </w:r>
            <w:r w:rsidR="00EC0B13">
              <w:t xml:space="preserve">and if </w:t>
            </w:r>
            <w:r>
              <w:t xml:space="preserve">B_YYYY </w:t>
            </w:r>
            <w:r w:rsidR="00D97163">
              <w:t xml:space="preserve">= </w:t>
            </w:r>
            <w:proofErr w:type="spellStart"/>
            <w:r>
              <w:t>RT_Age_YYYY</w:t>
            </w:r>
            <w:proofErr w:type="spellEnd"/>
            <w:r w:rsidR="004F5090">
              <w:t xml:space="preserve">, then check the </w:t>
            </w:r>
            <w:r>
              <w:t>B_MM</w:t>
            </w:r>
            <w:r w:rsidR="004F5090">
              <w:t xml:space="preserve"> &lt; </w:t>
            </w:r>
            <w:proofErr w:type="spellStart"/>
            <w:r>
              <w:t>RT_Age_MM</w:t>
            </w:r>
            <w:proofErr w:type="spellEnd"/>
            <w:r w:rsidR="0012130D">
              <w:t xml:space="preserve">; </w:t>
            </w:r>
            <w:r w:rsidR="00EC0B13">
              <w:t xml:space="preserve">or if the </w:t>
            </w:r>
            <w:r w:rsidR="0012130D">
              <w:t xml:space="preserve">if the </w:t>
            </w:r>
            <w:r w:rsidR="00EC0B13">
              <w:t xml:space="preserve">B_YYYY not equal to the </w:t>
            </w:r>
            <w:proofErr w:type="spellStart"/>
            <w:r w:rsidR="00EC0B13">
              <w:t>RT_Age_YYYY</w:t>
            </w:r>
            <w:proofErr w:type="spellEnd"/>
            <w:r w:rsidR="00EC0B13">
              <w:t xml:space="preserve">, then </w:t>
            </w:r>
            <w:proofErr w:type="gramStart"/>
            <w:r w:rsidR="00EC0B13">
              <w:t xml:space="preserve">check </w:t>
            </w:r>
            <w:r w:rsidR="0012130D">
              <w:t xml:space="preserve"> </w:t>
            </w:r>
            <w:r w:rsidR="00EC0B13">
              <w:t>B</w:t>
            </w:r>
            <w:proofErr w:type="gramEnd"/>
            <w:r w:rsidR="00EC0B13">
              <w:t xml:space="preserve">_YYYY &lt; </w:t>
            </w:r>
            <w:proofErr w:type="spellStart"/>
            <w:r w:rsidR="00EC0B13">
              <w:t>RT_Age_YYYY</w:t>
            </w:r>
            <w:proofErr w:type="spellEnd"/>
            <w:r w:rsidR="00EC0B13">
              <w:t>.</w:t>
            </w:r>
          </w:p>
          <w:p w14:paraId="78AA3686" w14:textId="04A95365" w:rsidR="0012130D" w:rsidRDefault="0012130D" w:rsidP="004F5090">
            <w:r w:rsidRPr="0012130D">
              <w:rPr>
                <w:sz w:val="18"/>
                <w:szCs w:val="18"/>
              </w:rPr>
              <w:t>If check</w:t>
            </w:r>
            <w:r w:rsidR="00EC0B13">
              <w:rPr>
                <w:sz w:val="18"/>
                <w:szCs w:val="18"/>
              </w:rPr>
              <w:t>s</w:t>
            </w:r>
            <w:r w:rsidRPr="0012130D">
              <w:rPr>
                <w:sz w:val="18"/>
                <w:szCs w:val="18"/>
              </w:rPr>
              <w:t xml:space="preserve"> </w:t>
            </w:r>
            <w:r w:rsidR="00EC0B13">
              <w:rPr>
                <w:sz w:val="18"/>
                <w:szCs w:val="18"/>
              </w:rPr>
              <w:t>are</w:t>
            </w:r>
            <w:r w:rsidRPr="0012130D">
              <w:rPr>
                <w:sz w:val="18"/>
                <w:szCs w:val="18"/>
              </w:rPr>
              <w:t xml:space="preserve"> not passed, then do not create EPSS fund code WT’s and create the variable (noted the effective pay for the 2 items differ)</w:t>
            </w:r>
          </w:p>
        </w:tc>
      </w:tr>
    </w:tbl>
    <w:p w14:paraId="4BC3820C" w14:textId="7F5DD8D2" w:rsidR="00355A2F" w:rsidRDefault="005A5142" w:rsidP="005A5142">
      <w:pPr>
        <w:pStyle w:val="Heading3"/>
      </w:pPr>
      <w:bookmarkStart w:id="143" w:name="_Toc205482298"/>
      <w:r>
        <w:t>Business impact</w:t>
      </w:r>
      <w:bookmarkEnd w:id="143"/>
    </w:p>
    <w:p w14:paraId="04830C01" w14:textId="72D90A8D" w:rsidR="005A5142" w:rsidRDefault="005A5142" w:rsidP="005A5142">
      <w:r>
        <w:t>Continue to monitor if manual adjustments are required for employees that reached the retirement age mid pay period.</w:t>
      </w:r>
    </w:p>
    <w:p w14:paraId="591201E6" w14:textId="3B066E18" w:rsidR="003202B0" w:rsidRPr="005A5142" w:rsidRDefault="003202B0" w:rsidP="005A5142">
      <w:r>
        <w:t xml:space="preserve">The payroll message for retirement age will not show for funds 9DDL/M/N anymore. </w:t>
      </w:r>
      <w:r w:rsidR="00DD1B0D">
        <w:t xml:space="preserve"> Instead find employees that had EPSS payments dropped </w:t>
      </w:r>
      <w:r w:rsidR="004D36F4">
        <w:t xml:space="preserve">due to retirement age </w:t>
      </w:r>
      <w:r w:rsidR="00792DDE">
        <w:t xml:space="preserve">via notional WT </w:t>
      </w:r>
      <w:r w:rsidR="00792DDE" w:rsidRPr="009303E3">
        <w:t>9ETN</w:t>
      </w:r>
      <w:r w:rsidR="00792DDE">
        <w:t>.  *Disclaimer, the project team will advise if the use of WT9ETN changes</w:t>
      </w:r>
      <w:r w:rsidR="004D36F4">
        <w:t>/if the fund message is re-instated</w:t>
      </w:r>
      <w:r w:rsidR="00792DDE">
        <w:t xml:space="preserve">.   </w:t>
      </w:r>
    </w:p>
    <w:p w14:paraId="413A74A4" w14:textId="0559A1A3" w:rsidR="00080B05" w:rsidRDefault="00080B05" w:rsidP="00080B05">
      <w:pPr>
        <w:pStyle w:val="Heading2"/>
        <w:rPr>
          <w:rFonts w:eastAsiaTheme="minorHAnsi"/>
        </w:rPr>
      </w:pPr>
      <w:bookmarkStart w:id="144" w:name="_Toc205482299"/>
      <w:r>
        <w:rPr>
          <w:rFonts w:eastAsiaTheme="minorHAnsi"/>
        </w:rPr>
        <w:t>Sign-off</w:t>
      </w:r>
      <w:r w:rsidR="009D2643">
        <w:rPr>
          <w:rFonts w:eastAsiaTheme="minorHAnsi"/>
        </w:rPr>
        <w:t xml:space="preserve"> – Oct ’25 release</w:t>
      </w:r>
      <w:r w:rsidR="009734A6">
        <w:rPr>
          <w:rFonts w:eastAsiaTheme="minorHAnsi"/>
        </w:rPr>
        <w:t xml:space="preserve"> phase 4</w:t>
      </w:r>
      <w:bookmarkEnd w:id="144"/>
    </w:p>
    <w:tbl>
      <w:tblPr>
        <w:tblW w:w="748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15"/>
        <w:gridCol w:w="2115"/>
        <w:gridCol w:w="1275"/>
        <w:gridCol w:w="1980"/>
      </w:tblGrid>
      <w:tr w:rsidR="00080B05" w:rsidRPr="00080B05" w14:paraId="65BFE61D" w14:textId="77777777" w:rsidTr="00080B05">
        <w:trPr>
          <w:trHeight w:val="300"/>
        </w:trPr>
        <w:tc>
          <w:tcPr>
            <w:tcW w:w="2115" w:type="dxa"/>
            <w:hideMark/>
          </w:tcPr>
          <w:p w14:paraId="6AE01B31" w14:textId="77777777" w:rsidR="00080B05" w:rsidRPr="00080B05" w:rsidRDefault="00080B05" w:rsidP="00660F97">
            <w:pPr>
              <w:spacing w:after="0" w:line="240" w:lineRule="auto"/>
              <w:textAlignment w:val="baseline"/>
              <w:rPr>
                <w:rFonts w:ascii="Segoe UI" w:eastAsia="Times New Roman" w:hAnsi="Segoe UI" w:cs="Segoe UI"/>
                <w:kern w:val="0"/>
                <w:sz w:val="18"/>
                <w:szCs w:val="18"/>
                <w:lang w:eastAsia="en-AU"/>
                <w14:ligatures w14:val="none"/>
              </w:rPr>
            </w:pPr>
            <w:r w:rsidRPr="00080B05">
              <w:rPr>
                <w:rFonts w:ascii="Calibri" w:eastAsia="Times New Roman" w:hAnsi="Calibri" w:cs="Calibri"/>
                <w:kern w:val="0"/>
                <w:lang w:eastAsia="en-AU"/>
                <w14:ligatures w14:val="none"/>
              </w:rPr>
              <w:t>Manager – Workers Insurance, HRTS </w:t>
            </w:r>
          </w:p>
        </w:tc>
        <w:tc>
          <w:tcPr>
            <w:tcW w:w="2115" w:type="dxa"/>
            <w:hideMark/>
          </w:tcPr>
          <w:p w14:paraId="3280231C" w14:textId="77777777" w:rsidR="00080B05" w:rsidRPr="00080B05" w:rsidRDefault="00080B05" w:rsidP="00660F97">
            <w:pPr>
              <w:spacing w:after="0" w:line="240" w:lineRule="auto"/>
              <w:textAlignment w:val="baseline"/>
              <w:rPr>
                <w:rFonts w:ascii="Segoe UI" w:eastAsia="Times New Roman" w:hAnsi="Segoe UI" w:cs="Segoe UI"/>
                <w:kern w:val="0"/>
                <w:sz w:val="18"/>
                <w:szCs w:val="18"/>
                <w:lang w:eastAsia="en-AU"/>
                <w14:ligatures w14:val="none"/>
              </w:rPr>
            </w:pPr>
            <w:r w:rsidRPr="00080B05">
              <w:rPr>
                <w:rFonts w:ascii="Calibri" w:eastAsia="Times New Roman" w:hAnsi="Calibri" w:cs="Calibri"/>
                <w:kern w:val="0"/>
                <w:lang w:eastAsia="en-AU"/>
                <w14:ligatures w14:val="none"/>
              </w:rPr>
              <w:t>David Kumar </w:t>
            </w:r>
          </w:p>
        </w:tc>
        <w:tc>
          <w:tcPr>
            <w:tcW w:w="1275" w:type="dxa"/>
            <w:vAlign w:val="bottom"/>
          </w:tcPr>
          <w:p w14:paraId="78CFA9D5" w14:textId="77777777" w:rsidR="00080B05" w:rsidRPr="00080B05" w:rsidRDefault="00080B05" w:rsidP="00660F97">
            <w:pPr>
              <w:spacing w:after="0" w:line="240" w:lineRule="auto"/>
              <w:textAlignment w:val="baseline"/>
              <w:rPr>
                <w:rFonts w:ascii="Segoe UI" w:eastAsia="Times New Roman" w:hAnsi="Segoe UI" w:cs="Segoe UI"/>
                <w:kern w:val="0"/>
                <w:sz w:val="18"/>
                <w:szCs w:val="18"/>
                <w:lang w:eastAsia="en-AU"/>
                <w14:ligatures w14:val="none"/>
              </w:rPr>
            </w:pPr>
          </w:p>
        </w:tc>
        <w:tc>
          <w:tcPr>
            <w:tcW w:w="1980" w:type="dxa"/>
            <w:vAlign w:val="bottom"/>
          </w:tcPr>
          <w:p w14:paraId="51B34737" w14:textId="77777777" w:rsidR="00080B05" w:rsidRPr="00080B05" w:rsidRDefault="00080B05" w:rsidP="00660F97">
            <w:pPr>
              <w:spacing w:after="0" w:line="240" w:lineRule="auto"/>
              <w:textAlignment w:val="baseline"/>
              <w:rPr>
                <w:rFonts w:ascii="Segoe UI" w:eastAsia="Times New Roman" w:hAnsi="Segoe UI" w:cs="Segoe UI"/>
                <w:kern w:val="0"/>
                <w:sz w:val="18"/>
                <w:szCs w:val="18"/>
                <w:lang w:eastAsia="en-AU"/>
                <w14:ligatures w14:val="none"/>
              </w:rPr>
            </w:pPr>
          </w:p>
        </w:tc>
      </w:tr>
      <w:tr w:rsidR="00080B05" w:rsidRPr="00080B05" w14:paraId="0AEAC04E" w14:textId="77777777" w:rsidTr="00080B05">
        <w:trPr>
          <w:trHeight w:val="300"/>
        </w:trPr>
        <w:tc>
          <w:tcPr>
            <w:tcW w:w="2115" w:type="dxa"/>
          </w:tcPr>
          <w:p w14:paraId="7784FBA4" w14:textId="06B576C9" w:rsidR="00080B05" w:rsidRPr="00080B05" w:rsidRDefault="00080B05" w:rsidP="00080B05">
            <w:pPr>
              <w:spacing w:after="0" w:line="240" w:lineRule="auto"/>
              <w:textAlignment w:val="baseline"/>
              <w:rPr>
                <w:rFonts w:ascii="Calibri" w:eastAsia="Times New Roman" w:hAnsi="Calibri" w:cs="Calibri"/>
                <w:kern w:val="0"/>
                <w:lang w:eastAsia="en-AU"/>
                <w14:ligatures w14:val="none"/>
              </w:rPr>
            </w:pPr>
            <w:r>
              <w:rPr>
                <w:rFonts w:ascii="Calibri" w:eastAsia="Times New Roman" w:hAnsi="Calibri" w:cs="Calibri"/>
                <w:kern w:val="0"/>
                <w:lang w:eastAsia="en-AU"/>
                <w14:ligatures w14:val="none"/>
              </w:rPr>
              <w:t xml:space="preserve">Manager - </w:t>
            </w:r>
            <w:r w:rsidRPr="00080B05">
              <w:rPr>
                <w:rFonts w:ascii="Calibri" w:eastAsia="Times New Roman" w:hAnsi="Calibri" w:cs="Calibri"/>
                <w:kern w:val="0"/>
                <w:lang w:eastAsia="en-AU"/>
                <w14:ligatures w14:val="none"/>
              </w:rPr>
              <w:t>TCSC ERP Platform Business Support</w:t>
            </w:r>
          </w:p>
        </w:tc>
        <w:tc>
          <w:tcPr>
            <w:tcW w:w="2115" w:type="dxa"/>
          </w:tcPr>
          <w:p w14:paraId="43B6AFE6" w14:textId="289FED62" w:rsidR="00080B05" w:rsidRPr="00080B05" w:rsidRDefault="00080B05" w:rsidP="00080B05">
            <w:pPr>
              <w:spacing w:after="0" w:line="240" w:lineRule="auto"/>
              <w:textAlignment w:val="baseline"/>
              <w:rPr>
                <w:rFonts w:ascii="Calibri" w:eastAsia="Times New Roman" w:hAnsi="Calibri" w:cs="Calibri"/>
                <w:kern w:val="0"/>
                <w:lang w:eastAsia="en-AU"/>
                <w14:ligatures w14:val="none"/>
              </w:rPr>
            </w:pPr>
            <w:r>
              <w:rPr>
                <w:rFonts w:ascii="Calibri" w:eastAsia="Times New Roman" w:hAnsi="Calibri" w:cs="Calibri"/>
                <w:kern w:val="0"/>
                <w:lang w:eastAsia="en-AU"/>
                <w14:ligatures w14:val="none"/>
              </w:rPr>
              <w:t xml:space="preserve">Aruna </w:t>
            </w:r>
            <w:r w:rsidRPr="00080B05">
              <w:rPr>
                <w:rFonts w:ascii="Calibri" w:eastAsia="Times New Roman" w:hAnsi="Calibri" w:cs="Calibri"/>
                <w:kern w:val="0"/>
                <w:lang w:eastAsia="en-AU"/>
                <w14:ligatures w14:val="none"/>
              </w:rPr>
              <w:t>Tirunagari</w:t>
            </w:r>
          </w:p>
        </w:tc>
        <w:tc>
          <w:tcPr>
            <w:tcW w:w="1275" w:type="dxa"/>
            <w:vAlign w:val="bottom"/>
          </w:tcPr>
          <w:p w14:paraId="5286E4FE" w14:textId="77777777" w:rsidR="00080B05" w:rsidRPr="00080B05" w:rsidRDefault="00080B05" w:rsidP="00080B05">
            <w:pPr>
              <w:spacing w:after="0" w:line="240" w:lineRule="auto"/>
              <w:textAlignment w:val="baseline"/>
              <w:rPr>
                <w:rFonts w:ascii="Segoe UI" w:eastAsia="Times New Roman" w:hAnsi="Segoe UI" w:cs="Segoe UI"/>
                <w:kern w:val="0"/>
                <w:sz w:val="18"/>
                <w:szCs w:val="18"/>
                <w:lang w:eastAsia="en-AU"/>
                <w14:ligatures w14:val="none"/>
              </w:rPr>
            </w:pPr>
          </w:p>
        </w:tc>
        <w:tc>
          <w:tcPr>
            <w:tcW w:w="1980" w:type="dxa"/>
            <w:vAlign w:val="bottom"/>
          </w:tcPr>
          <w:p w14:paraId="1C0BC755" w14:textId="77777777" w:rsidR="00080B05" w:rsidRPr="00080B05" w:rsidRDefault="00080B05" w:rsidP="00080B05">
            <w:pPr>
              <w:spacing w:after="0" w:line="240" w:lineRule="auto"/>
              <w:textAlignment w:val="baseline"/>
              <w:rPr>
                <w:rFonts w:ascii="Segoe UI" w:eastAsia="Times New Roman" w:hAnsi="Segoe UI" w:cs="Segoe UI"/>
                <w:kern w:val="0"/>
                <w:sz w:val="18"/>
                <w:szCs w:val="18"/>
                <w:lang w:eastAsia="en-AU"/>
                <w14:ligatures w14:val="none"/>
              </w:rPr>
            </w:pPr>
          </w:p>
        </w:tc>
      </w:tr>
      <w:tr w:rsidR="00080B05" w:rsidRPr="00080B05" w14:paraId="03ADDC33" w14:textId="77777777" w:rsidTr="00080B05">
        <w:trPr>
          <w:trHeight w:val="300"/>
        </w:trPr>
        <w:tc>
          <w:tcPr>
            <w:tcW w:w="2115" w:type="dxa"/>
            <w:hideMark/>
          </w:tcPr>
          <w:p w14:paraId="52383D17" w14:textId="77777777" w:rsidR="00080B05" w:rsidRPr="00080B05" w:rsidRDefault="00080B05" w:rsidP="00080B05">
            <w:pPr>
              <w:spacing w:after="0" w:line="240" w:lineRule="auto"/>
              <w:textAlignment w:val="baseline"/>
              <w:rPr>
                <w:rFonts w:ascii="Segoe UI" w:eastAsia="Times New Roman" w:hAnsi="Segoe UI" w:cs="Segoe UI"/>
                <w:kern w:val="0"/>
                <w:sz w:val="18"/>
                <w:szCs w:val="18"/>
                <w:lang w:eastAsia="en-AU"/>
                <w14:ligatures w14:val="none"/>
              </w:rPr>
            </w:pPr>
            <w:r w:rsidRPr="00080B05">
              <w:rPr>
                <w:rFonts w:ascii="Calibri" w:eastAsia="Times New Roman" w:hAnsi="Calibri" w:cs="Calibri"/>
                <w:kern w:val="0"/>
                <w:lang w:eastAsia="en-AU"/>
                <w14:ligatures w14:val="none"/>
              </w:rPr>
              <w:t>Manager – SAP Technical </w:t>
            </w:r>
          </w:p>
        </w:tc>
        <w:tc>
          <w:tcPr>
            <w:tcW w:w="2115" w:type="dxa"/>
            <w:hideMark/>
          </w:tcPr>
          <w:p w14:paraId="528C71AC" w14:textId="77777777" w:rsidR="00080B05" w:rsidRPr="00080B05" w:rsidRDefault="00080B05" w:rsidP="00080B05">
            <w:pPr>
              <w:spacing w:after="0" w:line="240" w:lineRule="auto"/>
              <w:textAlignment w:val="baseline"/>
              <w:rPr>
                <w:rFonts w:ascii="Segoe UI" w:eastAsia="Times New Roman" w:hAnsi="Segoe UI" w:cs="Segoe UI"/>
                <w:kern w:val="0"/>
                <w:sz w:val="18"/>
                <w:szCs w:val="18"/>
                <w:lang w:eastAsia="en-AU"/>
                <w14:ligatures w14:val="none"/>
              </w:rPr>
            </w:pPr>
            <w:r w:rsidRPr="00080B05">
              <w:rPr>
                <w:rFonts w:ascii="Calibri" w:eastAsia="Times New Roman" w:hAnsi="Calibri" w:cs="Calibri"/>
                <w:kern w:val="0"/>
                <w:lang w:eastAsia="en-AU"/>
                <w14:ligatures w14:val="none"/>
              </w:rPr>
              <w:t>Yameng Chen </w:t>
            </w:r>
          </w:p>
        </w:tc>
        <w:tc>
          <w:tcPr>
            <w:tcW w:w="1275" w:type="dxa"/>
            <w:vAlign w:val="bottom"/>
          </w:tcPr>
          <w:p w14:paraId="70F1B6E9" w14:textId="1BE090A0" w:rsidR="00080B05" w:rsidRPr="00080B05" w:rsidRDefault="00080B05" w:rsidP="00080B05">
            <w:pPr>
              <w:spacing w:after="0" w:line="240" w:lineRule="auto"/>
              <w:textAlignment w:val="baseline"/>
              <w:rPr>
                <w:rFonts w:ascii="Segoe UI" w:eastAsia="Times New Roman" w:hAnsi="Segoe UI" w:cs="Segoe UI"/>
                <w:kern w:val="0"/>
                <w:sz w:val="18"/>
                <w:szCs w:val="18"/>
                <w:lang w:eastAsia="en-AU"/>
                <w14:ligatures w14:val="none"/>
              </w:rPr>
            </w:pPr>
          </w:p>
        </w:tc>
        <w:tc>
          <w:tcPr>
            <w:tcW w:w="1980" w:type="dxa"/>
            <w:vAlign w:val="bottom"/>
          </w:tcPr>
          <w:p w14:paraId="04030A46" w14:textId="13B1824D" w:rsidR="00080B05" w:rsidRPr="00080B05" w:rsidRDefault="00080B05" w:rsidP="00080B05">
            <w:pPr>
              <w:spacing w:after="0" w:line="240" w:lineRule="auto"/>
              <w:textAlignment w:val="baseline"/>
              <w:rPr>
                <w:rFonts w:ascii="Segoe UI" w:eastAsia="Times New Roman" w:hAnsi="Segoe UI" w:cs="Segoe UI"/>
                <w:kern w:val="0"/>
                <w:sz w:val="18"/>
                <w:szCs w:val="18"/>
                <w:lang w:eastAsia="en-AU"/>
                <w14:ligatures w14:val="none"/>
              </w:rPr>
            </w:pPr>
          </w:p>
        </w:tc>
      </w:tr>
      <w:tr w:rsidR="00080B05" w:rsidRPr="00080B05" w14:paraId="3F62FE2F" w14:textId="77777777" w:rsidTr="00080B05">
        <w:trPr>
          <w:trHeight w:val="300"/>
        </w:trPr>
        <w:tc>
          <w:tcPr>
            <w:tcW w:w="2115" w:type="dxa"/>
            <w:hideMark/>
          </w:tcPr>
          <w:p w14:paraId="3FE54FEB" w14:textId="332595AB" w:rsidR="00080B05" w:rsidRPr="00080B05" w:rsidRDefault="002379FD" w:rsidP="002379FD">
            <w:pPr>
              <w:spacing w:before="100" w:beforeAutospacing="1" w:after="100" w:afterAutospacing="1" w:line="240" w:lineRule="auto"/>
              <w:rPr>
                <w:rFonts w:ascii="Segoe UI" w:eastAsia="Times New Roman" w:hAnsi="Segoe UI" w:cs="Segoe UI"/>
                <w:kern w:val="0"/>
                <w:sz w:val="18"/>
                <w:szCs w:val="18"/>
                <w:lang w:eastAsia="en-AU"/>
                <w14:ligatures w14:val="none"/>
              </w:rPr>
            </w:pPr>
            <w:r w:rsidRPr="002379FD">
              <w:rPr>
                <w:rFonts w:ascii="Calibri" w:eastAsia="Times New Roman" w:hAnsi="Calibri" w:cs="Calibri"/>
                <w:kern w:val="0"/>
                <w:lang w:eastAsia="en-AU"/>
                <w14:ligatures w14:val="none"/>
              </w:rPr>
              <w:t>A/Senior Project Officer </w:t>
            </w:r>
            <w:r w:rsidR="00080B05">
              <w:rPr>
                <w:rFonts w:ascii="Calibri" w:eastAsia="Times New Roman" w:hAnsi="Calibri" w:cs="Calibri"/>
                <w:kern w:val="0"/>
                <w:lang w:eastAsia="en-AU"/>
                <w14:ligatures w14:val="none"/>
              </w:rPr>
              <w:t xml:space="preserve">- </w:t>
            </w:r>
            <w:r w:rsidR="00080B05" w:rsidRPr="00080B05">
              <w:rPr>
                <w:rFonts w:ascii="Calibri" w:eastAsia="Times New Roman" w:hAnsi="Calibri" w:cs="Calibri"/>
                <w:kern w:val="0"/>
                <w:lang w:eastAsia="en-AU"/>
                <w14:ligatures w14:val="none"/>
              </w:rPr>
              <w:t>SS HR Transactional Services</w:t>
            </w:r>
            <w:r w:rsidR="00080B05">
              <w:rPr>
                <w:rFonts w:ascii="Calibri" w:eastAsia="Times New Roman" w:hAnsi="Calibri" w:cs="Calibri"/>
                <w:kern w:val="0"/>
                <w:lang w:eastAsia="en-AU"/>
                <w14:ligatures w14:val="none"/>
              </w:rPr>
              <w:t xml:space="preserve"> </w:t>
            </w:r>
          </w:p>
        </w:tc>
        <w:tc>
          <w:tcPr>
            <w:tcW w:w="2115" w:type="dxa"/>
            <w:hideMark/>
          </w:tcPr>
          <w:p w14:paraId="5B37B779" w14:textId="415DD48A" w:rsidR="00080B05" w:rsidRPr="00080B05" w:rsidRDefault="00080B05" w:rsidP="00080B05">
            <w:pPr>
              <w:spacing w:after="0" w:line="240" w:lineRule="auto"/>
              <w:textAlignment w:val="baseline"/>
              <w:rPr>
                <w:rFonts w:ascii="Segoe UI" w:eastAsia="Times New Roman" w:hAnsi="Segoe UI" w:cs="Segoe UI"/>
                <w:kern w:val="0"/>
                <w:sz w:val="18"/>
                <w:szCs w:val="18"/>
                <w:lang w:eastAsia="en-AU"/>
                <w14:ligatures w14:val="none"/>
              </w:rPr>
            </w:pPr>
            <w:r>
              <w:rPr>
                <w:rFonts w:ascii="Calibri" w:eastAsia="Times New Roman" w:hAnsi="Calibri" w:cs="Calibri"/>
                <w:kern w:val="0"/>
                <w:lang w:eastAsia="en-AU"/>
                <w14:ligatures w14:val="none"/>
              </w:rPr>
              <w:t>Matthew Johnson</w:t>
            </w:r>
            <w:r w:rsidRPr="00080B05">
              <w:rPr>
                <w:rFonts w:ascii="Calibri" w:eastAsia="Times New Roman" w:hAnsi="Calibri" w:cs="Calibri"/>
                <w:kern w:val="0"/>
                <w:lang w:eastAsia="en-AU"/>
                <w14:ligatures w14:val="none"/>
              </w:rPr>
              <w:t> </w:t>
            </w:r>
          </w:p>
        </w:tc>
        <w:tc>
          <w:tcPr>
            <w:tcW w:w="1275" w:type="dxa"/>
            <w:vAlign w:val="bottom"/>
          </w:tcPr>
          <w:p w14:paraId="03867347" w14:textId="0B7A386F" w:rsidR="00080B05" w:rsidRPr="00080B05" w:rsidRDefault="00080B05" w:rsidP="00080B05">
            <w:pPr>
              <w:spacing w:after="0" w:line="240" w:lineRule="auto"/>
              <w:textAlignment w:val="baseline"/>
              <w:rPr>
                <w:rFonts w:ascii="Segoe UI" w:eastAsia="Times New Roman" w:hAnsi="Segoe UI" w:cs="Segoe UI"/>
                <w:kern w:val="0"/>
                <w:sz w:val="18"/>
                <w:szCs w:val="18"/>
                <w:lang w:eastAsia="en-AU"/>
                <w14:ligatures w14:val="none"/>
              </w:rPr>
            </w:pPr>
          </w:p>
        </w:tc>
        <w:tc>
          <w:tcPr>
            <w:tcW w:w="1980" w:type="dxa"/>
            <w:vAlign w:val="bottom"/>
          </w:tcPr>
          <w:p w14:paraId="580127DC" w14:textId="11191D00" w:rsidR="00080B05" w:rsidRPr="00080B05" w:rsidRDefault="00080B05" w:rsidP="00080B05">
            <w:pPr>
              <w:spacing w:after="0" w:line="240" w:lineRule="auto"/>
              <w:textAlignment w:val="baseline"/>
              <w:rPr>
                <w:rFonts w:ascii="Segoe UI" w:eastAsia="Times New Roman" w:hAnsi="Segoe UI" w:cs="Segoe UI"/>
                <w:kern w:val="0"/>
                <w:sz w:val="18"/>
                <w:szCs w:val="18"/>
                <w:lang w:eastAsia="en-AU"/>
                <w14:ligatures w14:val="none"/>
              </w:rPr>
            </w:pPr>
          </w:p>
        </w:tc>
      </w:tr>
    </w:tbl>
    <w:p w14:paraId="3B7F1EA2" w14:textId="77777777" w:rsidR="00080B05" w:rsidRPr="00080B05" w:rsidRDefault="00080B05" w:rsidP="00080B05"/>
    <w:p w14:paraId="3554351F" w14:textId="169730DE" w:rsidR="008D3D2B" w:rsidRDefault="00DD6427" w:rsidP="00DD6427">
      <w:pPr>
        <w:pStyle w:val="Heading1"/>
      </w:pPr>
      <w:bookmarkStart w:id="145" w:name="_SAP_configuration_released"/>
      <w:bookmarkEnd w:id="145"/>
      <w:r w:rsidRPr="00DD6427">
        <w:rPr>
          <w:rFonts w:asciiTheme="minorHAnsi" w:eastAsiaTheme="minorHAnsi" w:hAnsiTheme="minorHAnsi" w:cstheme="minorBidi"/>
          <w:color w:val="auto"/>
          <w:sz w:val="22"/>
          <w:szCs w:val="22"/>
        </w:rPr>
        <w:lastRenderedPageBreak/>
        <w:t xml:space="preserve"> </w:t>
      </w:r>
      <w:bookmarkStart w:id="146" w:name="_Toc205482300"/>
      <w:r w:rsidR="009B02BB" w:rsidRPr="00967FA8">
        <w:t>S</w:t>
      </w:r>
      <w:r w:rsidR="008D3D2B">
        <w:t>AP configuration released TBC</w:t>
      </w:r>
      <w:r w:rsidR="004147F0">
        <w:t xml:space="preserve"> – kept for future FYI</w:t>
      </w:r>
      <w:r w:rsidR="008D3D2B">
        <w:t>.</w:t>
      </w:r>
      <w:bookmarkEnd w:id="146"/>
    </w:p>
    <w:p w14:paraId="39534D27" w14:textId="77777777" w:rsidR="00A16CE0" w:rsidRDefault="00A16CE0" w:rsidP="00A16CE0">
      <w:pPr>
        <w:pStyle w:val="Heading2"/>
        <w:rPr>
          <w:rFonts w:eastAsia="Times New Roman"/>
          <w:lang w:eastAsia="en-AU"/>
        </w:rPr>
      </w:pPr>
      <w:bookmarkStart w:id="147" w:name="_IT15_external_earnings_1"/>
      <w:bookmarkStart w:id="148" w:name="_Toc205482301"/>
      <w:bookmarkEnd w:id="147"/>
      <w:r w:rsidRPr="003B09BA">
        <w:rPr>
          <w:rFonts w:eastAsia="Times New Roman"/>
          <w:lang w:eastAsia="en-AU"/>
        </w:rPr>
        <w:t>IT15 external earnings</w:t>
      </w:r>
      <w:r>
        <w:rPr>
          <w:rFonts w:eastAsia="Times New Roman"/>
          <w:lang w:eastAsia="en-AU"/>
        </w:rPr>
        <w:t xml:space="preserve"> - </w:t>
      </w:r>
      <w:r w:rsidRPr="007C593C">
        <w:rPr>
          <w:rFonts w:eastAsia="Times New Roman"/>
          <w:lang w:eastAsia="en-AU"/>
        </w:rPr>
        <w:t>Integration</w:t>
      </w:r>
      <w:bookmarkEnd w:id="148"/>
      <w:r w:rsidRPr="007C593C">
        <w:rPr>
          <w:rFonts w:eastAsia="Times New Roman"/>
          <w:lang w:eastAsia="en-AU"/>
        </w:rPr>
        <w:t xml:space="preserve"> </w:t>
      </w:r>
    </w:p>
    <w:p w14:paraId="4BC39C05" w14:textId="77777777" w:rsidR="00A16CE0" w:rsidRDefault="00A16CE0" w:rsidP="00A16CE0">
      <w:pPr>
        <w:pStyle w:val="Heading3"/>
        <w:rPr>
          <w:lang w:eastAsia="en-AU"/>
        </w:rPr>
      </w:pPr>
      <w:bookmarkStart w:id="149" w:name="_Toc205482302"/>
      <w:r>
        <w:rPr>
          <w:lang w:eastAsia="en-AU"/>
        </w:rPr>
        <w:t>Current setup/issue definition</w:t>
      </w:r>
      <w:bookmarkEnd w:id="149"/>
    </w:p>
    <w:p w14:paraId="2A455744" w14:textId="77777777" w:rsidR="00A16CE0" w:rsidRDefault="00A16CE0" w:rsidP="00A16CE0">
      <w:pPr>
        <w:rPr>
          <w:lang w:eastAsia="en-AU"/>
        </w:rPr>
      </w:pPr>
      <w:r>
        <w:rPr>
          <w:lang w:eastAsia="en-AU"/>
        </w:rPr>
        <w:t xml:space="preserve">Currently IT15 WT 3670 is only used for Period 2 external earnings. The same external earnings used for P2 is to be used for Period 1 and P3 to reduce payments.  </w:t>
      </w:r>
    </w:p>
    <w:p w14:paraId="41319150" w14:textId="77777777" w:rsidR="00A16CE0" w:rsidRDefault="00A16CE0" w:rsidP="00A16CE0">
      <w:pPr>
        <w:rPr>
          <w:lang w:eastAsia="en-AU"/>
        </w:rPr>
      </w:pPr>
      <w:r>
        <w:rPr>
          <w:lang w:eastAsia="en-AU"/>
        </w:rPr>
        <w:t xml:space="preserve">Currently IT15 external Period 2 earnings (WT </w:t>
      </w:r>
      <w:r w:rsidRPr="00490131">
        <w:rPr>
          <w:lang w:eastAsia="en-AU"/>
        </w:rPr>
        <w:t>3670</w:t>
      </w:r>
      <w:r>
        <w:rPr>
          <w:lang w:eastAsia="en-AU"/>
        </w:rPr>
        <w:t>) is entered manually via transaction PA30.</w:t>
      </w:r>
    </w:p>
    <w:p w14:paraId="25A07A16" w14:textId="77777777" w:rsidR="00A16CE0" w:rsidRDefault="00A16CE0" w:rsidP="00A16CE0">
      <w:pPr>
        <w:rPr>
          <w:lang w:eastAsia="en-AU"/>
        </w:rPr>
      </w:pPr>
      <w:r>
        <w:rPr>
          <w:lang w:eastAsia="en-AU"/>
        </w:rPr>
        <w:t xml:space="preserve">It is required to add supporting documentation to the external earnings that are not from EML.   IT15 allows for a note to be added, but the requirement is to upload a document, </w:t>
      </w:r>
      <w:proofErr w:type="spellStart"/>
      <w:r>
        <w:rPr>
          <w:lang w:eastAsia="en-AU"/>
        </w:rPr>
        <w:t>eg.</w:t>
      </w:r>
      <w:proofErr w:type="spellEnd"/>
      <w:r>
        <w:rPr>
          <w:lang w:eastAsia="en-AU"/>
        </w:rPr>
        <w:t xml:space="preserve"> a payslip.</w:t>
      </w:r>
    </w:p>
    <w:p w14:paraId="18787789" w14:textId="77777777" w:rsidR="00A16CE0" w:rsidRDefault="00A16CE0" w:rsidP="00A16CE0">
      <w:pPr>
        <w:rPr>
          <w:lang w:eastAsia="en-AU"/>
        </w:rPr>
      </w:pPr>
      <w:proofErr w:type="spellStart"/>
      <w:r>
        <w:rPr>
          <w:lang w:eastAsia="en-AU"/>
        </w:rPr>
        <w:t>NSWPf</w:t>
      </w:r>
      <w:proofErr w:type="spellEnd"/>
      <w:r>
        <w:rPr>
          <w:lang w:eastAsia="en-AU"/>
        </w:rPr>
        <w:t xml:space="preserve"> already have a methodology to upload documents but this is not via the </w:t>
      </w:r>
      <w:proofErr w:type="spellStart"/>
      <w:r>
        <w:rPr>
          <w:lang w:eastAsia="en-AU"/>
        </w:rPr>
        <w:t>infotypes</w:t>
      </w:r>
      <w:proofErr w:type="spellEnd"/>
      <w:r>
        <w:rPr>
          <w:lang w:eastAsia="en-AU"/>
        </w:rPr>
        <w:t xml:space="preserve"> themselves. It involves a custom table with a key that the document relates to and a link to where the document will be uploaded.</w:t>
      </w:r>
    </w:p>
    <w:p w14:paraId="608E7891" w14:textId="77777777" w:rsidR="00A16CE0" w:rsidRDefault="00A16CE0" w:rsidP="00A16CE0">
      <w:pPr>
        <w:rPr>
          <w:lang w:eastAsia="en-AU"/>
        </w:rPr>
      </w:pPr>
      <w:r>
        <w:rPr>
          <w:lang w:eastAsia="en-AU"/>
        </w:rPr>
        <w:t>A build is required to accommodate IT15 upload via OLIMS for non-EML earnings with supporting documentation attached.</w:t>
      </w:r>
    </w:p>
    <w:p w14:paraId="54B43C8C" w14:textId="77777777" w:rsidR="00A16CE0" w:rsidRPr="00657DD0" w:rsidRDefault="00A16CE0" w:rsidP="00A16CE0">
      <w:pPr>
        <w:rPr>
          <w:color w:val="FF0000"/>
          <w:lang w:eastAsia="en-AU"/>
        </w:rPr>
      </w:pPr>
      <w:r>
        <w:rPr>
          <w:lang w:eastAsia="en-AU"/>
        </w:rPr>
        <w:t xml:space="preserve">When EML provides external earnings, then the documentation is with EML and </w:t>
      </w:r>
      <w:proofErr w:type="spellStart"/>
      <w:r>
        <w:rPr>
          <w:lang w:eastAsia="en-AU"/>
        </w:rPr>
        <w:t>NSWPf</w:t>
      </w:r>
      <w:proofErr w:type="spellEnd"/>
      <w:r>
        <w:rPr>
          <w:lang w:eastAsia="en-AU"/>
        </w:rPr>
        <w:t xml:space="preserve"> do not need to keep the documentation. There is no mass IT15 upload in OLIMS for the EML external earnings.  </w:t>
      </w:r>
      <w:r w:rsidRPr="00657DD0">
        <w:rPr>
          <w:lang w:eastAsia="en-AU"/>
        </w:rPr>
        <w:t xml:space="preserve">The EML external earnings relates to detached officers. </w:t>
      </w:r>
      <w:r w:rsidRPr="00657DD0">
        <w:rPr>
          <w:color w:val="FF0000"/>
          <w:lang w:eastAsia="en-AU"/>
        </w:rPr>
        <w:t xml:space="preserve"> TBC   </w:t>
      </w:r>
      <w:r>
        <w:rPr>
          <w:lang w:eastAsia="en-AU"/>
        </w:rPr>
        <w:t xml:space="preserve">An upload without documentation from within OLIMS is required to accommodate. </w:t>
      </w:r>
      <w:proofErr w:type="gramStart"/>
      <w:r>
        <w:rPr>
          <w:color w:val="FF0000"/>
          <w:lang w:eastAsia="en-AU"/>
        </w:rPr>
        <w:t xml:space="preserve">TBC </w:t>
      </w:r>
      <w:r>
        <w:rPr>
          <w:lang w:eastAsia="en-AU"/>
        </w:rPr>
        <w:t xml:space="preserve"> </w:t>
      </w:r>
      <w:r w:rsidRPr="00657DD0">
        <w:rPr>
          <w:color w:val="FF0000"/>
          <w:lang w:eastAsia="en-AU"/>
        </w:rPr>
        <w:t>The</w:t>
      </w:r>
      <w:proofErr w:type="gramEnd"/>
      <w:r w:rsidRPr="00657DD0">
        <w:rPr>
          <w:color w:val="FF0000"/>
          <w:lang w:eastAsia="en-AU"/>
        </w:rPr>
        <w:t xml:space="preserve"> upload is to be build when the detached employee solution goes li</w:t>
      </w:r>
      <w:r>
        <w:rPr>
          <w:color w:val="FF0000"/>
          <w:lang w:eastAsia="en-AU"/>
        </w:rPr>
        <w:t>v</w:t>
      </w:r>
      <w:r w:rsidRPr="00657DD0">
        <w:rPr>
          <w:color w:val="FF0000"/>
          <w:lang w:eastAsia="en-AU"/>
        </w:rPr>
        <w:t>e.</w:t>
      </w:r>
    </w:p>
    <w:p w14:paraId="2183B9F4" w14:textId="77777777" w:rsidR="00A16CE0" w:rsidRDefault="00A16CE0" w:rsidP="00A16CE0">
      <w:pPr>
        <w:pStyle w:val="Heading3"/>
        <w:rPr>
          <w:lang w:eastAsia="en-AU"/>
        </w:rPr>
      </w:pPr>
      <w:bookmarkStart w:id="150" w:name="_Toc205482303"/>
      <w:r>
        <w:rPr>
          <w:lang w:eastAsia="en-AU"/>
        </w:rPr>
        <w:t>Changes required</w:t>
      </w:r>
      <w:bookmarkEnd w:id="150"/>
    </w:p>
    <w:p w14:paraId="5581791E" w14:textId="77777777" w:rsidR="00A16CE0" w:rsidRDefault="00A16CE0" w:rsidP="00A16CE0">
      <w:pPr>
        <w:pStyle w:val="Heading4"/>
        <w:rPr>
          <w:lang w:eastAsia="en-AU"/>
        </w:rPr>
      </w:pPr>
      <w:bookmarkStart w:id="151" w:name="_Toc205482304"/>
      <w:r>
        <w:rPr>
          <w:lang w:eastAsia="en-AU"/>
        </w:rPr>
        <w:t>Functional</w:t>
      </w:r>
      <w:bookmarkEnd w:id="151"/>
    </w:p>
    <w:p w14:paraId="63104592" w14:textId="77777777" w:rsidR="00A16CE0" w:rsidRPr="00891494" w:rsidRDefault="00A16CE0" w:rsidP="00A16CE0">
      <w:pPr>
        <w:pStyle w:val="Heading5"/>
        <w:rPr>
          <w:lang w:eastAsia="en-AU"/>
        </w:rPr>
      </w:pPr>
      <w:bookmarkStart w:id="152" w:name="_Toc205482305"/>
      <w:r>
        <w:rPr>
          <w:lang w:eastAsia="en-AU"/>
        </w:rPr>
        <w:t>WT 3670</w:t>
      </w:r>
      <w:bookmarkEnd w:id="152"/>
    </w:p>
    <w:p w14:paraId="0249CB6F" w14:textId="77777777" w:rsidR="00A16CE0" w:rsidRPr="00BD02F0" w:rsidRDefault="00A16CE0" w:rsidP="00A16CE0">
      <w:pPr>
        <w:rPr>
          <w:lang w:eastAsia="en-AU"/>
        </w:rPr>
      </w:pPr>
      <w:r>
        <w:rPr>
          <w:lang w:eastAsia="en-AU"/>
        </w:rPr>
        <w:t xml:space="preserve">Currently WT </w:t>
      </w:r>
      <w:r w:rsidRPr="00490131">
        <w:rPr>
          <w:lang w:eastAsia="en-AU"/>
        </w:rPr>
        <w:t>3670</w:t>
      </w:r>
      <w:r w:rsidRPr="00490131">
        <w:rPr>
          <w:lang w:eastAsia="en-AU"/>
        </w:rPr>
        <w:tab/>
        <w:t>EPSS P2 External Earnings</w:t>
      </w:r>
      <w:r>
        <w:rPr>
          <w:lang w:eastAsia="en-AU"/>
        </w:rPr>
        <w:t xml:space="preserve"> is allowed data entry only once per day.</w:t>
      </w:r>
    </w:p>
    <w:p w14:paraId="640E092F" w14:textId="77777777" w:rsidR="00A16CE0" w:rsidRDefault="00A16CE0" w:rsidP="00A16CE0">
      <w:pPr>
        <w:rPr>
          <w:lang w:eastAsia="en-AU"/>
        </w:rPr>
      </w:pPr>
      <w:r w:rsidRPr="00A257A4">
        <w:rPr>
          <w:lang w:eastAsia="en-AU"/>
        </w:rPr>
        <w:t>Allow</w:t>
      </w:r>
      <w:r>
        <w:rPr>
          <w:lang w:eastAsia="en-AU"/>
        </w:rPr>
        <w:t xml:space="preserve"> EPSS external earning WT’s to be entered multiple times on the same effective date.  This is to cater for earnings from multiple sources on one day. </w:t>
      </w:r>
    </w:p>
    <w:p w14:paraId="09834232" w14:textId="77777777" w:rsidR="00A16CE0" w:rsidRDefault="00A16CE0" w:rsidP="00A16CE0">
      <w:pPr>
        <w:rPr>
          <w:lang w:eastAsia="en-AU"/>
        </w:rPr>
      </w:pPr>
      <w:r>
        <w:rPr>
          <w:lang w:eastAsia="en-AU"/>
        </w:rPr>
        <w:t>Set WT to force a minimum amount of 0.01 (positive) and a maximum of the highest number available.</w:t>
      </w:r>
    </w:p>
    <w:p w14:paraId="0B8F34C9" w14:textId="77777777" w:rsidR="00A16CE0" w:rsidRDefault="00A16CE0" w:rsidP="00A16CE0">
      <w:pPr>
        <w:rPr>
          <w:color w:val="FF0000"/>
          <w:lang w:eastAsia="en-AU"/>
        </w:rPr>
      </w:pPr>
      <w:r w:rsidRPr="003C005A">
        <w:rPr>
          <w:color w:val="FF0000"/>
          <w:lang w:eastAsia="en-AU"/>
        </w:rPr>
        <w:t xml:space="preserve">TBC (Josh) is there a WT for Hardship Cases? </w:t>
      </w:r>
      <w:proofErr w:type="gramStart"/>
      <w:r w:rsidRPr="003C005A">
        <w:rPr>
          <w:lang w:eastAsia="en-AU"/>
        </w:rPr>
        <w:t xml:space="preserve">The hardship payment </w:t>
      </w:r>
      <w:r>
        <w:rPr>
          <w:lang w:eastAsia="en-AU"/>
        </w:rPr>
        <w:t>WT/s (if they exist),</w:t>
      </w:r>
      <w:proofErr w:type="gramEnd"/>
      <w:r>
        <w:rPr>
          <w:lang w:eastAsia="en-AU"/>
        </w:rPr>
        <w:t xml:space="preserve"> is to </w:t>
      </w:r>
      <w:r w:rsidRPr="003C005A">
        <w:rPr>
          <w:lang w:eastAsia="en-AU"/>
        </w:rPr>
        <w:t>add to actual earning</w:t>
      </w:r>
      <w:r>
        <w:rPr>
          <w:lang w:eastAsia="en-AU"/>
        </w:rPr>
        <w:t>s</w:t>
      </w:r>
      <w:r w:rsidRPr="003C005A">
        <w:rPr>
          <w:lang w:eastAsia="en-AU"/>
        </w:rPr>
        <w:t xml:space="preserve"> to stop top up from been double dipping on the hardship payment.     </w:t>
      </w:r>
      <w:r w:rsidRPr="003C005A">
        <w:rPr>
          <w:color w:val="FF0000"/>
          <w:lang w:eastAsia="en-AU"/>
        </w:rPr>
        <w:t xml:space="preserve">TBC if we need a design for hardship that will stop EPSS top ups /or/ will adding hardships to actual earnings suffice together with a business process that report employees that has </w:t>
      </w:r>
      <w:proofErr w:type="spellStart"/>
      <w:r w:rsidRPr="003C005A">
        <w:rPr>
          <w:color w:val="FF0000"/>
          <w:lang w:eastAsia="en-AU"/>
        </w:rPr>
        <w:t>hardship+top</w:t>
      </w:r>
      <w:proofErr w:type="spellEnd"/>
      <w:r w:rsidRPr="003C005A">
        <w:rPr>
          <w:color w:val="FF0000"/>
          <w:lang w:eastAsia="en-AU"/>
        </w:rPr>
        <w:t xml:space="preserve"> up in the same pay; if found, then reconsider the hardship payments (business process).</w:t>
      </w:r>
    </w:p>
    <w:p w14:paraId="0FE8B47A" w14:textId="77777777" w:rsidR="00A16CE0" w:rsidRDefault="00A16CE0" w:rsidP="00A16CE0">
      <w:pPr>
        <w:rPr>
          <w:lang w:eastAsia="en-AU"/>
        </w:rPr>
      </w:pPr>
      <w:r w:rsidRPr="00FD3A85">
        <w:rPr>
          <w:color w:val="FF0000"/>
          <w:lang w:eastAsia="en-AU"/>
        </w:rPr>
        <w:t>TBC</w:t>
      </w:r>
      <w:r>
        <w:rPr>
          <w:color w:val="FF0000"/>
          <w:lang w:eastAsia="en-AU"/>
        </w:rPr>
        <w:t xml:space="preserve"> David</w:t>
      </w:r>
      <w:r>
        <w:rPr>
          <w:lang w:eastAsia="en-AU"/>
        </w:rPr>
        <w:t xml:space="preserve"> Check if the P1/2/3 top up is negative (and dropped). If the top up is dropped been negative AND the fortnight had external earnings WT 3670 in the pay period (regardless of when the external earning is dated in the fortnight), then create a new WT </w:t>
      </w:r>
      <w:r w:rsidRPr="00354CDB">
        <w:rPr>
          <w:highlight w:val="yellow"/>
          <w:lang w:eastAsia="en-AU"/>
        </w:rPr>
        <w:t>tbc during build</w:t>
      </w:r>
      <w:r>
        <w:rPr>
          <w:lang w:eastAsia="en-AU"/>
        </w:rPr>
        <w:t xml:space="preserve"> </w:t>
      </w:r>
      <w:r w:rsidRPr="00354CDB">
        <w:rPr>
          <w:highlight w:val="yellow"/>
          <w:lang w:eastAsia="en-AU"/>
        </w:rPr>
        <w:t>XXXX</w:t>
      </w:r>
      <w:r>
        <w:rPr>
          <w:lang w:eastAsia="en-AU"/>
        </w:rPr>
        <w:t xml:space="preserve"> with description </w:t>
      </w:r>
      <w:proofErr w:type="gramStart"/>
      <w:r w:rsidRPr="00354CDB">
        <w:rPr>
          <w:highlight w:val="yellow"/>
          <w:lang w:eastAsia="en-AU"/>
        </w:rPr>
        <w:t>tbc</w:t>
      </w:r>
      <w:r>
        <w:rPr>
          <w:lang w:eastAsia="en-AU"/>
        </w:rPr>
        <w:t xml:space="preserve">  ‘</w:t>
      </w:r>
      <w:proofErr w:type="gramEnd"/>
      <w:r w:rsidRPr="00B03206">
        <w:rPr>
          <w:lang w:eastAsia="en-AU"/>
        </w:rPr>
        <w:t>EPSS Neg with Ext earn</w:t>
      </w:r>
      <w:r>
        <w:rPr>
          <w:lang w:eastAsia="en-AU"/>
        </w:rPr>
        <w:t xml:space="preserve">’. The new WT holds the negative P1/2/3 top up that was dropped. Use the same WT for all EPSS periods.  The WT is informational only and should not have any payroll relevant characteristics. </w:t>
      </w:r>
    </w:p>
    <w:p w14:paraId="6D605B4C" w14:textId="77777777" w:rsidR="00A16CE0" w:rsidRDefault="00A16CE0" w:rsidP="00A16CE0">
      <w:pPr>
        <w:rPr>
          <w:lang w:eastAsia="en-AU"/>
        </w:rPr>
      </w:pPr>
      <w:proofErr w:type="spellStart"/>
      <w:r>
        <w:rPr>
          <w:lang w:eastAsia="en-AU"/>
        </w:rPr>
        <w:t>Eg.</w:t>
      </w:r>
      <w:proofErr w:type="spellEnd"/>
    </w:p>
    <w:tbl>
      <w:tblPr>
        <w:tblW w:w="8926" w:type="dxa"/>
        <w:tblLook w:val="04A0" w:firstRow="1" w:lastRow="0" w:firstColumn="1" w:lastColumn="0" w:noHBand="0" w:noVBand="1"/>
      </w:tblPr>
      <w:tblGrid>
        <w:gridCol w:w="1119"/>
        <w:gridCol w:w="2180"/>
        <w:gridCol w:w="960"/>
        <w:gridCol w:w="960"/>
        <w:gridCol w:w="960"/>
        <w:gridCol w:w="960"/>
        <w:gridCol w:w="1787"/>
      </w:tblGrid>
      <w:tr w:rsidR="00A16CE0" w:rsidRPr="00354CDB" w14:paraId="0DE0B687" w14:textId="77777777" w:rsidTr="00660F97">
        <w:trPr>
          <w:trHeight w:val="290"/>
          <w:tblHeader/>
        </w:trPr>
        <w:tc>
          <w:tcPr>
            <w:tcW w:w="1119" w:type="dxa"/>
            <w:tcBorders>
              <w:top w:val="single" w:sz="4" w:space="0" w:color="auto"/>
              <w:left w:val="single" w:sz="4" w:space="0" w:color="auto"/>
              <w:bottom w:val="single" w:sz="4" w:space="0" w:color="auto"/>
              <w:right w:val="single" w:sz="4" w:space="0" w:color="auto"/>
            </w:tcBorders>
            <w:noWrap/>
            <w:vAlign w:val="bottom"/>
            <w:hideMark/>
          </w:tcPr>
          <w:p w14:paraId="249B6E8B" w14:textId="77777777" w:rsidR="00A16CE0" w:rsidRPr="00354CDB" w:rsidRDefault="00A16CE0" w:rsidP="00660F97">
            <w:pPr>
              <w:spacing w:after="0" w:line="240" w:lineRule="auto"/>
              <w:rPr>
                <w:rFonts w:ascii="Calibri" w:eastAsia="Times New Roman" w:hAnsi="Calibri" w:cs="Calibri"/>
                <w:b/>
                <w:bCs/>
                <w:color w:val="000000"/>
                <w:kern w:val="0"/>
                <w:lang w:eastAsia="en-AU"/>
                <w14:ligatures w14:val="none"/>
              </w:rPr>
            </w:pPr>
            <w:r w:rsidRPr="00354CDB">
              <w:rPr>
                <w:rFonts w:ascii="Calibri" w:eastAsia="Times New Roman" w:hAnsi="Calibri" w:cs="Calibri"/>
                <w:b/>
                <w:bCs/>
                <w:color w:val="000000"/>
                <w:kern w:val="0"/>
                <w:lang w:eastAsia="en-AU"/>
                <w14:ligatures w14:val="none"/>
              </w:rPr>
              <w:lastRenderedPageBreak/>
              <w:t>Pay week</w:t>
            </w:r>
          </w:p>
        </w:tc>
        <w:tc>
          <w:tcPr>
            <w:tcW w:w="2180" w:type="dxa"/>
            <w:tcBorders>
              <w:top w:val="single" w:sz="4" w:space="0" w:color="auto"/>
              <w:left w:val="nil"/>
              <w:bottom w:val="single" w:sz="4" w:space="0" w:color="auto"/>
              <w:right w:val="single" w:sz="4" w:space="0" w:color="auto"/>
            </w:tcBorders>
            <w:noWrap/>
            <w:vAlign w:val="bottom"/>
            <w:hideMark/>
          </w:tcPr>
          <w:p w14:paraId="79EC8EC1" w14:textId="77777777" w:rsidR="00A16CE0" w:rsidRPr="00354CDB" w:rsidRDefault="00A16CE0" w:rsidP="00660F97">
            <w:pPr>
              <w:spacing w:after="0" w:line="240" w:lineRule="auto"/>
              <w:rPr>
                <w:rFonts w:ascii="Calibri" w:eastAsia="Times New Roman" w:hAnsi="Calibri" w:cs="Calibri"/>
                <w:b/>
                <w:bCs/>
                <w:color w:val="000000"/>
                <w:kern w:val="0"/>
                <w:lang w:eastAsia="en-AU"/>
                <w14:ligatures w14:val="none"/>
              </w:rPr>
            </w:pPr>
            <w:r w:rsidRPr="00354CDB">
              <w:rPr>
                <w:rFonts w:ascii="Calibri" w:eastAsia="Times New Roman" w:hAnsi="Calibri" w:cs="Calibri"/>
                <w:b/>
                <w:bCs/>
                <w:color w:val="000000"/>
                <w:kern w:val="0"/>
                <w:lang w:eastAsia="en-AU"/>
                <w14:ligatures w14:val="none"/>
              </w:rPr>
              <w:t>Pay fortnight</w:t>
            </w:r>
          </w:p>
        </w:tc>
        <w:tc>
          <w:tcPr>
            <w:tcW w:w="960" w:type="dxa"/>
            <w:tcBorders>
              <w:top w:val="single" w:sz="4" w:space="0" w:color="auto"/>
              <w:left w:val="nil"/>
              <w:bottom w:val="single" w:sz="4" w:space="0" w:color="auto"/>
              <w:right w:val="single" w:sz="4" w:space="0" w:color="auto"/>
            </w:tcBorders>
            <w:noWrap/>
            <w:vAlign w:val="bottom"/>
            <w:hideMark/>
          </w:tcPr>
          <w:p w14:paraId="032D6E2A" w14:textId="77777777" w:rsidR="00A16CE0" w:rsidRPr="00354CDB" w:rsidRDefault="00A16CE0" w:rsidP="00660F97">
            <w:pPr>
              <w:spacing w:after="0" w:line="240" w:lineRule="auto"/>
              <w:rPr>
                <w:rFonts w:ascii="Calibri" w:eastAsia="Times New Roman" w:hAnsi="Calibri" w:cs="Calibri"/>
                <w:b/>
                <w:bCs/>
                <w:color w:val="000000"/>
                <w:kern w:val="0"/>
                <w:lang w:eastAsia="en-AU"/>
                <w14:ligatures w14:val="none"/>
              </w:rPr>
            </w:pPr>
            <w:r w:rsidRPr="00354CDB">
              <w:rPr>
                <w:rFonts w:ascii="Calibri" w:eastAsia="Times New Roman" w:hAnsi="Calibri" w:cs="Calibri"/>
                <w:b/>
                <w:bCs/>
                <w:color w:val="000000"/>
                <w:kern w:val="0"/>
                <w:lang w:eastAsia="en-AU"/>
                <w14:ligatures w14:val="none"/>
              </w:rPr>
              <w:t>EP</w:t>
            </w:r>
            <w:r>
              <w:rPr>
                <w:rFonts w:ascii="Calibri" w:eastAsia="Times New Roman" w:hAnsi="Calibri" w:cs="Calibri"/>
                <w:b/>
                <w:bCs/>
                <w:color w:val="000000"/>
                <w:kern w:val="0"/>
                <w:lang w:eastAsia="en-AU"/>
                <w14:ligatures w14:val="none"/>
              </w:rPr>
              <w:t>SS</w:t>
            </w:r>
            <w:r w:rsidRPr="00354CDB">
              <w:rPr>
                <w:rFonts w:ascii="Calibri" w:eastAsia="Times New Roman" w:hAnsi="Calibri" w:cs="Calibri"/>
                <w:b/>
                <w:bCs/>
                <w:color w:val="000000"/>
                <w:kern w:val="0"/>
                <w:lang w:eastAsia="en-AU"/>
                <w14:ligatures w14:val="none"/>
              </w:rPr>
              <w:t xml:space="preserve"> salary</w:t>
            </w:r>
          </w:p>
        </w:tc>
        <w:tc>
          <w:tcPr>
            <w:tcW w:w="960" w:type="dxa"/>
            <w:tcBorders>
              <w:top w:val="single" w:sz="4" w:space="0" w:color="auto"/>
              <w:left w:val="nil"/>
              <w:bottom w:val="single" w:sz="4" w:space="0" w:color="auto"/>
              <w:right w:val="single" w:sz="4" w:space="0" w:color="auto"/>
            </w:tcBorders>
            <w:noWrap/>
            <w:vAlign w:val="bottom"/>
            <w:hideMark/>
          </w:tcPr>
          <w:p w14:paraId="00E7F20A" w14:textId="77777777" w:rsidR="00A16CE0" w:rsidRPr="00354CDB" w:rsidRDefault="00A16CE0" w:rsidP="00660F97">
            <w:pPr>
              <w:spacing w:after="0" w:line="240" w:lineRule="auto"/>
              <w:rPr>
                <w:rFonts w:ascii="Calibri" w:eastAsia="Times New Roman" w:hAnsi="Calibri" w:cs="Calibri"/>
                <w:b/>
                <w:bCs/>
                <w:color w:val="000000"/>
                <w:kern w:val="0"/>
                <w:lang w:eastAsia="en-AU"/>
                <w14:ligatures w14:val="none"/>
              </w:rPr>
            </w:pPr>
            <w:r w:rsidRPr="00354CDB">
              <w:rPr>
                <w:rFonts w:ascii="Calibri" w:eastAsia="Times New Roman" w:hAnsi="Calibri" w:cs="Calibri"/>
                <w:b/>
                <w:bCs/>
                <w:color w:val="000000"/>
                <w:kern w:val="0"/>
                <w:lang w:eastAsia="en-AU"/>
                <w14:ligatures w14:val="none"/>
              </w:rPr>
              <w:t>WT 4901</w:t>
            </w:r>
          </w:p>
        </w:tc>
        <w:tc>
          <w:tcPr>
            <w:tcW w:w="960" w:type="dxa"/>
            <w:tcBorders>
              <w:top w:val="single" w:sz="4" w:space="0" w:color="auto"/>
              <w:left w:val="nil"/>
              <w:bottom w:val="single" w:sz="4" w:space="0" w:color="auto"/>
              <w:right w:val="single" w:sz="4" w:space="0" w:color="auto"/>
            </w:tcBorders>
            <w:noWrap/>
            <w:vAlign w:val="bottom"/>
            <w:hideMark/>
          </w:tcPr>
          <w:p w14:paraId="5D3D26A0" w14:textId="77777777" w:rsidR="00A16CE0" w:rsidRPr="00354CDB" w:rsidRDefault="00A16CE0" w:rsidP="00660F97">
            <w:pPr>
              <w:spacing w:after="0" w:line="240" w:lineRule="auto"/>
              <w:rPr>
                <w:rFonts w:ascii="Calibri" w:eastAsia="Times New Roman" w:hAnsi="Calibri" w:cs="Calibri"/>
                <w:b/>
                <w:bCs/>
                <w:color w:val="000000"/>
                <w:kern w:val="0"/>
                <w:lang w:eastAsia="en-AU"/>
                <w14:ligatures w14:val="none"/>
              </w:rPr>
            </w:pPr>
            <w:r w:rsidRPr="00354CDB">
              <w:rPr>
                <w:rFonts w:ascii="Calibri" w:eastAsia="Times New Roman" w:hAnsi="Calibri" w:cs="Calibri"/>
                <w:b/>
                <w:bCs/>
                <w:color w:val="000000"/>
                <w:kern w:val="0"/>
                <w:lang w:eastAsia="en-AU"/>
                <w14:ligatures w14:val="none"/>
              </w:rPr>
              <w:t>WT 9WCA</w:t>
            </w:r>
          </w:p>
        </w:tc>
        <w:tc>
          <w:tcPr>
            <w:tcW w:w="960" w:type="dxa"/>
            <w:tcBorders>
              <w:top w:val="single" w:sz="4" w:space="0" w:color="auto"/>
              <w:left w:val="nil"/>
              <w:bottom w:val="single" w:sz="4" w:space="0" w:color="auto"/>
              <w:right w:val="single" w:sz="4" w:space="0" w:color="auto"/>
            </w:tcBorders>
            <w:noWrap/>
            <w:vAlign w:val="bottom"/>
            <w:hideMark/>
          </w:tcPr>
          <w:p w14:paraId="0DFFB36B" w14:textId="77777777" w:rsidR="00A16CE0" w:rsidRPr="00354CDB" w:rsidRDefault="00A16CE0" w:rsidP="00660F97">
            <w:pPr>
              <w:spacing w:after="0" w:line="240" w:lineRule="auto"/>
              <w:jc w:val="right"/>
              <w:rPr>
                <w:rFonts w:ascii="Calibri" w:eastAsia="Times New Roman" w:hAnsi="Calibri" w:cs="Calibri"/>
                <w:b/>
                <w:bCs/>
                <w:color w:val="000000"/>
                <w:kern w:val="0"/>
                <w:lang w:eastAsia="en-AU"/>
                <w14:ligatures w14:val="none"/>
              </w:rPr>
            </w:pPr>
            <w:r>
              <w:rPr>
                <w:rFonts w:ascii="Calibri" w:eastAsia="Times New Roman" w:hAnsi="Calibri" w:cs="Calibri"/>
                <w:b/>
                <w:bCs/>
                <w:color w:val="000000"/>
                <w:kern w:val="0"/>
                <w:lang w:eastAsia="en-AU"/>
                <w14:ligatures w14:val="none"/>
              </w:rPr>
              <w:t xml:space="preserve">WT </w:t>
            </w:r>
            <w:r w:rsidRPr="00354CDB">
              <w:rPr>
                <w:rFonts w:ascii="Calibri" w:eastAsia="Times New Roman" w:hAnsi="Calibri" w:cs="Calibri"/>
                <w:b/>
                <w:bCs/>
                <w:color w:val="000000"/>
                <w:kern w:val="0"/>
                <w:lang w:eastAsia="en-AU"/>
                <w14:ligatures w14:val="none"/>
              </w:rPr>
              <w:t>3670</w:t>
            </w:r>
          </w:p>
        </w:tc>
        <w:tc>
          <w:tcPr>
            <w:tcW w:w="1787" w:type="dxa"/>
            <w:tcBorders>
              <w:top w:val="single" w:sz="4" w:space="0" w:color="auto"/>
              <w:left w:val="nil"/>
              <w:bottom w:val="single" w:sz="4" w:space="0" w:color="auto"/>
              <w:right w:val="single" w:sz="4" w:space="0" w:color="auto"/>
            </w:tcBorders>
            <w:noWrap/>
            <w:vAlign w:val="bottom"/>
            <w:hideMark/>
          </w:tcPr>
          <w:p w14:paraId="2592DACD" w14:textId="77777777" w:rsidR="00A16CE0" w:rsidRPr="00354CDB" w:rsidRDefault="00A16CE0" w:rsidP="00660F97">
            <w:pPr>
              <w:spacing w:after="0" w:line="240" w:lineRule="auto"/>
              <w:rPr>
                <w:rFonts w:ascii="Calibri" w:eastAsia="Times New Roman" w:hAnsi="Calibri" w:cs="Calibri"/>
                <w:b/>
                <w:bCs/>
                <w:color w:val="000000"/>
                <w:kern w:val="0"/>
                <w:lang w:eastAsia="en-AU"/>
                <w14:ligatures w14:val="none"/>
              </w:rPr>
            </w:pPr>
            <w:r>
              <w:rPr>
                <w:rFonts w:ascii="Calibri" w:eastAsia="Times New Roman" w:hAnsi="Calibri" w:cs="Calibri"/>
                <w:b/>
                <w:bCs/>
                <w:color w:val="000000"/>
                <w:kern w:val="0"/>
                <w:lang w:eastAsia="en-AU"/>
                <w14:ligatures w14:val="none"/>
              </w:rPr>
              <w:t>EPSS pay/</w:t>
            </w:r>
            <w:r w:rsidRPr="00354CDB">
              <w:rPr>
                <w:rFonts w:ascii="Calibri" w:eastAsia="Times New Roman" w:hAnsi="Calibri" w:cs="Calibri"/>
                <w:b/>
                <w:bCs/>
                <w:color w:val="000000"/>
                <w:kern w:val="0"/>
                <w:lang w:eastAsia="en-AU"/>
                <w14:ligatures w14:val="none"/>
              </w:rPr>
              <w:t>top</w:t>
            </w:r>
            <w:r>
              <w:rPr>
                <w:rFonts w:ascii="Calibri" w:eastAsia="Times New Roman" w:hAnsi="Calibri" w:cs="Calibri"/>
                <w:b/>
                <w:bCs/>
                <w:color w:val="000000"/>
                <w:kern w:val="0"/>
                <w:lang w:eastAsia="en-AU"/>
                <w14:ligatures w14:val="none"/>
              </w:rPr>
              <w:t xml:space="preserve"> up</w:t>
            </w:r>
          </w:p>
        </w:tc>
      </w:tr>
      <w:tr w:rsidR="00A16CE0" w:rsidRPr="00354CDB" w14:paraId="37D8FEA2" w14:textId="77777777" w:rsidTr="00660F97">
        <w:trPr>
          <w:trHeight w:val="290"/>
        </w:trPr>
        <w:tc>
          <w:tcPr>
            <w:tcW w:w="1119" w:type="dxa"/>
            <w:tcBorders>
              <w:top w:val="nil"/>
              <w:left w:val="single" w:sz="4" w:space="0" w:color="auto"/>
              <w:bottom w:val="single" w:sz="4" w:space="0" w:color="auto"/>
              <w:right w:val="single" w:sz="4" w:space="0" w:color="auto"/>
            </w:tcBorders>
            <w:noWrap/>
            <w:vAlign w:val="bottom"/>
            <w:hideMark/>
          </w:tcPr>
          <w:p w14:paraId="00C71A89"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week1</w:t>
            </w:r>
          </w:p>
        </w:tc>
        <w:tc>
          <w:tcPr>
            <w:tcW w:w="2180" w:type="dxa"/>
            <w:tcBorders>
              <w:top w:val="nil"/>
              <w:left w:val="nil"/>
              <w:bottom w:val="single" w:sz="4" w:space="0" w:color="auto"/>
              <w:right w:val="single" w:sz="4" w:space="0" w:color="auto"/>
            </w:tcBorders>
            <w:noWrap/>
            <w:vAlign w:val="bottom"/>
            <w:hideMark/>
          </w:tcPr>
          <w:p w14:paraId="7151A3CD"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Pay 20 2025</w:t>
            </w:r>
          </w:p>
        </w:tc>
        <w:tc>
          <w:tcPr>
            <w:tcW w:w="960" w:type="dxa"/>
            <w:tcBorders>
              <w:top w:val="nil"/>
              <w:left w:val="nil"/>
              <w:bottom w:val="single" w:sz="4" w:space="0" w:color="auto"/>
              <w:right w:val="single" w:sz="4" w:space="0" w:color="auto"/>
            </w:tcBorders>
            <w:noWrap/>
            <w:vAlign w:val="bottom"/>
            <w:hideMark/>
          </w:tcPr>
          <w:p w14:paraId="6405EBDA" w14:textId="77777777" w:rsidR="00A16CE0" w:rsidRPr="00354CDB" w:rsidRDefault="00A16CE0" w:rsidP="00660F97">
            <w:pPr>
              <w:spacing w:after="0" w:line="240" w:lineRule="auto"/>
              <w:jc w:val="right"/>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5000</w:t>
            </w:r>
          </w:p>
        </w:tc>
        <w:tc>
          <w:tcPr>
            <w:tcW w:w="960" w:type="dxa"/>
            <w:tcBorders>
              <w:top w:val="nil"/>
              <w:left w:val="nil"/>
              <w:bottom w:val="single" w:sz="4" w:space="0" w:color="auto"/>
              <w:right w:val="single" w:sz="4" w:space="0" w:color="auto"/>
            </w:tcBorders>
            <w:noWrap/>
            <w:vAlign w:val="bottom"/>
            <w:hideMark/>
          </w:tcPr>
          <w:p w14:paraId="523603A7" w14:textId="77777777" w:rsidR="00A16CE0" w:rsidRPr="00354CDB" w:rsidRDefault="00A16CE0" w:rsidP="00660F97">
            <w:pPr>
              <w:spacing w:after="0" w:line="240" w:lineRule="auto"/>
              <w:jc w:val="right"/>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300</w:t>
            </w:r>
          </w:p>
        </w:tc>
        <w:tc>
          <w:tcPr>
            <w:tcW w:w="960" w:type="dxa"/>
            <w:tcBorders>
              <w:top w:val="nil"/>
              <w:left w:val="nil"/>
              <w:bottom w:val="single" w:sz="4" w:space="0" w:color="auto"/>
              <w:right w:val="single" w:sz="4" w:space="0" w:color="auto"/>
            </w:tcBorders>
            <w:noWrap/>
            <w:vAlign w:val="bottom"/>
            <w:hideMark/>
          </w:tcPr>
          <w:p w14:paraId="7D37085D" w14:textId="77777777" w:rsidR="00A16CE0" w:rsidRPr="00354CDB" w:rsidRDefault="00A16CE0" w:rsidP="00660F97">
            <w:pPr>
              <w:spacing w:after="0" w:line="240" w:lineRule="auto"/>
              <w:jc w:val="right"/>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5000</w:t>
            </w:r>
          </w:p>
        </w:tc>
        <w:tc>
          <w:tcPr>
            <w:tcW w:w="960" w:type="dxa"/>
            <w:tcBorders>
              <w:top w:val="nil"/>
              <w:left w:val="nil"/>
              <w:bottom w:val="single" w:sz="4" w:space="0" w:color="auto"/>
              <w:right w:val="single" w:sz="4" w:space="0" w:color="auto"/>
            </w:tcBorders>
            <w:noWrap/>
            <w:vAlign w:val="bottom"/>
            <w:hideMark/>
          </w:tcPr>
          <w:p w14:paraId="4348CACD" w14:textId="77777777" w:rsidR="00A16CE0" w:rsidRPr="00354CDB" w:rsidRDefault="00A16CE0" w:rsidP="00660F97">
            <w:pPr>
              <w:spacing w:after="0" w:line="240" w:lineRule="auto"/>
              <w:jc w:val="right"/>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0</w:t>
            </w:r>
          </w:p>
        </w:tc>
        <w:tc>
          <w:tcPr>
            <w:tcW w:w="1787" w:type="dxa"/>
            <w:tcBorders>
              <w:top w:val="nil"/>
              <w:left w:val="nil"/>
              <w:bottom w:val="single" w:sz="4" w:space="0" w:color="auto"/>
              <w:right w:val="single" w:sz="4" w:space="0" w:color="auto"/>
            </w:tcBorders>
            <w:noWrap/>
            <w:vAlign w:val="bottom"/>
            <w:hideMark/>
          </w:tcPr>
          <w:p w14:paraId="5A98ED6B" w14:textId="77777777" w:rsidR="00A16CE0" w:rsidRPr="00354CDB" w:rsidRDefault="00A16CE0" w:rsidP="00660F97">
            <w:pPr>
              <w:spacing w:after="0" w:line="240" w:lineRule="auto"/>
              <w:jc w:val="right"/>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-300</w:t>
            </w:r>
          </w:p>
        </w:tc>
      </w:tr>
      <w:tr w:rsidR="00A16CE0" w:rsidRPr="00354CDB" w14:paraId="6AE8447B" w14:textId="77777777" w:rsidTr="00660F97">
        <w:trPr>
          <w:trHeight w:val="290"/>
        </w:trPr>
        <w:tc>
          <w:tcPr>
            <w:tcW w:w="1119" w:type="dxa"/>
            <w:tcBorders>
              <w:top w:val="nil"/>
              <w:left w:val="single" w:sz="4" w:space="0" w:color="auto"/>
              <w:bottom w:val="single" w:sz="4" w:space="0" w:color="auto"/>
              <w:right w:val="single" w:sz="4" w:space="0" w:color="auto"/>
            </w:tcBorders>
            <w:noWrap/>
            <w:vAlign w:val="bottom"/>
            <w:hideMark/>
          </w:tcPr>
          <w:p w14:paraId="1AAD61BF"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week2</w:t>
            </w:r>
          </w:p>
        </w:tc>
        <w:tc>
          <w:tcPr>
            <w:tcW w:w="2180" w:type="dxa"/>
            <w:tcBorders>
              <w:top w:val="nil"/>
              <w:left w:val="nil"/>
              <w:bottom w:val="single" w:sz="4" w:space="0" w:color="auto"/>
              <w:right w:val="single" w:sz="4" w:space="0" w:color="auto"/>
            </w:tcBorders>
            <w:noWrap/>
            <w:vAlign w:val="bottom"/>
            <w:hideMark/>
          </w:tcPr>
          <w:p w14:paraId="088BAE83"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Pay 20 2025</w:t>
            </w:r>
          </w:p>
        </w:tc>
        <w:tc>
          <w:tcPr>
            <w:tcW w:w="960" w:type="dxa"/>
            <w:tcBorders>
              <w:top w:val="nil"/>
              <w:left w:val="nil"/>
              <w:bottom w:val="single" w:sz="4" w:space="0" w:color="auto"/>
              <w:right w:val="single" w:sz="4" w:space="0" w:color="auto"/>
            </w:tcBorders>
            <w:noWrap/>
            <w:vAlign w:val="bottom"/>
            <w:hideMark/>
          </w:tcPr>
          <w:p w14:paraId="71B28E0F" w14:textId="77777777" w:rsidR="00A16CE0" w:rsidRPr="00354CDB" w:rsidRDefault="00A16CE0" w:rsidP="00660F97">
            <w:pPr>
              <w:spacing w:after="0" w:line="240" w:lineRule="auto"/>
              <w:jc w:val="right"/>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5000</w:t>
            </w:r>
          </w:p>
        </w:tc>
        <w:tc>
          <w:tcPr>
            <w:tcW w:w="960" w:type="dxa"/>
            <w:tcBorders>
              <w:top w:val="nil"/>
              <w:left w:val="nil"/>
              <w:bottom w:val="single" w:sz="4" w:space="0" w:color="auto"/>
              <w:right w:val="single" w:sz="4" w:space="0" w:color="auto"/>
            </w:tcBorders>
            <w:noWrap/>
            <w:vAlign w:val="bottom"/>
            <w:hideMark/>
          </w:tcPr>
          <w:p w14:paraId="6A00D7AC" w14:textId="77777777" w:rsidR="00A16CE0" w:rsidRPr="00354CDB" w:rsidRDefault="00A16CE0" w:rsidP="00660F97">
            <w:pPr>
              <w:spacing w:after="0" w:line="240" w:lineRule="auto"/>
              <w:jc w:val="right"/>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300</w:t>
            </w:r>
          </w:p>
        </w:tc>
        <w:tc>
          <w:tcPr>
            <w:tcW w:w="960" w:type="dxa"/>
            <w:tcBorders>
              <w:top w:val="nil"/>
              <w:left w:val="nil"/>
              <w:bottom w:val="single" w:sz="4" w:space="0" w:color="auto"/>
              <w:right w:val="single" w:sz="4" w:space="0" w:color="auto"/>
            </w:tcBorders>
            <w:noWrap/>
            <w:vAlign w:val="bottom"/>
            <w:hideMark/>
          </w:tcPr>
          <w:p w14:paraId="3D5ED600" w14:textId="77777777" w:rsidR="00A16CE0" w:rsidRPr="00354CDB" w:rsidRDefault="00A16CE0" w:rsidP="00660F97">
            <w:pPr>
              <w:spacing w:after="0" w:line="240" w:lineRule="auto"/>
              <w:jc w:val="right"/>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700</w:t>
            </w:r>
          </w:p>
        </w:tc>
        <w:tc>
          <w:tcPr>
            <w:tcW w:w="960" w:type="dxa"/>
            <w:tcBorders>
              <w:top w:val="nil"/>
              <w:left w:val="nil"/>
              <w:bottom w:val="single" w:sz="4" w:space="0" w:color="auto"/>
              <w:right w:val="single" w:sz="4" w:space="0" w:color="auto"/>
            </w:tcBorders>
            <w:shd w:val="clear" w:color="auto" w:fill="E7E6E6" w:themeFill="background2"/>
            <w:noWrap/>
            <w:vAlign w:val="bottom"/>
            <w:hideMark/>
          </w:tcPr>
          <w:p w14:paraId="7A4482C8" w14:textId="77777777" w:rsidR="00A16CE0" w:rsidRPr="00354CDB" w:rsidRDefault="00A16CE0" w:rsidP="00660F97">
            <w:pPr>
              <w:spacing w:after="0" w:line="240" w:lineRule="auto"/>
              <w:jc w:val="right"/>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3900</w:t>
            </w:r>
          </w:p>
        </w:tc>
        <w:tc>
          <w:tcPr>
            <w:tcW w:w="1787" w:type="dxa"/>
            <w:tcBorders>
              <w:top w:val="nil"/>
              <w:left w:val="nil"/>
              <w:bottom w:val="single" w:sz="4" w:space="0" w:color="auto"/>
              <w:right w:val="single" w:sz="4" w:space="0" w:color="auto"/>
            </w:tcBorders>
            <w:noWrap/>
            <w:vAlign w:val="bottom"/>
            <w:hideMark/>
          </w:tcPr>
          <w:p w14:paraId="315A291E" w14:textId="77777777" w:rsidR="00A16CE0" w:rsidRPr="00354CDB" w:rsidRDefault="00A16CE0" w:rsidP="00660F97">
            <w:pPr>
              <w:spacing w:after="0" w:line="240" w:lineRule="auto"/>
              <w:jc w:val="right"/>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100</w:t>
            </w:r>
          </w:p>
        </w:tc>
      </w:tr>
      <w:tr w:rsidR="00A16CE0" w:rsidRPr="00354CDB" w14:paraId="3F3B86E4" w14:textId="77777777" w:rsidTr="00660F97">
        <w:trPr>
          <w:trHeight w:val="290"/>
        </w:trPr>
        <w:tc>
          <w:tcPr>
            <w:tcW w:w="1119" w:type="dxa"/>
            <w:tcBorders>
              <w:top w:val="nil"/>
              <w:left w:val="single" w:sz="4" w:space="0" w:color="auto"/>
              <w:bottom w:val="single" w:sz="4" w:space="0" w:color="auto"/>
              <w:right w:val="single" w:sz="4" w:space="0" w:color="auto"/>
            </w:tcBorders>
            <w:noWrap/>
            <w:vAlign w:val="bottom"/>
            <w:hideMark/>
          </w:tcPr>
          <w:p w14:paraId="6B9801B1"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2180" w:type="dxa"/>
            <w:tcBorders>
              <w:top w:val="nil"/>
              <w:left w:val="nil"/>
              <w:bottom w:val="single" w:sz="4" w:space="0" w:color="auto"/>
              <w:right w:val="single" w:sz="4" w:space="0" w:color="auto"/>
            </w:tcBorders>
            <w:noWrap/>
            <w:vAlign w:val="bottom"/>
            <w:hideMark/>
          </w:tcPr>
          <w:p w14:paraId="4185C96E"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960" w:type="dxa"/>
            <w:tcBorders>
              <w:top w:val="nil"/>
              <w:left w:val="nil"/>
              <w:bottom w:val="single" w:sz="4" w:space="0" w:color="auto"/>
              <w:right w:val="single" w:sz="4" w:space="0" w:color="auto"/>
            </w:tcBorders>
            <w:noWrap/>
            <w:vAlign w:val="bottom"/>
            <w:hideMark/>
          </w:tcPr>
          <w:p w14:paraId="448D4A9E"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960" w:type="dxa"/>
            <w:tcBorders>
              <w:top w:val="nil"/>
              <w:left w:val="nil"/>
              <w:bottom w:val="single" w:sz="4" w:space="0" w:color="auto"/>
              <w:right w:val="single" w:sz="4" w:space="0" w:color="auto"/>
            </w:tcBorders>
            <w:noWrap/>
            <w:vAlign w:val="bottom"/>
            <w:hideMark/>
          </w:tcPr>
          <w:p w14:paraId="7B745813"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960" w:type="dxa"/>
            <w:tcBorders>
              <w:top w:val="nil"/>
              <w:left w:val="nil"/>
              <w:bottom w:val="single" w:sz="4" w:space="0" w:color="auto"/>
              <w:right w:val="single" w:sz="4" w:space="0" w:color="auto"/>
            </w:tcBorders>
            <w:noWrap/>
            <w:vAlign w:val="bottom"/>
            <w:hideMark/>
          </w:tcPr>
          <w:p w14:paraId="3963D873"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960" w:type="dxa"/>
            <w:tcBorders>
              <w:top w:val="nil"/>
              <w:left w:val="nil"/>
              <w:bottom w:val="single" w:sz="4" w:space="0" w:color="auto"/>
              <w:right w:val="single" w:sz="4" w:space="0" w:color="auto"/>
            </w:tcBorders>
            <w:noWrap/>
            <w:vAlign w:val="bottom"/>
            <w:hideMark/>
          </w:tcPr>
          <w:p w14:paraId="46737DE2"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1787" w:type="dxa"/>
            <w:tcBorders>
              <w:top w:val="nil"/>
              <w:left w:val="nil"/>
              <w:bottom w:val="single" w:sz="4" w:space="0" w:color="auto"/>
              <w:right w:val="single" w:sz="4" w:space="0" w:color="auto"/>
            </w:tcBorders>
            <w:noWrap/>
            <w:vAlign w:val="bottom"/>
            <w:hideMark/>
          </w:tcPr>
          <w:p w14:paraId="57B1133A"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r>
      <w:tr w:rsidR="00A16CE0" w:rsidRPr="00354CDB" w14:paraId="42B91172" w14:textId="77777777" w:rsidTr="00660F97">
        <w:trPr>
          <w:trHeight w:val="290"/>
        </w:trPr>
        <w:tc>
          <w:tcPr>
            <w:tcW w:w="1119" w:type="dxa"/>
            <w:tcBorders>
              <w:top w:val="nil"/>
              <w:left w:val="single" w:sz="4" w:space="0" w:color="auto"/>
              <w:bottom w:val="single" w:sz="4" w:space="0" w:color="auto"/>
              <w:right w:val="single" w:sz="4" w:space="0" w:color="auto"/>
            </w:tcBorders>
            <w:noWrap/>
            <w:vAlign w:val="bottom"/>
            <w:hideMark/>
          </w:tcPr>
          <w:p w14:paraId="69B2A51A"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Total top up</w:t>
            </w:r>
          </w:p>
        </w:tc>
        <w:tc>
          <w:tcPr>
            <w:tcW w:w="2180" w:type="dxa"/>
            <w:tcBorders>
              <w:top w:val="nil"/>
              <w:left w:val="nil"/>
              <w:bottom w:val="single" w:sz="4" w:space="0" w:color="auto"/>
              <w:right w:val="single" w:sz="4" w:space="0" w:color="auto"/>
            </w:tcBorders>
            <w:noWrap/>
            <w:vAlign w:val="bottom"/>
            <w:hideMark/>
          </w:tcPr>
          <w:p w14:paraId="0574D334"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960" w:type="dxa"/>
            <w:tcBorders>
              <w:top w:val="nil"/>
              <w:left w:val="nil"/>
              <w:bottom w:val="single" w:sz="4" w:space="0" w:color="auto"/>
              <w:right w:val="single" w:sz="4" w:space="0" w:color="auto"/>
            </w:tcBorders>
            <w:noWrap/>
            <w:vAlign w:val="bottom"/>
            <w:hideMark/>
          </w:tcPr>
          <w:p w14:paraId="6DD735EC"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960" w:type="dxa"/>
            <w:tcBorders>
              <w:top w:val="nil"/>
              <w:left w:val="nil"/>
              <w:bottom w:val="single" w:sz="4" w:space="0" w:color="auto"/>
              <w:right w:val="single" w:sz="4" w:space="0" w:color="auto"/>
            </w:tcBorders>
            <w:noWrap/>
            <w:vAlign w:val="bottom"/>
            <w:hideMark/>
          </w:tcPr>
          <w:p w14:paraId="743C9C3D"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960" w:type="dxa"/>
            <w:tcBorders>
              <w:top w:val="nil"/>
              <w:left w:val="nil"/>
              <w:bottom w:val="single" w:sz="4" w:space="0" w:color="auto"/>
              <w:right w:val="single" w:sz="4" w:space="0" w:color="auto"/>
            </w:tcBorders>
            <w:noWrap/>
            <w:vAlign w:val="bottom"/>
            <w:hideMark/>
          </w:tcPr>
          <w:p w14:paraId="5442B397"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960" w:type="dxa"/>
            <w:tcBorders>
              <w:top w:val="nil"/>
              <w:left w:val="nil"/>
              <w:bottom w:val="single" w:sz="4" w:space="0" w:color="auto"/>
              <w:right w:val="single" w:sz="4" w:space="0" w:color="auto"/>
            </w:tcBorders>
            <w:noWrap/>
            <w:vAlign w:val="bottom"/>
            <w:hideMark/>
          </w:tcPr>
          <w:p w14:paraId="1DF08332"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1787" w:type="dxa"/>
            <w:tcBorders>
              <w:top w:val="nil"/>
              <w:left w:val="nil"/>
              <w:bottom w:val="single" w:sz="4" w:space="0" w:color="auto"/>
              <w:right w:val="single" w:sz="4" w:space="0" w:color="auto"/>
            </w:tcBorders>
            <w:noWrap/>
            <w:vAlign w:val="bottom"/>
            <w:hideMark/>
          </w:tcPr>
          <w:p w14:paraId="2EE5D8C0" w14:textId="77777777" w:rsidR="00A16CE0" w:rsidRPr="00354CDB" w:rsidRDefault="00A16CE0" w:rsidP="00660F97">
            <w:pPr>
              <w:spacing w:after="0" w:line="240" w:lineRule="auto"/>
              <w:jc w:val="right"/>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-200</w:t>
            </w:r>
          </w:p>
        </w:tc>
      </w:tr>
      <w:tr w:rsidR="00A16CE0" w:rsidRPr="00354CDB" w14:paraId="3F1766F8" w14:textId="77777777" w:rsidTr="00660F97">
        <w:trPr>
          <w:trHeight w:val="290"/>
        </w:trPr>
        <w:tc>
          <w:tcPr>
            <w:tcW w:w="1119" w:type="dxa"/>
            <w:tcBorders>
              <w:top w:val="nil"/>
              <w:left w:val="single" w:sz="4" w:space="0" w:color="auto"/>
              <w:bottom w:val="single" w:sz="4" w:space="0" w:color="auto"/>
              <w:right w:val="single" w:sz="4" w:space="0" w:color="auto"/>
            </w:tcBorders>
            <w:noWrap/>
            <w:vAlign w:val="bottom"/>
            <w:hideMark/>
          </w:tcPr>
          <w:p w14:paraId="50DF1822"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WT XXXX</w:t>
            </w:r>
          </w:p>
        </w:tc>
        <w:tc>
          <w:tcPr>
            <w:tcW w:w="2180" w:type="dxa"/>
            <w:tcBorders>
              <w:top w:val="nil"/>
              <w:left w:val="nil"/>
              <w:bottom w:val="single" w:sz="4" w:space="0" w:color="auto"/>
              <w:right w:val="single" w:sz="4" w:space="0" w:color="auto"/>
            </w:tcBorders>
            <w:noWrap/>
            <w:vAlign w:val="bottom"/>
            <w:hideMark/>
          </w:tcPr>
          <w:p w14:paraId="19ADA267"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EPSS Neg with Ext earn</w:t>
            </w:r>
          </w:p>
        </w:tc>
        <w:tc>
          <w:tcPr>
            <w:tcW w:w="960" w:type="dxa"/>
            <w:tcBorders>
              <w:top w:val="nil"/>
              <w:left w:val="nil"/>
              <w:bottom w:val="single" w:sz="4" w:space="0" w:color="auto"/>
              <w:right w:val="single" w:sz="4" w:space="0" w:color="auto"/>
            </w:tcBorders>
            <w:noWrap/>
            <w:vAlign w:val="bottom"/>
            <w:hideMark/>
          </w:tcPr>
          <w:p w14:paraId="353BF8EC" w14:textId="77777777" w:rsidR="00A16CE0" w:rsidRPr="00354CDB" w:rsidRDefault="00A16CE0" w:rsidP="00660F97">
            <w:pPr>
              <w:spacing w:after="0" w:line="240" w:lineRule="auto"/>
              <w:jc w:val="right"/>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22</w:t>
            </w:r>
          </w:p>
        </w:tc>
        <w:tc>
          <w:tcPr>
            <w:tcW w:w="960" w:type="dxa"/>
            <w:tcBorders>
              <w:top w:val="nil"/>
              <w:left w:val="nil"/>
              <w:bottom w:val="single" w:sz="4" w:space="0" w:color="auto"/>
              <w:right w:val="single" w:sz="4" w:space="0" w:color="auto"/>
            </w:tcBorders>
            <w:noWrap/>
            <w:vAlign w:val="bottom"/>
            <w:hideMark/>
          </w:tcPr>
          <w:p w14:paraId="58C955B7"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960" w:type="dxa"/>
            <w:tcBorders>
              <w:top w:val="nil"/>
              <w:left w:val="nil"/>
              <w:bottom w:val="single" w:sz="4" w:space="0" w:color="auto"/>
              <w:right w:val="single" w:sz="4" w:space="0" w:color="auto"/>
            </w:tcBorders>
            <w:noWrap/>
            <w:vAlign w:val="bottom"/>
            <w:hideMark/>
          </w:tcPr>
          <w:p w14:paraId="3EEA4178"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960" w:type="dxa"/>
            <w:tcBorders>
              <w:top w:val="nil"/>
              <w:left w:val="nil"/>
              <w:bottom w:val="single" w:sz="4" w:space="0" w:color="auto"/>
              <w:right w:val="single" w:sz="4" w:space="0" w:color="auto"/>
            </w:tcBorders>
            <w:noWrap/>
            <w:vAlign w:val="bottom"/>
            <w:hideMark/>
          </w:tcPr>
          <w:p w14:paraId="3BDE7954"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1787" w:type="dxa"/>
            <w:tcBorders>
              <w:top w:val="nil"/>
              <w:left w:val="nil"/>
              <w:bottom w:val="single" w:sz="4" w:space="0" w:color="auto"/>
              <w:right w:val="single" w:sz="4" w:space="0" w:color="auto"/>
            </w:tcBorders>
            <w:noWrap/>
            <w:vAlign w:val="bottom"/>
            <w:hideMark/>
          </w:tcPr>
          <w:p w14:paraId="60E15219" w14:textId="77777777" w:rsidR="00A16CE0" w:rsidRPr="00354CDB" w:rsidRDefault="00A16CE0" w:rsidP="00660F97">
            <w:pPr>
              <w:spacing w:after="0" w:line="240" w:lineRule="auto"/>
              <w:jc w:val="right"/>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-200</w:t>
            </w:r>
          </w:p>
        </w:tc>
      </w:tr>
    </w:tbl>
    <w:p w14:paraId="7FD6026B" w14:textId="77777777" w:rsidR="00A16CE0" w:rsidRDefault="00A16CE0" w:rsidP="00A16CE0">
      <w:pPr>
        <w:rPr>
          <w:color w:val="FF0000"/>
          <w:lang w:eastAsia="en-AU"/>
        </w:rPr>
      </w:pPr>
    </w:p>
    <w:tbl>
      <w:tblPr>
        <w:tblW w:w="8926" w:type="dxa"/>
        <w:tblLook w:val="04A0" w:firstRow="1" w:lastRow="0" w:firstColumn="1" w:lastColumn="0" w:noHBand="0" w:noVBand="1"/>
      </w:tblPr>
      <w:tblGrid>
        <w:gridCol w:w="1119"/>
        <w:gridCol w:w="2180"/>
        <w:gridCol w:w="960"/>
        <w:gridCol w:w="960"/>
        <w:gridCol w:w="960"/>
        <w:gridCol w:w="960"/>
        <w:gridCol w:w="1787"/>
      </w:tblGrid>
      <w:tr w:rsidR="00A16CE0" w:rsidRPr="00354CDB" w14:paraId="67DBA3BC" w14:textId="77777777" w:rsidTr="00660F97">
        <w:trPr>
          <w:trHeight w:val="290"/>
          <w:tblHeader/>
        </w:trPr>
        <w:tc>
          <w:tcPr>
            <w:tcW w:w="1119" w:type="dxa"/>
            <w:tcBorders>
              <w:top w:val="single" w:sz="4" w:space="0" w:color="auto"/>
              <w:left w:val="single" w:sz="4" w:space="0" w:color="auto"/>
              <w:bottom w:val="single" w:sz="4" w:space="0" w:color="auto"/>
              <w:right w:val="single" w:sz="4" w:space="0" w:color="auto"/>
            </w:tcBorders>
            <w:noWrap/>
            <w:vAlign w:val="bottom"/>
            <w:hideMark/>
          </w:tcPr>
          <w:p w14:paraId="5027CA44" w14:textId="77777777" w:rsidR="00A16CE0" w:rsidRPr="00354CDB" w:rsidRDefault="00A16CE0" w:rsidP="00660F97">
            <w:pPr>
              <w:spacing w:after="0" w:line="240" w:lineRule="auto"/>
              <w:rPr>
                <w:rFonts w:ascii="Calibri" w:eastAsia="Times New Roman" w:hAnsi="Calibri" w:cs="Calibri"/>
                <w:b/>
                <w:bCs/>
                <w:color w:val="000000"/>
                <w:kern w:val="0"/>
                <w:lang w:eastAsia="en-AU"/>
                <w14:ligatures w14:val="none"/>
              </w:rPr>
            </w:pPr>
            <w:r w:rsidRPr="00354CDB">
              <w:rPr>
                <w:rFonts w:ascii="Calibri" w:eastAsia="Times New Roman" w:hAnsi="Calibri" w:cs="Calibri"/>
                <w:b/>
                <w:bCs/>
                <w:color w:val="000000"/>
                <w:kern w:val="0"/>
                <w:lang w:eastAsia="en-AU"/>
                <w14:ligatures w14:val="none"/>
              </w:rPr>
              <w:t>Pay week</w:t>
            </w:r>
          </w:p>
        </w:tc>
        <w:tc>
          <w:tcPr>
            <w:tcW w:w="2180" w:type="dxa"/>
            <w:tcBorders>
              <w:top w:val="single" w:sz="4" w:space="0" w:color="auto"/>
              <w:left w:val="nil"/>
              <w:bottom w:val="single" w:sz="4" w:space="0" w:color="auto"/>
              <w:right w:val="single" w:sz="4" w:space="0" w:color="auto"/>
            </w:tcBorders>
            <w:noWrap/>
            <w:vAlign w:val="bottom"/>
            <w:hideMark/>
          </w:tcPr>
          <w:p w14:paraId="2187753C" w14:textId="77777777" w:rsidR="00A16CE0" w:rsidRPr="00354CDB" w:rsidRDefault="00A16CE0" w:rsidP="00660F97">
            <w:pPr>
              <w:spacing w:after="0" w:line="240" w:lineRule="auto"/>
              <w:rPr>
                <w:rFonts w:ascii="Calibri" w:eastAsia="Times New Roman" w:hAnsi="Calibri" w:cs="Calibri"/>
                <w:b/>
                <w:bCs/>
                <w:color w:val="000000"/>
                <w:kern w:val="0"/>
                <w:lang w:eastAsia="en-AU"/>
                <w14:ligatures w14:val="none"/>
              </w:rPr>
            </w:pPr>
            <w:r w:rsidRPr="00354CDB">
              <w:rPr>
                <w:rFonts w:ascii="Calibri" w:eastAsia="Times New Roman" w:hAnsi="Calibri" w:cs="Calibri"/>
                <w:b/>
                <w:bCs/>
                <w:color w:val="000000"/>
                <w:kern w:val="0"/>
                <w:lang w:eastAsia="en-AU"/>
                <w14:ligatures w14:val="none"/>
              </w:rPr>
              <w:t>Pay fortnight</w:t>
            </w:r>
          </w:p>
        </w:tc>
        <w:tc>
          <w:tcPr>
            <w:tcW w:w="960" w:type="dxa"/>
            <w:tcBorders>
              <w:top w:val="single" w:sz="4" w:space="0" w:color="auto"/>
              <w:left w:val="nil"/>
              <w:bottom w:val="single" w:sz="4" w:space="0" w:color="auto"/>
              <w:right w:val="single" w:sz="4" w:space="0" w:color="auto"/>
            </w:tcBorders>
            <w:noWrap/>
            <w:vAlign w:val="bottom"/>
            <w:hideMark/>
          </w:tcPr>
          <w:p w14:paraId="64A9532A" w14:textId="77777777" w:rsidR="00A16CE0" w:rsidRPr="00354CDB" w:rsidRDefault="00A16CE0" w:rsidP="00660F97">
            <w:pPr>
              <w:spacing w:after="0" w:line="240" w:lineRule="auto"/>
              <w:rPr>
                <w:rFonts w:ascii="Calibri" w:eastAsia="Times New Roman" w:hAnsi="Calibri" w:cs="Calibri"/>
                <w:b/>
                <w:bCs/>
                <w:color w:val="000000"/>
                <w:kern w:val="0"/>
                <w:lang w:eastAsia="en-AU"/>
                <w14:ligatures w14:val="none"/>
              </w:rPr>
            </w:pPr>
            <w:r w:rsidRPr="00354CDB">
              <w:rPr>
                <w:rFonts w:ascii="Calibri" w:eastAsia="Times New Roman" w:hAnsi="Calibri" w:cs="Calibri"/>
                <w:b/>
                <w:bCs/>
                <w:color w:val="000000"/>
                <w:kern w:val="0"/>
                <w:lang w:eastAsia="en-AU"/>
                <w14:ligatures w14:val="none"/>
              </w:rPr>
              <w:t>EP</w:t>
            </w:r>
            <w:r>
              <w:rPr>
                <w:rFonts w:ascii="Calibri" w:eastAsia="Times New Roman" w:hAnsi="Calibri" w:cs="Calibri"/>
                <w:b/>
                <w:bCs/>
                <w:color w:val="000000"/>
                <w:kern w:val="0"/>
                <w:lang w:eastAsia="en-AU"/>
                <w14:ligatures w14:val="none"/>
              </w:rPr>
              <w:t>S</w:t>
            </w:r>
            <w:r w:rsidRPr="00354CDB">
              <w:rPr>
                <w:rFonts w:ascii="Calibri" w:eastAsia="Times New Roman" w:hAnsi="Calibri" w:cs="Calibri"/>
                <w:b/>
                <w:bCs/>
                <w:color w:val="000000"/>
                <w:kern w:val="0"/>
                <w:lang w:eastAsia="en-AU"/>
                <w14:ligatures w14:val="none"/>
              </w:rPr>
              <w:t>S salary</w:t>
            </w:r>
          </w:p>
        </w:tc>
        <w:tc>
          <w:tcPr>
            <w:tcW w:w="960" w:type="dxa"/>
            <w:tcBorders>
              <w:top w:val="single" w:sz="4" w:space="0" w:color="auto"/>
              <w:left w:val="nil"/>
              <w:bottom w:val="single" w:sz="4" w:space="0" w:color="auto"/>
              <w:right w:val="single" w:sz="4" w:space="0" w:color="auto"/>
            </w:tcBorders>
            <w:noWrap/>
            <w:vAlign w:val="bottom"/>
            <w:hideMark/>
          </w:tcPr>
          <w:p w14:paraId="4EE86054" w14:textId="77777777" w:rsidR="00A16CE0" w:rsidRPr="00354CDB" w:rsidRDefault="00A16CE0" w:rsidP="00660F97">
            <w:pPr>
              <w:spacing w:after="0" w:line="240" w:lineRule="auto"/>
              <w:rPr>
                <w:rFonts w:ascii="Calibri" w:eastAsia="Times New Roman" w:hAnsi="Calibri" w:cs="Calibri"/>
                <w:b/>
                <w:bCs/>
                <w:color w:val="000000"/>
                <w:kern w:val="0"/>
                <w:lang w:eastAsia="en-AU"/>
                <w14:ligatures w14:val="none"/>
              </w:rPr>
            </w:pPr>
            <w:r w:rsidRPr="00354CDB">
              <w:rPr>
                <w:rFonts w:ascii="Calibri" w:eastAsia="Times New Roman" w:hAnsi="Calibri" w:cs="Calibri"/>
                <w:b/>
                <w:bCs/>
                <w:color w:val="000000"/>
                <w:kern w:val="0"/>
                <w:lang w:eastAsia="en-AU"/>
                <w14:ligatures w14:val="none"/>
              </w:rPr>
              <w:t>WT 4901</w:t>
            </w:r>
          </w:p>
        </w:tc>
        <w:tc>
          <w:tcPr>
            <w:tcW w:w="960" w:type="dxa"/>
            <w:tcBorders>
              <w:top w:val="single" w:sz="4" w:space="0" w:color="auto"/>
              <w:left w:val="nil"/>
              <w:bottom w:val="single" w:sz="4" w:space="0" w:color="auto"/>
              <w:right w:val="single" w:sz="4" w:space="0" w:color="auto"/>
            </w:tcBorders>
            <w:noWrap/>
            <w:vAlign w:val="bottom"/>
            <w:hideMark/>
          </w:tcPr>
          <w:p w14:paraId="43C449D6" w14:textId="77777777" w:rsidR="00A16CE0" w:rsidRPr="00354CDB" w:rsidRDefault="00A16CE0" w:rsidP="00660F97">
            <w:pPr>
              <w:spacing w:after="0" w:line="240" w:lineRule="auto"/>
              <w:rPr>
                <w:rFonts w:ascii="Calibri" w:eastAsia="Times New Roman" w:hAnsi="Calibri" w:cs="Calibri"/>
                <w:b/>
                <w:bCs/>
                <w:color w:val="000000"/>
                <w:kern w:val="0"/>
                <w:lang w:eastAsia="en-AU"/>
                <w14:ligatures w14:val="none"/>
              </w:rPr>
            </w:pPr>
            <w:r w:rsidRPr="00354CDB">
              <w:rPr>
                <w:rFonts w:ascii="Calibri" w:eastAsia="Times New Roman" w:hAnsi="Calibri" w:cs="Calibri"/>
                <w:b/>
                <w:bCs/>
                <w:color w:val="000000"/>
                <w:kern w:val="0"/>
                <w:lang w:eastAsia="en-AU"/>
                <w14:ligatures w14:val="none"/>
              </w:rPr>
              <w:t>WT 9WCA</w:t>
            </w:r>
          </w:p>
        </w:tc>
        <w:tc>
          <w:tcPr>
            <w:tcW w:w="960" w:type="dxa"/>
            <w:tcBorders>
              <w:top w:val="single" w:sz="4" w:space="0" w:color="auto"/>
              <w:left w:val="nil"/>
              <w:bottom w:val="single" w:sz="4" w:space="0" w:color="auto"/>
              <w:right w:val="single" w:sz="4" w:space="0" w:color="auto"/>
            </w:tcBorders>
            <w:noWrap/>
            <w:vAlign w:val="bottom"/>
            <w:hideMark/>
          </w:tcPr>
          <w:p w14:paraId="5C516FFB" w14:textId="77777777" w:rsidR="00A16CE0" w:rsidRPr="00354CDB" w:rsidRDefault="00A16CE0" w:rsidP="00660F97">
            <w:pPr>
              <w:spacing w:after="0" w:line="240" w:lineRule="auto"/>
              <w:jc w:val="right"/>
              <w:rPr>
                <w:rFonts w:ascii="Calibri" w:eastAsia="Times New Roman" w:hAnsi="Calibri" w:cs="Calibri"/>
                <w:b/>
                <w:bCs/>
                <w:color w:val="000000"/>
                <w:kern w:val="0"/>
                <w:lang w:eastAsia="en-AU"/>
                <w14:ligatures w14:val="none"/>
              </w:rPr>
            </w:pPr>
            <w:r>
              <w:rPr>
                <w:rFonts w:ascii="Calibri" w:eastAsia="Times New Roman" w:hAnsi="Calibri" w:cs="Calibri"/>
                <w:b/>
                <w:bCs/>
                <w:color w:val="000000"/>
                <w:kern w:val="0"/>
                <w:lang w:eastAsia="en-AU"/>
                <w14:ligatures w14:val="none"/>
              </w:rPr>
              <w:t xml:space="preserve">WT </w:t>
            </w:r>
            <w:r w:rsidRPr="00354CDB">
              <w:rPr>
                <w:rFonts w:ascii="Calibri" w:eastAsia="Times New Roman" w:hAnsi="Calibri" w:cs="Calibri"/>
                <w:b/>
                <w:bCs/>
                <w:color w:val="000000"/>
                <w:kern w:val="0"/>
                <w:lang w:eastAsia="en-AU"/>
                <w14:ligatures w14:val="none"/>
              </w:rPr>
              <w:t>3670</w:t>
            </w:r>
          </w:p>
        </w:tc>
        <w:tc>
          <w:tcPr>
            <w:tcW w:w="1787" w:type="dxa"/>
            <w:tcBorders>
              <w:top w:val="single" w:sz="4" w:space="0" w:color="auto"/>
              <w:left w:val="nil"/>
              <w:bottom w:val="single" w:sz="4" w:space="0" w:color="auto"/>
              <w:right w:val="single" w:sz="4" w:space="0" w:color="auto"/>
            </w:tcBorders>
            <w:noWrap/>
            <w:vAlign w:val="bottom"/>
            <w:hideMark/>
          </w:tcPr>
          <w:p w14:paraId="3B41D6D6" w14:textId="77777777" w:rsidR="00A16CE0" w:rsidRPr="00354CDB" w:rsidRDefault="00A16CE0" w:rsidP="00660F97">
            <w:pPr>
              <w:spacing w:after="0" w:line="240" w:lineRule="auto"/>
              <w:rPr>
                <w:rFonts w:ascii="Calibri" w:eastAsia="Times New Roman" w:hAnsi="Calibri" w:cs="Calibri"/>
                <w:b/>
                <w:bCs/>
                <w:color w:val="000000"/>
                <w:kern w:val="0"/>
                <w:lang w:eastAsia="en-AU"/>
                <w14:ligatures w14:val="none"/>
              </w:rPr>
            </w:pPr>
            <w:r>
              <w:rPr>
                <w:rFonts w:ascii="Calibri" w:eastAsia="Times New Roman" w:hAnsi="Calibri" w:cs="Calibri"/>
                <w:b/>
                <w:bCs/>
                <w:color w:val="000000"/>
                <w:kern w:val="0"/>
                <w:lang w:eastAsia="en-AU"/>
                <w14:ligatures w14:val="none"/>
              </w:rPr>
              <w:t>EPSS pay/</w:t>
            </w:r>
            <w:r w:rsidRPr="00354CDB">
              <w:rPr>
                <w:rFonts w:ascii="Calibri" w:eastAsia="Times New Roman" w:hAnsi="Calibri" w:cs="Calibri"/>
                <w:b/>
                <w:bCs/>
                <w:color w:val="000000"/>
                <w:kern w:val="0"/>
                <w:lang w:eastAsia="en-AU"/>
                <w14:ligatures w14:val="none"/>
              </w:rPr>
              <w:t>top</w:t>
            </w:r>
            <w:r>
              <w:rPr>
                <w:rFonts w:ascii="Calibri" w:eastAsia="Times New Roman" w:hAnsi="Calibri" w:cs="Calibri"/>
                <w:b/>
                <w:bCs/>
                <w:color w:val="000000"/>
                <w:kern w:val="0"/>
                <w:lang w:eastAsia="en-AU"/>
                <w14:ligatures w14:val="none"/>
              </w:rPr>
              <w:t xml:space="preserve"> up</w:t>
            </w:r>
          </w:p>
        </w:tc>
      </w:tr>
      <w:tr w:rsidR="00A16CE0" w:rsidRPr="00354CDB" w14:paraId="722B61CE" w14:textId="77777777" w:rsidTr="00660F97">
        <w:trPr>
          <w:trHeight w:val="290"/>
        </w:trPr>
        <w:tc>
          <w:tcPr>
            <w:tcW w:w="1119" w:type="dxa"/>
            <w:tcBorders>
              <w:top w:val="nil"/>
              <w:left w:val="single" w:sz="4" w:space="0" w:color="auto"/>
              <w:bottom w:val="single" w:sz="4" w:space="0" w:color="auto"/>
              <w:right w:val="single" w:sz="4" w:space="0" w:color="auto"/>
            </w:tcBorders>
            <w:noWrap/>
            <w:vAlign w:val="bottom"/>
            <w:hideMark/>
          </w:tcPr>
          <w:p w14:paraId="702554E3"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week1</w:t>
            </w:r>
          </w:p>
        </w:tc>
        <w:tc>
          <w:tcPr>
            <w:tcW w:w="2180" w:type="dxa"/>
            <w:tcBorders>
              <w:top w:val="nil"/>
              <w:left w:val="nil"/>
              <w:bottom w:val="single" w:sz="4" w:space="0" w:color="auto"/>
              <w:right w:val="single" w:sz="4" w:space="0" w:color="auto"/>
            </w:tcBorders>
            <w:noWrap/>
            <w:vAlign w:val="bottom"/>
            <w:hideMark/>
          </w:tcPr>
          <w:p w14:paraId="63367063"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Pay 2</w:t>
            </w:r>
            <w:r>
              <w:rPr>
                <w:rFonts w:ascii="Calibri" w:eastAsia="Times New Roman" w:hAnsi="Calibri" w:cs="Calibri"/>
                <w:color w:val="000000"/>
                <w:kern w:val="0"/>
                <w:lang w:eastAsia="en-AU"/>
                <w14:ligatures w14:val="none"/>
              </w:rPr>
              <w:t>1</w:t>
            </w:r>
            <w:r w:rsidRPr="00354CDB">
              <w:rPr>
                <w:rFonts w:ascii="Calibri" w:eastAsia="Times New Roman" w:hAnsi="Calibri" w:cs="Calibri"/>
                <w:color w:val="000000"/>
                <w:kern w:val="0"/>
                <w:lang w:eastAsia="en-AU"/>
                <w14:ligatures w14:val="none"/>
              </w:rPr>
              <w:t xml:space="preserve"> 2025</w:t>
            </w:r>
          </w:p>
        </w:tc>
        <w:tc>
          <w:tcPr>
            <w:tcW w:w="960" w:type="dxa"/>
            <w:tcBorders>
              <w:top w:val="nil"/>
              <w:left w:val="nil"/>
              <w:bottom w:val="single" w:sz="4" w:space="0" w:color="auto"/>
              <w:right w:val="single" w:sz="4" w:space="0" w:color="auto"/>
            </w:tcBorders>
            <w:noWrap/>
            <w:vAlign w:val="bottom"/>
            <w:hideMark/>
          </w:tcPr>
          <w:p w14:paraId="3A8283C5" w14:textId="77777777" w:rsidR="00A16CE0" w:rsidRPr="00354CDB" w:rsidRDefault="00A16CE0" w:rsidP="00660F97">
            <w:pPr>
              <w:spacing w:after="0" w:line="240" w:lineRule="auto"/>
              <w:jc w:val="right"/>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5000</w:t>
            </w:r>
          </w:p>
        </w:tc>
        <w:tc>
          <w:tcPr>
            <w:tcW w:w="960" w:type="dxa"/>
            <w:tcBorders>
              <w:top w:val="nil"/>
              <w:left w:val="nil"/>
              <w:bottom w:val="single" w:sz="4" w:space="0" w:color="auto"/>
              <w:right w:val="single" w:sz="4" w:space="0" w:color="auto"/>
            </w:tcBorders>
            <w:noWrap/>
            <w:vAlign w:val="bottom"/>
            <w:hideMark/>
          </w:tcPr>
          <w:p w14:paraId="3C05F56F" w14:textId="77777777" w:rsidR="00A16CE0" w:rsidRPr="00354CDB" w:rsidRDefault="00A16CE0" w:rsidP="00660F97">
            <w:pPr>
              <w:spacing w:after="0" w:line="240" w:lineRule="auto"/>
              <w:jc w:val="right"/>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300</w:t>
            </w:r>
          </w:p>
        </w:tc>
        <w:tc>
          <w:tcPr>
            <w:tcW w:w="960" w:type="dxa"/>
            <w:tcBorders>
              <w:top w:val="nil"/>
              <w:left w:val="nil"/>
              <w:bottom w:val="single" w:sz="4" w:space="0" w:color="auto"/>
              <w:right w:val="single" w:sz="4" w:space="0" w:color="auto"/>
            </w:tcBorders>
            <w:noWrap/>
            <w:vAlign w:val="bottom"/>
            <w:hideMark/>
          </w:tcPr>
          <w:p w14:paraId="4BA56722" w14:textId="77777777" w:rsidR="00A16CE0" w:rsidRPr="00354CDB" w:rsidRDefault="00A16CE0" w:rsidP="00660F97">
            <w:pPr>
              <w:spacing w:after="0" w:line="240" w:lineRule="auto"/>
              <w:jc w:val="right"/>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5000</w:t>
            </w:r>
          </w:p>
        </w:tc>
        <w:tc>
          <w:tcPr>
            <w:tcW w:w="960" w:type="dxa"/>
            <w:tcBorders>
              <w:top w:val="nil"/>
              <w:left w:val="nil"/>
              <w:bottom w:val="single" w:sz="4" w:space="0" w:color="auto"/>
              <w:right w:val="single" w:sz="4" w:space="0" w:color="auto"/>
            </w:tcBorders>
            <w:shd w:val="clear" w:color="000000" w:fill="EDEDED"/>
            <w:noWrap/>
            <w:vAlign w:val="bottom"/>
            <w:hideMark/>
          </w:tcPr>
          <w:p w14:paraId="23726BF4" w14:textId="77777777" w:rsidR="00A16CE0" w:rsidRPr="00354CDB" w:rsidRDefault="00A16CE0" w:rsidP="00660F97">
            <w:pPr>
              <w:spacing w:after="0" w:line="240" w:lineRule="auto"/>
              <w:jc w:val="right"/>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0</w:t>
            </w:r>
          </w:p>
        </w:tc>
        <w:tc>
          <w:tcPr>
            <w:tcW w:w="1787" w:type="dxa"/>
            <w:tcBorders>
              <w:top w:val="nil"/>
              <w:left w:val="nil"/>
              <w:bottom w:val="single" w:sz="4" w:space="0" w:color="auto"/>
              <w:right w:val="single" w:sz="4" w:space="0" w:color="auto"/>
            </w:tcBorders>
            <w:noWrap/>
            <w:vAlign w:val="bottom"/>
            <w:hideMark/>
          </w:tcPr>
          <w:p w14:paraId="77A438FE" w14:textId="77777777" w:rsidR="00A16CE0" w:rsidRPr="00354CDB" w:rsidRDefault="00A16CE0" w:rsidP="00660F97">
            <w:pPr>
              <w:spacing w:after="0" w:line="240" w:lineRule="auto"/>
              <w:jc w:val="right"/>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-300</w:t>
            </w:r>
          </w:p>
        </w:tc>
      </w:tr>
      <w:tr w:rsidR="00A16CE0" w:rsidRPr="00354CDB" w14:paraId="0CD09F26" w14:textId="77777777" w:rsidTr="00660F97">
        <w:trPr>
          <w:trHeight w:val="290"/>
        </w:trPr>
        <w:tc>
          <w:tcPr>
            <w:tcW w:w="1119" w:type="dxa"/>
            <w:tcBorders>
              <w:top w:val="nil"/>
              <w:left w:val="single" w:sz="4" w:space="0" w:color="auto"/>
              <w:bottom w:val="single" w:sz="4" w:space="0" w:color="auto"/>
              <w:right w:val="single" w:sz="4" w:space="0" w:color="auto"/>
            </w:tcBorders>
            <w:noWrap/>
            <w:vAlign w:val="bottom"/>
            <w:hideMark/>
          </w:tcPr>
          <w:p w14:paraId="05540DA8"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week2</w:t>
            </w:r>
          </w:p>
        </w:tc>
        <w:tc>
          <w:tcPr>
            <w:tcW w:w="2180" w:type="dxa"/>
            <w:tcBorders>
              <w:top w:val="nil"/>
              <w:left w:val="nil"/>
              <w:bottom w:val="single" w:sz="4" w:space="0" w:color="auto"/>
              <w:right w:val="single" w:sz="4" w:space="0" w:color="auto"/>
            </w:tcBorders>
            <w:noWrap/>
            <w:vAlign w:val="bottom"/>
            <w:hideMark/>
          </w:tcPr>
          <w:p w14:paraId="049C9637"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Pay 2</w:t>
            </w:r>
            <w:r>
              <w:rPr>
                <w:rFonts w:ascii="Calibri" w:eastAsia="Times New Roman" w:hAnsi="Calibri" w:cs="Calibri"/>
                <w:color w:val="000000"/>
                <w:kern w:val="0"/>
                <w:lang w:eastAsia="en-AU"/>
                <w14:ligatures w14:val="none"/>
              </w:rPr>
              <w:t>1</w:t>
            </w:r>
            <w:r w:rsidRPr="00354CDB">
              <w:rPr>
                <w:rFonts w:ascii="Calibri" w:eastAsia="Times New Roman" w:hAnsi="Calibri" w:cs="Calibri"/>
                <w:color w:val="000000"/>
                <w:kern w:val="0"/>
                <w:lang w:eastAsia="en-AU"/>
                <w14:ligatures w14:val="none"/>
              </w:rPr>
              <w:t xml:space="preserve"> 2025</w:t>
            </w:r>
          </w:p>
        </w:tc>
        <w:tc>
          <w:tcPr>
            <w:tcW w:w="960" w:type="dxa"/>
            <w:tcBorders>
              <w:top w:val="nil"/>
              <w:left w:val="nil"/>
              <w:bottom w:val="single" w:sz="4" w:space="0" w:color="auto"/>
              <w:right w:val="single" w:sz="4" w:space="0" w:color="auto"/>
            </w:tcBorders>
            <w:noWrap/>
            <w:vAlign w:val="bottom"/>
            <w:hideMark/>
          </w:tcPr>
          <w:p w14:paraId="063B6798" w14:textId="77777777" w:rsidR="00A16CE0" w:rsidRPr="00354CDB" w:rsidRDefault="00A16CE0" w:rsidP="00660F97">
            <w:pPr>
              <w:spacing w:after="0" w:line="240" w:lineRule="auto"/>
              <w:jc w:val="right"/>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5000</w:t>
            </w:r>
          </w:p>
        </w:tc>
        <w:tc>
          <w:tcPr>
            <w:tcW w:w="960" w:type="dxa"/>
            <w:tcBorders>
              <w:top w:val="nil"/>
              <w:left w:val="nil"/>
              <w:bottom w:val="single" w:sz="4" w:space="0" w:color="auto"/>
              <w:right w:val="single" w:sz="4" w:space="0" w:color="auto"/>
            </w:tcBorders>
            <w:noWrap/>
            <w:vAlign w:val="bottom"/>
            <w:hideMark/>
          </w:tcPr>
          <w:p w14:paraId="3001DAC2" w14:textId="77777777" w:rsidR="00A16CE0" w:rsidRPr="00354CDB" w:rsidRDefault="00A16CE0" w:rsidP="00660F97">
            <w:pPr>
              <w:spacing w:after="0" w:line="240" w:lineRule="auto"/>
              <w:jc w:val="right"/>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300</w:t>
            </w:r>
          </w:p>
        </w:tc>
        <w:tc>
          <w:tcPr>
            <w:tcW w:w="960" w:type="dxa"/>
            <w:tcBorders>
              <w:top w:val="nil"/>
              <w:left w:val="nil"/>
              <w:bottom w:val="single" w:sz="4" w:space="0" w:color="auto"/>
              <w:right w:val="single" w:sz="4" w:space="0" w:color="auto"/>
            </w:tcBorders>
            <w:noWrap/>
            <w:vAlign w:val="bottom"/>
            <w:hideMark/>
          </w:tcPr>
          <w:p w14:paraId="52320237" w14:textId="77777777" w:rsidR="00A16CE0" w:rsidRPr="00354CDB" w:rsidRDefault="00A16CE0" w:rsidP="00660F97">
            <w:pPr>
              <w:spacing w:after="0" w:line="240" w:lineRule="auto"/>
              <w:jc w:val="right"/>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5000</w:t>
            </w:r>
          </w:p>
        </w:tc>
        <w:tc>
          <w:tcPr>
            <w:tcW w:w="960" w:type="dxa"/>
            <w:tcBorders>
              <w:top w:val="nil"/>
              <w:left w:val="nil"/>
              <w:bottom w:val="single" w:sz="4" w:space="0" w:color="auto"/>
              <w:right w:val="single" w:sz="4" w:space="0" w:color="auto"/>
            </w:tcBorders>
            <w:shd w:val="clear" w:color="000000" w:fill="EDEDED"/>
            <w:noWrap/>
            <w:vAlign w:val="bottom"/>
            <w:hideMark/>
          </w:tcPr>
          <w:p w14:paraId="638BEB98" w14:textId="77777777" w:rsidR="00A16CE0" w:rsidRPr="00354CDB" w:rsidRDefault="00A16CE0" w:rsidP="00660F97">
            <w:pPr>
              <w:spacing w:after="0" w:line="240" w:lineRule="auto"/>
              <w:jc w:val="right"/>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0</w:t>
            </w:r>
          </w:p>
        </w:tc>
        <w:tc>
          <w:tcPr>
            <w:tcW w:w="1787" w:type="dxa"/>
            <w:tcBorders>
              <w:top w:val="nil"/>
              <w:left w:val="nil"/>
              <w:bottom w:val="single" w:sz="4" w:space="0" w:color="auto"/>
              <w:right w:val="single" w:sz="4" w:space="0" w:color="auto"/>
            </w:tcBorders>
            <w:noWrap/>
            <w:vAlign w:val="bottom"/>
            <w:hideMark/>
          </w:tcPr>
          <w:p w14:paraId="09DA0A7A" w14:textId="77777777" w:rsidR="00A16CE0" w:rsidRPr="00354CDB" w:rsidRDefault="00A16CE0" w:rsidP="00660F97">
            <w:pPr>
              <w:spacing w:after="0" w:line="240" w:lineRule="auto"/>
              <w:jc w:val="right"/>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-300</w:t>
            </w:r>
          </w:p>
        </w:tc>
      </w:tr>
      <w:tr w:rsidR="00A16CE0" w:rsidRPr="00354CDB" w14:paraId="4C229A49" w14:textId="77777777" w:rsidTr="00660F97">
        <w:trPr>
          <w:trHeight w:val="290"/>
        </w:trPr>
        <w:tc>
          <w:tcPr>
            <w:tcW w:w="1119" w:type="dxa"/>
            <w:tcBorders>
              <w:top w:val="nil"/>
              <w:left w:val="single" w:sz="4" w:space="0" w:color="auto"/>
              <w:bottom w:val="single" w:sz="4" w:space="0" w:color="auto"/>
              <w:right w:val="single" w:sz="4" w:space="0" w:color="auto"/>
            </w:tcBorders>
            <w:noWrap/>
            <w:vAlign w:val="bottom"/>
            <w:hideMark/>
          </w:tcPr>
          <w:p w14:paraId="3A762A74"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2180" w:type="dxa"/>
            <w:tcBorders>
              <w:top w:val="nil"/>
              <w:left w:val="nil"/>
              <w:bottom w:val="single" w:sz="4" w:space="0" w:color="auto"/>
              <w:right w:val="single" w:sz="4" w:space="0" w:color="auto"/>
            </w:tcBorders>
            <w:noWrap/>
            <w:vAlign w:val="bottom"/>
            <w:hideMark/>
          </w:tcPr>
          <w:p w14:paraId="62478013"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960" w:type="dxa"/>
            <w:tcBorders>
              <w:top w:val="nil"/>
              <w:left w:val="nil"/>
              <w:bottom w:val="single" w:sz="4" w:space="0" w:color="auto"/>
              <w:right w:val="single" w:sz="4" w:space="0" w:color="auto"/>
            </w:tcBorders>
            <w:noWrap/>
            <w:vAlign w:val="bottom"/>
            <w:hideMark/>
          </w:tcPr>
          <w:p w14:paraId="6C09543B"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960" w:type="dxa"/>
            <w:tcBorders>
              <w:top w:val="nil"/>
              <w:left w:val="nil"/>
              <w:bottom w:val="single" w:sz="4" w:space="0" w:color="auto"/>
              <w:right w:val="single" w:sz="4" w:space="0" w:color="auto"/>
            </w:tcBorders>
            <w:noWrap/>
            <w:vAlign w:val="bottom"/>
            <w:hideMark/>
          </w:tcPr>
          <w:p w14:paraId="3CF15AE3"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960" w:type="dxa"/>
            <w:tcBorders>
              <w:top w:val="nil"/>
              <w:left w:val="nil"/>
              <w:bottom w:val="single" w:sz="4" w:space="0" w:color="auto"/>
              <w:right w:val="single" w:sz="4" w:space="0" w:color="auto"/>
            </w:tcBorders>
            <w:noWrap/>
            <w:vAlign w:val="bottom"/>
            <w:hideMark/>
          </w:tcPr>
          <w:p w14:paraId="12388F42"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960" w:type="dxa"/>
            <w:tcBorders>
              <w:top w:val="nil"/>
              <w:left w:val="nil"/>
              <w:bottom w:val="single" w:sz="4" w:space="0" w:color="auto"/>
              <w:right w:val="single" w:sz="4" w:space="0" w:color="auto"/>
            </w:tcBorders>
            <w:noWrap/>
            <w:vAlign w:val="bottom"/>
            <w:hideMark/>
          </w:tcPr>
          <w:p w14:paraId="1EDC93D2"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1787" w:type="dxa"/>
            <w:tcBorders>
              <w:top w:val="nil"/>
              <w:left w:val="nil"/>
              <w:bottom w:val="single" w:sz="4" w:space="0" w:color="auto"/>
              <w:right w:val="single" w:sz="4" w:space="0" w:color="auto"/>
            </w:tcBorders>
            <w:noWrap/>
            <w:vAlign w:val="bottom"/>
            <w:hideMark/>
          </w:tcPr>
          <w:p w14:paraId="0F1FA5A6"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r>
      <w:tr w:rsidR="00A16CE0" w:rsidRPr="00354CDB" w14:paraId="2176A642" w14:textId="77777777" w:rsidTr="00660F97">
        <w:trPr>
          <w:trHeight w:val="290"/>
        </w:trPr>
        <w:tc>
          <w:tcPr>
            <w:tcW w:w="1119" w:type="dxa"/>
            <w:tcBorders>
              <w:top w:val="nil"/>
              <w:left w:val="single" w:sz="4" w:space="0" w:color="auto"/>
              <w:bottom w:val="single" w:sz="4" w:space="0" w:color="auto"/>
              <w:right w:val="single" w:sz="4" w:space="0" w:color="auto"/>
            </w:tcBorders>
            <w:noWrap/>
            <w:vAlign w:val="bottom"/>
            <w:hideMark/>
          </w:tcPr>
          <w:p w14:paraId="6685B936"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Total top up</w:t>
            </w:r>
          </w:p>
        </w:tc>
        <w:tc>
          <w:tcPr>
            <w:tcW w:w="2180" w:type="dxa"/>
            <w:tcBorders>
              <w:top w:val="nil"/>
              <w:left w:val="nil"/>
              <w:bottom w:val="single" w:sz="4" w:space="0" w:color="auto"/>
              <w:right w:val="single" w:sz="4" w:space="0" w:color="auto"/>
            </w:tcBorders>
            <w:noWrap/>
            <w:vAlign w:val="bottom"/>
            <w:hideMark/>
          </w:tcPr>
          <w:p w14:paraId="331F2C87"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960" w:type="dxa"/>
            <w:tcBorders>
              <w:top w:val="nil"/>
              <w:left w:val="nil"/>
              <w:bottom w:val="single" w:sz="4" w:space="0" w:color="auto"/>
              <w:right w:val="single" w:sz="4" w:space="0" w:color="auto"/>
            </w:tcBorders>
            <w:noWrap/>
            <w:vAlign w:val="bottom"/>
            <w:hideMark/>
          </w:tcPr>
          <w:p w14:paraId="4DFBFDB3"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960" w:type="dxa"/>
            <w:tcBorders>
              <w:top w:val="nil"/>
              <w:left w:val="nil"/>
              <w:bottom w:val="single" w:sz="4" w:space="0" w:color="auto"/>
              <w:right w:val="single" w:sz="4" w:space="0" w:color="auto"/>
            </w:tcBorders>
            <w:noWrap/>
            <w:vAlign w:val="bottom"/>
            <w:hideMark/>
          </w:tcPr>
          <w:p w14:paraId="5740A0E1"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960" w:type="dxa"/>
            <w:tcBorders>
              <w:top w:val="nil"/>
              <w:left w:val="nil"/>
              <w:bottom w:val="single" w:sz="4" w:space="0" w:color="auto"/>
              <w:right w:val="single" w:sz="4" w:space="0" w:color="auto"/>
            </w:tcBorders>
            <w:noWrap/>
            <w:vAlign w:val="bottom"/>
            <w:hideMark/>
          </w:tcPr>
          <w:p w14:paraId="6568C44F"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960" w:type="dxa"/>
            <w:tcBorders>
              <w:top w:val="nil"/>
              <w:left w:val="nil"/>
              <w:bottom w:val="single" w:sz="4" w:space="0" w:color="auto"/>
              <w:right w:val="single" w:sz="4" w:space="0" w:color="auto"/>
            </w:tcBorders>
            <w:noWrap/>
            <w:vAlign w:val="bottom"/>
            <w:hideMark/>
          </w:tcPr>
          <w:p w14:paraId="7F3FEC1A"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1787" w:type="dxa"/>
            <w:tcBorders>
              <w:top w:val="nil"/>
              <w:left w:val="nil"/>
              <w:bottom w:val="single" w:sz="4" w:space="0" w:color="auto"/>
              <w:right w:val="single" w:sz="4" w:space="0" w:color="auto"/>
            </w:tcBorders>
            <w:noWrap/>
            <w:vAlign w:val="bottom"/>
            <w:hideMark/>
          </w:tcPr>
          <w:p w14:paraId="5251A6BE" w14:textId="77777777" w:rsidR="00A16CE0" w:rsidRPr="00354CDB" w:rsidRDefault="00A16CE0" w:rsidP="00660F97">
            <w:pPr>
              <w:spacing w:after="0" w:line="240" w:lineRule="auto"/>
              <w:jc w:val="right"/>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-600</w:t>
            </w:r>
          </w:p>
        </w:tc>
      </w:tr>
      <w:tr w:rsidR="00A16CE0" w:rsidRPr="00354CDB" w14:paraId="1B5608DC" w14:textId="77777777" w:rsidTr="00660F97">
        <w:trPr>
          <w:trHeight w:val="290"/>
        </w:trPr>
        <w:tc>
          <w:tcPr>
            <w:tcW w:w="1119" w:type="dxa"/>
            <w:tcBorders>
              <w:top w:val="nil"/>
              <w:left w:val="single" w:sz="4" w:space="0" w:color="auto"/>
              <w:bottom w:val="single" w:sz="4" w:space="0" w:color="auto"/>
              <w:right w:val="single" w:sz="4" w:space="0" w:color="auto"/>
            </w:tcBorders>
            <w:noWrap/>
            <w:vAlign w:val="bottom"/>
            <w:hideMark/>
          </w:tcPr>
          <w:p w14:paraId="5FD506A5"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WT XXXX</w:t>
            </w:r>
          </w:p>
        </w:tc>
        <w:tc>
          <w:tcPr>
            <w:tcW w:w="2180" w:type="dxa"/>
            <w:tcBorders>
              <w:top w:val="nil"/>
              <w:left w:val="nil"/>
              <w:bottom w:val="single" w:sz="4" w:space="0" w:color="auto"/>
              <w:right w:val="single" w:sz="4" w:space="0" w:color="auto"/>
            </w:tcBorders>
            <w:noWrap/>
            <w:vAlign w:val="bottom"/>
            <w:hideMark/>
          </w:tcPr>
          <w:p w14:paraId="0A6CCB86"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EPSS Neg with Ext earn</w:t>
            </w:r>
          </w:p>
        </w:tc>
        <w:tc>
          <w:tcPr>
            <w:tcW w:w="960" w:type="dxa"/>
            <w:tcBorders>
              <w:top w:val="nil"/>
              <w:left w:val="nil"/>
              <w:bottom w:val="single" w:sz="4" w:space="0" w:color="auto"/>
              <w:right w:val="single" w:sz="4" w:space="0" w:color="auto"/>
            </w:tcBorders>
            <w:noWrap/>
            <w:vAlign w:val="bottom"/>
            <w:hideMark/>
          </w:tcPr>
          <w:p w14:paraId="0AC89685"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960" w:type="dxa"/>
            <w:tcBorders>
              <w:top w:val="nil"/>
              <w:left w:val="nil"/>
              <w:bottom w:val="single" w:sz="4" w:space="0" w:color="auto"/>
              <w:right w:val="single" w:sz="4" w:space="0" w:color="auto"/>
            </w:tcBorders>
            <w:noWrap/>
            <w:vAlign w:val="bottom"/>
            <w:hideMark/>
          </w:tcPr>
          <w:p w14:paraId="4C4320B1"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960" w:type="dxa"/>
            <w:tcBorders>
              <w:top w:val="nil"/>
              <w:left w:val="nil"/>
              <w:bottom w:val="single" w:sz="4" w:space="0" w:color="auto"/>
              <w:right w:val="single" w:sz="4" w:space="0" w:color="auto"/>
            </w:tcBorders>
            <w:noWrap/>
            <w:vAlign w:val="bottom"/>
            <w:hideMark/>
          </w:tcPr>
          <w:p w14:paraId="4649FEDE"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960" w:type="dxa"/>
            <w:tcBorders>
              <w:top w:val="nil"/>
              <w:left w:val="nil"/>
              <w:bottom w:val="single" w:sz="4" w:space="0" w:color="auto"/>
              <w:right w:val="single" w:sz="4" w:space="0" w:color="auto"/>
            </w:tcBorders>
            <w:noWrap/>
            <w:vAlign w:val="bottom"/>
            <w:hideMark/>
          </w:tcPr>
          <w:p w14:paraId="1FC358F3"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 </w:t>
            </w:r>
          </w:p>
        </w:tc>
        <w:tc>
          <w:tcPr>
            <w:tcW w:w="1787" w:type="dxa"/>
            <w:tcBorders>
              <w:top w:val="nil"/>
              <w:left w:val="nil"/>
              <w:bottom w:val="single" w:sz="4" w:space="0" w:color="auto"/>
              <w:right w:val="single" w:sz="4" w:space="0" w:color="auto"/>
            </w:tcBorders>
            <w:noWrap/>
            <w:vAlign w:val="bottom"/>
            <w:hideMark/>
          </w:tcPr>
          <w:p w14:paraId="24383500" w14:textId="77777777" w:rsidR="00A16CE0" w:rsidRPr="00354CDB" w:rsidRDefault="00A16CE0" w:rsidP="00660F97">
            <w:pPr>
              <w:spacing w:after="0" w:line="240" w:lineRule="auto"/>
              <w:rPr>
                <w:rFonts w:ascii="Calibri" w:eastAsia="Times New Roman" w:hAnsi="Calibri" w:cs="Calibri"/>
                <w:color w:val="000000"/>
                <w:kern w:val="0"/>
                <w:lang w:eastAsia="en-AU"/>
                <w14:ligatures w14:val="none"/>
              </w:rPr>
            </w:pPr>
            <w:r w:rsidRPr="00354CDB">
              <w:rPr>
                <w:rFonts w:ascii="Calibri" w:eastAsia="Times New Roman" w:hAnsi="Calibri" w:cs="Calibri"/>
                <w:color w:val="000000"/>
                <w:kern w:val="0"/>
                <w:lang w:eastAsia="en-AU"/>
                <w14:ligatures w14:val="none"/>
              </w:rPr>
              <w:t>Do not create</w:t>
            </w:r>
          </w:p>
        </w:tc>
      </w:tr>
    </w:tbl>
    <w:p w14:paraId="4E9E9AD1" w14:textId="77777777" w:rsidR="00A16CE0" w:rsidRPr="003C005A" w:rsidRDefault="00A16CE0" w:rsidP="00A16CE0">
      <w:pPr>
        <w:rPr>
          <w:color w:val="FF0000"/>
          <w:lang w:eastAsia="en-AU"/>
        </w:rPr>
      </w:pPr>
    </w:p>
    <w:p w14:paraId="35A614ED" w14:textId="77777777" w:rsidR="00A16CE0" w:rsidRDefault="00A16CE0" w:rsidP="00A16CE0">
      <w:pPr>
        <w:rPr>
          <w:lang w:eastAsia="en-AU"/>
        </w:rPr>
      </w:pPr>
      <w:r>
        <w:rPr>
          <w:lang w:eastAsia="en-AU"/>
        </w:rPr>
        <w:t xml:space="preserve">See </w:t>
      </w:r>
      <w:hyperlink w:anchor="_External_earnings_for" w:history="1">
        <w:r w:rsidRPr="00A1195C">
          <w:rPr>
            <w:rStyle w:val="Hyperlink"/>
            <w:lang w:eastAsia="en-AU"/>
          </w:rPr>
          <w:t>External earnings for Period 1</w:t>
        </w:r>
      </w:hyperlink>
      <w:r>
        <w:rPr>
          <w:lang w:eastAsia="en-AU"/>
        </w:rPr>
        <w:t xml:space="preserve"> for more functional requirements.</w:t>
      </w:r>
    </w:p>
    <w:p w14:paraId="3F7D8923" w14:textId="77777777" w:rsidR="00A16CE0" w:rsidRDefault="00A16CE0" w:rsidP="00A16CE0">
      <w:pPr>
        <w:pStyle w:val="Heading4"/>
        <w:rPr>
          <w:lang w:eastAsia="en-AU"/>
        </w:rPr>
      </w:pPr>
      <w:bookmarkStart w:id="153" w:name="_Toc205482306"/>
      <w:r>
        <w:rPr>
          <w:lang w:eastAsia="en-AU"/>
        </w:rPr>
        <w:t>Technical (from a payroll perspective)</w:t>
      </w:r>
      <w:bookmarkEnd w:id="153"/>
    </w:p>
    <w:p w14:paraId="4E02D0AA" w14:textId="77777777" w:rsidR="00A16CE0" w:rsidRDefault="00A16CE0" w:rsidP="00A16CE0">
      <w:pPr>
        <w:rPr>
          <w:lang w:eastAsia="en-AU"/>
        </w:rPr>
      </w:pPr>
      <w:r>
        <w:rPr>
          <w:lang w:eastAsia="en-AU"/>
        </w:rPr>
        <w:t>The OLIMS /technical design takes precedence.</w:t>
      </w:r>
    </w:p>
    <w:p w14:paraId="5D0BF880" w14:textId="77777777" w:rsidR="00A16CE0" w:rsidRPr="006E7975" w:rsidRDefault="00A16CE0" w:rsidP="00A16CE0">
      <w:pPr>
        <w:rPr>
          <w:lang w:eastAsia="en-AU"/>
        </w:rPr>
      </w:pPr>
      <w:r>
        <w:rPr>
          <w:lang w:eastAsia="en-AU"/>
        </w:rPr>
        <w:t xml:space="preserve">The technical info in this document is to </w:t>
      </w:r>
      <w:proofErr w:type="gramStart"/>
      <w:r>
        <w:rPr>
          <w:lang w:eastAsia="en-AU"/>
        </w:rPr>
        <w:t>reviewed</w:t>
      </w:r>
      <w:proofErr w:type="gramEnd"/>
      <w:r>
        <w:rPr>
          <w:lang w:eastAsia="en-AU"/>
        </w:rPr>
        <w:t xml:space="preserve"> by the technical team for impacts to payroll expectations and alignment. </w:t>
      </w:r>
    </w:p>
    <w:p w14:paraId="2F49322C" w14:textId="77777777" w:rsidR="00A16CE0" w:rsidRDefault="00A16CE0" w:rsidP="00A16CE0">
      <w:pPr>
        <w:pStyle w:val="Heading5"/>
        <w:rPr>
          <w:lang w:eastAsia="en-AU"/>
        </w:rPr>
      </w:pPr>
      <w:bookmarkStart w:id="154" w:name="_Toc205482307"/>
      <w:proofErr w:type="spellStart"/>
      <w:r>
        <w:rPr>
          <w:lang w:eastAsia="en-AU"/>
        </w:rPr>
        <w:t>Olims</w:t>
      </w:r>
      <w:bookmarkEnd w:id="154"/>
      <w:proofErr w:type="spellEnd"/>
    </w:p>
    <w:p w14:paraId="26169C80" w14:textId="77777777" w:rsidR="00A16CE0" w:rsidRPr="006E7975" w:rsidRDefault="00A16CE0" w:rsidP="00A16CE0">
      <w:pPr>
        <w:pStyle w:val="Heading6"/>
        <w:rPr>
          <w:lang w:eastAsia="en-AU"/>
        </w:rPr>
      </w:pPr>
      <w:bookmarkStart w:id="155" w:name="_Toc205482308"/>
      <w:r>
        <w:rPr>
          <w:lang w:eastAsia="en-AU"/>
        </w:rPr>
        <w:t>WT 3670</w:t>
      </w:r>
      <w:bookmarkEnd w:id="155"/>
      <w:r>
        <w:rPr>
          <w:lang w:eastAsia="en-AU"/>
        </w:rPr>
        <w:t xml:space="preserve"> </w:t>
      </w:r>
    </w:p>
    <w:p w14:paraId="4C7E9E29" w14:textId="77777777" w:rsidR="00A16CE0" w:rsidRDefault="00A16CE0" w:rsidP="00A16CE0">
      <w:pPr>
        <w:rPr>
          <w:lang w:eastAsia="en-AU"/>
        </w:rPr>
      </w:pPr>
      <w:r>
        <w:rPr>
          <w:lang w:eastAsia="en-AU"/>
        </w:rPr>
        <w:t xml:space="preserve">OLIMS to allow create and delete of the external EPSS earning WT </w:t>
      </w:r>
      <w:r w:rsidRPr="00490131">
        <w:rPr>
          <w:lang w:eastAsia="en-AU"/>
        </w:rPr>
        <w:t>3670</w:t>
      </w:r>
      <w:r>
        <w:rPr>
          <w:lang w:eastAsia="en-AU"/>
        </w:rPr>
        <w:t xml:space="preserve"> via a OLIMS frontend.  </w:t>
      </w:r>
    </w:p>
    <w:p w14:paraId="3086658F" w14:textId="77777777" w:rsidR="00A16CE0" w:rsidRDefault="00A16CE0" w:rsidP="00A16CE0">
      <w:pPr>
        <w:rPr>
          <w:lang w:eastAsia="en-AU"/>
        </w:rPr>
      </w:pPr>
      <w:r>
        <w:rPr>
          <w:lang w:eastAsia="en-AU"/>
        </w:rPr>
        <w:t xml:space="preserve">Create requires an effective date.  </w:t>
      </w:r>
    </w:p>
    <w:p w14:paraId="2EF2F08C" w14:textId="77777777" w:rsidR="00A16CE0" w:rsidRDefault="00A16CE0" w:rsidP="00A16CE0">
      <w:pPr>
        <w:rPr>
          <w:lang w:eastAsia="en-AU"/>
        </w:rPr>
      </w:pPr>
      <w:r>
        <w:rPr>
          <w:lang w:eastAsia="en-AU"/>
        </w:rPr>
        <w:t xml:space="preserve">An effective date entered for external earnings that are not aligned to EPSS period 1, 2 or 3 top up payment calculation periods, (also driven by WT 9WCO), will not reduce EPSS Period 1, 2 or 3 top up payments. The effective date will impact the reduction of the P1/2&amp;3 EPSS claim valid on the IT15 effective date.  Retrospective effective dates will cause payroll retro processing and this can cause claims. </w:t>
      </w:r>
    </w:p>
    <w:p w14:paraId="3902FD48" w14:textId="77777777" w:rsidR="00A16CE0" w:rsidRDefault="00A16CE0" w:rsidP="00A16CE0">
      <w:pPr>
        <w:ind w:left="720"/>
        <w:rPr>
          <w:lang w:eastAsia="en-AU"/>
        </w:rPr>
      </w:pPr>
      <w:r>
        <w:rPr>
          <w:lang w:eastAsia="en-AU"/>
        </w:rPr>
        <w:t xml:space="preserve">Only allow IT15 entries when the effective date relates to an </w:t>
      </w:r>
      <w:r w:rsidRPr="007B14D3">
        <w:rPr>
          <w:lang w:eastAsia="en-AU"/>
        </w:rPr>
        <w:t xml:space="preserve">EPSS </w:t>
      </w:r>
      <w:r>
        <w:rPr>
          <w:lang w:eastAsia="en-AU"/>
        </w:rPr>
        <w:t xml:space="preserve">period. This can be from EPSS period 1 to the end of period 3.   Noted, period effective dates can change due to retroactive changes in payroll. Therefor the business is to accept that external earnings still in </w:t>
      </w:r>
      <w:r w:rsidRPr="000D2926">
        <w:rPr>
          <w:lang w:eastAsia="en-AU"/>
        </w:rPr>
        <w:t>SAP that does not relate to an EPSS period has no impact to EPSS calculations.</w:t>
      </w:r>
    </w:p>
    <w:p w14:paraId="42BB8581" w14:textId="77777777" w:rsidR="00A16CE0" w:rsidRDefault="00A16CE0" w:rsidP="00A16CE0">
      <w:pPr>
        <w:rPr>
          <w:lang w:eastAsia="en-AU"/>
        </w:rPr>
      </w:pPr>
      <w:r>
        <w:rPr>
          <w:lang w:eastAsia="en-AU"/>
        </w:rPr>
        <w:t>When the entry is ‘created’ via OLIMS (not bulk upload), then force a document upload.</w:t>
      </w:r>
    </w:p>
    <w:p w14:paraId="2EFD713E" w14:textId="77777777" w:rsidR="00A16CE0" w:rsidRDefault="00A16CE0" w:rsidP="00A16CE0">
      <w:pPr>
        <w:rPr>
          <w:lang w:eastAsia="en-AU"/>
        </w:rPr>
      </w:pPr>
      <w:r>
        <w:rPr>
          <w:lang w:eastAsia="en-AU"/>
        </w:rPr>
        <w:t>A mass upload of entries is required via a file. These entries will have the same validations except, they will not have documentation for upload.</w:t>
      </w:r>
    </w:p>
    <w:p w14:paraId="4BEE2706" w14:textId="77777777" w:rsidR="00A16CE0" w:rsidRDefault="00A16CE0" w:rsidP="00A16CE0">
      <w:pPr>
        <w:rPr>
          <w:lang w:eastAsia="en-AU"/>
        </w:rPr>
      </w:pPr>
      <w:r>
        <w:rPr>
          <w:lang w:eastAsia="en-AU"/>
        </w:rPr>
        <w:lastRenderedPageBreak/>
        <w:t>In general, allow SAP standard validations before data entry is allowed for creation in IT15.</w:t>
      </w:r>
    </w:p>
    <w:p w14:paraId="0A5BE04F" w14:textId="77777777" w:rsidR="00A16CE0" w:rsidRDefault="00A16CE0" w:rsidP="00A16CE0">
      <w:pPr>
        <w:rPr>
          <w:lang w:eastAsia="en-AU"/>
        </w:rPr>
      </w:pPr>
      <w:r>
        <w:rPr>
          <w:lang w:eastAsia="en-AU"/>
        </w:rPr>
        <w:t>The OLIMS screen will display the IT15 entries already loaded into SAP (both those loaded via PA30 in the past that does not have a document attached and entries created via the OLIMS screen).</w:t>
      </w:r>
    </w:p>
    <w:p w14:paraId="01B8E2FC" w14:textId="77777777" w:rsidR="00A16CE0" w:rsidRDefault="00A16CE0" w:rsidP="00A16CE0">
      <w:pPr>
        <w:ind w:firstLine="720"/>
        <w:rPr>
          <w:lang w:eastAsia="en-AU"/>
        </w:rPr>
      </w:pPr>
      <w:r>
        <w:rPr>
          <w:lang w:eastAsia="en-AU"/>
        </w:rPr>
        <w:t>Allow for a period selection of entries to display.</w:t>
      </w:r>
    </w:p>
    <w:p w14:paraId="2CE89E70" w14:textId="77777777" w:rsidR="00A16CE0" w:rsidRDefault="00A16CE0" w:rsidP="00A16CE0">
      <w:pPr>
        <w:ind w:left="720"/>
        <w:rPr>
          <w:lang w:eastAsia="en-AU"/>
        </w:rPr>
      </w:pPr>
      <w:r>
        <w:rPr>
          <w:lang w:eastAsia="en-AU"/>
        </w:rPr>
        <w:t>When the entry is deleted, then delete the document uploaded before (if applicable).</w:t>
      </w:r>
    </w:p>
    <w:p w14:paraId="7312EDB4" w14:textId="77777777" w:rsidR="00A16CE0" w:rsidRDefault="00A16CE0" w:rsidP="00A16CE0">
      <w:pPr>
        <w:ind w:firstLine="720"/>
        <w:rPr>
          <w:lang w:eastAsia="en-AU"/>
        </w:rPr>
      </w:pPr>
      <w:r>
        <w:rPr>
          <w:lang w:eastAsia="en-AU"/>
        </w:rPr>
        <w:t xml:space="preserve">For each entry displayed that have documentation attached, show a push button for </w:t>
      </w:r>
      <w:r>
        <w:rPr>
          <w:lang w:eastAsia="en-AU"/>
        </w:rPr>
        <w:tab/>
        <w:t>“Repeat” and “Delete”.</w:t>
      </w:r>
    </w:p>
    <w:p w14:paraId="3835FA04" w14:textId="77777777" w:rsidR="00A16CE0" w:rsidRDefault="00A16CE0" w:rsidP="00A16CE0">
      <w:pPr>
        <w:ind w:left="720"/>
        <w:rPr>
          <w:lang w:eastAsia="en-AU"/>
        </w:rPr>
      </w:pPr>
      <w:r>
        <w:rPr>
          <w:lang w:eastAsia="en-AU"/>
        </w:rPr>
        <w:t>When the “repeat button” is selected, prompt the user to input the number of repeats.</w:t>
      </w:r>
    </w:p>
    <w:p w14:paraId="09C54D63" w14:textId="77777777" w:rsidR="00A16CE0" w:rsidRDefault="00A16CE0" w:rsidP="00A16CE0">
      <w:pPr>
        <w:ind w:left="720"/>
        <w:rPr>
          <w:lang w:eastAsia="en-AU"/>
        </w:rPr>
      </w:pPr>
      <w:r>
        <w:rPr>
          <w:lang w:eastAsia="en-AU"/>
        </w:rPr>
        <w:t>When the number of repeats entered is between 15 and 260, a warning message is given. The repeats are allowed for creation after acknowledgment of the warning.</w:t>
      </w:r>
    </w:p>
    <w:p w14:paraId="713691F3" w14:textId="77777777" w:rsidR="00A16CE0" w:rsidRDefault="00A16CE0" w:rsidP="00A16CE0">
      <w:pPr>
        <w:ind w:left="720"/>
        <w:rPr>
          <w:lang w:eastAsia="en-AU"/>
        </w:rPr>
      </w:pPr>
      <w:r>
        <w:rPr>
          <w:lang w:eastAsia="en-AU"/>
        </w:rPr>
        <w:t xml:space="preserve">The maximum number of repeats is 260. An entry above 260 repeats </w:t>
      </w:r>
      <w:proofErr w:type="gramStart"/>
      <w:r>
        <w:rPr>
          <w:lang w:eastAsia="en-AU"/>
        </w:rPr>
        <w:t>results</w:t>
      </w:r>
      <w:proofErr w:type="gramEnd"/>
      <w:r>
        <w:rPr>
          <w:lang w:eastAsia="en-AU"/>
        </w:rPr>
        <w:t xml:space="preserve"> in an error message and no repeat entry is created. </w:t>
      </w:r>
    </w:p>
    <w:p w14:paraId="5589FFF4" w14:textId="77777777" w:rsidR="00A16CE0" w:rsidRDefault="00A16CE0" w:rsidP="00A16CE0">
      <w:pPr>
        <w:ind w:left="720"/>
        <w:rPr>
          <w:lang w:eastAsia="en-AU"/>
        </w:rPr>
      </w:pPr>
      <w:r>
        <w:rPr>
          <w:lang w:eastAsia="en-AU"/>
        </w:rPr>
        <w:t>When the number of repeats provided passed all messages, prompt for a save.</w:t>
      </w:r>
    </w:p>
    <w:p w14:paraId="2A2D040A" w14:textId="77777777" w:rsidR="00A16CE0" w:rsidRDefault="00A16CE0" w:rsidP="00A16CE0">
      <w:pPr>
        <w:ind w:left="720"/>
        <w:rPr>
          <w:lang w:eastAsia="en-AU"/>
        </w:rPr>
      </w:pPr>
      <w:r>
        <w:rPr>
          <w:lang w:eastAsia="en-AU"/>
        </w:rPr>
        <w:t>On save, then create copies of the IT15 entry with ‘copies’ of the same documentation linked to the new IT15 entries.  The copies are created on effective dates that are equal to the processed IT15 record start date + 7 days after. Repeat the process for the number of repeats, using the last start date created as input to the next repeat record + 7 days.</w:t>
      </w:r>
    </w:p>
    <w:p w14:paraId="1C00C9A7" w14:textId="77777777" w:rsidR="00A16CE0" w:rsidRDefault="00A16CE0" w:rsidP="00A16CE0">
      <w:pPr>
        <w:rPr>
          <w:lang w:eastAsia="en-AU"/>
        </w:rPr>
      </w:pPr>
      <w:r>
        <w:rPr>
          <w:lang w:eastAsia="en-AU"/>
        </w:rPr>
        <w:t>The external earnings do NOT reflect the EPSS incident number.  (no entry in the assignment field)</w:t>
      </w:r>
    </w:p>
    <w:p w14:paraId="6544D339" w14:textId="77777777" w:rsidR="00A16CE0" w:rsidRDefault="00A16CE0" w:rsidP="00A16CE0">
      <w:pPr>
        <w:rPr>
          <w:lang w:eastAsia="en-AU"/>
        </w:rPr>
      </w:pPr>
      <w:r>
        <w:rPr>
          <w:lang w:eastAsia="en-AU"/>
        </w:rPr>
        <w:t xml:space="preserve">A positive dollar value is required.   </w:t>
      </w:r>
    </w:p>
    <w:p w14:paraId="1C681D75" w14:textId="77777777" w:rsidR="00A16CE0" w:rsidRDefault="00A16CE0" w:rsidP="00A16CE0">
      <w:pPr>
        <w:rPr>
          <w:lang w:eastAsia="en-AU"/>
        </w:rPr>
      </w:pPr>
      <w:r>
        <w:rPr>
          <w:lang w:eastAsia="en-AU"/>
        </w:rPr>
        <w:t xml:space="preserve">Payroll will reduce EPSS period 1/2/3 period payments with the external earning value when the value is relevant to a payroll split where P1/P2/P3 top ups are generated.  There is no checking for alignment to the incident number. </w:t>
      </w:r>
    </w:p>
    <w:p w14:paraId="613ECC9F" w14:textId="77777777" w:rsidR="00A16CE0" w:rsidRDefault="00A16CE0" w:rsidP="00A16CE0">
      <w:pPr>
        <w:rPr>
          <w:lang w:eastAsia="en-AU"/>
        </w:rPr>
      </w:pPr>
      <w:r>
        <w:rPr>
          <w:lang w:eastAsia="en-AU"/>
        </w:rPr>
        <w:t>It is envisaged that the key to the document will as a minimum hold the below IT15 key fields as well as a document id.  The sequence number (SEQNR) will be space for the first entry on a specific effective date. Subsequent entries on the same effective date will increase from 1 and up as per SAP standard.</w:t>
      </w:r>
    </w:p>
    <w:p w14:paraId="413CD5AA" w14:textId="77777777" w:rsidR="00A16CE0" w:rsidRDefault="00A16CE0" w:rsidP="00A16CE0">
      <w:pPr>
        <w:rPr>
          <w:lang w:eastAsia="en-AU"/>
        </w:rPr>
      </w:pPr>
      <w:r w:rsidRPr="00016558">
        <w:rPr>
          <w:noProof/>
          <w:lang w:eastAsia="en-AU"/>
        </w:rPr>
        <w:drawing>
          <wp:inline distT="0" distB="0" distL="0" distR="0" wp14:anchorId="50F72693" wp14:editId="348FA8E0">
            <wp:extent cx="5731510" cy="1040765"/>
            <wp:effectExtent l="0" t="0" r="2540" b="6985"/>
            <wp:docPr id="71738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86580" name=""/>
                    <pic:cNvPicPr/>
                  </pic:nvPicPr>
                  <pic:blipFill>
                    <a:blip r:embed="rId55"/>
                    <a:stretch>
                      <a:fillRect/>
                    </a:stretch>
                  </pic:blipFill>
                  <pic:spPr>
                    <a:xfrm>
                      <a:off x="0" y="0"/>
                      <a:ext cx="5731510" cy="1040765"/>
                    </a:xfrm>
                    <a:prstGeom prst="rect">
                      <a:avLst/>
                    </a:prstGeom>
                  </pic:spPr>
                </pic:pic>
              </a:graphicData>
            </a:graphic>
          </wp:inline>
        </w:drawing>
      </w:r>
    </w:p>
    <w:p w14:paraId="55DDB5CB" w14:textId="77777777" w:rsidR="00A16CE0" w:rsidRDefault="00A16CE0" w:rsidP="00A16CE0">
      <w:pPr>
        <w:rPr>
          <w:lang w:eastAsia="en-AU"/>
        </w:rPr>
      </w:pPr>
    </w:p>
    <w:p w14:paraId="35942130" w14:textId="77777777" w:rsidR="00A16CE0" w:rsidRDefault="00A16CE0" w:rsidP="00A16CE0">
      <w:pPr>
        <w:pStyle w:val="Heading5"/>
        <w:rPr>
          <w:lang w:eastAsia="en-AU"/>
        </w:rPr>
      </w:pPr>
      <w:bookmarkStart w:id="156" w:name="_Toc205482309"/>
      <w:r>
        <w:rPr>
          <w:lang w:eastAsia="en-AU"/>
        </w:rPr>
        <w:t>SAP</w:t>
      </w:r>
      <w:bookmarkEnd w:id="156"/>
    </w:p>
    <w:p w14:paraId="0EC9EC42" w14:textId="77777777" w:rsidR="00A16CE0" w:rsidRDefault="00A16CE0" w:rsidP="00A16CE0">
      <w:pPr>
        <w:pStyle w:val="Heading6"/>
        <w:rPr>
          <w:lang w:eastAsia="en-AU"/>
        </w:rPr>
      </w:pPr>
      <w:bookmarkStart w:id="157" w:name="_Toc205482310"/>
      <w:r>
        <w:rPr>
          <w:lang w:eastAsia="en-AU"/>
        </w:rPr>
        <w:t>WT 3670</w:t>
      </w:r>
      <w:bookmarkEnd w:id="157"/>
    </w:p>
    <w:p w14:paraId="73794DD4" w14:textId="77777777" w:rsidR="00A16CE0" w:rsidRDefault="00A16CE0" w:rsidP="00A16CE0">
      <w:pPr>
        <w:rPr>
          <w:lang w:eastAsia="en-AU"/>
        </w:rPr>
      </w:pPr>
      <w:r>
        <w:rPr>
          <w:lang w:eastAsia="en-AU"/>
        </w:rPr>
        <w:t xml:space="preserve">Via </w:t>
      </w:r>
      <w:proofErr w:type="spellStart"/>
      <w:r>
        <w:rPr>
          <w:lang w:eastAsia="en-AU"/>
        </w:rPr>
        <w:t>infotype</w:t>
      </w:r>
      <w:proofErr w:type="spellEnd"/>
      <w:r>
        <w:rPr>
          <w:lang w:eastAsia="en-AU"/>
        </w:rPr>
        <w:t xml:space="preserve"> user-exits, stop any data processing </w:t>
      </w:r>
      <w:proofErr w:type="gramStart"/>
      <w:r>
        <w:rPr>
          <w:lang w:eastAsia="en-AU"/>
        </w:rPr>
        <w:t xml:space="preserve">( </w:t>
      </w:r>
      <w:proofErr w:type="spellStart"/>
      <w:r>
        <w:rPr>
          <w:lang w:eastAsia="en-AU"/>
        </w:rPr>
        <w:t>Eg</w:t>
      </w:r>
      <w:proofErr w:type="gramEnd"/>
      <w:r>
        <w:rPr>
          <w:lang w:eastAsia="en-AU"/>
        </w:rPr>
        <w:t>.</w:t>
      </w:r>
      <w:proofErr w:type="spellEnd"/>
      <w:r>
        <w:rPr>
          <w:lang w:eastAsia="en-AU"/>
        </w:rPr>
        <w:t xml:space="preserve"> create/insert/delete/change) of the External EPSS earning WT  </w:t>
      </w:r>
      <w:r w:rsidRPr="00490131">
        <w:rPr>
          <w:lang w:eastAsia="en-AU"/>
        </w:rPr>
        <w:t>3670</w:t>
      </w:r>
      <w:r>
        <w:rPr>
          <w:lang w:eastAsia="en-AU"/>
        </w:rPr>
        <w:t>.   Display is allowed, but no maintenance.</w:t>
      </w:r>
    </w:p>
    <w:p w14:paraId="0FABC484" w14:textId="77777777" w:rsidR="00A16CE0" w:rsidRDefault="00A16CE0" w:rsidP="00A16CE0">
      <w:pPr>
        <w:rPr>
          <w:lang w:eastAsia="en-AU"/>
        </w:rPr>
      </w:pPr>
      <w:r>
        <w:rPr>
          <w:lang w:eastAsia="en-AU"/>
        </w:rPr>
        <w:t>Entry is only allowed via OLIMS to enforce the document upload.</w:t>
      </w:r>
    </w:p>
    <w:p w14:paraId="4B9EB13A" w14:textId="77777777" w:rsidR="00A16CE0" w:rsidRDefault="00A16CE0" w:rsidP="00A16CE0">
      <w:pPr>
        <w:pStyle w:val="Heading3"/>
        <w:rPr>
          <w:lang w:eastAsia="en-AU"/>
        </w:rPr>
      </w:pPr>
      <w:bookmarkStart w:id="158" w:name="_Toc205482311"/>
      <w:r>
        <w:rPr>
          <w:lang w:eastAsia="en-AU"/>
        </w:rPr>
        <w:lastRenderedPageBreak/>
        <w:t>Business</w:t>
      </w:r>
      <w:bookmarkEnd w:id="158"/>
    </w:p>
    <w:p w14:paraId="2201DD88" w14:textId="77777777" w:rsidR="00A16CE0" w:rsidRDefault="00A16CE0" w:rsidP="00A16CE0">
      <w:pPr>
        <w:rPr>
          <w:lang w:eastAsia="en-AU"/>
        </w:rPr>
      </w:pPr>
      <w:r>
        <w:rPr>
          <w:lang w:eastAsia="en-AU"/>
        </w:rPr>
        <w:t>Use of external earnings via recurring earnings and deductions (IT14) were discussed, but the requirement was for entries in once off earnings and deductions (IT15) as a weekly value to allow more granular control for the case manager in relation to external earnings.</w:t>
      </w:r>
    </w:p>
    <w:p w14:paraId="3C9C6D9E" w14:textId="77777777" w:rsidR="00A16CE0" w:rsidRDefault="00A16CE0" w:rsidP="00A16CE0">
      <w:pPr>
        <w:rPr>
          <w:lang w:eastAsia="en-AU"/>
        </w:rPr>
      </w:pPr>
      <w:r>
        <w:rPr>
          <w:lang w:eastAsia="en-AU"/>
        </w:rPr>
        <w:t xml:space="preserve">It is important to load external earnings as a </w:t>
      </w:r>
      <w:r w:rsidRPr="001D4B58">
        <w:rPr>
          <w:u w:val="single"/>
          <w:lang w:eastAsia="en-AU"/>
        </w:rPr>
        <w:t>weekly</w:t>
      </w:r>
      <w:r>
        <w:rPr>
          <w:lang w:eastAsia="en-AU"/>
        </w:rPr>
        <w:t xml:space="preserve"> value for the week where payroll is to account a reduction to the Period 1/2/3 salary and subsequently reduce the aligned EPSS payment (top up).</w:t>
      </w:r>
    </w:p>
    <w:p w14:paraId="58261D9D" w14:textId="77777777" w:rsidR="00A16CE0" w:rsidRDefault="00A16CE0" w:rsidP="00A16CE0">
      <w:pPr>
        <w:rPr>
          <w:lang w:eastAsia="en-AU"/>
        </w:rPr>
      </w:pPr>
      <w:r>
        <w:rPr>
          <w:lang w:eastAsia="en-AU"/>
        </w:rPr>
        <w:t xml:space="preserve">External earnings with an effective date that </w:t>
      </w:r>
      <w:r w:rsidRPr="000D2926">
        <w:rPr>
          <w:lang w:eastAsia="en-AU"/>
        </w:rPr>
        <w:t>does not relate to an EPSS period has no impact to EPSS calculations.</w:t>
      </w:r>
    </w:p>
    <w:p w14:paraId="494AFA5C" w14:textId="77777777" w:rsidR="00A16CE0" w:rsidRDefault="00A16CE0" w:rsidP="00A16CE0">
      <w:pPr>
        <w:rPr>
          <w:lang w:eastAsia="en-AU"/>
        </w:rPr>
      </w:pPr>
      <w:r>
        <w:rPr>
          <w:lang w:eastAsia="en-AU"/>
        </w:rPr>
        <w:t xml:space="preserve">When the EPSS salary is less than the external earnings and other earnings that reduce the EPSS salary, then the external earnings are NOT carried over for reduction in the next period. The employee potentially receives the benefit of the high external earnings when the total calculated top up in the fortnight is negative.  </w:t>
      </w:r>
    </w:p>
    <w:p w14:paraId="5C736B98" w14:textId="77777777" w:rsidR="00A16CE0" w:rsidRDefault="00A16CE0" w:rsidP="00A16CE0">
      <w:pPr>
        <w:rPr>
          <w:lang w:eastAsia="en-AU"/>
        </w:rPr>
      </w:pPr>
      <w:r w:rsidRPr="00FD3A85">
        <w:rPr>
          <w:highlight w:val="yellow"/>
          <w:lang w:eastAsia="en-AU"/>
        </w:rPr>
        <w:t>TBC</w:t>
      </w:r>
      <w:r>
        <w:rPr>
          <w:lang w:eastAsia="en-AU"/>
        </w:rPr>
        <w:t xml:space="preserve"> A new WT </w:t>
      </w:r>
      <w:r w:rsidRPr="009C300D">
        <w:rPr>
          <w:highlight w:val="yellow"/>
          <w:lang w:eastAsia="en-AU"/>
        </w:rPr>
        <w:t>XXXX</w:t>
      </w:r>
      <w:r>
        <w:rPr>
          <w:lang w:eastAsia="en-AU"/>
        </w:rPr>
        <w:t xml:space="preserve"> will indicate when the fortnight top up was negative and subsequently dropped when there was any external earning input in the fortnight. The negative is not necessarily due to external earnings only.  Other reductions like actual earnings and workers compensation also contributes.  The existence of the new WT can be used to investigate if additional external earnings are to be loaded in future pay periods. </w:t>
      </w:r>
    </w:p>
    <w:p w14:paraId="52F38DB2" w14:textId="77777777" w:rsidR="00A16CE0" w:rsidRDefault="00A16CE0" w:rsidP="00A16CE0">
      <w:pPr>
        <w:rPr>
          <w:lang w:eastAsia="en-AU"/>
        </w:rPr>
      </w:pPr>
      <w:r>
        <w:rPr>
          <w:lang w:eastAsia="en-AU"/>
        </w:rPr>
        <w:t>In general, a Friday effective date for the external earnings implies relevancy to the relevant pay week.  Noted, if there is no medical certificate (WT 9WCO) on the Friday or if EPSS is not relevant on a Friday, then the external earning will have no effect.</w:t>
      </w:r>
    </w:p>
    <w:p w14:paraId="648FB995" w14:textId="77777777" w:rsidR="00A16CE0" w:rsidRDefault="00A16CE0" w:rsidP="00A16CE0">
      <w:pPr>
        <w:rPr>
          <w:lang w:eastAsia="en-AU"/>
        </w:rPr>
      </w:pPr>
      <w:r>
        <w:rPr>
          <w:lang w:eastAsia="en-AU"/>
        </w:rPr>
        <w:t>Payroll backend will reduce P1/P2/P3 salary relevant to the payroll split where the external earning is valid.   It was noted that the splits can change due to master data, especially note when the employee moves into EPSS period 1 or from EPSS Period 2 to Period 3 or from Period 2 to period 1.</w:t>
      </w:r>
    </w:p>
    <w:p w14:paraId="78CF73C0" w14:textId="77777777" w:rsidR="00A16CE0" w:rsidRDefault="00A16CE0" w:rsidP="00A16CE0">
      <w:pPr>
        <w:rPr>
          <w:lang w:eastAsia="en-AU"/>
        </w:rPr>
      </w:pPr>
      <w:r>
        <w:rPr>
          <w:lang w:eastAsia="en-AU"/>
        </w:rPr>
        <w:t>Where payroll has a split within a week, then the entry will reduce the EPSS payment (top up) in the calculation of that split. Multiple external earnings on the same date (</w:t>
      </w:r>
      <w:proofErr w:type="spellStart"/>
      <w:r>
        <w:rPr>
          <w:lang w:eastAsia="en-AU"/>
        </w:rPr>
        <w:t>eg.</w:t>
      </w:r>
      <w:proofErr w:type="spellEnd"/>
      <w:r>
        <w:rPr>
          <w:lang w:eastAsia="en-AU"/>
        </w:rPr>
        <w:t xml:space="preserve"> Friday) will add together and reduce the EPSS salary on the total of the same dated entries in the pay split where it falls. Multiple entries in one week with different effective dates in the week will add together if they both fall in the same payroll split, but they will apply separately to period salaries if they fall in different payroll splits. </w:t>
      </w:r>
    </w:p>
    <w:p w14:paraId="499878CC" w14:textId="77777777" w:rsidR="00A16CE0" w:rsidRDefault="00A16CE0" w:rsidP="00A16CE0">
      <w:pPr>
        <w:rPr>
          <w:lang w:eastAsia="en-AU"/>
        </w:rPr>
      </w:pPr>
      <w:proofErr w:type="gramStart"/>
      <w:r>
        <w:rPr>
          <w:lang w:eastAsia="en-AU"/>
        </w:rPr>
        <w:t>Generally</w:t>
      </w:r>
      <w:proofErr w:type="gramEnd"/>
      <w:r>
        <w:rPr>
          <w:lang w:eastAsia="en-AU"/>
        </w:rPr>
        <w:t xml:space="preserve"> the expectation is for the weekly external earnings to be entered on a Friday (of the relevant week) or where the medical certificate commence in the week. An exception example is when the employee change between P2 and P1 mid-week (or from P2 to P3 midweek); in this case, if the external earning needs to offset both P2 and P1 EPSS payment WT’s (they are unique WT’s), then the external earning, if required, needs a manual factor applied and the two entries dated for payroll splits effective P2 and P1 in the same week.  The manual factor applied in the example is to ensure payroll do not apply the full weeks’ worth of the external value to P2 and the full week value to P1. If the external earning for this example only applies to for example P2, then date it in P2 only for the full weekly external value.     </w:t>
      </w:r>
    </w:p>
    <w:p w14:paraId="795F013F" w14:textId="77777777" w:rsidR="00A16CE0" w:rsidRDefault="00A16CE0" w:rsidP="00A16CE0">
      <w:pPr>
        <w:rPr>
          <w:lang w:eastAsia="en-AU"/>
        </w:rPr>
      </w:pPr>
    </w:p>
    <w:p w14:paraId="4CBFD79B" w14:textId="77777777" w:rsidR="00A16CE0" w:rsidRDefault="00A16CE0" w:rsidP="00A16CE0">
      <w:pPr>
        <w:rPr>
          <w:lang w:eastAsia="en-AU"/>
        </w:rPr>
      </w:pPr>
      <w:r>
        <w:rPr>
          <w:lang w:eastAsia="en-AU"/>
        </w:rPr>
        <w:t>Enter IT15 External EPSS earnings via OLIMS and ensure the supporting document is available for upload.</w:t>
      </w:r>
    </w:p>
    <w:p w14:paraId="76BF29C0" w14:textId="77777777" w:rsidR="00A16CE0" w:rsidRDefault="00A16CE0" w:rsidP="00A16CE0">
      <w:pPr>
        <w:rPr>
          <w:lang w:eastAsia="en-AU"/>
        </w:rPr>
      </w:pPr>
      <w:r>
        <w:rPr>
          <w:lang w:eastAsia="en-AU"/>
        </w:rPr>
        <w:lastRenderedPageBreak/>
        <w:t xml:space="preserve">The external earnings, including the EML bulk upload need a </w:t>
      </w:r>
      <w:r w:rsidRPr="007B14D3">
        <w:rPr>
          <w:lang w:eastAsia="en-AU"/>
        </w:rPr>
        <w:t>manual Pro-Ration of the total amount 'per week' because top up is calculated per week.</w:t>
      </w:r>
      <w:r>
        <w:rPr>
          <w:lang w:eastAsia="en-AU"/>
        </w:rPr>
        <w:t xml:space="preserve">  </w:t>
      </w:r>
    </w:p>
    <w:p w14:paraId="1EB19FCA" w14:textId="77777777" w:rsidR="00A16CE0" w:rsidRDefault="00A16CE0" w:rsidP="00A16CE0">
      <w:pPr>
        <w:rPr>
          <w:lang w:eastAsia="en-AU"/>
        </w:rPr>
      </w:pPr>
      <w:r>
        <w:rPr>
          <w:lang w:eastAsia="en-AU"/>
        </w:rPr>
        <w:t>Inform the security team of employees that need access for IT15 create/delete and document upload.</w:t>
      </w:r>
    </w:p>
    <w:p w14:paraId="1F4BD7BC" w14:textId="77777777" w:rsidR="00A16CE0" w:rsidRDefault="00A16CE0" w:rsidP="00A16CE0">
      <w:pPr>
        <w:rPr>
          <w:lang w:eastAsia="en-AU"/>
        </w:rPr>
      </w:pPr>
      <w:r>
        <w:rPr>
          <w:lang w:eastAsia="en-AU"/>
        </w:rPr>
        <w:t>It is understood that external earnings are generally entered effective in the upcoming pay period. This is to avoid claims due to SAP retroactivity.  For true overpayments that can’t be recovered the external earnings entered in retro will cause potential claims as payroll retro and recalculate a reduced EPSS salary in the retro period that then impacts the EPPS payments/top ups from the retro period.</w:t>
      </w:r>
    </w:p>
    <w:p w14:paraId="3BA0087C" w14:textId="77777777" w:rsidR="00A16CE0" w:rsidRDefault="00A16CE0" w:rsidP="00A16CE0">
      <w:pPr>
        <w:pStyle w:val="Heading5"/>
        <w:rPr>
          <w:lang w:eastAsia="en-AU"/>
        </w:rPr>
      </w:pPr>
      <w:bookmarkStart w:id="159" w:name="_Toc205482312"/>
      <w:r>
        <w:rPr>
          <w:lang w:eastAsia="en-AU"/>
        </w:rPr>
        <w:t>Security (</w:t>
      </w:r>
      <w:proofErr w:type="spellStart"/>
      <w:r>
        <w:rPr>
          <w:lang w:eastAsia="en-AU"/>
        </w:rPr>
        <w:t>NSWPf</w:t>
      </w:r>
      <w:proofErr w:type="spellEnd"/>
      <w:r>
        <w:rPr>
          <w:lang w:eastAsia="en-AU"/>
        </w:rPr>
        <w:t>)</w:t>
      </w:r>
      <w:bookmarkEnd w:id="159"/>
    </w:p>
    <w:p w14:paraId="057257F0" w14:textId="77777777" w:rsidR="00A16CE0" w:rsidRDefault="00A16CE0" w:rsidP="00A16CE0">
      <w:pPr>
        <w:rPr>
          <w:lang w:eastAsia="en-AU"/>
        </w:rPr>
      </w:pPr>
      <w:r>
        <w:rPr>
          <w:lang w:eastAsia="en-AU"/>
        </w:rPr>
        <w:t xml:space="preserve">Ensure access/roles are in place for defined users to create and delete IT0015 for defined EPSS external earning </w:t>
      </w:r>
      <w:proofErr w:type="gramStart"/>
      <w:r>
        <w:rPr>
          <w:lang w:eastAsia="en-AU"/>
        </w:rPr>
        <w:t>WT’s</w:t>
      </w:r>
      <w:proofErr w:type="gramEnd"/>
      <w:r>
        <w:rPr>
          <w:lang w:eastAsia="en-AU"/>
        </w:rPr>
        <w:t xml:space="preserve"> with the subsequent document upload. </w:t>
      </w:r>
    </w:p>
    <w:p w14:paraId="0EA45254" w14:textId="77777777" w:rsidR="00A16CE0" w:rsidRDefault="00A16CE0" w:rsidP="00A16CE0">
      <w:pPr>
        <w:rPr>
          <w:lang w:eastAsia="en-AU"/>
        </w:rPr>
      </w:pPr>
      <w:r>
        <w:rPr>
          <w:lang w:eastAsia="en-AU"/>
        </w:rPr>
        <w:t xml:space="preserve">The </w:t>
      </w:r>
      <w:proofErr w:type="spellStart"/>
      <w:r>
        <w:rPr>
          <w:lang w:eastAsia="en-AU"/>
        </w:rPr>
        <w:t>NSWPf</w:t>
      </w:r>
      <w:proofErr w:type="spellEnd"/>
      <w:r>
        <w:rPr>
          <w:lang w:eastAsia="en-AU"/>
        </w:rPr>
        <w:t xml:space="preserve"> business is to liaise with the security team to ensure requirements and </w:t>
      </w:r>
      <w:proofErr w:type="spellStart"/>
      <w:r>
        <w:rPr>
          <w:lang w:eastAsia="en-AU"/>
        </w:rPr>
        <w:t>userids</w:t>
      </w:r>
      <w:proofErr w:type="spellEnd"/>
      <w:r>
        <w:rPr>
          <w:lang w:eastAsia="en-AU"/>
        </w:rPr>
        <w:t xml:space="preserve"> are communicated timely for system setup. </w:t>
      </w:r>
    </w:p>
    <w:p w14:paraId="61613FC3" w14:textId="77777777" w:rsidR="00BB3818" w:rsidRDefault="00BB3818" w:rsidP="00BB3818">
      <w:pPr>
        <w:pStyle w:val="Heading2"/>
        <w:rPr>
          <w:rFonts w:eastAsia="Times New Roman"/>
          <w:lang w:eastAsia="en-AU"/>
        </w:rPr>
      </w:pPr>
      <w:bookmarkStart w:id="160" w:name="_Toc205482313"/>
      <w:r w:rsidRPr="00F179A8">
        <w:rPr>
          <w:rFonts w:eastAsia="Times New Roman"/>
          <w:b/>
          <w:bCs/>
          <w:lang w:eastAsia="en-AU"/>
        </w:rPr>
        <w:t>Period 2 ends mid pay week</w:t>
      </w:r>
      <w:r>
        <w:rPr>
          <w:rFonts w:eastAsia="Times New Roman"/>
          <w:lang w:eastAsia="en-AU"/>
        </w:rPr>
        <w:t>, no pay split for P3 to commence.  Phase 5?</w:t>
      </w:r>
      <w:bookmarkEnd w:id="160"/>
      <w:r>
        <w:rPr>
          <w:rFonts w:eastAsia="Times New Roman"/>
          <w:lang w:eastAsia="en-AU"/>
        </w:rPr>
        <w:t xml:space="preserve"> </w:t>
      </w:r>
    </w:p>
    <w:p w14:paraId="6AD80509" w14:textId="77777777" w:rsidR="00BB3818" w:rsidRDefault="00BB3818" w:rsidP="00BB3818">
      <w:pPr>
        <w:pStyle w:val="Heading3"/>
        <w:rPr>
          <w:lang w:eastAsia="en-AU"/>
        </w:rPr>
      </w:pPr>
      <w:bookmarkStart w:id="161" w:name="_Toc205482314"/>
      <w:r>
        <w:rPr>
          <w:lang w:eastAsia="en-AU"/>
        </w:rPr>
        <w:t>Current setup/issue</w:t>
      </w:r>
      <w:bookmarkEnd w:id="161"/>
    </w:p>
    <w:p w14:paraId="7C462B5E" w14:textId="77777777" w:rsidR="00BB3818" w:rsidRDefault="00BB3818" w:rsidP="00BB3818">
      <w:pPr>
        <w:rPr>
          <w:lang w:eastAsia="en-AU"/>
        </w:rPr>
      </w:pPr>
      <w:r>
        <w:rPr>
          <w:lang w:eastAsia="en-AU"/>
        </w:rPr>
        <w:t>T</w:t>
      </w:r>
      <w:r w:rsidRPr="007C593C">
        <w:rPr>
          <w:lang w:eastAsia="en-AU"/>
        </w:rPr>
        <w:t>he same WT 9WCO is send been the same incident/claim for the full pay period/week, it implies payroll will not have a payroll split to calculate differently for period 3</w:t>
      </w:r>
      <w:r>
        <w:rPr>
          <w:lang w:eastAsia="en-AU"/>
        </w:rPr>
        <w:t xml:space="preserve"> when period 3 is meant to start mid-week.</w:t>
      </w:r>
    </w:p>
    <w:p w14:paraId="2AFAB427" w14:textId="77777777" w:rsidR="00BB3818" w:rsidRDefault="00BB3818" w:rsidP="00BB3818">
      <w:pPr>
        <w:rPr>
          <w:lang w:eastAsia="en-AU"/>
        </w:rPr>
      </w:pPr>
      <w:r w:rsidRPr="001D68E6">
        <w:rPr>
          <w:lang w:eastAsia="en-AU"/>
        </w:rPr>
        <w:t xml:space="preserve">The requirement is to generate P3 </w:t>
      </w:r>
      <w:r>
        <w:rPr>
          <w:lang w:eastAsia="en-AU"/>
        </w:rPr>
        <w:t xml:space="preserve">payments </w:t>
      </w:r>
      <w:r w:rsidRPr="001D68E6">
        <w:rPr>
          <w:lang w:eastAsia="en-AU"/>
        </w:rPr>
        <w:t xml:space="preserve">pro-rate if P3 commence mid-week. P2 can’t be valid till the end of the week for this scenario. </w:t>
      </w:r>
    </w:p>
    <w:p w14:paraId="6EDE1182" w14:textId="77777777" w:rsidR="00BB3818" w:rsidRDefault="00BB3818" w:rsidP="00BB3818">
      <w:pPr>
        <w:rPr>
          <w:lang w:eastAsia="en-AU"/>
        </w:rPr>
      </w:pPr>
      <w:r w:rsidRPr="00E32F8E">
        <w:rPr>
          <w:b/>
          <w:bCs/>
          <w:highlight w:val="yellow"/>
          <w:lang w:eastAsia="en-AU"/>
        </w:rPr>
        <w:t>TBC</w:t>
      </w:r>
      <w:r w:rsidRPr="00E32F8E">
        <w:rPr>
          <w:lang w:eastAsia="en-AU"/>
        </w:rPr>
        <w:t>. Period 3 calculations are like period 2. A new WT is used for supplementary payments for P3.  How is the P3 payment WT characteristics different to Period 2/finance posting etc.</w:t>
      </w:r>
    </w:p>
    <w:p w14:paraId="5852A428" w14:textId="77777777" w:rsidR="00BB3818" w:rsidRDefault="00BB3818" w:rsidP="00BB3818">
      <w:pPr>
        <w:pStyle w:val="Heading3"/>
        <w:rPr>
          <w:lang w:eastAsia="en-AU"/>
        </w:rPr>
      </w:pPr>
      <w:bookmarkStart w:id="162" w:name="_Toc205482315"/>
      <w:r>
        <w:rPr>
          <w:lang w:eastAsia="en-AU"/>
        </w:rPr>
        <w:t>Changes required</w:t>
      </w:r>
      <w:bookmarkEnd w:id="162"/>
    </w:p>
    <w:p w14:paraId="75707D27" w14:textId="77777777" w:rsidR="00BB3818" w:rsidRDefault="00BB3818" w:rsidP="00BB3818">
      <w:pPr>
        <w:pStyle w:val="Heading4"/>
        <w:rPr>
          <w:lang w:eastAsia="en-AU"/>
        </w:rPr>
      </w:pPr>
      <w:bookmarkStart w:id="163" w:name="_Toc205482316"/>
      <w:r>
        <w:rPr>
          <w:lang w:eastAsia="en-AU"/>
        </w:rPr>
        <w:t>Functional</w:t>
      </w:r>
      <w:bookmarkEnd w:id="163"/>
    </w:p>
    <w:p w14:paraId="777E2D36" w14:textId="77777777" w:rsidR="00BB3818" w:rsidRDefault="00BB3818" w:rsidP="00BB3818">
      <w:pPr>
        <w:rPr>
          <w:lang w:eastAsia="en-AU"/>
        </w:rPr>
      </w:pPr>
      <w:r w:rsidRPr="00AE3E42">
        <w:rPr>
          <w:highlight w:val="yellow"/>
          <w:lang w:eastAsia="en-AU"/>
        </w:rPr>
        <w:t>TBC</w:t>
      </w:r>
      <w:r>
        <w:rPr>
          <w:lang w:eastAsia="en-AU"/>
        </w:rPr>
        <w:t xml:space="preserve"> Create a new IT0014 WT XXXX Force pay split.    See </w:t>
      </w:r>
      <w:hyperlink w:anchor="_CPI_index_for" w:history="1">
        <w:r w:rsidRPr="00FB42E4">
          <w:rPr>
            <w:rStyle w:val="Hyperlink"/>
            <w:lang w:eastAsia="en-AU"/>
          </w:rPr>
          <w:t>CPI index for period 2 salary</w:t>
        </w:r>
      </w:hyperlink>
      <w:r>
        <w:rPr>
          <w:lang w:eastAsia="en-AU"/>
        </w:rPr>
        <w:t xml:space="preserve"> (use the same WT).  </w:t>
      </w:r>
    </w:p>
    <w:p w14:paraId="3E996E1F" w14:textId="77777777" w:rsidR="00BB3818" w:rsidRDefault="00BB3818" w:rsidP="00BB3818">
      <w:pPr>
        <w:rPr>
          <w:lang w:eastAsia="en-AU"/>
        </w:rPr>
      </w:pPr>
      <w:r>
        <w:rPr>
          <w:lang w:eastAsia="en-AU"/>
        </w:rPr>
        <w:t xml:space="preserve">Set the WT to create a payroll split and to have </w:t>
      </w:r>
      <w:proofErr w:type="gramStart"/>
      <w:r>
        <w:rPr>
          <w:lang w:eastAsia="en-AU"/>
        </w:rPr>
        <w:t>WT’s</w:t>
      </w:r>
      <w:proofErr w:type="gramEnd"/>
      <w:r>
        <w:rPr>
          <w:lang w:eastAsia="en-AU"/>
        </w:rPr>
        <w:t xml:space="preserve"> distributed to payroll splits.  </w:t>
      </w:r>
    </w:p>
    <w:p w14:paraId="1F227EB2" w14:textId="77777777" w:rsidR="00BB3818" w:rsidRDefault="00BB3818" w:rsidP="00BB3818">
      <w:pPr>
        <w:rPr>
          <w:lang w:eastAsia="en-AU"/>
        </w:rPr>
      </w:pPr>
      <w:r>
        <w:rPr>
          <w:lang w:eastAsia="en-AU"/>
        </w:rPr>
        <w:t xml:space="preserve">Negative points: the start date of Period 3 can move due to SAP retroactivity and that will require the WT to be deleted and reloaded by </w:t>
      </w:r>
      <w:proofErr w:type="spellStart"/>
      <w:r>
        <w:rPr>
          <w:lang w:eastAsia="en-AU"/>
        </w:rPr>
        <w:t>NSWPf</w:t>
      </w:r>
      <w:proofErr w:type="spellEnd"/>
      <w:r>
        <w:rPr>
          <w:lang w:eastAsia="en-AU"/>
        </w:rPr>
        <w:t xml:space="preserve">. </w:t>
      </w:r>
    </w:p>
    <w:p w14:paraId="09632791" w14:textId="77777777" w:rsidR="00BB3818" w:rsidRDefault="00BB3818" w:rsidP="00BB3818">
      <w:pPr>
        <w:rPr>
          <w:lang w:eastAsia="en-AU"/>
        </w:rPr>
      </w:pPr>
    </w:p>
    <w:p w14:paraId="3BF1A24B" w14:textId="77777777" w:rsidR="00BB3818" w:rsidRDefault="00BB3818" w:rsidP="00BB3818">
      <w:pPr>
        <w:rPr>
          <w:lang w:eastAsia="en-AU"/>
        </w:rPr>
      </w:pPr>
      <w:r w:rsidRPr="00CF14AE">
        <w:rPr>
          <w:highlight w:val="yellow"/>
          <w:lang w:eastAsia="en-AU"/>
        </w:rPr>
        <w:t>Or tbc</w:t>
      </w:r>
    </w:p>
    <w:p w14:paraId="3FEBEF10" w14:textId="77777777" w:rsidR="00BB3818" w:rsidRDefault="00BB3818" w:rsidP="00BB3818">
      <w:pPr>
        <w:rPr>
          <w:lang w:eastAsia="en-AU"/>
        </w:rPr>
      </w:pPr>
      <w:r>
        <w:rPr>
          <w:lang w:eastAsia="en-AU"/>
        </w:rPr>
        <w:t xml:space="preserve">New SAP custom operation to create and force splits for the accounted pay period.  (Preferred </w:t>
      </w:r>
      <w:proofErr w:type="gramStart"/>
      <w:r>
        <w:rPr>
          <w:lang w:eastAsia="en-AU"/>
        </w:rPr>
        <w:t>option)  See</w:t>
      </w:r>
      <w:proofErr w:type="gramEnd"/>
      <w:r>
        <w:rPr>
          <w:lang w:eastAsia="en-AU"/>
        </w:rPr>
        <w:t xml:space="preserve"> </w:t>
      </w:r>
      <w:hyperlink w:anchor="_Force_payroll_split" w:history="1">
        <w:r w:rsidRPr="00FB42E4">
          <w:rPr>
            <w:rStyle w:val="Hyperlink"/>
            <w:lang w:eastAsia="en-AU"/>
          </w:rPr>
          <w:t>Force payroll split on 1 Oct  (and for P3 start date)</w:t>
        </w:r>
      </w:hyperlink>
    </w:p>
    <w:p w14:paraId="593F0E28" w14:textId="77777777" w:rsidR="00BB3818" w:rsidRDefault="00BB3818" w:rsidP="00BB3818">
      <w:pPr>
        <w:pStyle w:val="Heading4"/>
        <w:rPr>
          <w:rFonts w:eastAsia="Times New Roman"/>
          <w:lang w:eastAsia="en-AU"/>
        </w:rPr>
      </w:pPr>
      <w:bookmarkStart w:id="164" w:name="_Toc205482317"/>
      <w:r>
        <w:rPr>
          <w:rFonts w:eastAsia="Times New Roman"/>
          <w:lang w:eastAsia="en-AU"/>
        </w:rPr>
        <w:t>Technical</w:t>
      </w:r>
      <w:bookmarkEnd w:id="164"/>
    </w:p>
    <w:p w14:paraId="630EEA19" w14:textId="77777777" w:rsidR="00BB3818" w:rsidRDefault="00BB3818" w:rsidP="00BB3818">
      <w:pPr>
        <w:pStyle w:val="Heading5"/>
        <w:rPr>
          <w:lang w:eastAsia="en-AU"/>
        </w:rPr>
      </w:pPr>
      <w:bookmarkStart w:id="165" w:name="_Toc205482318"/>
      <w:r>
        <w:rPr>
          <w:lang w:eastAsia="en-AU"/>
        </w:rPr>
        <w:t>SAP</w:t>
      </w:r>
      <w:bookmarkEnd w:id="165"/>
    </w:p>
    <w:p w14:paraId="4E37AB8E" w14:textId="77777777" w:rsidR="00BB3818" w:rsidRPr="004B6667" w:rsidRDefault="00BB3818" w:rsidP="00BB3818">
      <w:pPr>
        <w:rPr>
          <w:lang w:eastAsia="en-AU"/>
        </w:rPr>
      </w:pPr>
      <w:bookmarkStart w:id="166" w:name="_New_operation??"/>
      <w:bookmarkEnd w:id="166"/>
      <w:r>
        <w:rPr>
          <w:lang w:eastAsia="en-AU"/>
        </w:rPr>
        <w:t xml:space="preserve">See </w:t>
      </w:r>
      <w:hyperlink w:anchor="_Force_payroll_split" w:history="1">
        <w:r w:rsidRPr="00FB42E4">
          <w:rPr>
            <w:rStyle w:val="Hyperlink"/>
            <w:lang w:eastAsia="en-AU"/>
          </w:rPr>
          <w:t xml:space="preserve">Force payroll split on 1 </w:t>
        </w:r>
        <w:proofErr w:type="gramStart"/>
        <w:r w:rsidRPr="00FB42E4">
          <w:rPr>
            <w:rStyle w:val="Hyperlink"/>
            <w:lang w:eastAsia="en-AU"/>
          </w:rPr>
          <w:t>Oct  (</w:t>
        </w:r>
        <w:proofErr w:type="gramEnd"/>
        <w:r w:rsidRPr="00FB42E4">
          <w:rPr>
            <w:rStyle w:val="Hyperlink"/>
            <w:lang w:eastAsia="en-AU"/>
          </w:rPr>
          <w:t>and for P3 start date)</w:t>
        </w:r>
      </w:hyperlink>
    </w:p>
    <w:p w14:paraId="48BD44B2" w14:textId="77777777" w:rsidR="00BB3818" w:rsidRDefault="00BB3818" w:rsidP="00BB3818">
      <w:pPr>
        <w:pStyle w:val="Heading3"/>
        <w:rPr>
          <w:lang w:eastAsia="en-AU"/>
        </w:rPr>
      </w:pPr>
      <w:bookmarkStart w:id="167" w:name="_Toc205482319"/>
      <w:r>
        <w:rPr>
          <w:lang w:eastAsia="en-AU"/>
        </w:rPr>
        <w:lastRenderedPageBreak/>
        <w:t>Business impact</w:t>
      </w:r>
      <w:bookmarkEnd w:id="167"/>
    </w:p>
    <w:p w14:paraId="20013FE6" w14:textId="77777777" w:rsidR="00BB3818" w:rsidRPr="005D72F2" w:rsidRDefault="00BB3818" w:rsidP="00BB3818">
      <w:pPr>
        <w:rPr>
          <w:lang w:eastAsia="en-AU"/>
        </w:rPr>
      </w:pPr>
      <w:r w:rsidRPr="005D72F2">
        <w:rPr>
          <w:highlight w:val="yellow"/>
          <w:lang w:eastAsia="en-AU"/>
        </w:rPr>
        <w:t>TBC</w:t>
      </w:r>
      <w:r>
        <w:rPr>
          <w:lang w:eastAsia="en-AU"/>
        </w:rPr>
        <w:t xml:space="preserve">. If the auto split can’t be generated, then the IT14 force split WT is to be created effective where P3 commence mid pay, end date equal to the pay period </w:t>
      </w:r>
      <w:proofErr w:type="gramStart"/>
      <w:r>
        <w:rPr>
          <w:lang w:eastAsia="en-AU"/>
        </w:rPr>
        <w:t>end  date</w:t>
      </w:r>
      <w:proofErr w:type="gramEnd"/>
      <w:r>
        <w:rPr>
          <w:lang w:eastAsia="en-AU"/>
        </w:rPr>
        <w:t xml:space="preserve">. This will force a split </w:t>
      </w:r>
      <w:proofErr w:type="spellStart"/>
      <w:r>
        <w:rPr>
          <w:lang w:eastAsia="en-AU"/>
        </w:rPr>
        <w:t>mid week</w:t>
      </w:r>
      <w:proofErr w:type="spellEnd"/>
      <w:r>
        <w:rPr>
          <w:lang w:eastAsia="en-AU"/>
        </w:rPr>
        <w:t xml:space="preserve"> where P3 commence.</w:t>
      </w:r>
    </w:p>
    <w:p w14:paraId="649FCBFB" w14:textId="77777777" w:rsidR="00BB3818" w:rsidRDefault="00BB3818" w:rsidP="00A16CE0">
      <w:pPr>
        <w:rPr>
          <w:lang w:eastAsia="en-AU"/>
        </w:rPr>
      </w:pPr>
    </w:p>
    <w:p w14:paraId="145FC69E" w14:textId="4CD1C42A" w:rsidR="00A16CE0" w:rsidRDefault="00632233" w:rsidP="00632233">
      <w:pPr>
        <w:pStyle w:val="Heading2"/>
      </w:pPr>
      <w:bookmarkStart w:id="168" w:name="_Period_2_weeks"/>
      <w:bookmarkStart w:id="169" w:name="_Toc205482320"/>
      <w:bookmarkEnd w:id="168"/>
      <w:r>
        <w:t>Period 2 weeks movement</w:t>
      </w:r>
      <w:bookmarkEnd w:id="169"/>
    </w:p>
    <w:p w14:paraId="5C901788" w14:textId="32408FCB" w:rsidR="00716F1B" w:rsidRDefault="00716F1B" w:rsidP="00716F1B">
      <w:pPr>
        <w:pStyle w:val="Heading3"/>
      </w:pPr>
      <w:bookmarkStart w:id="170" w:name="_Toc205482321"/>
      <w:r>
        <w:t>Current setup/issue</w:t>
      </w:r>
      <w:bookmarkEnd w:id="170"/>
    </w:p>
    <w:p w14:paraId="544E0542" w14:textId="7E2ED876" w:rsidR="00716F1B" w:rsidRDefault="00716F1B" w:rsidP="00716F1B">
      <w:pPr>
        <w:rPr>
          <w:lang w:eastAsia="en-AU"/>
        </w:rPr>
      </w:pPr>
      <w:r>
        <w:rPr>
          <w:lang w:eastAsia="en-AU"/>
        </w:rPr>
        <w:t>EPSS Period 2 always start at week 40.</w:t>
      </w:r>
    </w:p>
    <w:p w14:paraId="31B8613B" w14:textId="2516837A" w:rsidR="00716F1B" w:rsidRPr="005B77D6" w:rsidRDefault="00716F1B" w:rsidP="00716F1B">
      <w:pPr>
        <w:rPr>
          <w:color w:val="FF0000"/>
          <w:lang w:eastAsia="en-AU"/>
        </w:rPr>
      </w:pPr>
      <w:r>
        <w:rPr>
          <w:lang w:eastAsia="en-AU"/>
        </w:rPr>
        <w:t xml:space="preserve">When all of period 1 and some of period 2 weeks are paid under PBRI, then the new requirement is to commence period 2 payments from a week after week 40. </w:t>
      </w:r>
      <w:r w:rsidR="005B77D6">
        <w:rPr>
          <w:lang w:eastAsia="en-AU"/>
        </w:rPr>
        <w:t xml:space="preserve"> </w:t>
      </w:r>
      <w:r w:rsidR="005B77D6" w:rsidRPr="005B77D6">
        <w:rPr>
          <w:color w:val="FF0000"/>
          <w:lang w:eastAsia="en-AU"/>
        </w:rPr>
        <w:t>TBC the PBRI periods perceived as EPSS for payment is static.</w:t>
      </w:r>
    </w:p>
    <w:p w14:paraId="4F2370B6" w14:textId="590A8B45" w:rsidR="006F4563" w:rsidRDefault="00716F1B" w:rsidP="00716F1B">
      <w:pPr>
        <w:rPr>
          <w:lang w:eastAsia="en-AU"/>
        </w:rPr>
      </w:pPr>
      <w:r>
        <w:rPr>
          <w:lang w:eastAsia="en-AU"/>
        </w:rPr>
        <w:t xml:space="preserve">If the EPSS payments is for instance to commence in week 45 (that is period 2 already), then the period 2 period is still running from the start of week40, but EPSS payment is only from the start of week 45. </w:t>
      </w:r>
      <w:r w:rsidR="005B77D6">
        <w:rPr>
          <w:lang w:eastAsia="en-AU"/>
        </w:rPr>
        <w:t xml:space="preserve"> </w:t>
      </w:r>
    </w:p>
    <w:p w14:paraId="184766C0" w14:textId="77777777" w:rsidR="00C1104B" w:rsidRDefault="00C1104B" w:rsidP="00716F1B">
      <w:pPr>
        <w:rPr>
          <w:color w:val="FF0000"/>
          <w:lang w:eastAsia="en-AU"/>
        </w:rPr>
      </w:pPr>
      <w:proofErr w:type="gramStart"/>
      <w:r w:rsidRPr="00C1104B">
        <w:rPr>
          <w:color w:val="FF0000"/>
          <w:lang w:eastAsia="en-AU"/>
        </w:rPr>
        <w:t>TBC,</w:t>
      </w:r>
      <w:proofErr w:type="gramEnd"/>
      <w:r w:rsidRPr="00C1104B">
        <w:rPr>
          <w:color w:val="FF0000"/>
          <w:lang w:eastAsia="en-AU"/>
        </w:rPr>
        <w:t xml:space="preserve"> will the transition to EPSS be week 45 for the sample</w:t>
      </w:r>
      <w:r>
        <w:rPr>
          <w:color w:val="FF0000"/>
          <w:lang w:eastAsia="en-AU"/>
        </w:rPr>
        <w:t xml:space="preserve"> or at EPSS week 1 of period 1. If week 1 period 1, then assume due to period 2 weeks movement, SAP top ups is to be suppressed and only commence in week 45 (as per the sample).</w:t>
      </w:r>
    </w:p>
    <w:p w14:paraId="5C484A0F" w14:textId="20F53805" w:rsidR="00716F1B" w:rsidRPr="00716F1B" w:rsidRDefault="00716F1B" w:rsidP="00716F1B">
      <w:r>
        <w:rPr>
          <w:lang w:eastAsia="en-AU"/>
        </w:rPr>
        <w:t>The only extension to the 7</w:t>
      </w:r>
      <w:r w:rsidR="006F4563">
        <w:rPr>
          <w:lang w:eastAsia="en-AU"/>
        </w:rPr>
        <w:t xml:space="preserve"> </w:t>
      </w:r>
      <w:r>
        <w:rPr>
          <w:lang w:eastAsia="en-AU"/>
        </w:rPr>
        <w:t>year</w:t>
      </w:r>
      <w:r w:rsidR="006F4563">
        <w:rPr>
          <w:lang w:eastAsia="en-AU"/>
        </w:rPr>
        <w:t xml:space="preserve">s of </w:t>
      </w:r>
      <w:r>
        <w:rPr>
          <w:lang w:eastAsia="en-AU"/>
        </w:rPr>
        <w:t>period</w:t>
      </w:r>
      <w:r w:rsidR="006F4563">
        <w:rPr>
          <w:lang w:eastAsia="en-AU"/>
        </w:rPr>
        <w:t xml:space="preserve">2, </w:t>
      </w:r>
      <w:r>
        <w:rPr>
          <w:lang w:eastAsia="en-AU"/>
        </w:rPr>
        <w:t xml:space="preserve">is when the employee is </w:t>
      </w:r>
      <w:r>
        <w:t xml:space="preserve">back to work for 7 </w:t>
      </w:r>
      <w:r w:rsidR="00C1104B">
        <w:t>f</w:t>
      </w:r>
      <w:r>
        <w:t xml:space="preserve">or more days. The return to work for more than 7 days is already in place and is different to the when period 2 EPSS payments is to only start from after week 40.  </w:t>
      </w:r>
    </w:p>
    <w:p w14:paraId="2B7FAE23" w14:textId="14EF8890" w:rsidR="00716F1B" w:rsidRDefault="005B77D6" w:rsidP="005B77D6">
      <w:pPr>
        <w:pStyle w:val="Heading3"/>
        <w:rPr>
          <w:lang w:eastAsia="en-AU"/>
        </w:rPr>
      </w:pPr>
      <w:bookmarkStart w:id="171" w:name="_Toc205482322"/>
      <w:r>
        <w:rPr>
          <w:lang w:eastAsia="en-AU"/>
        </w:rPr>
        <w:t>Changes required.</w:t>
      </w:r>
      <w:bookmarkEnd w:id="171"/>
    </w:p>
    <w:p w14:paraId="4BFED16D" w14:textId="6ED9161F" w:rsidR="005B77D6" w:rsidRDefault="005B77D6" w:rsidP="005B77D6">
      <w:pPr>
        <w:pStyle w:val="Heading4"/>
        <w:rPr>
          <w:lang w:eastAsia="en-AU"/>
        </w:rPr>
      </w:pPr>
      <w:bookmarkStart w:id="172" w:name="_Toc205482323"/>
      <w:r>
        <w:rPr>
          <w:lang w:eastAsia="en-AU"/>
        </w:rPr>
        <w:t>Functional</w:t>
      </w:r>
      <w:bookmarkEnd w:id="172"/>
      <w:r>
        <w:rPr>
          <w:lang w:eastAsia="en-AU"/>
        </w:rPr>
        <w:t xml:space="preserve"> </w:t>
      </w:r>
    </w:p>
    <w:p w14:paraId="7463AB90" w14:textId="3F2DD693" w:rsidR="003C41A3" w:rsidRDefault="003C41A3" w:rsidP="003C41A3">
      <w:pPr>
        <w:pStyle w:val="Heading5"/>
        <w:rPr>
          <w:lang w:eastAsia="en-AU"/>
        </w:rPr>
      </w:pPr>
      <w:bookmarkStart w:id="173" w:name="_Toc205482324"/>
      <w:r>
        <w:rPr>
          <w:lang w:eastAsia="en-AU"/>
        </w:rPr>
        <w:t xml:space="preserve">Rule </w:t>
      </w:r>
      <w:r w:rsidR="00F55F9D" w:rsidRPr="00F55F9D">
        <w:rPr>
          <w:lang w:eastAsia="en-AU"/>
        </w:rPr>
        <w:t>Z319</w:t>
      </w:r>
      <w:r w:rsidR="00F55F9D">
        <w:rPr>
          <w:lang w:eastAsia="en-AU"/>
        </w:rPr>
        <w:t xml:space="preserve"> </w:t>
      </w:r>
      <w:r>
        <w:rPr>
          <w:lang w:eastAsia="en-AU"/>
        </w:rPr>
        <w:t>that check if period 2 is mid-week</w:t>
      </w:r>
      <w:bookmarkEnd w:id="173"/>
    </w:p>
    <w:p w14:paraId="3D571F66" w14:textId="01998D10" w:rsidR="00F55F9D" w:rsidRDefault="00F55F9D" w:rsidP="00F55F9D">
      <w:pPr>
        <w:rPr>
          <w:lang w:eastAsia="en-AU"/>
        </w:rPr>
      </w:pPr>
      <w:r>
        <w:rPr>
          <w:lang w:eastAsia="en-AU"/>
        </w:rPr>
        <w:t xml:space="preserve">Operation </w:t>
      </w:r>
      <w:r w:rsidRPr="00F55F9D">
        <w:rPr>
          <w:lang w:eastAsia="en-AU"/>
        </w:rPr>
        <w:t>ZEPSR</w:t>
      </w:r>
      <w:r>
        <w:rPr>
          <w:lang w:eastAsia="en-AU"/>
        </w:rPr>
        <w:t xml:space="preserve"> is used to check if the week number is 038 and if it is, then it drops WT 4909 </w:t>
      </w:r>
      <w:r w:rsidRPr="00F55F9D">
        <w:rPr>
          <w:lang w:eastAsia="en-AU"/>
        </w:rPr>
        <w:t>Base Salary Adjustment</w:t>
      </w:r>
      <w:r>
        <w:rPr>
          <w:lang w:eastAsia="en-AU"/>
        </w:rPr>
        <w:t xml:space="preserve"> in week2.</w:t>
      </w:r>
    </w:p>
    <w:p w14:paraId="0689BF36" w14:textId="77777777" w:rsidR="00F55F9D" w:rsidRDefault="00F55F9D" w:rsidP="00F55F9D">
      <w:pPr>
        <w:rPr>
          <w:lang w:eastAsia="en-AU"/>
        </w:rPr>
      </w:pPr>
      <w:r>
        <w:rPr>
          <w:lang w:eastAsia="en-AU"/>
        </w:rPr>
        <w:t xml:space="preserve">Review pending the SAP technical design. </w:t>
      </w:r>
      <w:proofErr w:type="spellStart"/>
      <w:r>
        <w:rPr>
          <w:lang w:eastAsia="en-AU"/>
        </w:rPr>
        <w:t>Eg.</w:t>
      </w:r>
      <w:proofErr w:type="spellEnd"/>
      <w:r>
        <w:rPr>
          <w:lang w:eastAsia="en-AU"/>
        </w:rPr>
        <w:t xml:space="preserve"> if there is no week 38 and we just commence from week45. </w:t>
      </w:r>
    </w:p>
    <w:p w14:paraId="00CCFD39" w14:textId="1774AF59" w:rsidR="00F55F9D" w:rsidRPr="00F55F9D" w:rsidRDefault="00F55F9D" w:rsidP="00F55F9D">
      <w:pPr>
        <w:rPr>
          <w:lang w:eastAsia="en-AU"/>
        </w:rPr>
      </w:pPr>
      <w:r>
        <w:rPr>
          <w:lang w:eastAsia="en-AU"/>
        </w:rPr>
        <w:t xml:space="preserve">Expectation is in general </w:t>
      </w:r>
      <w:r w:rsidR="000968A2">
        <w:rPr>
          <w:lang w:eastAsia="en-AU"/>
        </w:rPr>
        <w:t xml:space="preserve">is that if period 1 never commence due to period 2 commencing in say pay 45, then operation ZORP will send zero to stop period 1 calculations. This will also impact actual earning changes prior to pay 23 2024 to only take affect from period 2, </w:t>
      </w:r>
      <w:proofErr w:type="spellStart"/>
      <w:r w:rsidR="000968A2">
        <w:rPr>
          <w:lang w:eastAsia="en-AU"/>
        </w:rPr>
        <w:t>eg.</w:t>
      </w:r>
      <w:proofErr w:type="spellEnd"/>
      <w:r w:rsidR="000968A2">
        <w:rPr>
          <w:lang w:eastAsia="en-AU"/>
        </w:rPr>
        <w:t xml:space="preserve"> from week 45</w:t>
      </w:r>
      <w:r>
        <w:rPr>
          <w:lang w:eastAsia="en-AU"/>
        </w:rPr>
        <w:t xml:space="preserve">. </w:t>
      </w:r>
      <w:r w:rsidR="00314A69">
        <w:rPr>
          <w:lang w:eastAsia="en-AU"/>
        </w:rPr>
        <w:t xml:space="preserve"> </w:t>
      </w:r>
    </w:p>
    <w:p w14:paraId="45686CFB" w14:textId="296A02DF" w:rsidR="005B77D6" w:rsidRDefault="005B77D6" w:rsidP="0044260B">
      <w:pPr>
        <w:pStyle w:val="Heading4"/>
        <w:rPr>
          <w:lang w:eastAsia="en-AU"/>
        </w:rPr>
      </w:pPr>
      <w:bookmarkStart w:id="174" w:name="_Toc205482325"/>
      <w:r>
        <w:rPr>
          <w:lang w:eastAsia="en-AU"/>
        </w:rPr>
        <w:t>Technical</w:t>
      </w:r>
      <w:bookmarkEnd w:id="174"/>
    </w:p>
    <w:p w14:paraId="7DF81C5E" w14:textId="77777777" w:rsidR="0044260B" w:rsidRDefault="0044260B" w:rsidP="0044260B">
      <w:pPr>
        <w:pStyle w:val="Heading5"/>
        <w:rPr>
          <w:lang w:eastAsia="en-AU"/>
        </w:rPr>
      </w:pPr>
      <w:bookmarkStart w:id="175" w:name="_Toc205482326"/>
      <w:r>
        <w:rPr>
          <w:lang w:eastAsia="en-AU"/>
        </w:rPr>
        <w:t>OLIMS</w:t>
      </w:r>
      <w:bookmarkEnd w:id="175"/>
    </w:p>
    <w:p w14:paraId="1780DC8D" w14:textId="7A8135D5" w:rsidR="000968A2" w:rsidRDefault="000968A2" w:rsidP="000968A2">
      <w:pPr>
        <w:pStyle w:val="Heading6"/>
        <w:rPr>
          <w:lang w:eastAsia="en-AU"/>
        </w:rPr>
      </w:pPr>
      <w:bookmarkStart w:id="176" w:name="_Toc205482327"/>
      <w:r>
        <w:rPr>
          <w:lang w:eastAsia="en-AU"/>
        </w:rPr>
        <w:t>New field for P2 week commencement</w:t>
      </w:r>
      <w:bookmarkEnd w:id="176"/>
    </w:p>
    <w:p w14:paraId="14F4A3FA" w14:textId="44554D3C" w:rsidR="0044260B" w:rsidRDefault="0044260B" w:rsidP="0044260B">
      <w:pPr>
        <w:rPr>
          <w:lang w:eastAsia="en-AU"/>
        </w:rPr>
      </w:pPr>
      <w:r>
        <w:rPr>
          <w:lang w:eastAsia="en-AU"/>
        </w:rPr>
        <w:t>In OLIMS allow for a new field to save the period 2 week commence for the EPSS incident.</w:t>
      </w:r>
    </w:p>
    <w:p w14:paraId="33A187D2" w14:textId="630FAF08" w:rsidR="000968A2" w:rsidRDefault="000968A2" w:rsidP="000968A2">
      <w:pPr>
        <w:pStyle w:val="Heading6"/>
        <w:rPr>
          <w:lang w:eastAsia="en-AU"/>
        </w:rPr>
      </w:pPr>
      <w:bookmarkStart w:id="177" w:name="_Toc205482328"/>
      <w:r>
        <w:rPr>
          <w:lang w:eastAsia="en-AU"/>
        </w:rPr>
        <w:t xml:space="preserve">Table </w:t>
      </w:r>
      <w:r w:rsidRPr="000968A2">
        <w:rPr>
          <w:lang w:eastAsia="en-AU"/>
        </w:rPr>
        <w:t>ZIM_IN_ORP</w:t>
      </w:r>
      <w:bookmarkEnd w:id="177"/>
    </w:p>
    <w:p w14:paraId="37DB9EF4" w14:textId="6288958D" w:rsidR="000968A2" w:rsidRPr="00AE7A23" w:rsidRDefault="000968A2" w:rsidP="000968A2">
      <w:pPr>
        <w:rPr>
          <w:color w:val="FF0000"/>
          <w:lang w:eastAsia="en-AU"/>
        </w:rPr>
      </w:pPr>
      <w:r>
        <w:rPr>
          <w:lang w:eastAsia="en-AU"/>
        </w:rPr>
        <w:t xml:space="preserve">The ORP salary is currently sourced from </w:t>
      </w:r>
      <w:r w:rsidRPr="000968A2">
        <w:rPr>
          <w:lang w:eastAsia="en-AU"/>
        </w:rPr>
        <w:t>ZIM_IN_ORP</w:t>
      </w:r>
      <w:r>
        <w:rPr>
          <w:lang w:eastAsia="en-AU"/>
        </w:rPr>
        <w:t xml:space="preserve"> which is filled when the employee transition to EPSS.  </w:t>
      </w:r>
      <w:r w:rsidR="00FD29EE">
        <w:rPr>
          <w:lang w:eastAsia="en-AU"/>
        </w:rPr>
        <w:t xml:space="preserve"> </w:t>
      </w:r>
      <w:r w:rsidR="00FD29EE" w:rsidRPr="00AE7A23">
        <w:rPr>
          <w:color w:val="FF0000"/>
          <w:lang w:eastAsia="en-AU"/>
        </w:rPr>
        <w:t xml:space="preserve">TBC if the employee transition </w:t>
      </w:r>
      <w:r w:rsidR="00AE7A23">
        <w:rPr>
          <w:color w:val="FF0000"/>
          <w:lang w:eastAsia="en-AU"/>
        </w:rPr>
        <w:t xml:space="preserve">to EPSS </w:t>
      </w:r>
      <w:r w:rsidR="00FD29EE" w:rsidRPr="00AE7A23">
        <w:rPr>
          <w:color w:val="FF0000"/>
          <w:lang w:eastAsia="en-AU"/>
        </w:rPr>
        <w:t>in say week 45 or still week 1 and how this table will be updated with the P1 salary</w:t>
      </w:r>
      <w:r w:rsidR="00AE7A23" w:rsidRPr="00AE7A23">
        <w:rPr>
          <w:color w:val="FF0000"/>
          <w:lang w:eastAsia="en-AU"/>
        </w:rPr>
        <w:t>?</w:t>
      </w:r>
      <w:r w:rsidR="00FD29EE" w:rsidRPr="00AE7A23">
        <w:rPr>
          <w:color w:val="FF0000"/>
          <w:lang w:eastAsia="en-AU"/>
        </w:rPr>
        <w:t xml:space="preserve">  </w:t>
      </w:r>
      <w:r w:rsidR="00AE7A23" w:rsidRPr="00AE7A23">
        <w:rPr>
          <w:color w:val="FF0000"/>
          <w:lang w:eastAsia="en-AU"/>
        </w:rPr>
        <w:t xml:space="preserve">   TBC how the value in the table is overridden to zero (or is that a dynamic calculation)</w:t>
      </w:r>
      <w:r w:rsidR="00AE7A23">
        <w:rPr>
          <w:color w:val="FF0000"/>
          <w:lang w:eastAsia="en-AU"/>
        </w:rPr>
        <w:t>,</w:t>
      </w:r>
      <w:r w:rsidR="00AE7A23" w:rsidRPr="00AE7A23">
        <w:rPr>
          <w:color w:val="FF0000"/>
          <w:lang w:eastAsia="en-AU"/>
        </w:rPr>
        <w:t xml:space="preserve"> when there is a move in the P2 weeks commencement. Potentially set to zero once P2 weeks movement is set?</w:t>
      </w:r>
    </w:p>
    <w:p w14:paraId="4135611E" w14:textId="77777777" w:rsidR="000968A2" w:rsidRPr="0044260B" w:rsidRDefault="000968A2" w:rsidP="0044260B">
      <w:pPr>
        <w:rPr>
          <w:lang w:eastAsia="en-AU"/>
        </w:rPr>
      </w:pPr>
    </w:p>
    <w:p w14:paraId="40A3B198" w14:textId="100DD6DA" w:rsidR="0044260B" w:rsidRDefault="0044260B" w:rsidP="0044260B">
      <w:pPr>
        <w:pStyle w:val="Heading5"/>
        <w:rPr>
          <w:lang w:eastAsia="en-AU"/>
        </w:rPr>
      </w:pPr>
      <w:bookmarkStart w:id="178" w:name="_Toc205482329"/>
      <w:r>
        <w:rPr>
          <w:lang w:eastAsia="en-AU"/>
        </w:rPr>
        <w:t>SAP</w:t>
      </w:r>
      <w:bookmarkEnd w:id="178"/>
    </w:p>
    <w:p w14:paraId="71A7E44A" w14:textId="24E7D526" w:rsidR="000968A2" w:rsidRPr="000968A2" w:rsidRDefault="000968A2" w:rsidP="000968A2">
      <w:pPr>
        <w:pStyle w:val="Heading6"/>
        <w:rPr>
          <w:lang w:eastAsia="en-AU"/>
        </w:rPr>
      </w:pPr>
      <w:bookmarkStart w:id="179" w:name="_Toc205482330"/>
      <w:r>
        <w:rPr>
          <w:lang w:eastAsia="en-AU"/>
        </w:rPr>
        <w:t>Week table</w:t>
      </w:r>
      <w:bookmarkEnd w:id="179"/>
    </w:p>
    <w:p w14:paraId="091AF419" w14:textId="77777777" w:rsidR="005B77D6" w:rsidRDefault="005B77D6" w:rsidP="00716F1B">
      <w:pPr>
        <w:rPr>
          <w:lang w:eastAsia="en-AU"/>
        </w:rPr>
      </w:pPr>
      <w:r>
        <w:rPr>
          <w:lang w:eastAsia="en-AU"/>
        </w:rPr>
        <w:t xml:space="preserve">Propose to keep the week table running as per normal as we still need to know when week 40 is for the </w:t>
      </w:r>
      <w:proofErr w:type="gramStart"/>
      <w:r>
        <w:rPr>
          <w:lang w:eastAsia="en-AU"/>
        </w:rPr>
        <w:t>7 year</w:t>
      </w:r>
      <w:proofErr w:type="gramEnd"/>
      <w:r>
        <w:rPr>
          <w:lang w:eastAsia="en-AU"/>
        </w:rPr>
        <w:t xml:space="preserve"> count. </w:t>
      </w:r>
    </w:p>
    <w:p w14:paraId="20F78B69" w14:textId="074CCBA9" w:rsidR="0044260B" w:rsidRDefault="0044260B" w:rsidP="00716F1B">
      <w:pPr>
        <w:rPr>
          <w:lang w:eastAsia="en-AU"/>
        </w:rPr>
      </w:pPr>
      <w:r>
        <w:rPr>
          <w:lang w:eastAsia="en-AU"/>
        </w:rPr>
        <w:t>or</w:t>
      </w:r>
    </w:p>
    <w:p w14:paraId="32B082F2" w14:textId="23EC216A" w:rsidR="00716F1B" w:rsidRDefault="0044260B" w:rsidP="00716F1B">
      <w:pPr>
        <w:rPr>
          <w:lang w:eastAsia="en-AU"/>
        </w:rPr>
      </w:pPr>
      <w:proofErr w:type="gramStart"/>
      <w:r>
        <w:rPr>
          <w:lang w:eastAsia="en-AU"/>
        </w:rPr>
        <w:t>The</w:t>
      </w:r>
      <w:r w:rsidR="00716F1B">
        <w:rPr>
          <w:lang w:eastAsia="en-AU"/>
        </w:rPr>
        <w:t>e</w:t>
      </w:r>
      <w:proofErr w:type="gramEnd"/>
      <w:r w:rsidR="00716F1B">
        <w:rPr>
          <w:lang w:eastAsia="en-AU"/>
        </w:rPr>
        <w:t xml:space="preserve"> week table will hypothetically not have week 39 or week 40, the weeks will start at a week number higher than 40 as per OLIMS input that put the employee into period 2. </w:t>
      </w:r>
      <w:r>
        <w:rPr>
          <w:lang w:eastAsia="en-AU"/>
        </w:rPr>
        <w:t xml:space="preserve"> If this is chosen, then how is the period 2, 7 years count still from week 40 (if there is no indication of when week 40 is)</w:t>
      </w:r>
    </w:p>
    <w:p w14:paraId="393F4780" w14:textId="1DB63942" w:rsidR="000968A2" w:rsidRDefault="000968A2" w:rsidP="000968A2">
      <w:pPr>
        <w:pStyle w:val="Heading6"/>
        <w:rPr>
          <w:lang w:eastAsia="en-AU"/>
        </w:rPr>
      </w:pPr>
      <w:bookmarkStart w:id="180" w:name="_Toc205482331"/>
      <w:r>
        <w:rPr>
          <w:lang w:eastAsia="en-AU"/>
        </w:rPr>
        <w:t>Operation ZORP</w:t>
      </w:r>
      <w:bookmarkEnd w:id="180"/>
    </w:p>
    <w:p w14:paraId="06E970B4" w14:textId="538CE0AB" w:rsidR="00C1104B" w:rsidRPr="00C1104B" w:rsidRDefault="00C1104B" w:rsidP="00C1104B">
      <w:pPr>
        <w:rPr>
          <w:lang w:eastAsia="en-AU"/>
        </w:rPr>
      </w:pPr>
      <w:r>
        <w:rPr>
          <w:lang w:eastAsia="en-AU"/>
        </w:rPr>
        <w:t>This operation provides the period 1 ORP salary.</w:t>
      </w:r>
    </w:p>
    <w:p w14:paraId="441B76D0" w14:textId="62052A04" w:rsidR="000968A2" w:rsidRDefault="000968A2" w:rsidP="000968A2">
      <w:pPr>
        <w:rPr>
          <w:lang w:eastAsia="en-AU"/>
        </w:rPr>
      </w:pPr>
      <w:r>
        <w:rPr>
          <w:lang w:eastAsia="en-AU"/>
        </w:rPr>
        <w:t>If there is no EPSS period 1, and period 2 start in say in week 45, then the expectation is that operation ZORP that provides the period 1 salary will return zero for the incident</w:t>
      </w:r>
      <w:r w:rsidR="0060529F">
        <w:rPr>
          <w:lang w:eastAsia="en-AU"/>
        </w:rPr>
        <w:t xml:space="preserve">. </w:t>
      </w:r>
    </w:p>
    <w:p w14:paraId="639C1831" w14:textId="6A933339" w:rsidR="00C1104B" w:rsidRDefault="00C1104B" w:rsidP="00C1104B">
      <w:pPr>
        <w:pStyle w:val="Heading6"/>
        <w:rPr>
          <w:lang w:eastAsia="en-AU"/>
        </w:rPr>
      </w:pPr>
      <w:bookmarkStart w:id="181" w:name="_Operation_Z75S"/>
      <w:bookmarkStart w:id="182" w:name="_Toc205482332"/>
      <w:bookmarkEnd w:id="181"/>
      <w:r>
        <w:rPr>
          <w:lang w:eastAsia="en-AU"/>
        </w:rPr>
        <w:t xml:space="preserve">Operation </w:t>
      </w:r>
      <w:r w:rsidRPr="00C1104B">
        <w:rPr>
          <w:lang w:eastAsia="en-AU"/>
        </w:rPr>
        <w:t>Z75S</w:t>
      </w:r>
      <w:bookmarkEnd w:id="182"/>
    </w:p>
    <w:p w14:paraId="482CD770" w14:textId="34225466" w:rsidR="00C1104B" w:rsidRDefault="00C1104B" w:rsidP="00C1104B">
      <w:pPr>
        <w:rPr>
          <w:lang w:eastAsia="en-AU"/>
        </w:rPr>
      </w:pPr>
      <w:r>
        <w:rPr>
          <w:lang w:eastAsia="en-AU"/>
        </w:rPr>
        <w:t>This operation provides the period 2 salary.</w:t>
      </w:r>
    </w:p>
    <w:p w14:paraId="14826FD5" w14:textId="2A00559C" w:rsidR="00C1104B" w:rsidRPr="00C1104B" w:rsidRDefault="00C1104B" w:rsidP="00C1104B">
      <w:pPr>
        <w:rPr>
          <w:lang w:eastAsia="en-AU"/>
        </w:rPr>
      </w:pPr>
      <w:r>
        <w:rPr>
          <w:lang w:eastAsia="en-AU"/>
        </w:rPr>
        <w:t>If we have period 2 start week set to 45, then payroll expect a zero P2 salary for weeks prior to week 45 for the incident.</w:t>
      </w:r>
    </w:p>
    <w:p w14:paraId="477EB99B" w14:textId="0FF089AD" w:rsidR="000968A2" w:rsidRDefault="00C1104B" w:rsidP="000968A2">
      <w:pPr>
        <w:rPr>
          <w:color w:val="FF0000"/>
          <w:lang w:eastAsia="en-AU"/>
        </w:rPr>
      </w:pPr>
      <w:r w:rsidRPr="00C1104B">
        <w:rPr>
          <w:color w:val="FF0000"/>
          <w:lang w:eastAsia="en-AU"/>
        </w:rPr>
        <w:t xml:space="preserve">TBC If there is no period 1 payments and period 2 commence say in week 45, what is the period 2 salary that is to be used, especially if we have no track record of EPSS week 1 to week 44 / no entry to say where EPSS week 38 falls as this was paid as PBRI?  Is the P2 salary then as at the end of week 44, (how would we know the true end of P1?) /or/ is P2 salary </w:t>
      </w:r>
      <w:proofErr w:type="gramStart"/>
      <w:r w:rsidRPr="00C1104B">
        <w:rPr>
          <w:color w:val="FF0000"/>
          <w:lang w:eastAsia="en-AU"/>
        </w:rPr>
        <w:t>as  the</w:t>
      </w:r>
      <w:proofErr w:type="gramEnd"/>
      <w:r w:rsidRPr="00C1104B">
        <w:rPr>
          <w:color w:val="FF0000"/>
          <w:lang w:eastAsia="en-AU"/>
        </w:rPr>
        <w:t xml:space="preserve"> </w:t>
      </w:r>
      <w:proofErr w:type="spellStart"/>
      <w:r w:rsidRPr="00C1104B">
        <w:rPr>
          <w:color w:val="FF0000"/>
          <w:lang w:eastAsia="en-AU"/>
        </w:rPr>
        <w:t>the</w:t>
      </w:r>
      <w:proofErr w:type="spellEnd"/>
      <w:r w:rsidRPr="00C1104B">
        <w:rPr>
          <w:color w:val="FF0000"/>
          <w:lang w:eastAsia="en-AU"/>
        </w:rPr>
        <w:t xml:space="preserve"> week end date (Th) of :(P2 start week (45) minus (P2 start week (45) - 38))= working back from p2 start week to the salary at the end of week 38?.</w:t>
      </w:r>
    </w:p>
    <w:p w14:paraId="5E08678F" w14:textId="3A2EF9EB" w:rsidR="009655F6" w:rsidRDefault="009655F6" w:rsidP="009655F6">
      <w:pPr>
        <w:pStyle w:val="Heading2"/>
        <w:rPr>
          <w:lang w:eastAsia="en-AU"/>
        </w:rPr>
      </w:pPr>
      <w:bookmarkStart w:id="183" w:name="_Toc205482333"/>
      <w:r>
        <w:rPr>
          <w:lang w:eastAsia="en-AU"/>
        </w:rPr>
        <w:t>Period 1 and 2 no payments for a period</w:t>
      </w:r>
      <w:r w:rsidR="00491BB5">
        <w:rPr>
          <w:lang w:eastAsia="en-AU"/>
        </w:rPr>
        <w:t xml:space="preserve"> IT14</w:t>
      </w:r>
      <w:bookmarkEnd w:id="183"/>
      <w:r w:rsidR="00491BB5">
        <w:rPr>
          <w:lang w:eastAsia="en-AU"/>
        </w:rPr>
        <w:t xml:space="preserve"> </w:t>
      </w:r>
    </w:p>
    <w:p w14:paraId="665AD2FE" w14:textId="6743A786" w:rsidR="009655F6" w:rsidRDefault="009655F6" w:rsidP="009655F6">
      <w:pPr>
        <w:pStyle w:val="Heading3"/>
        <w:rPr>
          <w:lang w:eastAsia="en-AU"/>
        </w:rPr>
      </w:pPr>
      <w:bookmarkStart w:id="184" w:name="_Toc205482334"/>
      <w:r>
        <w:rPr>
          <w:lang w:eastAsia="en-AU"/>
        </w:rPr>
        <w:t>Current setup/issue</w:t>
      </w:r>
      <w:bookmarkEnd w:id="184"/>
    </w:p>
    <w:p w14:paraId="6309B5C3" w14:textId="77777777" w:rsidR="009655F6" w:rsidRDefault="009655F6" w:rsidP="009655F6">
      <w:pPr>
        <w:rPr>
          <w:lang w:eastAsia="en-AU"/>
        </w:rPr>
      </w:pPr>
      <w:r>
        <w:rPr>
          <w:lang w:eastAsia="en-AU"/>
        </w:rPr>
        <w:t>There is no functionality to EPSS stop payments for a period.</w:t>
      </w:r>
    </w:p>
    <w:p w14:paraId="4A10AEB1" w14:textId="77777777" w:rsidR="009655F6" w:rsidRDefault="009655F6" w:rsidP="009655F6">
      <w:pPr>
        <w:rPr>
          <w:lang w:eastAsia="en-AU"/>
        </w:rPr>
      </w:pPr>
      <w:r>
        <w:rPr>
          <w:lang w:eastAsia="en-AU"/>
        </w:rPr>
        <w:t>A method is required to stop EPSS payments for a period.</w:t>
      </w:r>
    </w:p>
    <w:p w14:paraId="6E26A916" w14:textId="14F5D288" w:rsidR="009655F6" w:rsidRDefault="009655F6" w:rsidP="009655F6">
      <w:pPr>
        <w:rPr>
          <w:lang w:eastAsia="en-AU"/>
        </w:rPr>
      </w:pPr>
      <w:r>
        <w:rPr>
          <w:lang w:eastAsia="en-AU"/>
        </w:rPr>
        <w:t>During the period the period 2</w:t>
      </w:r>
      <w:r w:rsidR="00491BB5">
        <w:rPr>
          <w:lang w:eastAsia="en-AU"/>
        </w:rPr>
        <w:t>,</w:t>
      </w:r>
      <w:r>
        <w:rPr>
          <w:lang w:eastAsia="en-AU"/>
        </w:rPr>
        <w:t xml:space="preserve"> 7 years is still consumed.</w:t>
      </w:r>
    </w:p>
    <w:p w14:paraId="0C005DC7" w14:textId="77777777" w:rsidR="00491BB5" w:rsidRDefault="009655F6" w:rsidP="009655F6">
      <w:pPr>
        <w:rPr>
          <w:lang w:eastAsia="en-AU"/>
        </w:rPr>
      </w:pPr>
      <w:r>
        <w:rPr>
          <w:lang w:eastAsia="en-AU"/>
        </w:rPr>
        <w:t xml:space="preserve">The Period 1 period </w:t>
      </w:r>
      <w:r w:rsidR="00491BB5">
        <w:rPr>
          <w:lang w:eastAsia="en-AU"/>
        </w:rPr>
        <w:t>is potentially extended due to the freeze of the EPSS payments for the period, unless it is Sec 36/37 during which time the EPSS weeks continue to increase.</w:t>
      </w:r>
    </w:p>
    <w:p w14:paraId="0EC15351" w14:textId="463C2A6D" w:rsidR="00EE5225" w:rsidRDefault="00EE5225" w:rsidP="009655F6">
      <w:pPr>
        <w:rPr>
          <w:lang w:eastAsia="en-AU"/>
        </w:rPr>
      </w:pPr>
      <w:r w:rsidRPr="00EE5225">
        <w:rPr>
          <w:b/>
          <w:bCs/>
          <w:highlight w:val="yellow"/>
          <w:lang w:eastAsia="en-AU"/>
        </w:rPr>
        <w:t>TBC</w:t>
      </w:r>
      <w:r>
        <w:rPr>
          <w:lang w:eastAsia="en-AU"/>
        </w:rPr>
        <w:t xml:space="preserve"> The same WT is used to stop payments for all EPSS periods. </w:t>
      </w:r>
    </w:p>
    <w:p w14:paraId="5B06D07F" w14:textId="61E54DF5" w:rsidR="00EE5225" w:rsidRDefault="00EE5225" w:rsidP="009655F6">
      <w:pPr>
        <w:rPr>
          <w:lang w:eastAsia="en-AU"/>
        </w:rPr>
      </w:pPr>
      <w:r w:rsidRPr="00EE5225">
        <w:rPr>
          <w:highlight w:val="yellow"/>
          <w:lang w:eastAsia="en-AU"/>
        </w:rPr>
        <w:t>TBC</w:t>
      </w:r>
      <w:r>
        <w:rPr>
          <w:lang w:eastAsia="en-AU"/>
        </w:rPr>
        <w:t xml:space="preserve"> the WT does not reflect the incident information in the assignment number. That implies the WT is used generically to suppress any EPPS top up. </w:t>
      </w:r>
    </w:p>
    <w:p w14:paraId="119C246F" w14:textId="63AF34E3" w:rsidR="00EE5225" w:rsidRDefault="00EE5225" w:rsidP="009655F6">
      <w:pPr>
        <w:rPr>
          <w:lang w:eastAsia="en-AU"/>
        </w:rPr>
      </w:pPr>
      <w:r w:rsidRPr="00EE5225">
        <w:rPr>
          <w:b/>
          <w:bCs/>
          <w:highlight w:val="yellow"/>
          <w:lang w:eastAsia="en-AU"/>
        </w:rPr>
        <w:t>TBC</w:t>
      </w:r>
      <w:r>
        <w:rPr>
          <w:lang w:eastAsia="en-AU"/>
        </w:rPr>
        <w:t xml:space="preserve"> If the WT to not pay EPSS payments was entered say for dates that cover pay 5 and pay 5 was in period 1 at the time, then period 1 is impacted. If due to retro pay 5 is now deemed period 2, then period 2 will be impacted. </w:t>
      </w:r>
    </w:p>
    <w:p w14:paraId="5EC25C6D" w14:textId="1D843D5B" w:rsidR="00491BB5" w:rsidRDefault="00491BB5" w:rsidP="00491BB5">
      <w:pPr>
        <w:pStyle w:val="Heading3"/>
        <w:rPr>
          <w:lang w:eastAsia="en-AU"/>
        </w:rPr>
      </w:pPr>
      <w:bookmarkStart w:id="185" w:name="_Toc205482335"/>
      <w:r>
        <w:rPr>
          <w:lang w:eastAsia="en-AU"/>
        </w:rPr>
        <w:lastRenderedPageBreak/>
        <w:t>Changes required</w:t>
      </w:r>
      <w:bookmarkEnd w:id="185"/>
    </w:p>
    <w:p w14:paraId="5725A5C5" w14:textId="7B824E84" w:rsidR="00491BB5" w:rsidRDefault="00491BB5" w:rsidP="00491BB5">
      <w:pPr>
        <w:pStyle w:val="Heading4"/>
        <w:rPr>
          <w:lang w:eastAsia="en-AU"/>
        </w:rPr>
      </w:pPr>
      <w:bookmarkStart w:id="186" w:name="_Toc205482336"/>
      <w:r>
        <w:rPr>
          <w:lang w:eastAsia="en-AU"/>
        </w:rPr>
        <w:t>Functional</w:t>
      </w:r>
      <w:bookmarkEnd w:id="186"/>
    </w:p>
    <w:p w14:paraId="72D2EBBD" w14:textId="74C61187" w:rsidR="00491BB5" w:rsidRDefault="00491BB5" w:rsidP="00491BB5">
      <w:pPr>
        <w:rPr>
          <w:lang w:eastAsia="en-AU"/>
        </w:rPr>
      </w:pPr>
      <w:r>
        <w:rPr>
          <w:lang w:eastAsia="en-AU"/>
        </w:rPr>
        <w:t xml:space="preserve">Create a new IT0014 WT XXXX EPSS </w:t>
      </w:r>
      <w:r w:rsidR="00EE5225">
        <w:rPr>
          <w:lang w:eastAsia="en-AU"/>
        </w:rPr>
        <w:t>No payment</w:t>
      </w:r>
      <w:r>
        <w:rPr>
          <w:lang w:eastAsia="en-AU"/>
        </w:rPr>
        <w:t xml:space="preserve">.   </w:t>
      </w:r>
    </w:p>
    <w:p w14:paraId="20AAA2E1" w14:textId="77777777" w:rsidR="00491BB5" w:rsidRDefault="00491BB5" w:rsidP="00491BB5">
      <w:pPr>
        <w:rPr>
          <w:lang w:eastAsia="en-AU"/>
        </w:rPr>
      </w:pPr>
      <w:r>
        <w:rPr>
          <w:lang w:eastAsia="en-AU"/>
        </w:rPr>
        <w:t xml:space="preserve">Set the WT to create payroll a payroll split and to have </w:t>
      </w:r>
      <w:proofErr w:type="gramStart"/>
      <w:r>
        <w:rPr>
          <w:lang w:eastAsia="en-AU"/>
        </w:rPr>
        <w:t>WT’s</w:t>
      </w:r>
      <w:proofErr w:type="gramEnd"/>
      <w:r>
        <w:rPr>
          <w:lang w:eastAsia="en-AU"/>
        </w:rPr>
        <w:t xml:space="preserve"> distributed to payroll splits.  </w:t>
      </w:r>
    </w:p>
    <w:p w14:paraId="5F0D8221" w14:textId="77777777" w:rsidR="00491BB5" w:rsidRDefault="00491BB5" w:rsidP="00491BB5">
      <w:pPr>
        <w:rPr>
          <w:lang w:eastAsia="en-AU"/>
        </w:rPr>
      </w:pPr>
      <w:r>
        <w:rPr>
          <w:lang w:eastAsia="en-AU"/>
        </w:rPr>
        <w:t xml:space="preserve">Allow the WT to have multiple entries on the same date. </w:t>
      </w:r>
    </w:p>
    <w:p w14:paraId="24461E42" w14:textId="330B48FD" w:rsidR="00491BB5" w:rsidRPr="0033122F" w:rsidRDefault="00EE5225" w:rsidP="00491BB5">
      <w:pPr>
        <w:rPr>
          <w:lang w:eastAsia="en-AU"/>
        </w:rPr>
      </w:pPr>
      <w:r w:rsidRPr="00EE5225">
        <w:rPr>
          <w:highlight w:val="yellow"/>
          <w:lang w:eastAsia="en-AU"/>
        </w:rPr>
        <w:t>TBC</w:t>
      </w:r>
      <w:r>
        <w:rPr>
          <w:lang w:eastAsia="en-AU"/>
        </w:rPr>
        <w:t xml:space="preserve"> </w:t>
      </w:r>
      <w:r w:rsidR="00491BB5">
        <w:rPr>
          <w:lang w:eastAsia="en-AU"/>
        </w:rPr>
        <w:t xml:space="preserve">The incident number will </w:t>
      </w:r>
      <w:r>
        <w:rPr>
          <w:lang w:eastAsia="en-AU"/>
        </w:rPr>
        <w:t xml:space="preserve">NOT </w:t>
      </w:r>
      <w:r w:rsidR="00491BB5">
        <w:rPr>
          <w:lang w:eastAsia="en-AU"/>
        </w:rPr>
        <w:t>be reflected in the assignment field</w:t>
      </w:r>
      <w:r>
        <w:rPr>
          <w:lang w:eastAsia="en-AU"/>
        </w:rPr>
        <w:t xml:space="preserve"> and therefor the V0 is not required to be created in association to the WT</w:t>
      </w:r>
      <w:r w:rsidR="00491BB5">
        <w:rPr>
          <w:lang w:eastAsia="en-AU"/>
        </w:rPr>
        <w:t xml:space="preserve">.  </w:t>
      </w:r>
    </w:p>
    <w:p w14:paraId="31037D87" w14:textId="77777777" w:rsidR="00491BB5" w:rsidRDefault="00491BB5" w:rsidP="00491BB5">
      <w:pPr>
        <w:pStyle w:val="Heading4"/>
        <w:rPr>
          <w:lang w:eastAsia="en-AU"/>
        </w:rPr>
      </w:pPr>
      <w:bookmarkStart w:id="187" w:name="_Toc205482337"/>
      <w:r>
        <w:rPr>
          <w:lang w:eastAsia="en-AU"/>
        </w:rPr>
        <w:t>Technical</w:t>
      </w:r>
      <w:bookmarkEnd w:id="187"/>
    </w:p>
    <w:p w14:paraId="6DF37CAE" w14:textId="77777777" w:rsidR="00491BB5" w:rsidRDefault="00491BB5" w:rsidP="00CB710C">
      <w:pPr>
        <w:pStyle w:val="Heading5"/>
        <w:rPr>
          <w:lang w:eastAsia="en-AU"/>
        </w:rPr>
      </w:pPr>
      <w:bookmarkStart w:id="188" w:name="_Toc205482338"/>
      <w:proofErr w:type="spellStart"/>
      <w:r>
        <w:rPr>
          <w:lang w:eastAsia="en-AU"/>
        </w:rPr>
        <w:t>Olims</w:t>
      </w:r>
      <w:bookmarkEnd w:id="188"/>
      <w:proofErr w:type="spellEnd"/>
    </w:p>
    <w:p w14:paraId="33F135C2" w14:textId="20607C2F" w:rsidR="00EE5225" w:rsidRDefault="00EE5225" w:rsidP="00EE5225">
      <w:pPr>
        <w:rPr>
          <w:lang w:eastAsia="en-AU"/>
        </w:rPr>
      </w:pPr>
      <w:r w:rsidRPr="00EE5225">
        <w:rPr>
          <w:highlight w:val="yellow"/>
          <w:lang w:eastAsia="en-AU"/>
        </w:rPr>
        <w:t>TBC.</w:t>
      </w:r>
      <w:r>
        <w:rPr>
          <w:lang w:eastAsia="en-AU"/>
        </w:rPr>
        <w:t xml:space="preserve">  Functionality in OLIMS for entry and deletion of the IT14 EPSS No payment WT.   </w:t>
      </w:r>
    </w:p>
    <w:p w14:paraId="52D60BCD" w14:textId="47A82214" w:rsidR="00491BB5" w:rsidRPr="00703771" w:rsidRDefault="00491BB5" w:rsidP="00CB710C">
      <w:pPr>
        <w:pStyle w:val="Heading5"/>
        <w:rPr>
          <w:lang w:eastAsia="en-AU"/>
        </w:rPr>
      </w:pPr>
      <w:bookmarkStart w:id="189" w:name="_Toc205482339"/>
      <w:r>
        <w:rPr>
          <w:lang w:eastAsia="en-AU"/>
        </w:rPr>
        <w:t>SAP</w:t>
      </w:r>
      <w:bookmarkEnd w:id="189"/>
    </w:p>
    <w:p w14:paraId="36030488" w14:textId="0B339CE9" w:rsidR="00491BB5" w:rsidRDefault="00EE5225" w:rsidP="00491BB5">
      <w:pPr>
        <w:rPr>
          <w:lang w:eastAsia="en-AU"/>
        </w:rPr>
      </w:pPr>
      <w:r w:rsidRPr="00EE5225">
        <w:rPr>
          <w:highlight w:val="yellow"/>
          <w:lang w:eastAsia="en-AU"/>
        </w:rPr>
        <w:t>TBC</w:t>
      </w:r>
      <w:r>
        <w:rPr>
          <w:lang w:eastAsia="en-AU"/>
        </w:rPr>
        <w:t xml:space="preserve"> Do not allow</w:t>
      </w:r>
      <w:r w:rsidR="00491BB5">
        <w:rPr>
          <w:lang w:eastAsia="en-AU"/>
        </w:rPr>
        <w:t xml:space="preserve"> data entry or deletion via SAP PA30 and PA70 for the </w:t>
      </w:r>
      <w:r>
        <w:rPr>
          <w:lang w:eastAsia="en-AU"/>
        </w:rPr>
        <w:t>IT14 EPSS No payment WT.</w:t>
      </w:r>
    </w:p>
    <w:p w14:paraId="7C079021" w14:textId="4814780F" w:rsidR="009655F6" w:rsidRDefault="00EE5225" w:rsidP="009655F6">
      <w:pPr>
        <w:rPr>
          <w:lang w:eastAsia="en-AU"/>
        </w:rPr>
      </w:pPr>
      <w:r>
        <w:rPr>
          <w:lang w:eastAsia="en-AU"/>
        </w:rPr>
        <w:t xml:space="preserve">For splits where the IT14 EPSS No payment WT is valid on the end date of the split, send zero EPSS </w:t>
      </w:r>
      <w:r w:rsidR="00742006">
        <w:rPr>
          <w:lang w:eastAsia="en-AU"/>
        </w:rPr>
        <w:t xml:space="preserve">period 2 salary (operation </w:t>
      </w:r>
      <w:r w:rsidR="00742006" w:rsidRPr="00742006">
        <w:rPr>
          <w:lang w:eastAsia="en-AU"/>
        </w:rPr>
        <w:t>Z75S</w:t>
      </w:r>
      <w:r w:rsidR="00742006">
        <w:rPr>
          <w:lang w:eastAsia="en-AU"/>
        </w:rPr>
        <w:t xml:space="preserve">), </w:t>
      </w:r>
      <w:r w:rsidR="00742006" w:rsidRPr="00742006">
        <w:rPr>
          <w:highlight w:val="yellow"/>
          <w:lang w:eastAsia="en-AU"/>
        </w:rPr>
        <w:t>TBC</w:t>
      </w:r>
      <w:r w:rsidR="00742006">
        <w:rPr>
          <w:lang w:eastAsia="en-AU"/>
        </w:rPr>
        <w:t xml:space="preserve">, continue to send the ORP salary (operation ZORP) (as this is used for actual earnings changes effective when EPSS period 1 commence), but </w:t>
      </w:r>
      <w:r w:rsidR="00742006" w:rsidRPr="00742006">
        <w:rPr>
          <w:highlight w:val="yellow"/>
          <w:lang w:eastAsia="en-AU"/>
        </w:rPr>
        <w:t>TBC</w:t>
      </w:r>
      <w:r w:rsidR="00742006">
        <w:rPr>
          <w:lang w:eastAsia="en-AU"/>
        </w:rPr>
        <w:t xml:space="preserve"> method to stop EPSS payments </w:t>
      </w:r>
      <w:r w:rsidR="002D606A">
        <w:rPr>
          <w:lang w:eastAsia="en-AU"/>
        </w:rPr>
        <w:t xml:space="preserve">Period 1 to </w:t>
      </w:r>
      <w:r w:rsidR="00742006">
        <w:rPr>
          <w:lang w:eastAsia="en-AU"/>
        </w:rPr>
        <w:t xml:space="preserve">aligned with payroll rules. </w:t>
      </w:r>
      <w:r>
        <w:rPr>
          <w:lang w:eastAsia="en-AU"/>
        </w:rPr>
        <w:t xml:space="preserve"> </w:t>
      </w:r>
    </w:p>
    <w:p w14:paraId="2010FE93" w14:textId="77777777" w:rsidR="001E2740" w:rsidRDefault="001E2740" w:rsidP="009655F6">
      <w:pPr>
        <w:rPr>
          <w:lang w:eastAsia="en-AU"/>
        </w:rPr>
      </w:pPr>
    </w:p>
    <w:p w14:paraId="047FDBA1" w14:textId="20AF5E2C" w:rsidR="001E2740" w:rsidRDefault="001E2740" w:rsidP="001E2740">
      <w:pPr>
        <w:pStyle w:val="Heading3"/>
        <w:rPr>
          <w:color w:val="2F5496" w:themeColor="accent1" w:themeShade="BF"/>
          <w:sz w:val="26"/>
          <w:szCs w:val="26"/>
        </w:rPr>
      </w:pPr>
      <w:bookmarkStart w:id="190" w:name="_Toc205482340"/>
      <w:r w:rsidRPr="005C1DC9">
        <w:rPr>
          <w:color w:val="2F5496" w:themeColor="accent1" w:themeShade="BF"/>
          <w:sz w:val="26"/>
          <w:szCs w:val="26"/>
        </w:rPr>
        <w:t>BR002 Detached EPSS officer (</w:t>
      </w:r>
      <w:r>
        <w:rPr>
          <w:color w:val="2F5496" w:themeColor="accent1" w:themeShade="BF"/>
          <w:sz w:val="26"/>
          <w:szCs w:val="26"/>
        </w:rPr>
        <w:t>keep notes for future)</w:t>
      </w:r>
      <w:bookmarkEnd w:id="190"/>
    </w:p>
    <w:p w14:paraId="38195507" w14:textId="77777777" w:rsidR="001E2740" w:rsidRDefault="001E2740" w:rsidP="001E2740">
      <w:pPr>
        <w:pStyle w:val="Heading3"/>
      </w:pPr>
      <w:bookmarkStart w:id="191" w:name="_Toc205482341"/>
      <w:r>
        <w:t>Current setup/issue</w:t>
      </w:r>
      <w:bookmarkEnd w:id="191"/>
    </w:p>
    <w:p w14:paraId="3EDFC775" w14:textId="77777777" w:rsidR="001E2740" w:rsidRDefault="001E2740" w:rsidP="001E2740">
      <w:r>
        <w:t xml:space="preserve">Terminated employees that are to continue to receive EPSS payments are to be hired under a new employee number. The new number is to hold the IT0105 </w:t>
      </w:r>
      <w:r w:rsidRPr="00A367E0">
        <w:t>FREM</w:t>
      </w:r>
      <w:r w:rsidRPr="00A367E0">
        <w:tab/>
        <w:t>Former Employee Number</w:t>
      </w:r>
      <w:r>
        <w:t>.</w:t>
      </w:r>
    </w:p>
    <w:p w14:paraId="29F3AC25" w14:textId="77777777" w:rsidR="001E2740" w:rsidRDefault="001E2740" w:rsidP="001E2740">
      <w:r>
        <w:t xml:space="preserve">The former number (that is now inactive) is to be linked to the active employee (the new number used for the terminated employee). The former employee details are to be used in OLIMS and SAP calculations for EPSS incidents.  </w:t>
      </w:r>
    </w:p>
    <w:p w14:paraId="041FDCB7" w14:textId="77777777" w:rsidR="001E2740" w:rsidRDefault="001E2740" w:rsidP="001E2740">
      <w:r>
        <w:t xml:space="preserve">TBC In the event of a rehire, then the original and the new terminated number will we adjusted to ensure they do not overlap in validity. </w:t>
      </w:r>
    </w:p>
    <w:p w14:paraId="556300B7" w14:textId="77777777" w:rsidR="001E2740" w:rsidRDefault="001E2740" w:rsidP="001E2740">
      <w:r>
        <w:t xml:space="preserve">TBC Certificates (WT 9WCO) will be </w:t>
      </w:r>
      <w:proofErr w:type="gramStart"/>
      <w:r>
        <w:t>send</w:t>
      </w:r>
      <w:proofErr w:type="gramEnd"/>
      <w:r>
        <w:t xml:space="preserve"> to payroll under the new active employee number. </w:t>
      </w:r>
    </w:p>
    <w:p w14:paraId="521F5B13" w14:textId="77777777" w:rsidR="001E2740" w:rsidRDefault="001E2740" w:rsidP="001E2740">
      <w:pPr>
        <w:pStyle w:val="Heading3"/>
      </w:pPr>
      <w:bookmarkStart w:id="192" w:name="_Toc205482342"/>
      <w:r>
        <w:t>Changes required.</w:t>
      </w:r>
      <w:bookmarkEnd w:id="192"/>
    </w:p>
    <w:p w14:paraId="17F5C5A4" w14:textId="77777777" w:rsidR="001E2740" w:rsidRDefault="001E2740" w:rsidP="001E2740">
      <w:pPr>
        <w:pStyle w:val="Heading4"/>
      </w:pPr>
      <w:bookmarkStart w:id="193" w:name="_Toc205482343"/>
      <w:r>
        <w:t>Functional</w:t>
      </w:r>
      <w:bookmarkEnd w:id="193"/>
    </w:p>
    <w:p w14:paraId="4AABE0F8" w14:textId="77777777" w:rsidR="001E2740" w:rsidRPr="00F91EB4" w:rsidRDefault="001E2740" w:rsidP="001E2740">
      <w:pPr>
        <w:pStyle w:val="Heading5"/>
      </w:pPr>
      <w:bookmarkStart w:id="194" w:name="_Toc205482344"/>
      <w:r>
        <w:t>New ESG</w:t>
      </w:r>
      <w:bookmarkEnd w:id="194"/>
    </w:p>
    <w:p w14:paraId="3EE2735E" w14:textId="77777777" w:rsidR="001E2740" w:rsidRDefault="001E2740" w:rsidP="001E2740">
      <w:r>
        <w:t xml:space="preserve">New Employee subgroup withing Employee group G Non-Employee </w:t>
      </w:r>
    </w:p>
    <w:p w14:paraId="1070BEDC" w14:textId="77777777" w:rsidR="001E2740" w:rsidRDefault="001E2740" w:rsidP="001E2740">
      <w:r w:rsidRPr="00D42EAE">
        <w:rPr>
          <w:highlight w:val="yellow"/>
        </w:rPr>
        <w:t>TBC Aruna</w:t>
      </w:r>
      <w:r>
        <w:t xml:space="preserve"> ESG </w:t>
      </w:r>
      <w:proofErr w:type="gramStart"/>
      <w:r>
        <w:t>Key ??</w:t>
      </w:r>
      <w:proofErr w:type="gramEnd"/>
      <w:r>
        <w:t xml:space="preserve">   </w:t>
      </w:r>
      <w:proofErr w:type="gramStart"/>
      <w:r>
        <w:t>ESG  Description</w:t>
      </w:r>
      <w:proofErr w:type="gramEnd"/>
      <w:r>
        <w:t xml:space="preserve"> ??</w:t>
      </w:r>
    </w:p>
    <w:p w14:paraId="5056AC01" w14:textId="77777777" w:rsidR="001E2740" w:rsidRDefault="001E2740" w:rsidP="001E2740">
      <w:r>
        <w:t xml:space="preserve">The new employee subgroup has grouping like EE group G ESG XV, but with the below differences: </w:t>
      </w:r>
    </w:p>
    <w:p w14:paraId="2811710A" w14:textId="77777777" w:rsidR="001E2740" w:rsidRDefault="001E2740" w:rsidP="001E2740">
      <w:pPr>
        <w:ind w:firstLine="720"/>
      </w:pPr>
      <w:r>
        <w:t xml:space="preserve">CAP = space (no pay scales for basic pay/no basic pay </w:t>
      </w:r>
      <w:proofErr w:type="gramStart"/>
      <w:r>
        <w:t>created</w:t>
      </w:r>
      <w:r w:rsidRPr="00496293">
        <w:rPr>
          <w:highlight w:val="yellow"/>
        </w:rPr>
        <w:t>)  (</w:t>
      </w:r>
      <w:proofErr w:type="gramEnd"/>
      <w:r w:rsidRPr="00496293">
        <w:rPr>
          <w:highlight w:val="yellow"/>
        </w:rPr>
        <w:t>TBC if payroll is OK without IT8</w:t>
      </w:r>
      <w:r>
        <w:rPr>
          <w:highlight w:val="yellow"/>
        </w:rPr>
        <w:t>. If IT8 is required, then no WT entry in IT</w:t>
      </w:r>
      <w:proofErr w:type="gramStart"/>
      <w:r>
        <w:rPr>
          <w:highlight w:val="yellow"/>
        </w:rPr>
        <w:t>8,  and</w:t>
      </w:r>
      <w:proofErr w:type="gramEnd"/>
      <w:r>
        <w:rPr>
          <w:highlight w:val="yellow"/>
        </w:rPr>
        <w:t xml:space="preserve"> then we need to consider what pay scale type /area to choose</w:t>
      </w:r>
      <w:r w:rsidRPr="00496293">
        <w:rPr>
          <w:highlight w:val="yellow"/>
        </w:rPr>
        <w:t>)</w:t>
      </w:r>
    </w:p>
    <w:p w14:paraId="402A5BD5" w14:textId="77777777" w:rsidR="001E2740" w:rsidRPr="00D42EAE" w:rsidRDefault="001E2740" w:rsidP="001E2740">
      <w:r w:rsidRPr="00D42EAE">
        <w:t>No leave accrual</w:t>
      </w:r>
      <w:r>
        <w:t xml:space="preserve"> for the new employee group/subgroup.</w:t>
      </w:r>
    </w:p>
    <w:p w14:paraId="3411D3FF" w14:textId="77777777" w:rsidR="001E2740" w:rsidRPr="00187CB6" w:rsidRDefault="001E2740" w:rsidP="001E2740">
      <w:r w:rsidRPr="00D42EAE">
        <w:rPr>
          <w:highlight w:val="yellow"/>
        </w:rPr>
        <w:lastRenderedPageBreak/>
        <w:t>TBC Aruna</w:t>
      </w:r>
      <w:r>
        <w:t xml:space="preserve"> </w:t>
      </w:r>
      <w:r w:rsidRPr="00187CB6">
        <w:t>Employee use the CAS work schedule</w:t>
      </w:r>
      <w:r>
        <w:t xml:space="preserve">, time status 1 SAP </w:t>
      </w:r>
      <w:proofErr w:type="spellStart"/>
      <w:r>
        <w:t>wk</w:t>
      </w:r>
      <w:proofErr w:type="spellEnd"/>
      <w:r>
        <w:t xml:space="preserve"> schedule. (like G/XV)</w:t>
      </w:r>
    </w:p>
    <w:p w14:paraId="2AFE9A68" w14:textId="77777777" w:rsidR="001E2740" w:rsidRDefault="001E2740" w:rsidP="001E2740">
      <w:r w:rsidRPr="00D42EAE">
        <w:rPr>
          <w:highlight w:val="yellow"/>
        </w:rPr>
        <w:t>TBC Aruna</w:t>
      </w:r>
      <w:r>
        <w:t xml:space="preserve"> Hire action: Do we need a new hire action or will </w:t>
      </w:r>
      <w:proofErr w:type="spellStart"/>
      <w:r>
        <w:t>NSWPf</w:t>
      </w:r>
      <w:proofErr w:type="spellEnd"/>
      <w:r>
        <w:t xml:space="preserve"> use the Income protection (ZM) hire action. Hire action ZM has these </w:t>
      </w:r>
      <w:proofErr w:type="spellStart"/>
      <w:r>
        <w:t>Infotypes</w:t>
      </w:r>
      <w:proofErr w:type="spellEnd"/>
      <w:r>
        <w:t xml:space="preserve"> in the hire action:</w:t>
      </w:r>
    </w:p>
    <w:p w14:paraId="0476472D" w14:textId="77777777" w:rsidR="001E2740" w:rsidRDefault="001E2740" w:rsidP="001E2740">
      <w:r>
        <w:t>0002</w:t>
      </w:r>
      <w:proofErr w:type="gramStart"/>
      <w:r>
        <w:tab/>
        <w:t xml:space="preserve">  </w:t>
      </w:r>
      <w:r>
        <w:tab/>
      </w:r>
      <w:proofErr w:type="gramEnd"/>
      <w:r>
        <w:t>Personal Data</w:t>
      </w:r>
      <w:r>
        <w:tab/>
        <w:t xml:space="preserve">    </w:t>
      </w:r>
    </w:p>
    <w:p w14:paraId="48953016" w14:textId="77777777" w:rsidR="001E2740" w:rsidRDefault="001E2740" w:rsidP="001E2740">
      <w:r>
        <w:t>0006</w:t>
      </w:r>
      <w:proofErr w:type="gramStart"/>
      <w:r>
        <w:tab/>
        <w:t xml:space="preserve">  </w:t>
      </w:r>
      <w:r>
        <w:tab/>
      </w:r>
      <w:proofErr w:type="gramEnd"/>
      <w:r>
        <w:t xml:space="preserve">Addresses </w:t>
      </w:r>
      <w:r>
        <w:tab/>
        <w:t>1</w:t>
      </w:r>
    </w:p>
    <w:p w14:paraId="1E629250" w14:textId="77777777" w:rsidR="001E2740" w:rsidRDefault="001E2740" w:rsidP="001E2740">
      <w:r>
        <w:t>0006</w:t>
      </w:r>
      <w:proofErr w:type="gramStart"/>
      <w:r>
        <w:tab/>
        <w:t xml:space="preserve">  </w:t>
      </w:r>
      <w:r>
        <w:tab/>
      </w:r>
      <w:proofErr w:type="gramEnd"/>
      <w:r>
        <w:t xml:space="preserve">Addresses </w:t>
      </w:r>
      <w:r>
        <w:tab/>
        <w:t>96</w:t>
      </w:r>
    </w:p>
    <w:p w14:paraId="4693C421" w14:textId="77777777" w:rsidR="001E2740" w:rsidRDefault="001E2740" w:rsidP="001E2740">
      <w:r>
        <w:t>0007</w:t>
      </w:r>
      <w:proofErr w:type="gramStart"/>
      <w:r>
        <w:tab/>
        <w:t xml:space="preserve">  </w:t>
      </w:r>
      <w:r>
        <w:tab/>
      </w:r>
      <w:proofErr w:type="gramEnd"/>
      <w:r>
        <w:t>Planned Working Time</w:t>
      </w:r>
      <w:r>
        <w:tab/>
        <w:t xml:space="preserve">    </w:t>
      </w:r>
    </w:p>
    <w:p w14:paraId="2DD80141" w14:textId="77777777" w:rsidR="001E2740" w:rsidRDefault="001E2740" w:rsidP="001E2740">
      <w:r>
        <w:t>0016</w:t>
      </w:r>
      <w:proofErr w:type="gramStart"/>
      <w:r>
        <w:tab/>
        <w:t xml:space="preserve">  </w:t>
      </w:r>
      <w:r>
        <w:tab/>
      </w:r>
      <w:proofErr w:type="gramEnd"/>
      <w:r>
        <w:t>Contract Elements</w:t>
      </w:r>
      <w:r>
        <w:tab/>
        <w:t xml:space="preserve">    </w:t>
      </w:r>
    </w:p>
    <w:p w14:paraId="52B4D73B" w14:textId="77777777" w:rsidR="001E2740" w:rsidRDefault="001E2740" w:rsidP="001E2740">
      <w:r>
        <w:t>0009</w:t>
      </w:r>
      <w:proofErr w:type="gramStart"/>
      <w:r>
        <w:tab/>
        <w:t xml:space="preserve">  </w:t>
      </w:r>
      <w:r>
        <w:tab/>
      </w:r>
      <w:proofErr w:type="gramEnd"/>
      <w:r>
        <w:t>Bank Details</w:t>
      </w:r>
      <w:r>
        <w:tab/>
        <w:t xml:space="preserve">    </w:t>
      </w:r>
    </w:p>
    <w:p w14:paraId="7EB1CA3F" w14:textId="77777777" w:rsidR="001E2740" w:rsidRDefault="001E2740" w:rsidP="001E2740">
      <w:r>
        <w:t>0188</w:t>
      </w:r>
      <w:proofErr w:type="gramStart"/>
      <w:r>
        <w:tab/>
        <w:t xml:space="preserve">  </w:t>
      </w:r>
      <w:r>
        <w:tab/>
      </w:r>
      <w:proofErr w:type="gramEnd"/>
      <w:r>
        <w:t>Tax Australia</w:t>
      </w:r>
      <w:r>
        <w:tab/>
        <w:t xml:space="preserve">    </w:t>
      </w:r>
    </w:p>
    <w:p w14:paraId="05A8CE99" w14:textId="77777777" w:rsidR="001E2740" w:rsidRDefault="001E2740" w:rsidP="001E2740">
      <w:r>
        <w:t>0227</w:t>
      </w:r>
      <w:proofErr w:type="gramStart"/>
      <w:r>
        <w:tab/>
        <w:t xml:space="preserve">  </w:t>
      </w:r>
      <w:r>
        <w:tab/>
      </w:r>
      <w:proofErr w:type="gramEnd"/>
      <w:r>
        <w:t>TFN Australia</w:t>
      </w:r>
      <w:r>
        <w:tab/>
        <w:t xml:space="preserve">    </w:t>
      </w:r>
    </w:p>
    <w:p w14:paraId="380A72DD" w14:textId="77777777" w:rsidR="001E2740" w:rsidRDefault="001E2740" w:rsidP="001E2740">
      <w:r>
        <w:t>0105</w:t>
      </w:r>
      <w:proofErr w:type="gramStart"/>
      <w:r>
        <w:tab/>
        <w:t xml:space="preserve">  </w:t>
      </w:r>
      <w:r>
        <w:tab/>
      </w:r>
      <w:proofErr w:type="gramEnd"/>
      <w:r>
        <w:t xml:space="preserve">Communication </w:t>
      </w:r>
      <w:r>
        <w:tab/>
        <w:t>FREM</w:t>
      </w:r>
    </w:p>
    <w:p w14:paraId="03E5535E" w14:textId="77777777" w:rsidR="001E2740" w:rsidRDefault="001E2740" w:rsidP="001E2740">
      <w:r w:rsidRPr="00D42EAE">
        <w:rPr>
          <w:highlight w:val="yellow"/>
        </w:rPr>
        <w:t>TBC Aruna</w:t>
      </w:r>
      <w:r>
        <w:t xml:space="preserve"> </w:t>
      </w:r>
      <w:r w:rsidRPr="00D42EAE">
        <w:t xml:space="preserve">is there an existing termination reason code that can be used for the new employee number </w:t>
      </w:r>
      <w:r>
        <w:t>for when EPSS payments eventually ceases</w:t>
      </w:r>
      <w:r w:rsidRPr="00D42EAE">
        <w:t>?</w:t>
      </w:r>
    </w:p>
    <w:p w14:paraId="0FBBF0C7" w14:textId="77777777" w:rsidR="001E2740" w:rsidRDefault="001E2740" w:rsidP="001E2740">
      <w:r w:rsidRPr="006B352F">
        <w:rPr>
          <w:highlight w:val="yellow"/>
        </w:rPr>
        <w:t>TBC</w:t>
      </w:r>
      <w:r>
        <w:t xml:space="preserve"> what employment basis is to be reported for the new employee in STP2? </w:t>
      </w:r>
      <w:proofErr w:type="spellStart"/>
      <w:r>
        <w:t>Eg</w:t>
      </w:r>
      <w:proofErr w:type="spellEnd"/>
      <w:r>
        <w:t xml:space="preserve"> Full time/Part time/Casual</w:t>
      </w:r>
    </w:p>
    <w:p w14:paraId="3810BB8A" w14:textId="77777777" w:rsidR="001E2740" w:rsidRDefault="001E2740" w:rsidP="001E2740">
      <w:pPr>
        <w:pStyle w:val="Heading4"/>
      </w:pPr>
      <w:bookmarkStart w:id="195" w:name="_Toc205482345"/>
      <w:r>
        <w:t>Technical</w:t>
      </w:r>
      <w:bookmarkEnd w:id="195"/>
    </w:p>
    <w:p w14:paraId="74F76E47" w14:textId="77777777" w:rsidR="001E2740" w:rsidRDefault="001E2740" w:rsidP="001E2740">
      <w:pPr>
        <w:pStyle w:val="Heading5"/>
      </w:pPr>
      <w:bookmarkStart w:id="196" w:name="_Toc205482346"/>
      <w:proofErr w:type="spellStart"/>
      <w:r>
        <w:t>Olims</w:t>
      </w:r>
      <w:bookmarkEnd w:id="196"/>
      <w:proofErr w:type="spellEnd"/>
    </w:p>
    <w:p w14:paraId="534E8F21" w14:textId="77777777" w:rsidR="001E2740" w:rsidRDefault="001E2740" w:rsidP="001E2740">
      <w:r>
        <w:t xml:space="preserve">OLIMS technical design to link EPSS claims of the terminated employee to the active employee in the new EE/ESG via the active employee IT0105 subtype FREM </w:t>
      </w:r>
      <w:r w:rsidRPr="00496293">
        <w:rPr>
          <w:highlight w:val="yellow"/>
        </w:rPr>
        <w:t>(tbc if FREM)</w:t>
      </w:r>
      <w:r>
        <w:t xml:space="preserve"> holding the number of the inactive employee.  </w:t>
      </w:r>
    </w:p>
    <w:p w14:paraId="07D5D037" w14:textId="77777777" w:rsidR="001E2740" w:rsidRDefault="001E2740" w:rsidP="001E2740">
      <w:r>
        <w:t>When the new active employee receives medical certificates, then instead of creating 9WCO against the terminated employee, create the 9WCO WT records in IT0014 against the active employee.</w:t>
      </w:r>
    </w:p>
    <w:p w14:paraId="30A17EAF" w14:textId="77777777" w:rsidR="001E2740" w:rsidRPr="00496293" w:rsidRDefault="001E2740" w:rsidP="001E2740">
      <w:r>
        <w:t>OLIMS design to incorporate requirements for OLIMS displays of the EPSS claims related to the terminated employee when processing the new employees in the new ESG.</w:t>
      </w:r>
    </w:p>
    <w:p w14:paraId="3E85DBF6" w14:textId="77777777" w:rsidR="001E2740" w:rsidRDefault="001E2740" w:rsidP="001E2740">
      <w:pPr>
        <w:pStyle w:val="Heading5"/>
      </w:pPr>
      <w:bookmarkStart w:id="197" w:name="_Toc205482347"/>
      <w:r>
        <w:t>SAP</w:t>
      </w:r>
      <w:bookmarkEnd w:id="197"/>
    </w:p>
    <w:p w14:paraId="305444C9" w14:textId="77777777" w:rsidR="001E2740" w:rsidRDefault="001E2740" w:rsidP="001E2740">
      <w:r>
        <w:t>Operations returning the ORP or P2/P3 salary to payroll needs change.</w:t>
      </w:r>
    </w:p>
    <w:p w14:paraId="2BDF9362" w14:textId="77777777" w:rsidR="001E2740" w:rsidRDefault="001E2740" w:rsidP="001E2740">
      <w:r>
        <w:t>When the processed employee is in the new EE/ESG within a payroll split, then read the data for the split as if the employee been processed is the employee found in the IT0105 subtype FREM (</w:t>
      </w:r>
      <w:r w:rsidRPr="00B524C4">
        <w:rPr>
          <w:highlight w:val="yellow"/>
        </w:rPr>
        <w:t>tbc if FREM)</w:t>
      </w:r>
      <w:r>
        <w:t xml:space="preserve">.   If the employee in the pay split is the new EE/ESG and there is no IT0105 subtype FREM, then return a zero salary and create a warning message for payroll.  A zero salary imply payroll will not pay a top up/supplementary pay. </w:t>
      </w:r>
    </w:p>
    <w:p w14:paraId="3B25F191" w14:textId="77777777" w:rsidR="001E2740" w:rsidRDefault="001E2740" w:rsidP="001E2740">
      <w:pPr>
        <w:pStyle w:val="Heading5"/>
      </w:pPr>
      <w:bookmarkStart w:id="198" w:name="_Toc205482348"/>
      <w:r>
        <w:t xml:space="preserve">Downstream impacts – </w:t>
      </w:r>
      <w:proofErr w:type="spellStart"/>
      <w:r>
        <w:t>NSWPf</w:t>
      </w:r>
      <w:proofErr w:type="spellEnd"/>
      <w:r>
        <w:t xml:space="preserve"> team</w:t>
      </w:r>
      <w:bookmarkEnd w:id="198"/>
    </w:p>
    <w:p w14:paraId="39B10EC9" w14:textId="77777777" w:rsidR="001E2740" w:rsidRDefault="001E2740" w:rsidP="001E2740">
      <w:r>
        <w:t xml:space="preserve">To be reviewed by </w:t>
      </w:r>
      <w:proofErr w:type="spellStart"/>
      <w:r>
        <w:t>NSWPf</w:t>
      </w:r>
      <w:proofErr w:type="spellEnd"/>
      <w:r>
        <w:t xml:space="preserve"> technical team.  Expect the below, but final decisions are for </w:t>
      </w:r>
      <w:proofErr w:type="spellStart"/>
      <w:r>
        <w:t>NSWPf</w:t>
      </w:r>
      <w:proofErr w:type="spellEnd"/>
      <w:r>
        <w:t xml:space="preserve"> technical team to source and implement.</w:t>
      </w:r>
    </w:p>
    <w:p w14:paraId="5890F6F5" w14:textId="77777777" w:rsidR="001E2740" w:rsidRDefault="001E2740" w:rsidP="001E2740">
      <w:r w:rsidRPr="007701F0">
        <w:rPr>
          <w:highlight w:val="yellow"/>
        </w:rPr>
        <w:t>Below TBC</w:t>
      </w:r>
    </w:p>
    <w:p w14:paraId="4C5EE8D9" w14:textId="77777777" w:rsidR="001E2740" w:rsidRDefault="001E2740" w:rsidP="001E2740">
      <w:pPr>
        <w:pStyle w:val="ListParagraph"/>
        <w:numPr>
          <w:ilvl w:val="0"/>
          <w:numId w:val="6"/>
        </w:numPr>
      </w:pPr>
      <w:r>
        <w:lastRenderedPageBreak/>
        <w:t xml:space="preserve">The new hire does not have an SAP </w:t>
      </w:r>
      <w:proofErr w:type="spellStart"/>
      <w:r>
        <w:t>userid</w:t>
      </w:r>
      <w:proofErr w:type="spellEnd"/>
      <w:r>
        <w:t>/SAP access</w:t>
      </w:r>
    </w:p>
    <w:p w14:paraId="7017B07C" w14:textId="77777777" w:rsidR="001E2740" w:rsidRDefault="001E2740" w:rsidP="001E2740">
      <w:pPr>
        <w:pStyle w:val="ListParagraph"/>
        <w:numPr>
          <w:ilvl w:val="0"/>
          <w:numId w:val="6"/>
        </w:numPr>
      </w:pPr>
      <w:r>
        <w:t xml:space="preserve">The new hire does not have a </w:t>
      </w:r>
      <w:proofErr w:type="spellStart"/>
      <w:r>
        <w:t>NSWPf</w:t>
      </w:r>
      <w:proofErr w:type="spellEnd"/>
      <w:r>
        <w:t xml:space="preserve"> e-mail</w:t>
      </w:r>
    </w:p>
    <w:p w14:paraId="57DA7537" w14:textId="77777777" w:rsidR="001E2740" w:rsidRDefault="001E2740" w:rsidP="001E2740">
      <w:pPr>
        <w:pStyle w:val="ListParagraph"/>
        <w:numPr>
          <w:ilvl w:val="0"/>
          <w:numId w:val="6"/>
        </w:numPr>
      </w:pPr>
      <w:r>
        <w:t xml:space="preserve">The new hire does not have access to </w:t>
      </w:r>
      <w:proofErr w:type="spellStart"/>
      <w:r>
        <w:t>NSWPf</w:t>
      </w:r>
      <w:proofErr w:type="spellEnd"/>
      <w:r>
        <w:t xml:space="preserve"> systems, </w:t>
      </w:r>
      <w:proofErr w:type="spellStart"/>
      <w:r>
        <w:t>eg.</w:t>
      </w:r>
      <w:proofErr w:type="spellEnd"/>
      <w:r>
        <w:t xml:space="preserve"> system directories</w:t>
      </w:r>
    </w:p>
    <w:p w14:paraId="72CF95AB" w14:textId="77777777" w:rsidR="001E2740" w:rsidRDefault="001E2740" w:rsidP="001E2740">
      <w:pPr>
        <w:pStyle w:val="ListParagraph"/>
        <w:numPr>
          <w:ilvl w:val="0"/>
          <w:numId w:val="6"/>
        </w:numPr>
      </w:pPr>
      <w:r>
        <w:t xml:space="preserve">The new hire does not have access to </w:t>
      </w:r>
      <w:proofErr w:type="spellStart"/>
      <w:r>
        <w:t>NSWPf</w:t>
      </w:r>
      <w:proofErr w:type="spellEnd"/>
      <w:r>
        <w:t xml:space="preserve"> systems, </w:t>
      </w:r>
      <w:proofErr w:type="spellStart"/>
      <w:r>
        <w:t>eg</w:t>
      </w:r>
      <w:proofErr w:type="spellEnd"/>
      <w:r>
        <w:t xml:space="preserve"> SAP ESS/Kronos </w:t>
      </w:r>
    </w:p>
    <w:p w14:paraId="20ADC765" w14:textId="77777777" w:rsidR="001E2740" w:rsidRPr="007701F0" w:rsidRDefault="001E2740" w:rsidP="001E2740">
      <w:pPr>
        <w:pStyle w:val="ListParagraph"/>
        <w:numPr>
          <w:ilvl w:val="0"/>
          <w:numId w:val="6"/>
        </w:numPr>
      </w:pPr>
      <w:r>
        <w:t xml:space="preserve">TBC How do people see payslips at </w:t>
      </w:r>
      <w:proofErr w:type="spellStart"/>
      <w:r>
        <w:t>NSWPf</w:t>
      </w:r>
      <w:proofErr w:type="spellEnd"/>
      <w:r>
        <w:t xml:space="preserve">?   Will the terminated employee need to see his payslip (under the new hire #) via a </w:t>
      </w:r>
      <w:proofErr w:type="spellStart"/>
      <w:r>
        <w:t>NSWPf</w:t>
      </w:r>
      <w:proofErr w:type="spellEnd"/>
      <w:r>
        <w:t xml:space="preserve"> system, </w:t>
      </w:r>
      <w:proofErr w:type="spellStart"/>
      <w:r>
        <w:t>eg</w:t>
      </w:r>
      <w:proofErr w:type="spellEnd"/>
      <w:r>
        <w:t xml:space="preserve"> SAP ess or Kronos?</w:t>
      </w:r>
    </w:p>
    <w:p w14:paraId="45C73459" w14:textId="77777777" w:rsidR="001E2740" w:rsidRDefault="001E2740" w:rsidP="001E2740">
      <w:pPr>
        <w:pStyle w:val="Heading4"/>
      </w:pPr>
      <w:bookmarkStart w:id="199" w:name="_Toc205482349"/>
      <w:r>
        <w:t>Business impact</w:t>
      </w:r>
      <w:bookmarkEnd w:id="199"/>
    </w:p>
    <w:p w14:paraId="06301F30" w14:textId="77777777" w:rsidR="001E2740" w:rsidRPr="00E80287" w:rsidRDefault="001E2740" w:rsidP="001E2740">
      <w:r>
        <w:t xml:space="preserve">Update processes for the new employee group/subgroup from hire to retire. </w:t>
      </w:r>
    </w:p>
    <w:p w14:paraId="7F293AA4" w14:textId="77777777" w:rsidR="001E2740" w:rsidRDefault="001E2740" w:rsidP="001E2740">
      <w:r>
        <w:t xml:space="preserve">In the event of a rehire, then the original and the new terminated number will we adjusted to ensure they do not overlap in validity. </w:t>
      </w:r>
    </w:p>
    <w:p w14:paraId="6BBBAD59" w14:textId="77777777" w:rsidR="001E2740" w:rsidRDefault="001E2740" w:rsidP="001E2740">
      <w:r>
        <w:t xml:space="preserve">If the former employee number is not recorded for the new hire in IT0105 subtype </w:t>
      </w:r>
      <w:r w:rsidRPr="006B352F">
        <w:rPr>
          <w:highlight w:val="yellow"/>
        </w:rPr>
        <w:t>FREM (tbc),</w:t>
      </w:r>
      <w:r>
        <w:t xml:space="preserve"> then the new hire will not receive any top ups or supplementary EPSS payments.  Check for related payroll messages.</w:t>
      </w:r>
    </w:p>
    <w:p w14:paraId="5CA6C27B" w14:textId="77777777" w:rsidR="001E2740" w:rsidRPr="009655F6" w:rsidRDefault="001E2740" w:rsidP="009655F6">
      <w:pPr>
        <w:rPr>
          <w:lang w:eastAsia="en-AU"/>
        </w:rPr>
      </w:pPr>
    </w:p>
    <w:p w14:paraId="15C06DBD" w14:textId="77777777" w:rsidR="00124D68" w:rsidRDefault="00124D68" w:rsidP="00013CF3">
      <w:pPr>
        <w:rPr>
          <w:sz w:val="23"/>
          <w:szCs w:val="23"/>
        </w:rPr>
      </w:pPr>
    </w:p>
    <w:p w14:paraId="379438D2" w14:textId="77777777" w:rsidR="00BF53FE" w:rsidRDefault="00BF53FE" w:rsidP="00BF53FE">
      <w:pPr>
        <w:pStyle w:val="Heading2"/>
      </w:pPr>
      <w:bookmarkStart w:id="200" w:name="_Toc205482350"/>
      <w:r w:rsidRPr="005C1DC9">
        <w:t>BR002 Detached EPSS officer (interim solution)</w:t>
      </w:r>
      <w:bookmarkEnd w:id="200"/>
    </w:p>
    <w:p w14:paraId="4C54AEB3" w14:textId="77777777" w:rsidR="00BF53FE" w:rsidRDefault="00BF53FE" w:rsidP="00BF53FE">
      <w:pPr>
        <w:pStyle w:val="Heading3"/>
      </w:pPr>
      <w:bookmarkStart w:id="201" w:name="_Toc205482351"/>
      <w:r>
        <w:t>Current setup/issue</w:t>
      </w:r>
      <w:bookmarkEnd w:id="201"/>
    </w:p>
    <w:p w14:paraId="67BEDDC5" w14:textId="77777777" w:rsidR="00BF53FE" w:rsidRDefault="00BF53FE" w:rsidP="00BF53FE">
      <w:r>
        <w:t xml:space="preserve">There can be terminated employees that are to continue to receive EPSS payments.  </w:t>
      </w:r>
    </w:p>
    <w:p w14:paraId="204EB91E" w14:textId="77777777" w:rsidR="00BF53FE" w:rsidRDefault="00BF53FE" w:rsidP="00BF53FE">
      <w:r>
        <w:t xml:space="preserve">A method is required to pay the detached employees.   </w:t>
      </w:r>
    </w:p>
    <w:p w14:paraId="0720729E" w14:textId="77777777" w:rsidR="00BF53FE" w:rsidRDefault="00BF53FE" w:rsidP="00BF53FE">
      <w:r>
        <w:t xml:space="preserve">The interim change required is to allow for these employees to be hired under a different employee number, a different employee group and subgroup, and in the ‘05000000’ employee number range.  The employee number is allowed for override.  </w:t>
      </w:r>
      <w:proofErr w:type="spellStart"/>
      <w:r>
        <w:t>NSWPf</w:t>
      </w:r>
      <w:proofErr w:type="spellEnd"/>
      <w:r>
        <w:t xml:space="preserve"> intends to enter the former employee number after ‘05’. </w:t>
      </w:r>
      <w:proofErr w:type="spellStart"/>
      <w:r>
        <w:t>Eg.</w:t>
      </w:r>
      <w:proofErr w:type="spellEnd"/>
      <w:r>
        <w:t xml:space="preserve"> former number is 123456 then the new number is 05123456.  </w:t>
      </w:r>
    </w:p>
    <w:p w14:paraId="02D9CC27" w14:textId="77777777" w:rsidR="00BF53FE" w:rsidRDefault="00BF53FE" w:rsidP="00BF53FE">
      <w:r>
        <w:t xml:space="preserve">The current number ranges for </w:t>
      </w:r>
      <w:proofErr w:type="spellStart"/>
      <w:r>
        <w:t>NSWPf</w:t>
      </w:r>
      <w:proofErr w:type="spellEnd"/>
      <w:r>
        <w:t xml:space="preserve"> set the first of 8 characters available as 0, implying inclusive of the number 5, </w:t>
      </w:r>
      <w:proofErr w:type="spellStart"/>
      <w:r>
        <w:t>NSWPf</w:t>
      </w:r>
      <w:proofErr w:type="spellEnd"/>
      <w:r>
        <w:t xml:space="preserve"> restricted a number length of 7 (following the existing trend).    </w:t>
      </w:r>
    </w:p>
    <w:p w14:paraId="7879A2D8" w14:textId="77777777" w:rsidR="00BF53FE" w:rsidRDefault="00BF53FE" w:rsidP="00BF53FE">
      <w:r>
        <w:t>There will be no auto payments in SAP for the new employee number. Payment will be via manual EPSS adjustment wage types.</w:t>
      </w:r>
    </w:p>
    <w:p w14:paraId="6D693EE4" w14:textId="77777777" w:rsidR="00BF53FE" w:rsidRPr="008F1A15" w:rsidRDefault="00BF53FE" w:rsidP="00BF53FE">
      <w:pPr>
        <w:rPr>
          <w:sz w:val="20"/>
          <w:szCs w:val="20"/>
        </w:rPr>
      </w:pPr>
      <w:r w:rsidRPr="008F1A15">
        <w:rPr>
          <w:highlight w:val="yellow"/>
        </w:rPr>
        <w:t>TBC</w:t>
      </w:r>
      <w:r>
        <w:t xml:space="preserve"> the below adjustment WT’s will be used as is (</w:t>
      </w:r>
      <w:r w:rsidRPr="008F1A15">
        <w:rPr>
          <w:sz w:val="20"/>
          <w:szCs w:val="20"/>
        </w:rPr>
        <w:t>STP2 setting for the below is PW- Paid Leave - Workers' Compensation):</w:t>
      </w:r>
    </w:p>
    <w:p w14:paraId="799E9C7F" w14:textId="77777777" w:rsidR="00BF53FE" w:rsidRDefault="00BF53FE" w:rsidP="00BF53FE">
      <w:r>
        <w:t>6A48</w:t>
      </w:r>
      <w:r>
        <w:tab/>
        <w:t>EPSS P1 Adjustment</w:t>
      </w:r>
    </w:p>
    <w:p w14:paraId="54E6B516" w14:textId="77777777" w:rsidR="00BF53FE" w:rsidRDefault="00BF53FE" w:rsidP="00BF53FE">
      <w:r>
        <w:t>6A49</w:t>
      </w:r>
      <w:r>
        <w:tab/>
        <w:t>EPSS P2 Adjustment</w:t>
      </w:r>
    </w:p>
    <w:p w14:paraId="31BDFE0F" w14:textId="77777777" w:rsidR="00BF53FE" w:rsidRDefault="00BF53FE" w:rsidP="00BF53FE">
      <w:r>
        <w:t>The new employee will not be linked in OLIMS for the interim solution and will therefore not have WT 9WCO entries in IT0014.</w:t>
      </w:r>
    </w:p>
    <w:p w14:paraId="60C862F5" w14:textId="77777777" w:rsidR="00BF53FE" w:rsidRDefault="00BF53FE" w:rsidP="00BF53FE">
      <w:pPr>
        <w:spacing w:after="0" w:line="240" w:lineRule="auto"/>
      </w:pPr>
      <w:r>
        <w:t xml:space="preserve">The EPSS detached officers, will be in the employee group G </w:t>
      </w:r>
      <w:proofErr w:type="spellStart"/>
      <w:proofErr w:type="gramStart"/>
      <w:r>
        <w:t>Non Employee</w:t>
      </w:r>
      <w:proofErr w:type="spellEnd"/>
      <w:proofErr w:type="gramEnd"/>
      <w:r>
        <w:t xml:space="preserve">. </w:t>
      </w:r>
      <w:r w:rsidRPr="00114FEB">
        <w:rPr>
          <w:highlight w:val="yellow"/>
        </w:rPr>
        <w:t>TBC Josh</w:t>
      </w:r>
      <w:r>
        <w:t xml:space="preserve">, The ESG "KEY" will be </w:t>
      </w:r>
      <w:proofErr w:type="gramStart"/>
      <w:r w:rsidRPr="00CF1223">
        <w:rPr>
          <w:highlight w:val="yellow"/>
        </w:rPr>
        <w:t>??</w:t>
      </w:r>
      <w:r>
        <w:t xml:space="preserve"> .</w:t>
      </w:r>
      <w:proofErr w:type="gramEnd"/>
      <w:r>
        <w:t xml:space="preserve">  </w:t>
      </w:r>
      <w:r w:rsidRPr="00114FEB">
        <w:rPr>
          <w:highlight w:val="yellow"/>
        </w:rPr>
        <w:t>TBC Josh</w:t>
      </w:r>
      <w:r>
        <w:t xml:space="preserve"> the ESG key will not impact code/downstream/email/system access for the EPSS detached officers.</w:t>
      </w:r>
    </w:p>
    <w:p w14:paraId="02894539" w14:textId="77777777" w:rsidR="00BF53FE" w:rsidRDefault="00BF53FE" w:rsidP="00BF53FE"/>
    <w:p w14:paraId="6731449E" w14:textId="77777777" w:rsidR="00BF53FE" w:rsidRDefault="00BF53FE" w:rsidP="00BF53FE">
      <w:bookmarkStart w:id="202" w:name="_Hlk204695187"/>
      <w:r w:rsidRPr="00114FEB">
        <w:rPr>
          <w:highlight w:val="yellow"/>
        </w:rPr>
        <w:lastRenderedPageBreak/>
        <w:t>TBC David</w:t>
      </w:r>
      <w:r>
        <w:t xml:space="preserve"> The STP2 employment basis is for the new employee number will </w:t>
      </w:r>
      <w:proofErr w:type="gramStart"/>
      <w:r>
        <w:t xml:space="preserve">be </w:t>
      </w:r>
      <w:r w:rsidRPr="00CF1223">
        <w:rPr>
          <w:highlight w:val="yellow"/>
        </w:rPr>
        <w:t>??</w:t>
      </w:r>
      <w:proofErr w:type="gramEnd"/>
      <w:r w:rsidRPr="00CF1223">
        <w:rPr>
          <w:highlight w:val="yellow"/>
        </w:rPr>
        <w:t xml:space="preserve"> /</w:t>
      </w:r>
      <w:proofErr w:type="gramStart"/>
      <w:r w:rsidRPr="00CF1223">
        <w:rPr>
          <w:highlight w:val="yellow"/>
        </w:rPr>
        <w:t>or</w:t>
      </w:r>
      <w:proofErr w:type="gramEnd"/>
      <w:r w:rsidRPr="00CF1223">
        <w:rPr>
          <w:highlight w:val="yellow"/>
        </w:rPr>
        <w:t xml:space="preserve"> if the employees will be excluded from STP2.</w:t>
      </w:r>
    </w:p>
    <w:p w14:paraId="682241FB" w14:textId="77777777" w:rsidR="00BF53FE" w:rsidRDefault="00BF53FE" w:rsidP="00BF53FE">
      <w:r>
        <w:t xml:space="preserve">The prior employee number must be saved as a former employee number in the communications IT0105 subtype FREM. </w:t>
      </w:r>
    </w:p>
    <w:bookmarkEnd w:id="202"/>
    <w:p w14:paraId="054A3033" w14:textId="77777777" w:rsidR="00BF53FE" w:rsidRDefault="00BF53FE" w:rsidP="00BF53FE">
      <w:r>
        <w:t xml:space="preserve">In the event of a rehire, then the original and the new terminated number will we adjusted to ensure they do not overlap in validity. </w:t>
      </w:r>
    </w:p>
    <w:p w14:paraId="0A27CB3B" w14:textId="77777777" w:rsidR="00BF53FE" w:rsidRDefault="00BF53FE" w:rsidP="00BF53FE">
      <w:pPr>
        <w:pStyle w:val="Heading3"/>
      </w:pPr>
      <w:bookmarkStart w:id="203" w:name="_Toc205482352"/>
      <w:r>
        <w:t>Changes required.</w:t>
      </w:r>
      <w:bookmarkEnd w:id="203"/>
    </w:p>
    <w:p w14:paraId="33AC3A7A" w14:textId="77777777" w:rsidR="00BF53FE" w:rsidRDefault="00BF53FE" w:rsidP="00BF53FE">
      <w:pPr>
        <w:pStyle w:val="Heading4"/>
      </w:pPr>
      <w:bookmarkStart w:id="204" w:name="_Toc205482353"/>
      <w:r>
        <w:t>Functional</w:t>
      </w:r>
      <w:bookmarkEnd w:id="204"/>
    </w:p>
    <w:p w14:paraId="714C1BF4" w14:textId="77777777" w:rsidR="00BF53FE" w:rsidRDefault="00BF53FE" w:rsidP="00BF53FE">
      <w:pPr>
        <w:pStyle w:val="Heading5"/>
      </w:pPr>
      <w:bookmarkStart w:id="205" w:name="_Toc205482354"/>
      <w:r>
        <w:t>Changes for the new EE &amp; ESG</w:t>
      </w:r>
      <w:bookmarkEnd w:id="205"/>
    </w:p>
    <w:p w14:paraId="0FD96458" w14:textId="77777777" w:rsidR="00BF53FE" w:rsidRPr="007801D8" w:rsidRDefault="00BF53FE" w:rsidP="00BF53FE">
      <w:pPr>
        <w:pStyle w:val="Heading6"/>
      </w:pPr>
      <w:bookmarkStart w:id="206" w:name="_Toc205482355"/>
      <w:r>
        <w:t>New ESG</w:t>
      </w:r>
      <w:bookmarkEnd w:id="206"/>
    </w:p>
    <w:p w14:paraId="21EB2B75" w14:textId="77777777" w:rsidR="00BF53FE" w:rsidRDefault="00BF53FE" w:rsidP="00BF53FE">
      <w:r>
        <w:t xml:space="preserve">New Employee subgroup withing Employee group G Non-Employee </w:t>
      </w:r>
    </w:p>
    <w:p w14:paraId="55EEF6C7" w14:textId="77777777" w:rsidR="00BF53FE" w:rsidRDefault="00BF53FE" w:rsidP="00BF53FE">
      <w:r>
        <w:t xml:space="preserve">ESG Key XW   </w:t>
      </w:r>
      <w:r w:rsidRPr="00CF1223">
        <w:t xml:space="preserve">EPSS </w:t>
      </w:r>
      <w:proofErr w:type="spellStart"/>
      <w:r w:rsidRPr="00CF1223">
        <w:t>Onduty</w:t>
      </w:r>
      <w:proofErr w:type="spellEnd"/>
      <w:r w:rsidRPr="00CF1223">
        <w:t xml:space="preserve"> detached</w:t>
      </w:r>
    </w:p>
    <w:p w14:paraId="4B7E10E0" w14:textId="77777777" w:rsidR="00BF53FE" w:rsidRDefault="00BF53FE" w:rsidP="00BF53FE">
      <w:pPr>
        <w:pStyle w:val="Heading6"/>
      </w:pPr>
      <w:bookmarkStart w:id="207" w:name="_Toc205482356"/>
      <w:r>
        <w:t>EE/ESG groupings</w:t>
      </w:r>
      <w:bookmarkEnd w:id="207"/>
    </w:p>
    <w:p w14:paraId="3E5A4062" w14:textId="77777777" w:rsidR="00BF53FE" w:rsidRDefault="00BF53FE" w:rsidP="00BF53FE">
      <w:r>
        <w:t>The new employee subgroup is envisaged to have the below groupings. This can change during the build as required to pay the employee at least the EPSS adjustment WT’s:</w:t>
      </w:r>
    </w:p>
    <w:p w14:paraId="2764D5BB" w14:textId="77777777" w:rsidR="00BF53FE" w:rsidRDefault="00BF53FE" w:rsidP="00BF53FE">
      <w:r>
        <w:t>6A48</w:t>
      </w:r>
      <w:r>
        <w:tab/>
        <w:t>EPSS P1 Adjustment</w:t>
      </w:r>
    </w:p>
    <w:p w14:paraId="62683083" w14:textId="77777777" w:rsidR="00BF53FE" w:rsidRDefault="00BF53FE" w:rsidP="00BF53FE">
      <w:r>
        <w:t>6A49</w:t>
      </w:r>
      <w:r>
        <w:tab/>
        <w:t>EPSS P2 Adjustment</w:t>
      </w:r>
    </w:p>
    <w:p w14:paraId="5219F9AA" w14:textId="77777777" w:rsidR="00BF53FE" w:rsidRDefault="00BF53FE" w:rsidP="00BF53FE">
      <w:r>
        <w:t xml:space="preserve"> </w:t>
      </w:r>
    </w:p>
    <w:tbl>
      <w:tblPr>
        <w:tblStyle w:val="TableGrid"/>
        <w:tblW w:w="0" w:type="auto"/>
        <w:tblLook w:val="04A0" w:firstRow="1" w:lastRow="0" w:firstColumn="1" w:lastColumn="0" w:noHBand="0" w:noVBand="1"/>
      </w:tblPr>
      <w:tblGrid>
        <w:gridCol w:w="1838"/>
        <w:gridCol w:w="1134"/>
        <w:gridCol w:w="6044"/>
      </w:tblGrid>
      <w:tr w:rsidR="00BF53FE" w:rsidRPr="003B774E" w14:paraId="75569D9C" w14:textId="77777777" w:rsidTr="00660F97">
        <w:trPr>
          <w:tblHeader/>
        </w:trPr>
        <w:tc>
          <w:tcPr>
            <w:tcW w:w="1838" w:type="dxa"/>
          </w:tcPr>
          <w:p w14:paraId="498BD410" w14:textId="77777777" w:rsidR="00BF53FE" w:rsidRPr="003B774E" w:rsidRDefault="00BF53FE" w:rsidP="00660F97">
            <w:pPr>
              <w:rPr>
                <w:b/>
                <w:bCs/>
              </w:rPr>
            </w:pPr>
            <w:r w:rsidRPr="003B774E">
              <w:rPr>
                <w:b/>
                <w:bCs/>
              </w:rPr>
              <w:t>EE/ESG grouping</w:t>
            </w:r>
          </w:p>
        </w:tc>
        <w:tc>
          <w:tcPr>
            <w:tcW w:w="1134" w:type="dxa"/>
          </w:tcPr>
          <w:p w14:paraId="14533378" w14:textId="77777777" w:rsidR="00BF53FE" w:rsidRPr="003B774E" w:rsidRDefault="00BF53FE" w:rsidP="00660F97">
            <w:pPr>
              <w:rPr>
                <w:b/>
                <w:bCs/>
              </w:rPr>
            </w:pPr>
            <w:r w:rsidRPr="003B774E">
              <w:rPr>
                <w:b/>
                <w:bCs/>
              </w:rPr>
              <w:t>Value</w:t>
            </w:r>
          </w:p>
        </w:tc>
        <w:tc>
          <w:tcPr>
            <w:tcW w:w="6044" w:type="dxa"/>
          </w:tcPr>
          <w:p w14:paraId="56EA4B46" w14:textId="77777777" w:rsidR="00BF53FE" w:rsidRPr="003B774E" w:rsidRDefault="00BF53FE" w:rsidP="00660F97">
            <w:pPr>
              <w:rPr>
                <w:b/>
                <w:bCs/>
              </w:rPr>
            </w:pPr>
            <w:r w:rsidRPr="003B774E">
              <w:rPr>
                <w:b/>
                <w:bCs/>
              </w:rPr>
              <w:t>Comment</w:t>
            </w:r>
          </w:p>
        </w:tc>
      </w:tr>
      <w:tr w:rsidR="00BF53FE" w14:paraId="2F2D3231" w14:textId="77777777" w:rsidTr="00660F97">
        <w:tc>
          <w:tcPr>
            <w:tcW w:w="1838" w:type="dxa"/>
          </w:tcPr>
          <w:p w14:paraId="16E95A11" w14:textId="77777777" w:rsidR="00BF53FE" w:rsidRDefault="00BF53FE" w:rsidP="00660F97">
            <w:r>
              <w:t>Calculation rules</w:t>
            </w:r>
          </w:p>
        </w:tc>
        <w:tc>
          <w:tcPr>
            <w:tcW w:w="1134" w:type="dxa"/>
          </w:tcPr>
          <w:p w14:paraId="11310356" w14:textId="77777777" w:rsidR="00BF53FE" w:rsidRDefault="00BF53FE" w:rsidP="00660F97">
            <w:r>
              <w:t>4</w:t>
            </w:r>
          </w:p>
        </w:tc>
        <w:tc>
          <w:tcPr>
            <w:tcW w:w="6044" w:type="dxa"/>
          </w:tcPr>
          <w:p w14:paraId="2059C6D2" w14:textId="77777777" w:rsidR="00BF53FE" w:rsidRDefault="00BF53FE" w:rsidP="00660F97">
            <w:r>
              <w:t>This follows rate formations and general rules like Full time non-</w:t>
            </w:r>
            <w:proofErr w:type="spellStart"/>
            <w:r>
              <w:t>ses</w:t>
            </w:r>
            <w:proofErr w:type="spellEnd"/>
            <w:r>
              <w:t xml:space="preserve">.   </w:t>
            </w:r>
          </w:p>
        </w:tc>
      </w:tr>
      <w:tr w:rsidR="00BF53FE" w14:paraId="34D955E1" w14:textId="77777777" w:rsidTr="00660F97">
        <w:tc>
          <w:tcPr>
            <w:tcW w:w="1838" w:type="dxa"/>
          </w:tcPr>
          <w:p w14:paraId="73EB5BB6" w14:textId="77777777" w:rsidR="00BF53FE" w:rsidRDefault="00BF53FE" w:rsidP="00660F97">
            <w:r>
              <w:t>ESG/CAP</w:t>
            </w:r>
          </w:p>
        </w:tc>
        <w:tc>
          <w:tcPr>
            <w:tcW w:w="1134" w:type="dxa"/>
          </w:tcPr>
          <w:p w14:paraId="272A541F" w14:textId="77777777" w:rsidR="00BF53FE" w:rsidRDefault="00BF53FE" w:rsidP="00660F97"/>
        </w:tc>
        <w:tc>
          <w:tcPr>
            <w:tcW w:w="6044" w:type="dxa"/>
          </w:tcPr>
          <w:p w14:paraId="1DE9FE9C" w14:textId="77777777" w:rsidR="00BF53FE" w:rsidRDefault="00BF53FE" w:rsidP="00660F97">
            <w:r>
              <w:t xml:space="preserve">Intention is there is no basic pay </w:t>
            </w:r>
            <w:r w:rsidRPr="00363250">
              <w:rPr>
                <w:highlight w:val="yellow"/>
              </w:rPr>
              <w:t>TBC no payroll issues with no basic pay</w:t>
            </w:r>
          </w:p>
        </w:tc>
      </w:tr>
      <w:tr w:rsidR="00BF53FE" w14:paraId="26FC3DB1" w14:textId="77777777" w:rsidTr="00660F97">
        <w:tc>
          <w:tcPr>
            <w:tcW w:w="1838" w:type="dxa"/>
          </w:tcPr>
          <w:p w14:paraId="10C05CDA" w14:textId="77777777" w:rsidR="00BF53FE" w:rsidRDefault="00BF53FE" w:rsidP="00660F97">
            <w:r>
              <w:t>Primary WT</w:t>
            </w:r>
          </w:p>
        </w:tc>
        <w:tc>
          <w:tcPr>
            <w:tcW w:w="1134" w:type="dxa"/>
          </w:tcPr>
          <w:p w14:paraId="3EB6CEF1" w14:textId="77777777" w:rsidR="00BF53FE" w:rsidRDefault="00BF53FE" w:rsidP="00660F97">
            <w:r>
              <w:t>6</w:t>
            </w:r>
          </w:p>
        </w:tc>
        <w:tc>
          <w:tcPr>
            <w:tcW w:w="6044" w:type="dxa"/>
          </w:tcPr>
          <w:p w14:paraId="062DD2CA" w14:textId="77777777" w:rsidR="00BF53FE" w:rsidRDefault="00BF53FE" w:rsidP="00660F97">
            <w:r>
              <w:t xml:space="preserve">This allows WT’s available to the non-employee groups. WT 6A48 and 6A49 is included in the allowed WT’s.  </w:t>
            </w:r>
          </w:p>
        </w:tc>
      </w:tr>
      <w:tr w:rsidR="00BF53FE" w14:paraId="13535BD9" w14:textId="77777777" w:rsidTr="00660F97">
        <w:tc>
          <w:tcPr>
            <w:tcW w:w="1838" w:type="dxa"/>
          </w:tcPr>
          <w:p w14:paraId="35D76C85" w14:textId="77777777" w:rsidR="00BF53FE" w:rsidRDefault="00BF53FE" w:rsidP="00660F97">
            <w:r>
              <w:t>Time Quota</w:t>
            </w:r>
          </w:p>
        </w:tc>
        <w:tc>
          <w:tcPr>
            <w:tcW w:w="1134" w:type="dxa"/>
          </w:tcPr>
          <w:p w14:paraId="246AED28" w14:textId="77777777" w:rsidR="00BF53FE" w:rsidRDefault="00BF53FE" w:rsidP="00660F97">
            <w:r>
              <w:t xml:space="preserve"> </w:t>
            </w:r>
          </w:p>
        </w:tc>
        <w:tc>
          <w:tcPr>
            <w:tcW w:w="6044" w:type="dxa"/>
          </w:tcPr>
          <w:p w14:paraId="3518CBE8" w14:textId="77777777" w:rsidR="00BF53FE" w:rsidRDefault="00BF53FE" w:rsidP="00660F97">
            <w:r>
              <w:t>No selection of time quota accrual rules</w:t>
            </w:r>
          </w:p>
        </w:tc>
      </w:tr>
      <w:tr w:rsidR="00BF53FE" w14:paraId="1C8C80BC" w14:textId="77777777" w:rsidTr="00660F97">
        <w:tc>
          <w:tcPr>
            <w:tcW w:w="1838" w:type="dxa"/>
          </w:tcPr>
          <w:p w14:paraId="7FF76221" w14:textId="77777777" w:rsidR="00BF53FE" w:rsidRDefault="00BF53FE" w:rsidP="00660F97">
            <w:r>
              <w:t>Work schedule</w:t>
            </w:r>
          </w:p>
        </w:tc>
        <w:tc>
          <w:tcPr>
            <w:tcW w:w="1134" w:type="dxa"/>
          </w:tcPr>
          <w:p w14:paraId="507C8512" w14:textId="77777777" w:rsidR="00BF53FE" w:rsidRDefault="00BF53FE" w:rsidP="00660F97">
            <w:r>
              <w:t>1</w:t>
            </w:r>
          </w:p>
        </w:tc>
        <w:tc>
          <w:tcPr>
            <w:tcW w:w="6044" w:type="dxa"/>
          </w:tcPr>
          <w:p w14:paraId="5409F1C2" w14:textId="77777777" w:rsidR="00BF53FE" w:rsidRDefault="00BF53FE" w:rsidP="00660F97">
            <w:r>
              <w:t xml:space="preserve">Grouping as for full time employees in anticipation for the next release when EPSS salary requires factoring to enable automated EPSS payments.  </w:t>
            </w:r>
          </w:p>
        </w:tc>
      </w:tr>
    </w:tbl>
    <w:p w14:paraId="55337D4B" w14:textId="77777777" w:rsidR="00BF53FE" w:rsidRPr="007801D8" w:rsidRDefault="00BF53FE" w:rsidP="00BF53FE">
      <w:r>
        <w:t xml:space="preserve"> </w:t>
      </w:r>
    </w:p>
    <w:p w14:paraId="335A8DA6" w14:textId="77777777" w:rsidR="00BF53FE" w:rsidRDefault="00BF53FE" w:rsidP="00BF53FE">
      <w:pPr>
        <w:pStyle w:val="Heading6"/>
      </w:pPr>
      <w:bookmarkStart w:id="208" w:name="_Toc205482357"/>
      <w:r>
        <w:t>Work schedule</w:t>
      </w:r>
      <w:bookmarkEnd w:id="208"/>
    </w:p>
    <w:p w14:paraId="33F8E642" w14:textId="77777777" w:rsidR="00BF53FE" w:rsidRDefault="00BF53FE" w:rsidP="00BF53FE">
      <w:r>
        <w:t>Create and generate a copy of Work schedule like ‘76XX’ ‘</w:t>
      </w:r>
      <w:r w:rsidRPr="00E54E25">
        <w:t>Data Conversion only</w:t>
      </w:r>
      <w:r>
        <w:t xml:space="preserve">’ for </w:t>
      </w:r>
      <w:r>
        <w:tab/>
      </w:r>
    </w:p>
    <w:p w14:paraId="6EA63A5B" w14:textId="77777777" w:rsidR="00BF53FE" w:rsidRDefault="00BF53FE" w:rsidP="00BF53FE">
      <w:r>
        <w:t>ESG 1; Public holiday calendar Z1, PSG 01 and 02.</w:t>
      </w:r>
    </w:p>
    <w:p w14:paraId="7A19A0BA" w14:textId="77777777" w:rsidR="00BF53FE" w:rsidRDefault="00BF53FE" w:rsidP="00BF53FE">
      <w:pPr>
        <w:rPr>
          <w:i/>
          <w:iCs/>
        </w:rPr>
      </w:pPr>
      <w:r w:rsidRPr="00787A53">
        <w:t>New schedule :</w:t>
      </w:r>
      <w:r w:rsidRPr="00E54E25">
        <w:rPr>
          <w:i/>
          <w:iCs/>
        </w:rPr>
        <w:t>76</w:t>
      </w:r>
      <w:proofErr w:type="gramStart"/>
      <w:r w:rsidRPr="00E54E25">
        <w:rPr>
          <w:i/>
          <w:iCs/>
        </w:rPr>
        <w:t xml:space="preserve">EP  </w:t>
      </w:r>
      <w:r>
        <w:rPr>
          <w:i/>
          <w:iCs/>
        </w:rPr>
        <w:t>‘</w:t>
      </w:r>
      <w:proofErr w:type="gramEnd"/>
      <w:r w:rsidRPr="00E54E25">
        <w:rPr>
          <w:i/>
          <w:iCs/>
        </w:rPr>
        <w:t xml:space="preserve">EPSS </w:t>
      </w:r>
      <w:proofErr w:type="spellStart"/>
      <w:r w:rsidRPr="00E54E25">
        <w:rPr>
          <w:i/>
          <w:iCs/>
        </w:rPr>
        <w:t>Onduty</w:t>
      </w:r>
      <w:proofErr w:type="spellEnd"/>
      <w:r w:rsidRPr="00E54E25">
        <w:rPr>
          <w:i/>
          <w:iCs/>
        </w:rPr>
        <w:t xml:space="preserve"> detached</w:t>
      </w:r>
      <w:r>
        <w:rPr>
          <w:i/>
          <w:iCs/>
        </w:rPr>
        <w:t>’</w:t>
      </w:r>
      <w:r w:rsidRPr="00E54E25">
        <w:rPr>
          <w:i/>
          <w:iCs/>
        </w:rPr>
        <w:t xml:space="preserve">. </w:t>
      </w:r>
    </w:p>
    <w:p w14:paraId="44380086" w14:textId="77777777" w:rsidR="00BF53FE" w:rsidRPr="00E54E25" w:rsidRDefault="00BF53FE" w:rsidP="00BF53FE">
      <w:r>
        <w:t xml:space="preserve">The existing work schedule 7601 can’t be use because rule ZMON in time management overrides time settings based on the work schedule name and this override will cause leave accrual.  </w:t>
      </w:r>
    </w:p>
    <w:p w14:paraId="3378DF62" w14:textId="77777777" w:rsidR="00BF53FE" w:rsidRDefault="00BF53FE" w:rsidP="00BF53FE">
      <w:r>
        <w:t xml:space="preserve">Change feature </w:t>
      </w:r>
      <w:r w:rsidRPr="00EB7309">
        <w:t>SCHKZ</w:t>
      </w:r>
      <w:r>
        <w:t xml:space="preserve"> to default to the new work schedule 76EP for the new employee subgroup.</w:t>
      </w:r>
    </w:p>
    <w:p w14:paraId="3F1E901D" w14:textId="77777777" w:rsidR="00BF53FE" w:rsidRDefault="00BF53FE" w:rsidP="00BF53FE">
      <w:pPr>
        <w:pStyle w:val="Heading6"/>
      </w:pPr>
      <w:bookmarkStart w:id="209" w:name="_Toc205482358"/>
      <w:r>
        <w:lastRenderedPageBreak/>
        <w:t>Time management status</w:t>
      </w:r>
      <w:bookmarkEnd w:id="209"/>
    </w:p>
    <w:p w14:paraId="128B7664" w14:textId="77777777" w:rsidR="00BF53FE" w:rsidRPr="006109D5" w:rsidRDefault="00BF53FE" w:rsidP="00BF53FE">
      <w:r>
        <w:t xml:space="preserve">Change feature </w:t>
      </w:r>
      <w:r w:rsidRPr="006109D5">
        <w:t>TMSTA</w:t>
      </w:r>
      <w:r>
        <w:t xml:space="preserve"> to default a time status of zero for the new EPSS detached employee subgroup.</w:t>
      </w:r>
    </w:p>
    <w:p w14:paraId="0B49833E" w14:textId="77777777" w:rsidR="00BF53FE" w:rsidRDefault="00BF53FE" w:rsidP="00BF53FE">
      <w:pPr>
        <w:pStyle w:val="Heading6"/>
      </w:pPr>
      <w:bookmarkStart w:id="210" w:name="_Toc205482359"/>
      <w:r>
        <w:t>Basic pay</w:t>
      </w:r>
      <w:bookmarkEnd w:id="210"/>
    </w:p>
    <w:p w14:paraId="1E3C9BBF" w14:textId="77777777" w:rsidR="00BF53FE" w:rsidRDefault="00BF53FE" w:rsidP="00BF53FE">
      <w:r w:rsidRPr="00A06E45">
        <w:rPr>
          <w:highlight w:val="yellow"/>
        </w:rPr>
        <w:t>TBC</w:t>
      </w:r>
      <w:r>
        <w:t xml:space="preserve"> if we need basic pay to run payroll at </w:t>
      </w:r>
      <w:proofErr w:type="spellStart"/>
      <w:r>
        <w:t>NSWPf</w:t>
      </w:r>
      <w:proofErr w:type="spellEnd"/>
      <w:r>
        <w:t xml:space="preserve">. </w:t>
      </w:r>
      <w:r w:rsidRPr="00255B92">
        <w:rPr>
          <w:highlight w:val="yellow"/>
        </w:rPr>
        <w:t xml:space="preserve">TBC if we need basic pay due to creation of WT 9AWH Award Hours that requires an IT8 </w:t>
      </w:r>
      <w:r>
        <w:rPr>
          <w:highlight w:val="yellow"/>
        </w:rPr>
        <w:t xml:space="preserve">as </w:t>
      </w:r>
      <w:r w:rsidRPr="00255B92">
        <w:rPr>
          <w:highlight w:val="yellow"/>
        </w:rPr>
        <w:t>a reference pay scale</w:t>
      </w:r>
      <w:r>
        <w:rPr>
          <w:highlight w:val="yellow"/>
        </w:rPr>
        <w:t xml:space="preserve"> for the weekly hours</w:t>
      </w:r>
      <w:r w:rsidRPr="00255B92">
        <w:rPr>
          <w:highlight w:val="yellow"/>
        </w:rPr>
        <w:t>/and what the weekly hours of the pay scale should be/this can also impact the work schedule.</w:t>
      </w:r>
      <w:r>
        <w:t xml:space="preserve"> </w:t>
      </w:r>
    </w:p>
    <w:p w14:paraId="162FA709" w14:textId="77777777" w:rsidR="00BF53FE" w:rsidRDefault="00BF53FE" w:rsidP="00BF53FE">
      <w:r>
        <w:t xml:space="preserve"> If we need IT8, then a new pay scale type “EP” /area “EP” (both called ‘</w:t>
      </w:r>
      <w:r w:rsidRPr="00CF1223">
        <w:t xml:space="preserve">EPSS </w:t>
      </w:r>
      <w:proofErr w:type="spellStart"/>
      <w:r w:rsidRPr="00CF1223">
        <w:t>Onduty</w:t>
      </w:r>
      <w:proofErr w:type="spellEnd"/>
      <w:r w:rsidRPr="00CF1223">
        <w:t xml:space="preserve"> detached</w:t>
      </w:r>
      <w:r>
        <w:t>’), with no WT or dollar defaults, and using the ESG for CAP 3 (in anticipation for future releases). For the October release there are no earnings in IT8</w:t>
      </w:r>
    </w:p>
    <w:p w14:paraId="3D27C409" w14:textId="77777777" w:rsidR="00BF53FE" w:rsidRDefault="00BF53FE" w:rsidP="00BF53FE">
      <w:pPr>
        <w:pStyle w:val="Heading6"/>
      </w:pPr>
      <w:bookmarkStart w:id="211" w:name="_Toc205482360"/>
      <w:r>
        <w:t>Employee number range</w:t>
      </w:r>
      <w:bookmarkEnd w:id="211"/>
    </w:p>
    <w:p w14:paraId="399856DA" w14:textId="77777777" w:rsidR="00BF53FE" w:rsidRDefault="00BF53FE" w:rsidP="00BF53FE">
      <w:r>
        <w:t>Change feature NUMKR; Set the number range number to ‘06’ for the new Employee subgroup.</w:t>
      </w:r>
    </w:p>
    <w:p w14:paraId="2448AAE9" w14:textId="77777777" w:rsidR="00BF53FE" w:rsidRDefault="00BF53FE" w:rsidP="00BF53FE">
      <w:r>
        <w:t xml:space="preserve">Utilising transaction SNRO, object </w:t>
      </w:r>
      <w:r w:rsidRPr="00D505DC">
        <w:t>RP_PREL</w:t>
      </w:r>
      <w:r>
        <w:t>:</w:t>
      </w:r>
    </w:p>
    <w:p w14:paraId="12D16B96" w14:textId="77777777" w:rsidR="00BF53FE" w:rsidRDefault="00BF53FE" w:rsidP="00BF53FE">
      <w:r>
        <w:t xml:space="preserve">Set the 06 number range number to   </w:t>
      </w:r>
      <w:r>
        <w:tab/>
        <w:t xml:space="preserve">05000000 to 05999999   </w:t>
      </w:r>
      <w:r w:rsidRPr="00BF53FE">
        <w:rPr>
          <w:highlight w:val="yellow"/>
        </w:rPr>
        <w:t>TBC if this should be 06000000 to 06999999</w:t>
      </w:r>
      <w:r>
        <w:t xml:space="preserve">   as 05 is taken by ESG XU.</w:t>
      </w:r>
    </w:p>
    <w:p w14:paraId="07192327" w14:textId="77777777" w:rsidR="00BF53FE" w:rsidRPr="00254E0D" w:rsidRDefault="00BF53FE" w:rsidP="00BF53FE">
      <w:r>
        <w:t xml:space="preserve">Use internal number assignment.  </w:t>
      </w:r>
      <w:r>
        <w:tab/>
      </w:r>
    </w:p>
    <w:p w14:paraId="6A66317C" w14:textId="77777777" w:rsidR="00BF53FE" w:rsidRDefault="00BF53FE" w:rsidP="00BF53FE">
      <w:pPr>
        <w:pStyle w:val="Heading6"/>
      </w:pPr>
      <w:bookmarkStart w:id="212" w:name="_Toc205482361"/>
      <w:r>
        <w:t xml:space="preserve">Feature </w:t>
      </w:r>
      <w:proofErr w:type="spellStart"/>
      <w:r>
        <w:t>Quomo</w:t>
      </w:r>
      <w:proofErr w:type="spellEnd"/>
      <w:r>
        <w:t xml:space="preserve"> (leave accrual selection rules)</w:t>
      </w:r>
      <w:bookmarkEnd w:id="212"/>
    </w:p>
    <w:p w14:paraId="6D85433A" w14:textId="77777777" w:rsidR="00BF53FE" w:rsidRDefault="00BF53FE" w:rsidP="00BF53FE">
      <w:r>
        <w:t xml:space="preserve">The feature does not need change. </w:t>
      </w:r>
    </w:p>
    <w:p w14:paraId="2C70F877" w14:textId="77777777" w:rsidR="00BF53FE" w:rsidRDefault="00BF53FE" w:rsidP="00BF53FE">
      <w:r>
        <w:t>The feature is currently set for no leave accrual selections for Employee Group G.</w:t>
      </w:r>
    </w:p>
    <w:p w14:paraId="04F8B265" w14:textId="77777777" w:rsidR="00BF53FE" w:rsidRDefault="00BF53FE" w:rsidP="00BF53FE">
      <w:r>
        <w:t xml:space="preserve">Due to utilising a new work schedule that is not checked in rule ZMON, the QUOMO default is expected to stop any leave accrual for the employee. </w:t>
      </w:r>
    </w:p>
    <w:p w14:paraId="53E072E7" w14:textId="77777777" w:rsidR="00BF53FE" w:rsidRPr="002C078C" w:rsidRDefault="00BF53FE" w:rsidP="00BF53FE">
      <w:pPr>
        <w:pStyle w:val="Heading6"/>
      </w:pPr>
      <w:bookmarkStart w:id="213" w:name="_Toc205482362"/>
      <w:r w:rsidRPr="002C078C">
        <w:t>New hire action:</w:t>
      </w:r>
      <w:bookmarkEnd w:id="213"/>
    </w:p>
    <w:p w14:paraId="64A4FA2F" w14:textId="77777777" w:rsidR="00BF53FE" w:rsidRDefault="00BF53FE" w:rsidP="00BF53FE">
      <w:r>
        <w:t xml:space="preserve">Create a </w:t>
      </w:r>
      <w:r w:rsidRPr="00CD4154">
        <w:rPr>
          <w:b/>
          <w:bCs/>
        </w:rPr>
        <w:t>new hire action/event</w:t>
      </w:r>
      <w:r>
        <w:t xml:space="preserve"> ZN </w:t>
      </w:r>
      <w:r w:rsidRPr="00CF1223">
        <w:t xml:space="preserve">EPSS </w:t>
      </w:r>
      <w:proofErr w:type="spellStart"/>
      <w:r w:rsidRPr="00CF1223">
        <w:t>Onduty</w:t>
      </w:r>
      <w:proofErr w:type="spellEnd"/>
      <w:r w:rsidRPr="00CF1223">
        <w:t xml:space="preserve"> detached</w:t>
      </w:r>
      <w:r>
        <w:t xml:space="preserve"> and attached the new action to a new </w:t>
      </w:r>
      <w:proofErr w:type="spellStart"/>
      <w:proofErr w:type="gramStart"/>
      <w:r>
        <w:t>infogroup</w:t>
      </w:r>
      <w:proofErr w:type="spellEnd"/>
      <w:r>
        <w:t xml:space="preserve">  ZN</w:t>
      </w:r>
      <w:proofErr w:type="gramEnd"/>
      <w:r>
        <w:t xml:space="preserve"> </w:t>
      </w:r>
      <w:r w:rsidRPr="00CF1223">
        <w:t xml:space="preserve">EPSS </w:t>
      </w:r>
      <w:proofErr w:type="spellStart"/>
      <w:r w:rsidRPr="00CF1223">
        <w:t>Onduty</w:t>
      </w:r>
      <w:proofErr w:type="spellEnd"/>
      <w:r w:rsidRPr="00CF1223">
        <w:t xml:space="preserve"> detached</w:t>
      </w:r>
      <w:r>
        <w:t xml:space="preserve">.   </w:t>
      </w:r>
    </w:p>
    <w:p w14:paraId="281EB6FD" w14:textId="77777777" w:rsidR="00BF53FE" w:rsidRDefault="00BF53FE" w:rsidP="00BF53FE">
      <w:r>
        <w:t xml:space="preserve">Setup in </w:t>
      </w:r>
      <w:r w:rsidRPr="00F225ED">
        <w:t>T529A</w:t>
      </w:r>
      <w:r>
        <w:t xml:space="preserve"> is like for action </w:t>
      </w:r>
      <w:r w:rsidRPr="00F225ED">
        <w:t>ZM</w:t>
      </w:r>
      <w:r>
        <w:t xml:space="preserve"> </w:t>
      </w:r>
      <w:r w:rsidRPr="00F225ED">
        <w:t>Income Protection Hire</w:t>
      </w:r>
      <w:r>
        <w:t xml:space="preserve"> but for the new action ZN.  </w:t>
      </w:r>
    </w:p>
    <w:p w14:paraId="3D5EE08D" w14:textId="77777777" w:rsidR="00BF53FE" w:rsidRDefault="00BF53FE" w:rsidP="00BF53FE">
      <w:r>
        <w:t xml:space="preserve">Create a </w:t>
      </w:r>
      <w:r w:rsidRPr="00D66BA9">
        <w:rPr>
          <w:b/>
          <w:bCs/>
        </w:rPr>
        <w:t>reason</w:t>
      </w:r>
      <w:r>
        <w:t xml:space="preserve"> for action ZN with key space and value </w:t>
      </w:r>
      <w:r w:rsidRPr="00CF1223">
        <w:t xml:space="preserve">EPSS </w:t>
      </w:r>
      <w:proofErr w:type="spellStart"/>
      <w:r w:rsidRPr="00CF1223">
        <w:t>Onduty</w:t>
      </w:r>
      <w:proofErr w:type="spellEnd"/>
      <w:r w:rsidRPr="00CF1223">
        <w:t xml:space="preserve"> detached</w:t>
      </w:r>
      <w:r>
        <w:t>.</w:t>
      </w:r>
    </w:p>
    <w:p w14:paraId="7BD9567D" w14:textId="77777777" w:rsidR="00BF53FE" w:rsidRDefault="00BF53FE" w:rsidP="00BF53FE">
      <w:r>
        <w:t xml:space="preserve">The </w:t>
      </w:r>
      <w:proofErr w:type="spellStart"/>
      <w:r>
        <w:t>infotypes</w:t>
      </w:r>
      <w:proofErr w:type="spellEnd"/>
      <w:r>
        <w:t xml:space="preserve"> proposed for the new hire </w:t>
      </w:r>
      <w:proofErr w:type="spellStart"/>
      <w:r w:rsidRPr="00CD4154">
        <w:rPr>
          <w:b/>
          <w:bCs/>
        </w:rPr>
        <w:t>infogroup</w:t>
      </w:r>
      <w:proofErr w:type="spellEnd"/>
      <w:r w:rsidRPr="00CD4154">
        <w:rPr>
          <w:b/>
          <w:bCs/>
        </w:rPr>
        <w:t xml:space="preserve"> </w:t>
      </w:r>
      <w:r w:rsidRPr="00CD4154">
        <w:t>ZN</w:t>
      </w:r>
      <w:r>
        <w:t xml:space="preserve"> is like </w:t>
      </w:r>
      <w:proofErr w:type="spellStart"/>
      <w:proofErr w:type="gramStart"/>
      <w:r>
        <w:t>infogroup</w:t>
      </w:r>
      <w:proofErr w:type="spellEnd"/>
      <w:r>
        <w:t xml:space="preserve">  </w:t>
      </w:r>
      <w:r w:rsidRPr="00D2322A">
        <w:t>ZM</w:t>
      </w:r>
      <w:proofErr w:type="gramEnd"/>
      <w:r w:rsidRPr="00D2322A">
        <w:t xml:space="preserve">   Income Protection</w:t>
      </w:r>
      <w:r>
        <w:t>, excluding IT0016 Contract elements.</w:t>
      </w:r>
    </w:p>
    <w:p w14:paraId="5BD7EE5F" w14:textId="77777777" w:rsidR="00BF53FE" w:rsidRDefault="00BF53FE" w:rsidP="00BF53FE">
      <w:r>
        <w:t>0002</w:t>
      </w:r>
      <w:proofErr w:type="gramStart"/>
      <w:r>
        <w:tab/>
        <w:t xml:space="preserve">  </w:t>
      </w:r>
      <w:r>
        <w:tab/>
      </w:r>
      <w:proofErr w:type="gramEnd"/>
      <w:r>
        <w:t>Personal Data</w:t>
      </w:r>
      <w:r>
        <w:tab/>
        <w:t xml:space="preserve">    </w:t>
      </w:r>
    </w:p>
    <w:p w14:paraId="05E0A12F" w14:textId="77777777" w:rsidR="00BF53FE" w:rsidRDefault="00BF53FE" w:rsidP="00BF53FE">
      <w:r>
        <w:t>0006</w:t>
      </w:r>
      <w:proofErr w:type="gramStart"/>
      <w:r>
        <w:tab/>
        <w:t xml:space="preserve">  </w:t>
      </w:r>
      <w:r>
        <w:tab/>
      </w:r>
      <w:proofErr w:type="gramEnd"/>
      <w:r>
        <w:t xml:space="preserve">Addresses </w:t>
      </w:r>
      <w:r>
        <w:tab/>
        <w:t>1</w:t>
      </w:r>
    </w:p>
    <w:p w14:paraId="1594466B" w14:textId="77777777" w:rsidR="00BF53FE" w:rsidRDefault="00BF53FE" w:rsidP="00BF53FE">
      <w:r>
        <w:t>0006</w:t>
      </w:r>
      <w:proofErr w:type="gramStart"/>
      <w:r>
        <w:tab/>
        <w:t xml:space="preserve">  </w:t>
      </w:r>
      <w:r>
        <w:tab/>
      </w:r>
      <w:proofErr w:type="gramEnd"/>
      <w:r>
        <w:t xml:space="preserve">Addresses </w:t>
      </w:r>
      <w:r>
        <w:tab/>
        <w:t>96</w:t>
      </w:r>
    </w:p>
    <w:p w14:paraId="745E2F24" w14:textId="77777777" w:rsidR="00BF53FE" w:rsidRDefault="00BF53FE" w:rsidP="00BF53FE">
      <w:r>
        <w:t>0007</w:t>
      </w:r>
      <w:proofErr w:type="gramStart"/>
      <w:r>
        <w:tab/>
        <w:t xml:space="preserve">  </w:t>
      </w:r>
      <w:r>
        <w:tab/>
      </w:r>
      <w:proofErr w:type="gramEnd"/>
      <w:r>
        <w:t>Planned Working Time</w:t>
      </w:r>
      <w:r>
        <w:tab/>
        <w:t xml:space="preserve">  </w:t>
      </w:r>
    </w:p>
    <w:p w14:paraId="5C4361BA" w14:textId="77777777" w:rsidR="00BF53FE" w:rsidRDefault="00BF53FE" w:rsidP="00BF53FE">
      <w:r>
        <w:t>0009</w:t>
      </w:r>
      <w:proofErr w:type="gramStart"/>
      <w:r>
        <w:tab/>
        <w:t xml:space="preserve">  </w:t>
      </w:r>
      <w:r>
        <w:tab/>
      </w:r>
      <w:proofErr w:type="gramEnd"/>
      <w:r>
        <w:t>Bank Details</w:t>
      </w:r>
      <w:r>
        <w:tab/>
        <w:t xml:space="preserve">    </w:t>
      </w:r>
    </w:p>
    <w:p w14:paraId="2008FAE8" w14:textId="77777777" w:rsidR="00BF53FE" w:rsidRDefault="00BF53FE" w:rsidP="00BF53FE">
      <w:r>
        <w:t>0188</w:t>
      </w:r>
      <w:proofErr w:type="gramStart"/>
      <w:r>
        <w:tab/>
        <w:t xml:space="preserve">  </w:t>
      </w:r>
      <w:r>
        <w:tab/>
      </w:r>
      <w:proofErr w:type="gramEnd"/>
      <w:r>
        <w:t>Tax Australia</w:t>
      </w:r>
      <w:r>
        <w:tab/>
        <w:t xml:space="preserve">    </w:t>
      </w:r>
    </w:p>
    <w:p w14:paraId="138E640F" w14:textId="77777777" w:rsidR="00BF53FE" w:rsidRDefault="00BF53FE" w:rsidP="00BF53FE">
      <w:r>
        <w:t>0227</w:t>
      </w:r>
      <w:proofErr w:type="gramStart"/>
      <w:r>
        <w:tab/>
        <w:t xml:space="preserve">  </w:t>
      </w:r>
      <w:r>
        <w:tab/>
      </w:r>
      <w:proofErr w:type="gramEnd"/>
      <w:r>
        <w:t>TFN Australia</w:t>
      </w:r>
      <w:r>
        <w:tab/>
        <w:t xml:space="preserve">    </w:t>
      </w:r>
    </w:p>
    <w:p w14:paraId="58A15BC1" w14:textId="77777777" w:rsidR="00BF53FE" w:rsidRDefault="00BF53FE" w:rsidP="00BF53FE">
      <w:r>
        <w:t>0105</w:t>
      </w:r>
      <w:proofErr w:type="gramStart"/>
      <w:r>
        <w:tab/>
        <w:t xml:space="preserve">  </w:t>
      </w:r>
      <w:r>
        <w:tab/>
      </w:r>
      <w:proofErr w:type="gramEnd"/>
      <w:r>
        <w:t xml:space="preserve">Communication </w:t>
      </w:r>
      <w:r>
        <w:tab/>
        <w:t>FREM</w:t>
      </w:r>
    </w:p>
    <w:p w14:paraId="4149DFD1" w14:textId="77777777" w:rsidR="00BF53FE" w:rsidRDefault="00BF53FE" w:rsidP="00BF53FE">
      <w:proofErr w:type="gramStart"/>
      <w:r>
        <w:lastRenderedPageBreak/>
        <w:t xml:space="preserve">0105  </w:t>
      </w:r>
      <w:r>
        <w:tab/>
      </w:r>
      <w:proofErr w:type="gramEnd"/>
      <w:r>
        <w:tab/>
        <w:t>Communication</w:t>
      </w:r>
      <w:r>
        <w:tab/>
      </w:r>
      <w:r>
        <w:tab/>
        <w:t>MAIL        (this is for payslip mailing)</w:t>
      </w:r>
    </w:p>
    <w:p w14:paraId="4A1C338F" w14:textId="77777777" w:rsidR="00BF53FE" w:rsidRDefault="00BF53FE" w:rsidP="00BF53FE">
      <w:r w:rsidRPr="00CD4154">
        <w:t xml:space="preserve">Add the new action/event to the </w:t>
      </w:r>
      <w:r w:rsidRPr="00CD4154">
        <w:rPr>
          <w:b/>
          <w:bCs/>
        </w:rPr>
        <w:t>Action Menu</w:t>
      </w:r>
      <w:r w:rsidRPr="00CD4154">
        <w:t xml:space="preserve"> at the end for user group 00 (as was done for action ZM, do for ZN)</w:t>
      </w:r>
    </w:p>
    <w:p w14:paraId="36F2DE99" w14:textId="77777777" w:rsidR="00BF53FE" w:rsidRDefault="00BF53FE" w:rsidP="00BF53FE">
      <w:r>
        <w:t xml:space="preserve">No change to feature </w:t>
      </w:r>
      <w:r w:rsidRPr="00D66BA9">
        <w:rPr>
          <w:b/>
          <w:bCs/>
        </w:rPr>
        <w:t xml:space="preserve">IGMOD </w:t>
      </w:r>
      <w:r>
        <w:t>(it will default to user group 00 for the new EE/ESG)</w:t>
      </w:r>
    </w:p>
    <w:p w14:paraId="1E5271C5" w14:textId="77777777" w:rsidR="00BF53FE" w:rsidRDefault="00BF53FE" w:rsidP="00BF53FE">
      <w:pPr>
        <w:pStyle w:val="Heading6"/>
      </w:pPr>
      <w:bookmarkStart w:id="214" w:name="_Toc205482363"/>
      <w:r>
        <w:t>Termination</w:t>
      </w:r>
      <w:bookmarkEnd w:id="214"/>
    </w:p>
    <w:p w14:paraId="5BE35267" w14:textId="77777777" w:rsidR="00BF53FE" w:rsidRPr="00D66BA9" w:rsidRDefault="00BF53FE" w:rsidP="00BF53FE">
      <w:r>
        <w:t>C</w:t>
      </w:r>
      <w:r w:rsidRPr="00D66BA9">
        <w:t xml:space="preserve">hange the termination description of 43   Income Protection </w:t>
      </w:r>
      <w:proofErr w:type="gramStart"/>
      <w:r w:rsidRPr="00D66BA9">
        <w:t>Concluded  to</w:t>
      </w:r>
      <w:proofErr w:type="gramEnd"/>
      <w:r w:rsidRPr="00D66BA9">
        <w:t xml:space="preserve"> </w:t>
      </w:r>
      <w:r w:rsidRPr="00D66BA9">
        <w:rPr>
          <w:i/>
          <w:iCs/>
        </w:rPr>
        <w:t>'IP/EPSS Concluded'</w:t>
      </w:r>
      <w:r w:rsidRPr="00D66BA9">
        <w:t xml:space="preserve">  This will be used when the detached EPSS officer terminates.</w:t>
      </w:r>
    </w:p>
    <w:p w14:paraId="3ADD3054" w14:textId="77777777" w:rsidR="00BF53FE" w:rsidRPr="00D66BA9" w:rsidRDefault="00BF53FE" w:rsidP="00BF53FE">
      <w:pPr>
        <w:pStyle w:val="Heading6"/>
      </w:pPr>
      <w:bookmarkStart w:id="215" w:name="_Toc205482364"/>
      <w:r w:rsidRPr="00D66BA9">
        <w:t>STP2 employment basis</w:t>
      </w:r>
      <w:bookmarkEnd w:id="215"/>
    </w:p>
    <w:p w14:paraId="5293EA78" w14:textId="77777777" w:rsidR="00BF53FE" w:rsidRDefault="00BF53FE" w:rsidP="00BF53FE">
      <w:r>
        <w:t xml:space="preserve">The current STP2 setup do not default an employment basis for Employee group G. This is handled via user-exits. No handling via user-exit will result in STP2 error logs and exclusion of the employee. </w:t>
      </w:r>
    </w:p>
    <w:p w14:paraId="0F96E346" w14:textId="77777777" w:rsidR="00BF53FE" w:rsidRDefault="00BF53FE" w:rsidP="00BF53FE">
      <w:r w:rsidRPr="00D66BA9">
        <w:rPr>
          <w:highlight w:val="yellow"/>
        </w:rPr>
        <w:t>TBC</w:t>
      </w:r>
      <w:r>
        <w:t xml:space="preserve"> the STP2 employment basis for the new EE/ESG; (Full time/Part time/Casual).</w:t>
      </w:r>
    </w:p>
    <w:p w14:paraId="2A99BA90" w14:textId="77777777" w:rsidR="00BF53FE" w:rsidRDefault="00BF53FE" w:rsidP="00BF53FE">
      <w:r>
        <w:t xml:space="preserve"> /or/ if the ESG will be excluded via the STP2 generation selection screen.</w:t>
      </w:r>
    </w:p>
    <w:p w14:paraId="669700C0" w14:textId="77777777" w:rsidR="00BF53FE" w:rsidRDefault="00BF53FE" w:rsidP="00BF53FE">
      <w:pPr>
        <w:pStyle w:val="Heading6"/>
      </w:pPr>
      <w:bookmarkStart w:id="216" w:name="_Toc205482365"/>
      <w:r>
        <w:t>EPSS adjustment WT’s</w:t>
      </w:r>
      <w:bookmarkEnd w:id="216"/>
    </w:p>
    <w:p w14:paraId="4A04A8CE" w14:textId="77777777" w:rsidR="00BF53FE" w:rsidRDefault="00BF53FE" w:rsidP="00BF53FE">
      <w:r w:rsidRPr="00736F1E">
        <w:rPr>
          <w:kern w:val="0"/>
          <w:highlight w:val="yellow"/>
          <w14:ligatures w14:val="none"/>
        </w:rPr>
        <w:t>TBC</w:t>
      </w:r>
      <w:r>
        <w:rPr>
          <w:kern w:val="0"/>
          <w14:ligatures w14:val="none"/>
        </w:rPr>
        <w:t xml:space="preserve"> if the EPSS adjustment </w:t>
      </w:r>
      <w:proofErr w:type="gramStart"/>
      <w:r>
        <w:rPr>
          <w:kern w:val="0"/>
          <w14:ligatures w14:val="none"/>
        </w:rPr>
        <w:t>WT’s</w:t>
      </w:r>
      <w:proofErr w:type="gramEnd"/>
      <w:r>
        <w:rPr>
          <w:kern w:val="0"/>
          <w14:ligatures w14:val="none"/>
        </w:rPr>
        <w:t xml:space="preserve"> for the detached officers are to be reported in STP2 as Other paid leave (EV13=PO).  If yes, then we need new adjustment </w:t>
      </w:r>
      <w:proofErr w:type="gramStart"/>
      <w:r>
        <w:rPr>
          <w:kern w:val="0"/>
          <w14:ligatures w14:val="none"/>
        </w:rPr>
        <w:t>WT's</w:t>
      </w:r>
      <w:proofErr w:type="gramEnd"/>
      <w:r>
        <w:rPr>
          <w:kern w:val="0"/>
          <w14:ligatures w14:val="none"/>
        </w:rPr>
        <w:t xml:space="preserve"> for detached officers as the EPSS adjustment WT's (6A48/6A49) are set to report as PW (paid leave workers comp).  Note, if 6A48 /6A49 is also incorrect, then </w:t>
      </w:r>
      <w:proofErr w:type="spellStart"/>
      <w:r>
        <w:rPr>
          <w:kern w:val="0"/>
          <w14:ligatures w14:val="none"/>
        </w:rPr>
        <w:t>NSWPf</w:t>
      </w:r>
      <w:proofErr w:type="spellEnd"/>
      <w:r>
        <w:rPr>
          <w:kern w:val="0"/>
          <w14:ligatures w14:val="none"/>
        </w:rPr>
        <w:t xml:space="preserve"> need to go via Josey who will go via finance if these need to change for STP2. Assumption is if new </w:t>
      </w:r>
      <w:proofErr w:type="gramStart"/>
      <w:r>
        <w:rPr>
          <w:kern w:val="0"/>
          <w14:ligatures w14:val="none"/>
        </w:rPr>
        <w:t>WT’s</w:t>
      </w:r>
      <w:proofErr w:type="gramEnd"/>
      <w:r>
        <w:rPr>
          <w:kern w:val="0"/>
          <w14:ligatures w14:val="none"/>
        </w:rPr>
        <w:t xml:space="preserve"> are required, then a copy of the P1 an p2 adjustment WT’s with the same finance posting etc, just different STP2 setting, and then </w:t>
      </w:r>
      <w:r w:rsidRPr="00736F1E">
        <w:rPr>
          <w:kern w:val="0"/>
          <w:highlight w:val="yellow"/>
          <w14:ligatures w14:val="none"/>
        </w:rPr>
        <w:t>TBC</w:t>
      </w:r>
      <w:r>
        <w:rPr>
          <w:kern w:val="0"/>
          <w14:ligatures w14:val="none"/>
        </w:rPr>
        <w:t xml:space="preserve"> what the new WT descriptions must be (after approval by finance).  </w:t>
      </w:r>
    </w:p>
    <w:p w14:paraId="2FCCC59F" w14:textId="77777777" w:rsidR="00BF53FE" w:rsidRDefault="00BF53FE" w:rsidP="00BF53FE">
      <w:pPr>
        <w:pStyle w:val="Heading4"/>
      </w:pPr>
      <w:bookmarkStart w:id="217" w:name="_Toc205482366"/>
      <w:r>
        <w:t>Technical</w:t>
      </w:r>
      <w:bookmarkEnd w:id="217"/>
    </w:p>
    <w:p w14:paraId="5DC635FC" w14:textId="77777777" w:rsidR="00BF53FE" w:rsidRDefault="00BF53FE" w:rsidP="00BF53FE">
      <w:pPr>
        <w:pStyle w:val="Heading5"/>
      </w:pPr>
      <w:bookmarkStart w:id="218" w:name="_Toc205482367"/>
      <w:proofErr w:type="spellStart"/>
      <w:r>
        <w:t>NSWPf</w:t>
      </w:r>
      <w:proofErr w:type="spellEnd"/>
      <w:r>
        <w:t xml:space="preserve"> team - Downstream impacts</w:t>
      </w:r>
      <w:bookmarkEnd w:id="218"/>
      <w:r>
        <w:t xml:space="preserve"> </w:t>
      </w:r>
    </w:p>
    <w:p w14:paraId="1811DA7E" w14:textId="77777777" w:rsidR="00BF53FE" w:rsidRDefault="00BF53FE" w:rsidP="00BF53FE">
      <w:r>
        <w:t xml:space="preserve">To be reviewed by </w:t>
      </w:r>
      <w:proofErr w:type="spellStart"/>
      <w:r>
        <w:t>NSWPf</w:t>
      </w:r>
      <w:proofErr w:type="spellEnd"/>
      <w:r>
        <w:t xml:space="preserve"> technical team.  Expect the below, but final decisions are for </w:t>
      </w:r>
      <w:proofErr w:type="spellStart"/>
      <w:r>
        <w:t>NSWPf</w:t>
      </w:r>
      <w:proofErr w:type="spellEnd"/>
      <w:r>
        <w:t xml:space="preserve"> technical team to source and implement.</w:t>
      </w:r>
    </w:p>
    <w:p w14:paraId="7FF7D45C" w14:textId="77777777" w:rsidR="00BF53FE" w:rsidRDefault="00BF53FE" w:rsidP="00BF53FE">
      <w:bookmarkStart w:id="219" w:name="_Hlk204703558"/>
      <w:r w:rsidRPr="007701F0">
        <w:rPr>
          <w:highlight w:val="yellow"/>
        </w:rPr>
        <w:t xml:space="preserve">Below </w:t>
      </w:r>
      <w:r w:rsidRPr="00DF6762">
        <w:rPr>
          <w:highlight w:val="yellow"/>
        </w:rPr>
        <w:t xml:space="preserve">TBC and actioned by </w:t>
      </w:r>
      <w:proofErr w:type="spellStart"/>
      <w:r w:rsidRPr="00DF6762">
        <w:rPr>
          <w:highlight w:val="yellow"/>
        </w:rPr>
        <w:t>NSWPf</w:t>
      </w:r>
      <w:proofErr w:type="spellEnd"/>
      <w:r>
        <w:t xml:space="preserve"> in relation to Employee subgroup XW key provided by </w:t>
      </w:r>
      <w:proofErr w:type="spellStart"/>
      <w:r>
        <w:t>NSWPf</w:t>
      </w:r>
      <w:proofErr w:type="spellEnd"/>
      <w:r>
        <w:t xml:space="preserve"> for </w:t>
      </w:r>
      <w:r w:rsidRPr="00CF1223">
        <w:t xml:space="preserve">EPSS </w:t>
      </w:r>
      <w:proofErr w:type="spellStart"/>
      <w:r w:rsidRPr="00CF1223">
        <w:t>Onduty</w:t>
      </w:r>
      <w:proofErr w:type="spellEnd"/>
      <w:r w:rsidRPr="00CF1223">
        <w:t xml:space="preserve"> detached</w:t>
      </w:r>
      <w:r>
        <w:t xml:space="preserve"> in combination with the employee group G Non-Employee:</w:t>
      </w:r>
    </w:p>
    <w:p w14:paraId="619ABD4A" w14:textId="77777777" w:rsidR="00BF53FE" w:rsidRDefault="00BF53FE" w:rsidP="00BF53FE">
      <w:pPr>
        <w:pStyle w:val="ListParagraph"/>
        <w:numPr>
          <w:ilvl w:val="0"/>
          <w:numId w:val="6"/>
        </w:numPr>
      </w:pPr>
      <w:bookmarkStart w:id="220" w:name="_Hlk204768309"/>
      <w:r>
        <w:t>Programs (like Tivoli) will need to be updated to exclude ESG XW (same as ‘XV’)</w:t>
      </w:r>
    </w:p>
    <w:bookmarkEnd w:id="220"/>
    <w:p w14:paraId="085CA112" w14:textId="77777777" w:rsidR="00BF53FE" w:rsidRDefault="00BF53FE" w:rsidP="00BF53FE">
      <w:pPr>
        <w:pStyle w:val="ListParagraph"/>
        <w:numPr>
          <w:ilvl w:val="0"/>
          <w:numId w:val="6"/>
        </w:numPr>
      </w:pPr>
      <w:r>
        <w:t xml:space="preserve">The new hire does not have an SAP </w:t>
      </w:r>
      <w:proofErr w:type="spellStart"/>
      <w:r>
        <w:t>userid</w:t>
      </w:r>
      <w:proofErr w:type="spellEnd"/>
      <w:r>
        <w:t>/SAP access</w:t>
      </w:r>
    </w:p>
    <w:p w14:paraId="649BD334" w14:textId="77777777" w:rsidR="00BF53FE" w:rsidRDefault="00BF53FE" w:rsidP="00BF53FE">
      <w:pPr>
        <w:pStyle w:val="ListParagraph"/>
        <w:numPr>
          <w:ilvl w:val="0"/>
          <w:numId w:val="6"/>
        </w:numPr>
      </w:pPr>
      <w:r>
        <w:t xml:space="preserve">The new hire does not have a </w:t>
      </w:r>
      <w:proofErr w:type="spellStart"/>
      <w:r>
        <w:t>NSWPf</w:t>
      </w:r>
      <w:proofErr w:type="spellEnd"/>
      <w:r>
        <w:t xml:space="preserve"> e-mail</w:t>
      </w:r>
    </w:p>
    <w:p w14:paraId="49025D6A" w14:textId="77777777" w:rsidR="00BF53FE" w:rsidRDefault="00BF53FE" w:rsidP="00BF53FE">
      <w:pPr>
        <w:pStyle w:val="ListParagraph"/>
        <w:numPr>
          <w:ilvl w:val="0"/>
          <w:numId w:val="6"/>
        </w:numPr>
      </w:pPr>
      <w:r>
        <w:t xml:space="preserve">The new hire does not have access to </w:t>
      </w:r>
      <w:proofErr w:type="spellStart"/>
      <w:r>
        <w:t>NSWPf</w:t>
      </w:r>
      <w:proofErr w:type="spellEnd"/>
      <w:r>
        <w:t xml:space="preserve"> systems, </w:t>
      </w:r>
      <w:proofErr w:type="spellStart"/>
      <w:r>
        <w:t>eg.</w:t>
      </w:r>
      <w:proofErr w:type="spellEnd"/>
      <w:r>
        <w:t xml:space="preserve"> system directories</w:t>
      </w:r>
    </w:p>
    <w:p w14:paraId="7AC67815" w14:textId="77777777" w:rsidR="00BF53FE" w:rsidRDefault="00BF53FE" w:rsidP="00BF53FE">
      <w:pPr>
        <w:pStyle w:val="ListParagraph"/>
        <w:numPr>
          <w:ilvl w:val="0"/>
          <w:numId w:val="6"/>
        </w:numPr>
      </w:pPr>
      <w:r>
        <w:t xml:space="preserve">The new hire does not have access to </w:t>
      </w:r>
      <w:proofErr w:type="spellStart"/>
      <w:r>
        <w:t>NSWPf</w:t>
      </w:r>
      <w:proofErr w:type="spellEnd"/>
      <w:r>
        <w:t xml:space="preserve"> systems, </w:t>
      </w:r>
      <w:proofErr w:type="spellStart"/>
      <w:r>
        <w:t>eg</w:t>
      </w:r>
      <w:proofErr w:type="spellEnd"/>
      <w:r>
        <w:t xml:space="preserve"> SAP ESS/Kronos </w:t>
      </w:r>
    </w:p>
    <w:p w14:paraId="2AF9AFE5" w14:textId="77777777" w:rsidR="00BF53FE" w:rsidRDefault="00BF53FE" w:rsidP="00BF53FE">
      <w:pPr>
        <w:pStyle w:val="ListParagraph"/>
        <w:numPr>
          <w:ilvl w:val="0"/>
          <w:numId w:val="6"/>
        </w:numPr>
      </w:pPr>
      <w:r w:rsidRPr="00DF6762">
        <w:rPr>
          <w:highlight w:val="yellow"/>
        </w:rPr>
        <w:t>TBC</w:t>
      </w:r>
      <w:r>
        <w:t xml:space="preserve"> Will the terminated employee need to see his payslip (under the new hire #) via a </w:t>
      </w:r>
      <w:proofErr w:type="spellStart"/>
      <w:r>
        <w:t>NSWPf</w:t>
      </w:r>
      <w:proofErr w:type="spellEnd"/>
      <w:r>
        <w:t xml:space="preserve"> system, </w:t>
      </w:r>
      <w:proofErr w:type="spellStart"/>
      <w:r>
        <w:t>eg</w:t>
      </w:r>
      <w:proofErr w:type="spellEnd"/>
      <w:r>
        <w:t xml:space="preserve"> SAP ess or Kronos/or e-mail payslip</w:t>
      </w:r>
      <w:bookmarkEnd w:id="219"/>
      <w:r>
        <w:t>?  If e-mail, then what IT0105 subtype must be added to the hire action?</w:t>
      </w:r>
    </w:p>
    <w:p w14:paraId="47DDBE2E" w14:textId="77777777" w:rsidR="00BF53FE" w:rsidRDefault="00BF53FE" w:rsidP="00BF53FE">
      <w:pPr>
        <w:pStyle w:val="Heading6"/>
      </w:pPr>
      <w:bookmarkStart w:id="221" w:name="_Toc205482368"/>
      <w:r>
        <w:t>STP2 user-exit</w:t>
      </w:r>
      <w:bookmarkEnd w:id="221"/>
    </w:p>
    <w:p w14:paraId="20D5CA52" w14:textId="77777777" w:rsidR="00BF53FE" w:rsidRPr="007F1B45" w:rsidRDefault="00BF53FE" w:rsidP="00BF53FE">
      <w:bookmarkStart w:id="222" w:name="_Hlk204792945"/>
      <w:r>
        <w:t>The STP user-exit is to be enhanced for the new ESG XW, to, like XV, report the employment basis of the prior employee number on the last day where the prior employee was active.   The XW prior employee number is saved in IT0105 subtype FREM.</w:t>
      </w:r>
    </w:p>
    <w:p w14:paraId="44BF7CF0" w14:textId="77777777" w:rsidR="00BF53FE" w:rsidRPr="00DA66F2" w:rsidRDefault="00BF53FE" w:rsidP="00BF53FE">
      <w:pPr>
        <w:pStyle w:val="Heading4"/>
      </w:pPr>
      <w:bookmarkStart w:id="223" w:name="_Toc205482369"/>
      <w:bookmarkEnd w:id="222"/>
      <w:r>
        <w:t>Business impact</w:t>
      </w:r>
      <w:bookmarkEnd w:id="223"/>
    </w:p>
    <w:p w14:paraId="0128D22B" w14:textId="77777777" w:rsidR="00BF53FE" w:rsidRDefault="00BF53FE" w:rsidP="00BF53FE">
      <w:r>
        <w:t xml:space="preserve">Update processes for the new employee group/subgroup from hire to retire. </w:t>
      </w:r>
    </w:p>
    <w:p w14:paraId="161359F8" w14:textId="77777777" w:rsidR="00BF53FE" w:rsidRPr="00E80287" w:rsidRDefault="00BF53FE" w:rsidP="00BF53FE">
      <w:r>
        <w:lastRenderedPageBreak/>
        <w:t>Consideration for the position/organisational unit and default cost centre.</w:t>
      </w:r>
    </w:p>
    <w:p w14:paraId="7F6F4839" w14:textId="77777777" w:rsidR="00BF53FE" w:rsidRDefault="00BF53FE" w:rsidP="00BF53FE">
      <w:r>
        <w:t xml:space="preserve">In the event of a rehire, then the original and the new terminated number will we adjusted to ensure they do not overlap in validity. </w:t>
      </w:r>
    </w:p>
    <w:p w14:paraId="6B32A2D6" w14:textId="77777777" w:rsidR="00BF53FE" w:rsidRDefault="00BF53FE" w:rsidP="00BF53FE">
      <w:pPr>
        <w:pStyle w:val="Heading4"/>
      </w:pPr>
      <w:bookmarkStart w:id="224" w:name="_Toc205482370"/>
      <w:r>
        <w:t>Cutover impact</w:t>
      </w:r>
      <w:bookmarkEnd w:id="224"/>
    </w:p>
    <w:p w14:paraId="109DD22C" w14:textId="77777777" w:rsidR="00BF53FE" w:rsidRDefault="00BF53FE" w:rsidP="00BF53FE">
      <w:pPr>
        <w:pStyle w:val="Heading5"/>
      </w:pPr>
      <w:bookmarkStart w:id="225" w:name="_Toc205482371"/>
      <w:r>
        <w:t>Business cutover impact</w:t>
      </w:r>
      <w:bookmarkEnd w:id="225"/>
    </w:p>
    <w:p w14:paraId="1194A127" w14:textId="77777777" w:rsidR="00BF53FE" w:rsidRPr="00DA66F2" w:rsidRDefault="00BF53FE" w:rsidP="00BF53FE">
      <w:r>
        <w:t>Manually hire EPSS detached employees via PA40.  Expectation is for a low volume (if any).</w:t>
      </w:r>
    </w:p>
    <w:p w14:paraId="06E5BD7A" w14:textId="3BA5BF6D" w:rsidR="00A269E9" w:rsidRDefault="00A269E9" w:rsidP="00A269E9">
      <w:pPr>
        <w:pStyle w:val="Heading2"/>
      </w:pPr>
      <w:bookmarkStart w:id="226" w:name="_Toc205482372"/>
      <w:r>
        <w:t>Force payroll split P3 commencement</w:t>
      </w:r>
      <w:bookmarkEnd w:id="226"/>
      <w:r>
        <w:t xml:space="preserve"> </w:t>
      </w:r>
    </w:p>
    <w:p w14:paraId="36A2B881" w14:textId="77777777" w:rsidR="00A269E9" w:rsidRPr="00D677CA" w:rsidRDefault="00A269E9" w:rsidP="00A269E9">
      <w:pPr>
        <w:rPr>
          <w:b/>
          <w:bCs/>
        </w:rPr>
      </w:pPr>
      <w:r w:rsidRPr="00D677CA">
        <w:rPr>
          <w:b/>
          <w:bCs/>
        </w:rPr>
        <w:t>Information on SAP operation WPBPCS</w:t>
      </w:r>
    </w:p>
    <w:p w14:paraId="1B8CF5C5" w14:textId="77777777" w:rsidR="00A269E9" w:rsidRDefault="00A269E9" w:rsidP="00A269E9">
      <w:r>
        <w:t>SAP operation WPBPCS called while processing an IT0014 WT through SAP function P0014, will do the following:</w:t>
      </w:r>
    </w:p>
    <w:p w14:paraId="09BD564B" w14:textId="77777777" w:rsidR="00A269E9" w:rsidRDefault="00A269E9" w:rsidP="00A269E9">
      <w:pPr>
        <w:pStyle w:val="ListParagraph"/>
        <w:numPr>
          <w:ilvl w:val="0"/>
          <w:numId w:val="7"/>
        </w:numPr>
        <w:spacing w:after="0" w:line="240" w:lineRule="auto"/>
        <w:contextualSpacing w:val="0"/>
        <w:rPr>
          <w:rFonts w:eastAsia="Times New Roman"/>
        </w:rPr>
      </w:pPr>
      <w:r>
        <w:rPr>
          <w:rFonts w:eastAsia="Times New Roman"/>
        </w:rPr>
        <w:t xml:space="preserve">If the IT0014 WT has a start/end date mid the accounted pay period, and if there are no WPBP splits already on the WT start/end date, then the operation will create WPBP splits for the start/end date of the IT14 WT (if it start /stop of the WT </w:t>
      </w:r>
      <w:proofErr w:type="gramStart"/>
      <w:r>
        <w:rPr>
          <w:rFonts w:eastAsia="Times New Roman"/>
        </w:rPr>
        <w:t>is  mid</w:t>
      </w:r>
      <w:proofErr w:type="gramEnd"/>
      <w:r>
        <w:rPr>
          <w:rFonts w:eastAsia="Times New Roman"/>
        </w:rPr>
        <w:t xml:space="preserve"> pay)</w:t>
      </w:r>
    </w:p>
    <w:p w14:paraId="3FA438EA" w14:textId="77777777" w:rsidR="00A269E9" w:rsidRDefault="00A269E9" w:rsidP="00A269E9">
      <w:pPr>
        <w:pStyle w:val="ListParagraph"/>
        <w:numPr>
          <w:ilvl w:val="0"/>
          <w:numId w:val="7"/>
        </w:numPr>
        <w:spacing w:after="0" w:line="240" w:lineRule="auto"/>
        <w:contextualSpacing w:val="0"/>
        <w:rPr>
          <w:rFonts w:eastAsia="Times New Roman"/>
        </w:rPr>
      </w:pPr>
      <w:r>
        <w:rPr>
          <w:rFonts w:eastAsia="Times New Roman"/>
        </w:rPr>
        <w:t xml:space="preserve">The S at the end of the operation will then also distribute the newly formed WPBP splits to all the existing WT’s </w:t>
      </w:r>
    </w:p>
    <w:p w14:paraId="1A282F4B" w14:textId="77777777" w:rsidR="00A269E9" w:rsidRDefault="00A269E9" w:rsidP="00A269E9">
      <w:r>
        <w:t xml:space="preserve">Important for the standard use of the operation is that it must be called from payroll function P0014, it sends an error if that is not the case.  </w:t>
      </w:r>
    </w:p>
    <w:p w14:paraId="12AB1243" w14:textId="77777777" w:rsidR="00A269E9" w:rsidRDefault="00A269E9" w:rsidP="00A269E9">
      <w:pPr>
        <w:rPr>
          <w:rStyle w:val="l0s551"/>
          <w:sz w:val="20"/>
          <w:szCs w:val="20"/>
        </w:rPr>
      </w:pPr>
      <w:r>
        <w:t xml:space="preserve">See code in RPCBU309_OPWPBPC, </w:t>
      </w:r>
      <w:r>
        <w:rPr>
          <w:rStyle w:val="l0s521"/>
          <w:sz w:val="20"/>
          <w:szCs w:val="20"/>
        </w:rPr>
        <w:t>FORM </w:t>
      </w:r>
      <w:proofErr w:type="spellStart"/>
      <w:r>
        <w:rPr>
          <w:rFonts w:ascii="Courier New" w:hAnsi="Courier New" w:cs="Courier New"/>
          <w:color w:val="000000"/>
          <w:sz w:val="20"/>
          <w:szCs w:val="20"/>
          <w:shd w:val="clear" w:color="auto" w:fill="FFFFFF"/>
        </w:rPr>
        <w:t>opwpbpc</w:t>
      </w:r>
      <w:proofErr w:type="spellEnd"/>
      <w:r>
        <w:rPr>
          <w:rStyle w:val="l0s551"/>
          <w:sz w:val="20"/>
          <w:szCs w:val="20"/>
        </w:rPr>
        <w:t>.       </w:t>
      </w:r>
    </w:p>
    <w:p w14:paraId="47E848CA" w14:textId="77777777" w:rsidR="00A269E9" w:rsidRPr="004E6DF1" w:rsidRDefault="00A269E9" w:rsidP="00A269E9">
      <w:pPr>
        <w:rPr>
          <w:b/>
          <w:bCs/>
        </w:rPr>
      </w:pPr>
      <w:r w:rsidRPr="004E6DF1">
        <w:rPr>
          <w:b/>
          <w:bCs/>
        </w:rPr>
        <w:t xml:space="preserve">Replicate </w:t>
      </w:r>
      <w:r>
        <w:rPr>
          <w:b/>
          <w:bCs/>
        </w:rPr>
        <w:t xml:space="preserve">operation </w:t>
      </w:r>
      <w:r w:rsidRPr="004E6DF1">
        <w:rPr>
          <w:b/>
          <w:bCs/>
        </w:rPr>
        <w:t xml:space="preserve">WPBPCS functionality to force payroll splits:  </w:t>
      </w:r>
    </w:p>
    <w:p w14:paraId="353D4CEB" w14:textId="77777777" w:rsidR="00A269E9" w:rsidRDefault="00A269E9" w:rsidP="00A269E9">
      <w:r>
        <w:t>Borrow code from the above operation to be used in a new custom operation with the below requirements:</w:t>
      </w:r>
    </w:p>
    <w:p w14:paraId="0BBC9D8E" w14:textId="77777777" w:rsidR="00A269E9" w:rsidRDefault="00A269E9" w:rsidP="00A269E9">
      <w:pPr>
        <w:pStyle w:val="ListParagraph"/>
        <w:numPr>
          <w:ilvl w:val="0"/>
          <w:numId w:val="7"/>
        </w:numPr>
        <w:spacing w:after="0" w:line="240" w:lineRule="auto"/>
        <w:contextualSpacing w:val="0"/>
        <w:rPr>
          <w:rFonts w:eastAsia="Times New Roman"/>
        </w:rPr>
      </w:pPr>
      <w:r>
        <w:rPr>
          <w:rFonts w:eastAsia="Times New Roman"/>
        </w:rPr>
        <w:t xml:space="preserve">Called per WT 9WCO from function P0014. </w:t>
      </w:r>
    </w:p>
    <w:p w14:paraId="5DF4FD51" w14:textId="77777777" w:rsidR="00A269E9" w:rsidRPr="00E91C80" w:rsidRDefault="00A269E9" w:rsidP="00A269E9">
      <w:pPr>
        <w:pStyle w:val="ListParagraph"/>
        <w:numPr>
          <w:ilvl w:val="0"/>
          <w:numId w:val="7"/>
        </w:numPr>
        <w:spacing w:after="0" w:line="240" w:lineRule="auto"/>
        <w:contextualSpacing w:val="0"/>
        <w:rPr>
          <w:rFonts w:eastAsia="Times New Roman"/>
          <w:highlight w:val="yellow"/>
        </w:rPr>
      </w:pPr>
      <w:r w:rsidRPr="00491F7D">
        <w:rPr>
          <w:rFonts w:eastAsia="Times New Roman"/>
          <w:highlight w:val="yellow"/>
        </w:rPr>
        <w:t>Requirement 1</w:t>
      </w:r>
      <w:r>
        <w:rPr>
          <w:rFonts w:eastAsia="Times New Roman"/>
        </w:rPr>
        <w:t xml:space="preserve"> (Issue:  </w:t>
      </w:r>
      <w:r>
        <w:rPr>
          <w:rFonts w:eastAsia="Times New Roman"/>
          <w:lang w:eastAsia="en-AU"/>
        </w:rPr>
        <w:t>P</w:t>
      </w:r>
      <w:r w:rsidRPr="007C593C">
        <w:rPr>
          <w:rFonts w:eastAsia="Times New Roman"/>
          <w:lang w:eastAsia="en-AU"/>
        </w:rPr>
        <w:t>eriod 2 ends mid pay week</w:t>
      </w:r>
      <w:r>
        <w:rPr>
          <w:rFonts w:eastAsia="Times New Roman"/>
          <w:lang w:eastAsia="en-AU"/>
        </w:rPr>
        <w:t>, no pay split for P3 to commence</w:t>
      </w:r>
      <w:r>
        <w:rPr>
          <w:rFonts w:eastAsia="Times New Roman"/>
        </w:rPr>
        <w:t xml:space="preserve">).  </w:t>
      </w:r>
      <w:r w:rsidRPr="00491F7D">
        <w:rPr>
          <w:rFonts w:eastAsia="Times New Roman"/>
          <w:highlight w:val="yellow"/>
        </w:rPr>
        <w:t xml:space="preserve">Requirement 1 is not for Oct ’25 </w:t>
      </w:r>
      <w:proofErr w:type="gramStart"/>
      <w:r w:rsidRPr="00491F7D">
        <w:rPr>
          <w:rFonts w:eastAsia="Times New Roman"/>
          <w:highlight w:val="yellow"/>
        </w:rPr>
        <w:t>release</w:t>
      </w:r>
      <w:r>
        <w:rPr>
          <w:rFonts w:eastAsia="Times New Roman"/>
          <w:highlight w:val="yellow"/>
        </w:rPr>
        <w:t>,</w:t>
      </w:r>
      <w:r w:rsidRPr="00491F7D">
        <w:rPr>
          <w:rFonts w:eastAsia="Times New Roman"/>
          <w:highlight w:val="yellow"/>
        </w:rPr>
        <w:t xml:space="preserve"> but</w:t>
      </w:r>
      <w:proofErr w:type="gramEnd"/>
      <w:r w:rsidRPr="00491F7D">
        <w:rPr>
          <w:rFonts w:eastAsia="Times New Roman"/>
          <w:highlight w:val="yellow"/>
        </w:rPr>
        <w:t xml:space="preserve"> is left below as the principle is described here for what requirement 2 needs to accomplish</w:t>
      </w:r>
      <w:r w:rsidRPr="00491F7D">
        <w:rPr>
          <w:rFonts w:eastAsia="Times New Roman"/>
          <w:highlight w:val="yellow"/>
          <w:lang w:eastAsia="en-AU"/>
        </w:rPr>
        <w:t>.</w:t>
      </w:r>
      <w:r>
        <w:rPr>
          <w:rFonts w:eastAsia="Times New Roman"/>
          <w:lang w:eastAsia="en-AU"/>
        </w:rPr>
        <w:t xml:space="preserve">  </w:t>
      </w:r>
    </w:p>
    <w:p w14:paraId="1AA6F720" w14:textId="77777777" w:rsidR="00A269E9" w:rsidRDefault="00A269E9" w:rsidP="00A269E9">
      <w:pPr>
        <w:pStyle w:val="ListParagraph"/>
        <w:numPr>
          <w:ilvl w:val="1"/>
          <w:numId w:val="7"/>
        </w:numPr>
        <w:spacing w:after="0" w:line="240" w:lineRule="auto"/>
        <w:contextualSpacing w:val="0"/>
        <w:rPr>
          <w:rFonts w:eastAsia="Times New Roman"/>
        </w:rPr>
      </w:pPr>
      <w:r>
        <w:rPr>
          <w:rFonts w:eastAsia="Times New Roman"/>
        </w:rPr>
        <w:t>If the incident of the 9WCO WT, does not commence P3 in the WPBP split of the call, then no further action for requirement 1.</w:t>
      </w:r>
    </w:p>
    <w:p w14:paraId="12635348" w14:textId="77777777" w:rsidR="00A269E9" w:rsidRDefault="00A269E9" w:rsidP="00A269E9">
      <w:pPr>
        <w:pStyle w:val="ListParagraph"/>
        <w:numPr>
          <w:ilvl w:val="1"/>
          <w:numId w:val="7"/>
        </w:numPr>
        <w:spacing w:after="0" w:line="240" w:lineRule="auto"/>
        <w:contextualSpacing w:val="0"/>
        <w:rPr>
          <w:rFonts w:eastAsia="Times New Roman"/>
        </w:rPr>
      </w:pPr>
      <w:r>
        <w:rPr>
          <w:rFonts w:eastAsia="Times New Roman"/>
        </w:rPr>
        <w:t>If the incident of the 9WCO WT, commences P3 in the WPBP split of the call, then check if we already have a WPBP split start date on the P3 commencement date.   (check ‘all’ the existing entries in table WPBP)</w:t>
      </w:r>
    </w:p>
    <w:p w14:paraId="077E9DAB" w14:textId="77777777" w:rsidR="00A269E9" w:rsidRDefault="00A269E9" w:rsidP="00A269E9">
      <w:pPr>
        <w:pStyle w:val="ListParagraph"/>
        <w:numPr>
          <w:ilvl w:val="2"/>
          <w:numId w:val="7"/>
        </w:numPr>
        <w:spacing w:after="0" w:line="240" w:lineRule="auto"/>
        <w:contextualSpacing w:val="0"/>
        <w:rPr>
          <w:rFonts w:eastAsia="Times New Roman"/>
        </w:rPr>
      </w:pPr>
      <w:r>
        <w:rPr>
          <w:rFonts w:eastAsia="Times New Roman"/>
        </w:rPr>
        <w:t>If there is WPBP split with start date = the P3 start date, then no further action for requirement 1.</w:t>
      </w:r>
    </w:p>
    <w:p w14:paraId="1F73588E" w14:textId="77777777" w:rsidR="00A269E9" w:rsidRDefault="00A269E9" w:rsidP="00A269E9">
      <w:pPr>
        <w:pStyle w:val="ListParagraph"/>
        <w:numPr>
          <w:ilvl w:val="2"/>
          <w:numId w:val="7"/>
        </w:numPr>
        <w:spacing w:after="0" w:line="240" w:lineRule="auto"/>
        <w:contextualSpacing w:val="0"/>
        <w:rPr>
          <w:rFonts w:eastAsia="Times New Roman"/>
        </w:rPr>
      </w:pPr>
      <w:r>
        <w:rPr>
          <w:rFonts w:eastAsia="Times New Roman"/>
        </w:rPr>
        <w:t>If there is no WPBP split with start date = the P3 start date, then like WPBPCS, ‘add’/’create’ the missing WPBP splits to accommodate the P3 start date and distribute the splits. (we do not have to concern with an end date, just the P3 commencement date). Noted the new WPBP split insert is not driven by the IT14 WT start/end date, but by the Period 3 start date for the incident of the processed IT14 Wt.  </w:t>
      </w:r>
    </w:p>
    <w:p w14:paraId="2718F23D" w14:textId="77777777" w:rsidR="00A269E9" w:rsidRDefault="00A269E9" w:rsidP="00A269E9">
      <w:pPr>
        <w:pStyle w:val="ListParagraph"/>
        <w:numPr>
          <w:ilvl w:val="3"/>
          <w:numId w:val="7"/>
        </w:numPr>
        <w:spacing w:after="0" w:line="240" w:lineRule="auto"/>
        <w:contextualSpacing w:val="0"/>
        <w:rPr>
          <w:rFonts w:eastAsia="Times New Roman"/>
        </w:rPr>
      </w:pPr>
      <w:r>
        <w:rPr>
          <w:rFonts w:eastAsia="Times New Roman"/>
        </w:rPr>
        <w:t xml:space="preserve">Example: WPBP split exist for 1-7jan and for 8-14Jan. </w:t>
      </w:r>
      <w:proofErr w:type="spellStart"/>
      <w:r>
        <w:rPr>
          <w:rFonts w:eastAsia="Times New Roman"/>
        </w:rPr>
        <w:t>Eg.</w:t>
      </w:r>
      <w:proofErr w:type="spellEnd"/>
      <w:r>
        <w:rPr>
          <w:rFonts w:eastAsia="Times New Roman"/>
        </w:rPr>
        <w:t xml:space="preserve"> calling the new operation for split dates 1–7Jan and P3 commenced on 4Jan. Operation to a) Create more WPBP splits within 1-</w:t>
      </w:r>
      <w:proofErr w:type="gramStart"/>
      <w:r>
        <w:rPr>
          <w:rFonts w:eastAsia="Times New Roman"/>
        </w:rPr>
        <w:t>7jan</w:t>
      </w:r>
      <w:proofErr w:type="gramEnd"/>
      <w:r>
        <w:rPr>
          <w:rFonts w:eastAsia="Times New Roman"/>
        </w:rPr>
        <w:t xml:space="preserve"> so we have 1-3Jan and 4-7Jan. The WT call is not for 8-14 Jan, leave that as is. B) Distribute the existing </w:t>
      </w:r>
      <w:proofErr w:type="gramStart"/>
      <w:r>
        <w:rPr>
          <w:rFonts w:eastAsia="Times New Roman"/>
        </w:rPr>
        <w:t>WT’s</w:t>
      </w:r>
      <w:proofErr w:type="gramEnd"/>
      <w:r>
        <w:rPr>
          <w:rFonts w:eastAsia="Times New Roman"/>
        </w:rPr>
        <w:t xml:space="preserve"> to the newly created WPBP split.</w:t>
      </w:r>
    </w:p>
    <w:tbl>
      <w:tblPr>
        <w:tblW w:w="4626" w:type="dxa"/>
        <w:tblInd w:w="3019" w:type="dxa"/>
        <w:tblCellMar>
          <w:left w:w="0" w:type="dxa"/>
          <w:right w:w="0" w:type="dxa"/>
        </w:tblCellMar>
        <w:tblLook w:val="04A0" w:firstRow="1" w:lastRow="0" w:firstColumn="1" w:lastColumn="0" w:noHBand="0" w:noVBand="1"/>
      </w:tblPr>
      <w:tblGrid>
        <w:gridCol w:w="2216"/>
        <w:gridCol w:w="1276"/>
        <w:gridCol w:w="1134"/>
      </w:tblGrid>
      <w:tr w:rsidR="00A269E9" w14:paraId="369504B5" w14:textId="77777777" w:rsidTr="00660F97">
        <w:trPr>
          <w:trHeight w:val="290"/>
        </w:trPr>
        <w:tc>
          <w:tcPr>
            <w:tcW w:w="2216"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311DFE9" w14:textId="77777777" w:rsidR="00A269E9" w:rsidRPr="004E6DF1" w:rsidRDefault="00A269E9" w:rsidP="00660F97">
            <w:pPr>
              <w:rPr>
                <w:b/>
                <w:bCs/>
                <w:color w:val="000000"/>
                <w:lang w:eastAsia="en-AU"/>
                <w14:ligatures w14:val="none"/>
              </w:rPr>
            </w:pPr>
            <w:r w:rsidRPr="004E6DF1">
              <w:rPr>
                <w:b/>
                <w:bCs/>
                <w:color w:val="000000"/>
                <w:lang w:eastAsia="en-AU"/>
                <w14:ligatures w14:val="none"/>
              </w:rPr>
              <w:lastRenderedPageBreak/>
              <w:t>Before operation</w:t>
            </w:r>
          </w:p>
        </w:tc>
        <w:tc>
          <w:tcPr>
            <w:tcW w:w="1276"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5FC7A7A3" w14:textId="77777777" w:rsidR="00A269E9" w:rsidRDefault="00A269E9" w:rsidP="00660F97">
            <w:pPr>
              <w:rPr>
                <w:color w:val="000000"/>
                <w:lang w:eastAsia="en-AU"/>
                <w14:ligatures w14:val="none"/>
              </w:rPr>
            </w:pPr>
            <w:r>
              <w:rPr>
                <w:color w:val="000000"/>
                <w:lang w:eastAsia="en-AU"/>
                <w14:ligatures w14:val="none"/>
              </w:rPr>
              <w:t>0100 base</w:t>
            </w:r>
          </w:p>
        </w:tc>
        <w:tc>
          <w:tcPr>
            <w:tcW w:w="1134"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097708B0" w14:textId="77777777" w:rsidR="00A269E9" w:rsidRDefault="00A269E9" w:rsidP="00660F97">
            <w:pPr>
              <w:rPr>
                <w:color w:val="000000"/>
                <w:lang w:eastAsia="en-AU"/>
                <w14:ligatures w14:val="none"/>
              </w:rPr>
            </w:pPr>
            <w:r>
              <w:rPr>
                <w:color w:val="000000"/>
                <w:lang w:eastAsia="en-AU"/>
                <w14:ligatures w14:val="none"/>
              </w:rPr>
              <w:t>9WCO</w:t>
            </w:r>
          </w:p>
        </w:tc>
      </w:tr>
      <w:tr w:rsidR="00A269E9" w14:paraId="694587FD" w14:textId="77777777" w:rsidTr="00660F97">
        <w:trPr>
          <w:trHeight w:val="290"/>
        </w:trPr>
        <w:tc>
          <w:tcPr>
            <w:tcW w:w="22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DE25326" w14:textId="77777777" w:rsidR="00A269E9" w:rsidRDefault="00A269E9" w:rsidP="00660F97">
            <w:pPr>
              <w:rPr>
                <w:color w:val="000000"/>
                <w:lang w:eastAsia="en-AU"/>
                <w14:ligatures w14:val="none"/>
              </w:rPr>
            </w:pPr>
            <w:r>
              <w:rPr>
                <w:color w:val="000000"/>
                <w:lang w:eastAsia="en-AU"/>
                <w14:ligatures w14:val="none"/>
              </w:rPr>
              <w:t>WPBP 1-7Jan</w:t>
            </w:r>
          </w:p>
        </w:tc>
        <w:tc>
          <w:tcPr>
            <w:tcW w:w="127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E9C7F8B" w14:textId="77777777" w:rsidR="00A269E9" w:rsidRDefault="00A269E9" w:rsidP="00660F97">
            <w:pPr>
              <w:jc w:val="right"/>
              <w:rPr>
                <w:color w:val="000000"/>
                <w:lang w:eastAsia="en-AU"/>
                <w14:ligatures w14:val="none"/>
              </w:rPr>
            </w:pPr>
            <w:r>
              <w:rPr>
                <w:color w:val="000000"/>
                <w:lang w:eastAsia="en-AU"/>
                <w14:ligatures w14:val="none"/>
              </w:rPr>
              <w:t>90000</w:t>
            </w:r>
          </w:p>
        </w:tc>
        <w:tc>
          <w:tcPr>
            <w:tcW w:w="113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4D5CDD1" w14:textId="77777777" w:rsidR="00A269E9" w:rsidRDefault="00A269E9" w:rsidP="00660F97">
            <w:pPr>
              <w:jc w:val="right"/>
              <w:rPr>
                <w:color w:val="000000"/>
                <w:lang w:eastAsia="en-AU"/>
                <w14:ligatures w14:val="none"/>
              </w:rPr>
            </w:pPr>
            <w:r>
              <w:rPr>
                <w:color w:val="000000"/>
                <w:lang w:eastAsia="en-AU"/>
                <w14:ligatures w14:val="none"/>
              </w:rPr>
              <w:t>2300</w:t>
            </w:r>
          </w:p>
        </w:tc>
      </w:tr>
      <w:tr w:rsidR="00A269E9" w14:paraId="00B7A106" w14:textId="77777777" w:rsidTr="00660F97">
        <w:trPr>
          <w:trHeight w:val="290"/>
        </w:trPr>
        <w:tc>
          <w:tcPr>
            <w:tcW w:w="22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B7EF68A" w14:textId="77777777" w:rsidR="00A269E9" w:rsidRPr="004E6DF1" w:rsidRDefault="00A269E9" w:rsidP="00660F97">
            <w:pPr>
              <w:rPr>
                <w:b/>
                <w:bCs/>
                <w:color w:val="000000"/>
                <w:lang w:eastAsia="en-AU"/>
                <w14:ligatures w14:val="none"/>
              </w:rPr>
            </w:pPr>
            <w:r w:rsidRPr="004E6DF1">
              <w:rPr>
                <w:b/>
                <w:bCs/>
                <w:color w:val="000000"/>
                <w:lang w:eastAsia="en-AU"/>
                <w14:ligatures w14:val="none"/>
              </w:rPr>
              <w:t>After operation</w:t>
            </w:r>
          </w:p>
        </w:tc>
        <w:tc>
          <w:tcPr>
            <w:tcW w:w="127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C4C8C0" w14:textId="77777777" w:rsidR="00A269E9" w:rsidRDefault="00A269E9" w:rsidP="00660F97">
            <w:pPr>
              <w:rPr>
                <w:color w:val="000000"/>
                <w:lang w:eastAsia="en-AU"/>
                <w14:ligatures w14:val="none"/>
              </w:rPr>
            </w:pPr>
            <w:r>
              <w:rPr>
                <w:color w:val="000000"/>
                <w:lang w:eastAsia="en-AU"/>
                <w14:ligatures w14:val="none"/>
              </w:rPr>
              <w:t> </w:t>
            </w:r>
          </w:p>
        </w:tc>
        <w:tc>
          <w:tcPr>
            <w:tcW w:w="113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8564591" w14:textId="77777777" w:rsidR="00A269E9" w:rsidRDefault="00A269E9" w:rsidP="00660F97">
            <w:pPr>
              <w:rPr>
                <w:color w:val="000000"/>
                <w:lang w:eastAsia="en-AU"/>
                <w14:ligatures w14:val="none"/>
              </w:rPr>
            </w:pPr>
            <w:r>
              <w:rPr>
                <w:color w:val="000000"/>
                <w:lang w:eastAsia="en-AU"/>
                <w14:ligatures w14:val="none"/>
              </w:rPr>
              <w:t> </w:t>
            </w:r>
          </w:p>
        </w:tc>
      </w:tr>
      <w:tr w:rsidR="00A269E9" w14:paraId="60614D78" w14:textId="77777777" w:rsidTr="00660F97">
        <w:trPr>
          <w:trHeight w:val="290"/>
        </w:trPr>
        <w:tc>
          <w:tcPr>
            <w:tcW w:w="22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FA91263" w14:textId="77777777" w:rsidR="00A269E9" w:rsidRDefault="00A269E9" w:rsidP="00660F97">
            <w:pPr>
              <w:rPr>
                <w:color w:val="000000"/>
                <w:lang w:eastAsia="en-AU"/>
                <w14:ligatures w14:val="none"/>
              </w:rPr>
            </w:pPr>
            <w:r>
              <w:rPr>
                <w:color w:val="000000"/>
                <w:lang w:eastAsia="en-AU"/>
                <w14:ligatures w14:val="none"/>
              </w:rPr>
              <w:t>WPBP 1-3Jan</w:t>
            </w:r>
          </w:p>
        </w:tc>
        <w:tc>
          <w:tcPr>
            <w:tcW w:w="127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4332414" w14:textId="77777777" w:rsidR="00A269E9" w:rsidRDefault="00A269E9" w:rsidP="00660F97">
            <w:pPr>
              <w:jc w:val="right"/>
              <w:rPr>
                <w:color w:val="000000"/>
                <w:lang w:eastAsia="en-AU"/>
                <w14:ligatures w14:val="none"/>
              </w:rPr>
            </w:pPr>
            <w:r>
              <w:rPr>
                <w:color w:val="000000"/>
                <w:lang w:eastAsia="en-AU"/>
                <w14:ligatures w14:val="none"/>
              </w:rPr>
              <w:t>90000</w:t>
            </w:r>
          </w:p>
        </w:tc>
        <w:tc>
          <w:tcPr>
            <w:tcW w:w="113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8FBD684" w14:textId="77777777" w:rsidR="00A269E9" w:rsidRDefault="00A269E9" w:rsidP="00660F97">
            <w:pPr>
              <w:jc w:val="right"/>
              <w:rPr>
                <w:color w:val="000000"/>
                <w:lang w:eastAsia="en-AU"/>
                <w14:ligatures w14:val="none"/>
              </w:rPr>
            </w:pPr>
            <w:r>
              <w:rPr>
                <w:color w:val="000000"/>
                <w:lang w:eastAsia="en-AU"/>
                <w14:ligatures w14:val="none"/>
              </w:rPr>
              <w:t>2300</w:t>
            </w:r>
          </w:p>
        </w:tc>
      </w:tr>
      <w:tr w:rsidR="00A269E9" w14:paraId="587D49C4" w14:textId="77777777" w:rsidTr="00660F97">
        <w:trPr>
          <w:trHeight w:val="290"/>
        </w:trPr>
        <w:tc>
          <w:tcPr>
            <w:tcW w:w="22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FE5F00B" w14:textId="77777777" w:rsidR="00A269E9" w:rsidRDefault="00A269E9" w:rsidP="00660F97">
            <w:pPr>
              <w:rPr>
                <w:color w:val="000000"/>
                <w:lang w:eastAsia="en-AU"/>
                <w14:ligatures w14:val="none"/>
              </w:rPr>
            </w:pPr>
            <w:r>
              <w:rPr>
                <w:color w:val="000000"/>
                <w:lang w:eastAsia="en-AU"/>
                <w14:ligatures w14:val="none"/>
              </w:rPr>
              <w:t>WPBP 4-7Jan</w:t>
            </w:r>
          </w:p>
        </w:tc>
        <w:tc>
          <w:tcPr>
            <w:tcW w:w="127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3367FF6" w14:textId="77777777" w:rsidR="00A269E9" w:rsidRDefault="00A269E9" w:rsidP="00660F97">
            <w:pPr>
              <w:jc w:val="right"/>
              <w:rPr>
                <w:color w:val="000000"/>
                <w:lang w:eastAsia="en-AU"/>
                <w14:ligatures w14:val="none"/>
              </w:rPr>
            </w:pPr>
            <w:r>
              <w:rPr>
                <w:color w:val="000000"/>
                <w:lang w:eastAsia="en-AU"/>
                <w14:ligatures w14:val="none"/>
              </w:rPr>
              <w:t>90000</w:t>
            </w:r>
          </w:p>
        </w:tc>
        <w:tc>
          <w:tcPr>
            <w:tcW w:w="113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CD7A90D" w14:textId="77777777" w:rsidR="00A269E9" w:rsidRDefault="00A269E9" w:rsidP="00660F97">
            <w:pPr>
              <w:jc w:val="right"/>
              <w:rPr>
                <w:color w:val="000000"/>
                <w:lang w:eastAsia="en-AU"/>
                <w14:ligatures w14:val="none"/>
              </w:rPr>
            </w:pPr>
            <w:r>
              <w:rPr>
                <w:color w:val="000000"/>
                <w:lang w:eastAsia="en-AU"/>
                <w14:ligatures w14:val="none"/>
              </w:rPr>
              <w:t>2300</w:t>
            </w:r>
          </w:p>
        </w:tc>
      </w:tr>
    </w:tbl>
    <w:p w14:paraId="1C91E7B9" w14:textId="77777777" w:rsidR="00124D68" w:rsidRDefault="00124D68" w:rsidP="00013CF3">
      <w:pPr>
        <w:rPr>
          <w:sz w:val="23"/>
          <w:szCs w:val="23"/>
        </w:rPr>
      </w:pPr>
    </w:p>
    <w:p w14:paraId="3B442C70" w14:textId="77777777" w:rsidR="002A4660" w:rsidRDefault="002A4660" w:rsidP="00013CF3">
      <w:pPr>
        <w:rPr>
          <w:sz w:val="23"/>
          <w:szCs w:val="23"/>
        </w:rPr>
      </w:pPr>
    </w:p>
    <w:p w14:paraId="0AD11FC8" w14:textId="7338BC81" w:rsidR="002A4660" w:rsidRDefault="002A4660" w:rsidP="002A4660">
      <w:pPr>
        <w:pStyle w:val="Heading2"/>
      </w:pPr>
      <w:bookmarkStart w:id="227" w:name="_Toc205482373"/>
      <w:r>
        <w:t>Salary factoring WC absences</w:t>
      </w:r>
      <w:bookmarkEnd w:id="227"/>
    </w:p>
    <w:p w14:paraId="4D38DCD0" w14:textId="77777777" w:rsidR="002A4660" w:rsidRDefault="002A4660" w:rsidP="002A4660">
      <w:pPr>
        <w:pStyle w:val="Heading4"/>
        <w:rPr>
          <w:lang w:eastAsia="en-AU"/>
        </w:rPr>
      </w:pPr>
      <w:bookmarkStart w:id="228" w:name="_Toc205482374"/>
      <w:r>
        <w:rPr>
          <w:lang w:eastAsia="en-AU"/>
        </w:rPr>
        <w:t>Note on design (for future use)</w:t>
      </w:r>
      <w:bookmarkEnd w:id="228"/>
    </w:p>
    <w:p w14:paraId="197C0257" w14:textId="77777777" w:rsidR="002A4660" w:rsidRDefault="002A4660" w:rsidP="002A4660">
      <w:pPr>
        <w:rPr>
          <w:lang w:eastAsia="en-AU"/>
        </w:rPr>
      </w:pPr>
      <w:r w:rsidRPr="00117C43">
        <w:rPr>
          <w:highlight w:val="yellow"/>
          <w:lang w:eastAsia="en-AU"/>
        </w:rPr>
        <w:t>We have outstanding requirements in this space and therefor the below is informational only.</w:t>
      </w:r>
    </w:p>
    <w:p w14:paraId="457270DD" w14:textId="77777777" w:rsidR="002A4660" w:rsidRDefault="002A4660" w:rsidP="002A4660">
      <w:pPr>
        <w:rPr>
          <w:lang w:eastAsia="en-AU"/>
        </w:rPr>
      </w:pPr>
      <w:r>
        <w:rPr>
          <w:lang w:eastAsia="en-AU"/>
        </w:rPr>
        <w:t xml:space="preserve">It was at first anticipated to reduce the pro-rate factor with the factor WT’s relevant to the unpaid leave instead of using the SAP standard counting of unpaid hours. </w:t>
      </w:r>
    </w:p>
    <w:p w14:paraId="52609D09" w14:textId="77777777" w:rsidR="002A4660" w:rsidRDefault="002A4660" w:rsidP="002A4660">
      <w:pPr>
        <w:rPr>
          <w:lang w:eastAsia="en-AU"/>
        </w:rPr>
      </w:pPr>
      <w:r w:rsidRPr="00D96E50">
        <w:rPr>
          <w:highlight w:val="yellow"/>
          <w:lang w:eastAsia="en-AU"/>
        </w:rPr>
        <w:t>TBC</w:t>
      </w:r>
      <w:r>
        <w:rPr>
          <w:lang w:eastAsia="en-AU"/>
        </w:rPr>
        <w:t xml:space="preserve"> if this will require additional change to some absences to generate a unique WT and with that implied extra testing of absences and generation of this new WT in retrospect.</w:t>
      </w:r>
    </w:p>
    <w:p w14:paraId="5F75386F" w14:textId="77777777" w:rsidR="002A4660" w:rsidRDefault="002A4660" w:rsidP="002A4660">
      <w:pPr>
        <w:rPr>
          <w:lang w:eastAsia="en-AU"/>
        </w:rPr>
      </w:pPr>
      <w:r>
        <w:rPr>
          <w:lang w:eastAsia="en-AU"/>
        </w:rPr>
        <w:t xml:space="preserve">Issue absence identified are ‘paid’ WC absences and ‘unpaid’ WC leave code 5501 both uses WT 4R93 generated as a unique WT.  4R93 is also generated by other WC unpaid leave codes 5502 5505, but these also have a WT 9984 generated whereas leave code 5501 does not have WT 9984 generated.   WT 9984 is used to reduce some basic pay components via factoring whereas WT 4R93 does not.  That implies that absence code 5501 is be designed as unpaid but might be paid.  Downstream use if WT 4R93 was not investigated to the full/samples were requested to see the impact.  It is expected (need sample test cases to be verified by the SAP support) that the paid WC absences are paid via basic pay absences (of which the basic pay is included in actual earnings that reduce EPSS salary) and that there is WT 4901 that also reduce EPSS salary and whether that is OK.  We need confirmation if leave code 5501 can be delimited and if not, then what the EPSS factor requirement is for it. </w:t>
      </w:r>
    </w:p>
    <w:p w14:paraId="2F02F62F" w14:textId="77777777" w:rsidR="002A4660" w:rsidRDefault="002A4660" w:rsidP="002A4660">
      <w:pPr>
        <w:rPr>
          <w:lang w:eastAsia="en-AU"/>
        </w:rPr>
      </w:pPr>
      <w:r w:rsidRPr="00117C43">
        <w:rPr>
          <w:highlight w:val="yellow"/>
          <w:lang w:eastAsia="en-AU"/>
        </w:rPr>
        <w:t xml:space="preserve">We need an understanding via test cases in relation to the below absences and with that the </w:t>
      </w:r>
      <w:proofErr w:type="spellStart"/>
      <w:r w:rsidRPr="00117C43">
        <w:rPr>
          <w:highlight w:val="yellow"/>
          <w:lang w:eastAsia="en-AU"/>
        </w:rPr>
        <w:t>NSWPf</w:t>
      </w:r>
      <w:proofErr w:type="spellEnd"/>
      <w:r w:rsidRPr="00117C43">
        <w:rPr>
          <w:highlight w:val="yellow"/>
          <w:lang w:eastAsia="en-AU"/>
        </w:rPr>
        <w:t xml:space="preserve"> requirement. Once understood more changes </w:t>
      </w:r>
      <w:r>
        <w:rPr>
          <w:highlight w:val="yellow"/>
          <w:lang w:eastAsia="en-AU"/>
        </w:rPr>
        <w:t xml:space="preserve">might be required </w:t>
      </w:r>
      <w:r w:rsidRPr="00117C43">
        <w:rPr>
          <w:highlight w:val="yellow"/>
          <w:lang w:eastAsia="en-AU"/>
        </w:rPr>
        <w:t>for future releases post Oct ’25</w:t>
      </w:r>
      <w:r>
        <w:rPr>
          <w:lang w:eastAsia="en-AU"/>
        </w:rPr>
        <w:t>.</w:t>
      </w:r>
    </w:p>
    <w:p w14:paraId="1FAB2638" w14:textId="77777777" w:rsidR="002A4660" w:rsidRDefault="002A4660" w:rsidP="002A4660">
      <w:pPr>
        <w:spacing w:after="0" w:line="240" w:lineRule="auto"/>
        <w:rPr>
          <w:rFonts w:ascii="Calibri" w:eastAsia="Times New Roman" w:hAnsi="Calibri" w:cs="Calibri"/>
          <w:b/>
          <w:bCs/>
          <w:color w:val="000000"/>
          <w:kern w:val="0"/>
          <w:sz w:val="18"/>
          <w:szCs w:val="18"/>
          <w:lang w:eastAsia="en-AU"/>
          <w14:ligatures w14:val="none"/>
        </w:rPr>
        <w:sectPr w:rsidR="002A4660" w:rsidSect="002A4660">
          <w:headerReference w:type="even" r:id="rId56"/>
          <w:headerReference w:type="default" r:id="rId57"/>
          <w:footerReference w:type="even" r:id="rId58"/>
          <w:footerReference w:type="default" r:id="rId59"/>
          <w:headerReference w:type="first" r:id="rId60"/>
          <w:footerReference w:type="first" r:id="rId61"/>
          <w:pgSz w:w="11906" w:h="16838"/>
          <w:pgMar w:top="1440" w:right="1440" w:bottom="1440" w:left="1440" w:header="708" w:footer="708" w:gutter="0"/>
          <w:cols w:space="708"/>
          <w:docGrid w:linePitch="360"/>
        </w:sectPr>
      </w:pPr>
    </w:p>
    <w:tbl>
      <w:tblPr>
        <w:tblW w:w="5000" w:type="pct"/>
        <w:tblLayout w:type="fixed"/>
        <w:tblLook w:val="04A0" w:firstRow="1" w:lastRow="0" w:firstColumn="1" w:lastColumn="0" w:noHBand="0" w:noVBand="1"/>
      </w:tblPr>
      <w:tblGrid>
        <w:gridCol w:w="587"/>
        <w:gridCol w:w="1485"/>
        <w:gridCol w:w="605"/>
        <w:gridCol w:w="1484"/>
        <w:gridCol w:w="918"/>
        <w:gridCol w:w="762"/>
        <w:gridCol w:w="1300"/>
        <w:gridCol w:w="3911"/>
        <w:gridCol w:w="1559"/>
        <w:gridCol w:w="575"/>
        <w:gridCol w:w="762"/>
      </w:tblGrid>
      <w:tr w:rsidR="002A4660" w:rsidRPr="00687F8F" w14:paraId="4CD50D8C" w14:textId="77777777" w:rsidTr="00660F97">
        <w:trPr>
          <w:trHeight w:val="970"/>
          <w:tblHeader/>
        </w:trPr>
        <w:tc>
          <w:tcPr>
            <w:tcW w:w="210" w:type="pct"/>
            <w:tcBorders>
              <w:top w:val="single" w:sz="4" w:space="0" w:color="auto"/>
              <w:left w:val="single" w:sz="4" w:space="0" w:color="auto"/>
              <w:bottom w:val="single" w:sz="4" w:space="0" w:color="auto"/>
              <w:right w:val="single" w:sz="4" w:space="0" w:color="auto"/>
            </w:tcBorders>
            <w:vAlign w:val="bottom"/>
            <w:hideMark/>
          </w:tcPr>
          <w:p w14:paraId="03E5EE37" w14:textId="77777777" w:rsidR="002A4660" w:rsidRPr="00687F8F" w:rsidRDefault="002A4660" w:rsidP="00660F97">
            <w:pPr>
              <w:spacing w:after="0" w:line="240" w:lineRule="auto"/>
              <w:rPr>
                <w:rFonts w:ascii="Calibri" w:eastAsia="Times New Roman" w:hAnsi="Calibri" w:cs="Calibri"/>
                <w:b/>
                <w:bCs/>
                <w:color w:val="000000"/>
                <w:kern w:val="0"/>
                <w:sz w:val="16"/>
                <w:szCs w:val="16"/>
                <w:lang w:eastAsia="en-AU"/>
                <w14:ligatures w14:val="none"/>
              </w:rPr>
            </w:pPr>
            <w:r w:rsidRPr="00687F8F">
              <w:rPr>
                <w:rFonts w:ascii="Calibri" w:eastAsia="Times New Roman" w:hAnsi="Calibri" w:cs="Calibri"/>
                <w:b/>
                <w:bCs/>
                <w:color w:val="000000"/>
                <w:kern w:val="0"/>
                <w:sz w:val="16"/>
                <w:szCs w:val="16"/>
                <w:lang w:eastAsia="en-AU"/>
                <w14:ligatures w14:val="none"/>
              </w:rPr>
              <w:lastRenderedPageBreak/>
              <w:t xml:space="preserve">IT0573 Leave code for PS </w:t>
            </w:r>
            <w:proofErr w:type="spellStart"/>
            <w:r w:rsidRPr="00687F8F">
              <w:rPr>
                <w:rFonts w:ascii="Calibri" w:eastAsia="Times New Roman" w:hAnsi="Calibri" w:cs="Calibri"/>
                <w:b/>
                <w:bCs/>
                <w:color w:val="000000"/>
                <w:kern w:val="0"/>
                <w:sz w:val="16"/>
                <w:szCs w:val="16"/>
                <w:lang w:eastAsia="en-AU"/>
                <w14:ligatures w14:val="none"/>
              </w:rPr>
              <w:t>infotype</w:t>
            </w:r>
            <w:proofErr w:type="spellEnd"/>
          </w:p>
        </w:tc>
        <w:tc>
          <w:tcPr>
            <w:tcW w:w="532" w:type="pct"/>
            <w:tcBorders>
              <w:top w:val="single" w:sz="4" w:space="0" w:color="auto"/>
              <w:left w:val="nil"/>
              <w:bottom w:val="single" w:sz="4" w:space="0" w:color="auto"/>
              <w:right w:val="single" w:sz="4" w:space="0" w:color="auto"/>
            </w:tcBorders>
            <w:vAlign w:val="bottom"/>
            <w:hideMark/>
          </w:tcPr>
          <w:p w14:paraId="26F06C7A" w14:textId="77777777" w:rsidR="002A4660" w:rsidRPr="00687F8F" w:rsidRDefault="002A4660" w:rsidP="00660F97">
            <w:pPr>
              <w:spacing w:after="0" w:line="240" w:lineRule="auto"/>
              <w:rPr>
                <w:rFonts w:ascii="Calibri" w:eastAsia="Times New Roman" w:hAnsi="Calibri" w:cs="Calibri"/>
                <w:b/>
                <w:bCs/>
                <w:color w:val="000000"/>
                <w:kern w:val="0"/>
                <w:sz w:val="16"/>
                <w:szCs w:val="16"/>
                <w:lang w:eastAsia="en-AU"/>
                <w14:ligatures w14:val="none"/>
              </w:rPr>
            </w:pPr>
            <w:r w:rsidRPr="00687F8F">
              <w:rPr>
                <w:rFonts w:ascii="Calibri" w:eastAsia="Times New Roman" w:hAnsi="Calibri" w:cs="Calibri"/>
                <w:b/>
                <w:bCs/>
                <w:color w:val="000000"/>
                <w:kern w:val="0"/>
                <w:sz w:val="16"/>
                <w:szCs w:val="16"/>
                <w:lang w:eastAsia="en-AU"/>
                <w14:ligatures w14:val="none"/>
              </w:rPr>
              <w:t>IT0573 description</w:t>
            </w:r>
          </w:p>
        </w:tc>
        <w:tc>
          <w:tcPr>
            <w:tcW w:w="217" w:type="pct"/>
            <w:tcBorders>
              <w:top w:val="single" w:sz="4" w:space="0" w:color="auto"/>
              <w:left w:val="nil"/>
              <w:bottom w:val="single" w:sz="4" w:space="0" w:color="auto"/>
              <w:right w:val="single" w:sz="4" w:space="0" w:color="auto"/>
            </w:tcBorders>
            <w:vAlign w:val="bottom"/>
            <w:hideMark/>
          </w:tcPr>
          <w:p w14:paraId="707E5C82" w14:textId="77777777" w:rsidR="002A4660" w:rsidRPr="00687F8F" w:rsidRDefault="002A4660" w:rsidP="00660F97">
            <w:pPr>
              <w:spacing w:after="0" w:line="240" w:lineRule="auto"/>
              <w:rPr>
                <w:rFonts w:ascii="Calibri" w:eastAsia="Times New Roman" w:hAnsi="Calibri" w:cs="Calibri"/>
                <w:b/>
                <w:bCs/>
                <w:color w:val="000000"/>
                <w:kern w:val="0"/>
                <w:sz w:val="16"/>
                <w:szCs w:val="16"/>
                <w:lang w:eastAsia="en-AU"/>
                <w14:ligatures w14:val="none"/>
              </w:rPr>
            </w:pPr>
            <w:r w:rsidRPr="00687F8F">
              <w:rPr>
                <w:rFonts w:ascii="Calibri" w:eastAsia="Times New Roman" w:hAnsi="Calibri" w:cs="Calibri"/>
                <w:b/>
                <w:bCs/>
                <w:color w:val="000000"/>
                <w:kern w:val="0"/>
                <w:sz w:val="16"/>
                <w:szCs w:val="16"/>
                <w:lang w:eastAsia="en-AU"/>
                <w14:ligatures w14:val="none"/>
              </w:rPr>
              <w:t>IT2001 A/</w:t>
            </w:r>
            <w:proofErr w:type="spellStart"/>
            <w:r w:rsidRPr="00687F8F">
              <w:rPr>
                <w:rFonts w:ascii="Calibri" w:eastAsia="Times New Roman" w:hAnsi="Calibri" w:cs="Calibri"/>
                <w:b/>
                <w:bCs/>
                <w:color w:val="000000"/>
                <w:kern w:val="0"/>
                <w:sz w:val="16"/>
                <w:szCs w:val="16"/>
                <w:lang w:eastAsia="en-AU"/>
                <w14:ligatures w14:val="none"/>
              </w:rPr>
              <w:t>AType</w:t>
            </w:r>
            <w:proofErr w:type="spellEnd"/>
          </w:p>
        </w:tc>
        <w:tc>
          <w:tcPr>
            <w:tcW w:w="532" w:type="pct"/>
            <w:tcBorders>
              <w:top w:val="single" w:sz="4" w:space="0" w:color="auto"/>
              <w:left w:val="nil"/>
              <w:bottom w:val="single" w:sz="4" w:space="0" w:color="auto"/>
              <w:right w:val="single" w:sz="4" w:space="0" w:color="auto"/>
            </w:tcBorders>
            <w:vAlign w:val="bottom"/>
            <w:hideMark/>
          </w:tcPr>
          <w:p w14:paraId="3AAFDF6A" w14:textId="77777777" w:rsidR="002A4660" w:rsidRPr="00687F8F" w:rsidRDefault="002A4660" w:rsidP="00660F97">
            <w:pPr>
              <w:spacing w:after="0" w:line="240" w:lineRule="auto"/>
              <w:rPr>
                <w:rFonts w:ascii="Calibri" w:eastAsia="Times New Roman" w:hAnsi="Calibri" w:cs="Calibri"/>
                <w:b/>
                <w:bCs/>
                <w:color w:val="000000"/>
                <w:kern w:val="0"/>
                <w:sz w:val="16"/>
                <w:szCs w:val="16"/>
                <w:lang w:eastAsia="en-AU"/>
                <w14:ligatures w14:val="none"/>
              </w:rPr>
            </w:pPr>
            <w:r w:rsidRPr="00687F8F">
              <w:rPr>
                <w:rFonts w:ascii="Calibri" w:eastAsia="Times New Roman" w:hAnsi="Calibri" w:cs="Calibri"/>
                <w:b/>
                <w:bCs/>
                <w:color w:val="000000"/>
                <w:kern w:val="0"/>
                <w:sz w:val="16"/>
                <w:szCs w:val="16"/>
                <w:lang w:eastAsia="en-AU"/>
                <w14:ligatures w14:val="none"/>
              </w:rPr>
              <w:t>IT2001 description</w:t>
            </w:r>
          </w:p>
        </w:tc>
        <w:tc>
          <w:tcPr>
            <w:tcW w:w="329" w:type="pct"/>
            <w:tcBorders>
              <w:top w:val="single" w:sz="4" w:space="0" w:color="auto"/>
              <w:left w:val="nil"/>
              <w:bottom w:val="single" w:sz="4" w:space="0" w:color="auto"/>
              <w:right w:val="single" w:sz="4" w:space="0" w:color="auto"/>
            </w:tcBorders>
            <w:vAlign w:val="bottom"/>
            <w:hideMark/>
          </w:tcPr>
          <w:p w14:paraId="081AA679" w14:textId="77777777" w:rsidR="002A4660" w:rsidRPr="00687F8F" w:rsidRDefault="002A4660" w:rsidP="00660F97">
            <w:pPr>
              <w:spacing w:after="0" w:line="240" w:lineRule="auto"/>
              <w:rPr>
                <w:rFonts w:ascii="Calibri" w:eastAsia="Times New Roman" w:hAnsi="Calibri" w:cs="Calibri"/>
                <w:b/>
                <w:bCs/>
                <w:color w:val="000000"/>
                <w:kern w:val="0"/>
                <w:sz w:val="16"/>
                <w:szCs w:val="16"/>
                <w:lang w:eastAsia="en-AU"/>
                <w14:ligatures w14:val="none"/>
              </w:rPr>
            </w:pPr>
            <w:proofErr w:type="gramStart"/>
            <w:r w:rsidRPr="00687F8F">
              <w:rPr>
                <w:rFonts w:ascii="Calibri" w:eastAsia="Times New Roman" w:hAnsi="Calibri" w:cs="Calibri"/>
                <w:b/>
                <w:bCs/>
                <w:color w:val="000000"/>
                <w:kern w:val="0"/>
                <w:sz w:val="16"/>
                <w:szCs w:val="16"/>
                <w:lang w:eastAsia="en-AU"/>
                <w14:ligatures w14:val="none"/>
              </w:rPr>
              <w:t>WT's</w:t>
            </w:r>
            <w:proofErr w:type="gramEnd"/>
            <w:r w:rsidRPr="00687F8F">
              <w:rPr>
                <w:rFonts w:ascii="Calibri" w:eastAsia="Times New Roman" w:hAnsi="Calibri" w:cs="Calibri"/>
                <w:b/>
                <w:bCs/>
                <w:color w:val="000000"/>
                <w:kern w:val="0"/>
                <w:sz w:val="16"/>
                <w:szCs w:val="16"/>
                <w:lang w:eastAsia="en-AU"/>
                <w14:ligatures w14:val="none"/>
              </w:rPr>
              <w:t xml:space="preserve"> generated</w:t>
            </w:r>
          </w:p>
        </w:tc>
        <w:tc>
          <w:tcPr>
            <w:tcW w:w="273" w:type="pct"/>
            <w:tcBorders>
              <w:top w:val="single" w:sz="4" w:space="0" w:color="auto"/>
              <w:left w:val="nil"/>
              <w:bottom w:val="single" w:sz="4" w:space="0" w:color="auto"/>
              <w:right w:val="single" w:sz="4" w:space="0" w:color="auto"/>
            </w:tcBorders>
            <w:vAlign w:val="bottom"/>
            <w:hideMark/>
          </w:tcPr>
          <w:p w14:paraId="017135F2" w14:textId="77777777" w:rsidR="002A4660" w:rsidRPr="00687F8F" w:rsidRDefault="002A4660" w:rsidP="00660F97">
            <w:pPr>
              <w:spacing w:after="0" w:line="240" w:lineRule="auto"/>
              <w:rPr>
                <w:rFonts w:ascii="Calibri" w:eastAsia="Times New Roman" w:hAnsi="Calibri" w:cs="Calibri"/>
                <w:b/>
                <w:bCs/>
                <w:color w:val="000000"/>
                <w:kern w:val="0"/>
                <w:sz w:val="16"/>
                <w:szCs w:val="16"/>
                <w:lang w:eastAsia="en-AU"/>
                <w14:ligatures w14:val="none"/>
              </w:rPr>
            </w:pPr>
            <w:r w:rsidRPr="00687F8F">
              <w:rPr>
                <w:rFonts w:ascii="Calibri" w:eastAsia="Times New Roman" w:hAnsi="Calibri" w:cs="Calibri"/>
                <w:b/>
                <w:bCs/>
                <w:color w:val="000000"/>
                <w:kern w:val="0"/>
                <w:sz w:val="16"/>
                <w:szCs w:val="16"/>
                <w:lang w:eastAsia="en-AU"/>
                <w14:ligatures w14:val="none"/>
              </w:rPr>
              <w:t>Config (T554C) set as paid/unpaid</w:t>
            </w:r>
          </w:p>
        </w:tc>
        <w:tc>
          <w:tcPr>
            <w:tcW w:w="466" w:type="pct"/>
            <w:tcBorders>
              <w:top w:val="single" w:sz="4" w:space="0" w:color="auto"/>
              <w:left w:val="nil"/>
              <w:bottom w:val="single" w:sz="4" w:space="0" w:color="auto"/>
              <w:right w:val="single" w:sz="4" w:space="0" w:color="auto"/>
            </w:tcBorders>
            <w:vAlign w:val="bottom"/>
            <w:hideMark/>
          </w:tcPr>
          <w:p w14:paraId="6F2F2B0D" w14:textId="77777777" w:rsidR="002A4660" w:rsidRPr="00687F8F" w:rsidRDefault="002A4660" w:rsidP="00660F97">
            <w:pPr>
              <w:spacing w:after="0" w:line="240" w:lineRule="auto"/>
              <w:rPr>
                <w:rFonts w:ascii="Calibri" w:eastAsia="Times New Roman" w:hAnsi="Calibri" w:cs="Calibri"/>
                <w:b/>
                <w:bCs/>
                <w:color w:val="000000"/>
                <w:kern w:val="0"/>
                <w:sz w:val="16"/>
                <w:szCs w:val="16"/>
                <w:lang w:eastAsia="en-AU"/>
                <w14:ligatures w14:val="none"/>
              </w:rPr>
            </w:pPr>
            <w:r w:rsidRPr="00687F8F">
              <w:rPr>
                <w:rFonts w:ascii="Calibri" w:eastAsia="Times New Roman" w:hAnsi="Calibri" w:cs="Calibri"/>
                <w:b/>
                <w:bCs/>
                <w:color w:val="000000"/>
                <w:kern w:val="0"/>
                <w:sz w:val="16"/>
                <w:szCs w:val="16"/>
                <w:lang w:eastAsia="en-AU"/>
                <w14:ligatures w14:val="none"/>
              </w:rPr>
              <w:t>General factors</w:t>
            </w:r>
            <w:r w:rsidRPr="00687F8F">
              <w:rPr>
                <w:rFonts w:ascii="Calibri" w:eastAsia="Times New Roman" w:hAnsi="Calibri" w:cs="Calibri"/>
                <w:b/>
                <w:bCs/>
                <w:color w:val="000000"/>
                <w:kern w:val="0"/>
                <w:sz w:val="16"/>
                <w:szCs w:val="16"/>
                <w:lang w:eastAsia="en-AU"/>
                <w14:ligatures w14:val="none"/>
              </w:rPr>
              <w:br/>
              <w:t xml:space="preserve">Reduce </w:t>
            </w:r>
            <w:r>
              <w:rPr>
                <w:rFonts w:ascii="Calibri" w:eastAsia="Times New Roman" w:hAnsi="Calibri" w:cs="Calibri"/>
                <w:b/>
                <w:bCs/>
                <w:color w:val="000000"/>
                <w:kern w:val="0"/>
                <w:sz w:val="16"/>
                <w:szCs w:val="16"/>
                <w:lang w:eastAsia="en-AU"/>
                <w14:ligatures w14:val="none"/>
              </w:rPr>
              <w:t xml:space="preserve">‘some’ </w:t>
            </w:r>
            <w:r w:rsidRPr="00687F8F">
              <w:rPr>
                <w:rFonts w:ascii="Calibri" w:eastAsia="Times New Roman" w:hAnsi="Calibri" w:cs="Calibri"/>
                <w:b/>
                <w:bCs/>
                <w:color w:val="000000"/>
                <w:kern w:val="0"/>
                <w:sz w:val="16"/>
                <w:szCs w:val="16"/>
                <w:lang w:eastAsia="en-AU"/>
                <w14:ligatures w14:val="none"/>
              </w:rPr>
              <w:t>IT8</w:t>
            </w:r>
            <w:r>
              <w:rPr>
                <w:rFonts w:ascii="Calibri" w:eastAsia="Times New Roman" w:hAnsi="Calibri" w:cs="Calibri"/>
                <w:b/>
                <w:bCs/>
                <w:color w:val="000000"/>
                <w:kern w:val="0"/>
                <w:sz w:val="16"/>
                <w:szCs w:val="16"/>
                <w:lang w:eastAsia="en-AU"/>
                <w14:ligatures w14:val="none"/>
              </w:rPr>
              <w:t xml:space="preserve"> earnings</w:t>
            </w:r>
            <w:r w:rsidRPr="00687F8F">
              <w:rPr>
                <w:rFonts w:ascii="Calibri" w:eastAsia="Times New Roman" w:hAnsi="Calibri" w:cs="Calibri"/>
                <w:b/>
                <w:bCs/>
                <w:color w:val="000000"/>
                <w:kern w:val="0"/>
                <w:sz w:val="16"/>
                <w:szCs w:val="16"/>
                <w:lang w:eastAsia="en-AU"/>
                <w14:ligatures w14:val="none"/>
              </w:rPr>
              <w:t>?</w:t>
            </w:r>
          </w:p>
        </w:tc>
        <w:tc>
          <w:tcPr>
            <w:tcW w:w="1402" w:type="pct"/>
            <w:tcBorders>
              <w:top w:val="single" w:sz="4" w:space="0" w:color="auto"/>
              <w:left w:val="nil"/>
              <w:bottom w:val="single" w:sz="4" w:space="0" w:color="auto"/>
              <w:right w:val="single" w:sz="4" w:space="0" w:color="auto"/>
            </w:tcBorders>
            <w:vAlign w:val="bottom"/>
            <w:hideMark/>
          </w:tcPr>
          <w:p w14:paraId="7F937D05" w14:textId="77777777" w:rsidR="002A4660" w:rsidRPr="00687F8F" w:rsidRDefault="002A4660" w:rsidP="00660F97">
            <w:pPr>
              <w:spacing w:after="0" w:line="240" w:lineRule="auto"/>
              <w:rPr>
                <w:rFonts w:ascii="Calibri" w:eastAsia="Times New Roman" w:hAnsi="Calibri" w:cs="Calibri"/>
                <w:b/>
                <w:bCs/>
                <w:color w:val="000000"/>
                <w:kern w:val="0"/>
                <w:sz w:val="16"/>
                <w:szCs w:val="16"/>
                <w:lang w:eastAsia="en-AU"/>
                <w14:ligatures w14:val="none"/>
              </w:rPr>
            </w:pPr>
            <w:r w:rsidRPr="00687F8F">
              <w:rPr>
                <w:rFonts w:ascii="Calibri" w:eastAsia="Times New Roman" w:hAnsi="Calibri" w:cs="Calibri"/>
                <w:b/>
                <w:bCs/>
                <w:color w:val="000000"/>
                <w:kern w:val="0"/>
                <w:sz w:val="16"/>
                <w:szCs w:val="16"/>
                <w:lang w:eastAsia="en-AU"/>
                <w14:ligatures w14:val="none"/>
              </w:rPr>
              <w:t>WC</w:t>
            </w:r>
            <w:r>
              <w:rPr>
                <w:rFonts w:ascii="Calibri" w:eastAsia="Times New Roman" w:hAnsi="Calibri" w:cs="Calibri"/>
                <w:b/>
                <w:bCs/>
                <w:color w:val="000000"/>
                <w:kern w:val="0"/>
                <w:sz w:val="16"/>
                <w:szCs w:val="16"/>
                <w:lang w:eastAsia="en-AU"/>
                <w14:ligatures w14:val="none"/>
              </w:rPr>
              <w:t xml:space="preserve"> functional</w:t>
            </w:r>
            <w:r w:rsidRPr="00687F8F">
              <w:rPr>
                <w:rFonts w:ascii="Calibri" w:eastAsia="Times New Roman" w:hAnsi="Calibri" w:cs="Calibri"/>
                <w:b/>
                <w:bCs/>
                <w:color w:val="000000"/>
                <w:kern w:val="0"/>
                <w:sz w:val="16"/>
                <w:szCs w:val="16"/>
                <w:lang w:eastAsia="en-AU"/>
                <w14:ligatures w14:val="none"/>
              </w:rPr>
              <w:t xml:space="preserve"> Note</w:t>
            </w:r>
          </w:p>
        </w:tc>
        <w:tc>
          <w:tcPr>
            <w:tcW w:w="559" w:type="pct"/>
            <w:tcBorders>
              <w:top w:val="single" w:sz="4" w:space="0" w:color="auto"/>
              <w:left w:val="nil"/>
              <w:bottom w:val="single" w:sz="4" w:space="0" w:color="auto"/>
              <w:right w:val="single" w:sz="4" w:space="0" w:color="auto"/>
            </w:tcBorders>
            <w:vAlign w:val="bottom"/>
            <w:hideMark/>
          </w:tcPr>
          <w:p w14:paraId="58301264" w14:textId="77777777" w:rsidR="002A4660" w:rsidRPr="00687F8F" w:rsidRDefault="002A4660" w:rsidP="00660F97">
            <w:pPr>
              <w:spacing w:after="0" w:line="240" w:lineRule="auto"/>
              <w:rPr>
                <w:rFonts w:ascii="Calibri" w:eastAsia="Times New Roman" w:hAnsi="Calibri" w:cs="Calibri"/>
                <w:b/>
                <w:bCs/>
                <w:color w:val="000000"/>
                <w:kern w:val="0"/>
                <w:sz w:val="16"/>
                <w:szCs w:val="16"/>
                <w:lang w:eastAsia="en-AU"/>
                <w14:ligatures w14:val="none"/>
              </w:rPr>
            </w:pPr>
            <w:r w:rsidRPr="00687F8F">
              <w:rPr>
                <w:rFonts w:ascii="Calibri" w:eastAsia="Times New Roman" w:hAnsi="Calibri" w:cs="Calibri"/>
                <w:b/>
                <w:bCs/>
                <w:color w:val="000000"/>
                <w:kern w:val="0"/>
                <w:sz w:val="16"/>
                <w:szCs w:val="16"/>
                <w:lang w:eastAsia="en-AU"/>
                <w14:ligatures w14:val="none"/>
              </w:rPr>
              <w:t>Comment</w:t>
            </w:r>
          </w:p>
        </w:tc>
        <w:tc>
          <w:tcPr>
            <w:tcW w:w="206" w:type="pct"/>
            <w:tcBorders>
              <w:top w:val="single" w:sz="4" w:space="0" w:color="auto"/>
              <w:left w:val="nil"/>
              <w:bottom w:val="single" w:sz="4" w:space="0" w:color="auto"/>
              <w:right w:val="single" w:sz="4" w:space="0" w:color="auto"/>
            </w:tcBorders>
            <w:vAlign w:val="bottom"/>
            <w:hideMark/>
          </w:tcPr>
          <w:p w14:paraId="473E5D9F" w14:textId="77777777" w:rsidR="002A4660" w:rsidRPr="00687F8F" w:rsidRDefault="002A4660" w:rsidP="00660F97">
            <w:pPr>
              <w:spacing w:after="0" w:line="240" w:lineRule="auto"/>
              <w:rPr>
                <w:rFonts w:ascii="Calibri" w:eastAsia="Times New Roman" w:hAnsi="Calibri" w:cs="Calibri"/>
                <w:b/>
                <w:bCs/>
                <w:color w:val="000000"/>
                <w:kern w:val="0"/>
                <w:sz w:val="16"/>
                <w:szCs w:val="16"/>
                <w:lang w:eastAsia="en-AU"/>
                <w14:ligatures w14:val="none"/>
              </w:rPr>
            </w:pPr>
            <w:r w:rsidRPr="00687F8F">
              <w:rPr>
                <w:rFonts w:ascii="Calibri" w:eastAsia="Times New Roman" w:hAnsi="Calibri" w:cs="Calibri"/>
                <w:b/>
                <w:bCs/>
                <w:color w:val="000000"/>
                <w:kern w:val="0"/>
                <w:sz w:val="16"/>
                <w:szCs w:val="16"/>
                <w:lang w:eastAsia="en-AU"/>
                <w14:ligatures w14:val="none"/>
              </w:rPr>
              <w:t>Use</w:t>
            </w:r>
          </w:p>
        </w:tc>
        <w:tc>
          <w:tcPr>
            <w:tcW w:w="273" w:type="pct"/>
            <w:tcBorders>
              <w:top w:val="single" w:sz="4" w:space="0" w:color="auto"/>
              <w:left w:val="nil"/>
              <w:bottom w:val="single" w:sz="4" w:space="0" w:color="auto"/>
              <w:right w:val="single" w:sz="4" w:space="0" w:color="auto"/>
            </w:tcBorders>
            <w:noWrap/>
            <w:vAlign w:val="bottom"/>
            <w:hideMark/>
          </w:tcPr>
          <w:p w14:paraId="3E9A67B1" w14:textId="77777777" w:rsidR="002A4660" w:rsidRDefault="002A4660" w:rsidP="00660F97">
            <w:pPr>
              <w:spacing w:after="0" w:line="240" w:lineRule="auto"/>
              <w:rPr>
                <w:rFonts w:ascii="Calibri" w:eastAsia="Times New Roman" w:hAnsi="Calibri" w:cs="Calibri"/>
                <w:b/>
                <w:bCs/>
                <w:color w:val="000000"/>
                <w:kern w:val="0"/>
                <w:sz w:val="16"/>
                <w:szCs w:val="16"/>
                <w:lang w:eastAsia="en-AU"/>
                <w14:ligatures w14:val="none"/>
              </w:rPr>
            </w:pPr>
            <w:r w:rsidRPr="00687F8F">
              <w:rPr>
                <w:rFonts w:ascii="Calibri" w:eastAsia="Times New Roman" w:hAnsi="Calibri" w:cs="Calibri"/>
                <w:b/>
                <w:bCs/>
                <w:color w:val="000000"/>
                <w:kern w:val="0"/>
                <w:sz w:val="16"/>
                <w:szCs w:val="16"/>
                <w:lang w:eastAsia="en-AU"/>
                <w14:ligatures w14:val="none"/>
              </w:rPr>
              <w:t xml:space="preserve">Reduce </w:t>
            </w:r>
          </w:p>
          <w:p w14:paraId="4488BD5A" w14:textId="77777777" w:rsidR="002A4660" w:rsidRPr="00687F8F" w:rsidRDefault="002A4660" w:rsidP="00660F97">
            <w:pPr>
              <w:spacing w:after="0" w:line="240" w:lineRule="auto"/>
              <w:rPr>
                <w:rFonts w:ascii="Calibri" w:eastAsia="Times New Roman" w:hAnsi="Calibri" w:cs="Calibri"/>
                <w:b/>
                <w:bCs/>
                <w:color w:val="000000"/>
                <w:kern w:val="0"/>
                <w:sz w:val="16"/>
                <w:szCs w:val="16"/>
                <w:lang w:eastAsia="en-AU"/>
                <w14:ligatures w14:val="none"/>
              </w:rPr>
            </w:pPr>
            <w:r w:rsidRPr="00687F8F">
              <w:rPr>
                <w:rFonts w:ascii="Calibri" w:eastAsia="Times New Roman" w:hAnsi="Calibri" w:cs="Calibri"/>
                <w:b/>
                <w:bCs/>
                <w:color w:val="000000"/>
                <w:kern w:val="0"/>
                <w:sz w:val="16"/>
                <w:szCs w:val="16"/>
                <w:lang w:eastAsia="en-AU"/>
                <w14:ligatures w14:val="none"/>
              </w:rPr>
              <w:t>EPSS factor</w:t>
            </w:r>
            <w:r>
              <w:rPr>
                <w:rFonts w:ascii="Calibri" w:eastAsia="Times New Roman" w:hAnsi="Calibri" w:cs="Calibri"/>
                <w:b/>
                <w:bCs/>
                <w:color w:val="000000"/>
                <w:kern w:val="0"/>
                <w:sz w:val="16"/>
                <w:szCs w:val="16"/>
                <w:lang w:eastAsia="en-AU"/>
                <w14:ligatures w14:val="none"/>
              </w:rPr>
              <w:t xml:space="preserve"> with </w:t>
            </w:r>
            <w:proofErr w:type="spellStart"/>
            <w:r>
              <w:rPr>
                <w:rFonts w:ascii="Calibri" w:eastAsia="Times New Roman" w:hAnsi="Calibri" w:cs="Calibri"/>
                <w:b/>
                <w:bCs/>
                <w:color w:val="000000"/>
                <w:kern w:val="0"/>
                <w:sz w:val="16"/>
                <w:szCs w:val="16"/>
                <w:lang w:eastAsia="en-AU"/>
                <w14:ligatures w14:val="none"/>
              </w:rPr>
              <w:t>lve</w:t>
            </w:r>
            <w:proofErr w:type="spellEnd"/>
            <w:r>
              <w:rPr>
                <w:rFonts w:ascii="Calibri" w:eastAsia="Times New Roman" w:hAnsi="Calibri" w:cs="Calibri"/>
                <w:b/>
                <w:bCs/>
                <w:color w:val="000000"/>
                <w:kern w:val="0"/>
                <w:sz w:val="16"/>
                <w:szCs w:val="16"/>
                <w:lang w:eastAsia="en-AU"/>
                <w14:ligatures w14:val="none"/>
              </w:rPr>
              <w:t xml:space="preserve"> hrs</w:t>
            </w:r>
            <w:r w:rsidRPr="00687F8F">
              <w:rPr>
                <w:rFonts w:ascii="Calibri" w:eastAsia="Times New Roman" w:hAnsi="Calibri" w:cs="Calibri"/>
                <w:b/>
                <w:bCs/>
                <w:color w:val="000000"/>
                <w:kern w:val="0"/>
                <w:sz w:val="16"/>
                <w:szCs w:val="16"/>
                <w:lang w:eastAsia="en-AU"/>
                <w14:ligatures w14:val="none"/>
              </w:rPr>
              <w:t>?</w:t>
            </w:r>
          </w:p>
        </w:tc>
      </w:tr>
      <w:tr w:rsidR="002A4660" w:rsidRPr="00687F8F" w14:paraId="46EAFD11" w14:textId="77777777" w:rsidTr="00660F97">
        <w:trPr>
          <w:trHeight w:val="290"/>
          <w:tblHeader/>
        </w:trPr>
        <w:tc>
          <w:tcPr>
            <w:tcW w:w="210" w:type="pct"/>
            <w:tcBorders>
              <w:top w:val="nil"/>
              <w:left w:val="single" w:sz="4" w:space="0" w:color="auto"/>
              <w:bottom w:val="single" w:sz="4" w:space="0" w:color="auto"/>
              <w:right w:val="single" w:sz="4" w:space="0" w:color="auto"/>
            </w:tcBorders>
            <w:shd w:val="clear" w:color="000000" w:fill="FFFFFF"/>
            <w:noWrap/>
            <w:vAlign w:val="bottom"/>
            <w:hideMark/>
          </w:tcPr>
          <w:p w14:paraId="24758442" w14:textId="77777777" w:rsidR="002A4660" w:rsidRPr="00687F8F" w:rsidRDefault="002A4660" w:rsidP="00660F97">
            <w:pPr>
              <w:spacing w:after="0" w:line="240" w:lineRule="auto"/>
              <w:jc w:val="right"/>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5200</w:t>
            </w:r>
          </w:p>
        </w:tc>
        <w:tc>
          <w:tcPr>
            <w:tcW w:w="532" w:type="pct"/>
            <w:tcBorders>
              <w:top w:val="nil"/>
              <w:left w:val="nil"/>
              <w:bottom w:val="single" w:sz="4" w:space="0" w:color="auto"/>
              <w:right w:val="single" w:sz="4" w:space="0" w:color="auto"/>
            </w:tcBorders>
            <w:shd w:val="clear" w:color="000000" w:fill="FFFFFF"/>
            <w:noWrap/>
            <w:vAlign w:val="bottom"/>
            <w:hideMark/>
          </w:tcPr>
          <w:p w14:paraId="4B5FADFE"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Workers Compensation     </w:t>
            </w:r>
          </w:p>
        </w:tc>
        <w:tc>
          <w:tcPr>
            <w:tcW w:w="217" w:type="pct"/>
            <w:tcBorders>
              <w:top w:val="nil"/>
              <w:left w:val="nil"/>
              <w:bottom w:val="single" w:sz="4" w:space="0" w:color="auto"/>
              <w:right w:val="single" w:sz="4" w:space="0" w:color="auto"/>
            </w:tcBorders>
            <w:noWrap/>
            <w:vAlign w:val="bottom"/>
            <w:hideMark/>
          </w:tcPr>
          <w:p w14:paraId="30A2D732" w14:textId="77777777" w:rsidR="002A4660" w:rsidRPr="00687F8F" w:rsidRDefault="002A4660" w:rsidP="00660F97">
            <w:pPr>
              <w:spacing w:after="0" w:line="240" w:lineRule="auto"/>
              <w:jc w:val="right"/>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1900</w:t>
            </w:r>
          </w:p>
        </w:tc>
        <w:tc>
          <w:tcPr>
            <w:tcW w:w="532" w:type="pct"/>
            <w:tcBorders>
              <w:top w:val="nil"/>
              <w:left w:val="nil"/>
              <w:bottom w:val="single" w:sz="4" w:space="0" w:color="auto"/>
              <w:right w:val="single" w:sz="4" w:space="0" w:color="auto"/>
            </w:tcBorders>
            <w:noWrap/>
            <w:vAlign w:val="bottom"/>
            <w:hideMark/>
          </w:tcPr>
          <w:p w14:paraId="72265E8C"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Workers Compensation     </w:t>
            </w:r>
          </w:p>
        </w:tc>
        <w:tc>
          <w:tcPr>
            <w:tcW w:w="329" w:type="pct"/>
            <w:tcBorders>
              <w:top w:val="nil"/>
              <w:left w:val="nil"/>
              <w:bottom w:val="single" w:sz="4" w:space="0" w:color="auto"/>
              <w:right w:val="single" w:sz="4" w:space="0" w:color="auto"/>
            </w:tcBorders>
            <w:noWrap/>
            <w:vAlign w:val="bottom"/>
            <w:hideMark/>
          </w:tcPr>
          <w:p w14:paraId="45060257"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4997 </w:t>
            </w:r>
            <w:r w:rsidRPr="00687F8F">
              <w:rPr>
                <w:rFonts w:ascii="Calibri" w:eastAsia="Times New Roman" w:hAnsi="Calibri" w:cs="Calibri"/>
                <w:b/>
                <w:bCs/>
                <w:color w:val="000000"/>
                <w:kern w:val="0"/>
                <w:sz w:val="16"/>
                <w:szCs w:val="16"/>
                <w:lang w:eastAsia="en-AU"/>
                <w14:ligatures w14:val="none"/>
              </w:rPr>
              <w:t xml:space="preserve">4R93 </w:t>
            </w:r>
            <w:r w:rsidRPr="00687F8F">
              <w:rPr>
                <w:rFonts w:ascii="Calibri" w:eastAsia="Times New Roman" w:hAnsi="Calibri" w:cs="Calibri"/>
                <w:color w:val="000000"/>
                <w:kern w:val="0"/>
                <w:sz w:val="16"/>
                <w:szCs w:val="16"/>
                <w:lang w:eastAsia="en-AU"/>
                <w14:ligatures w14:val="none"/>
              </w:rPr>
              <w:t xml:space="preserve">          </w:t>
            </w:r>
          </w:p>
        </w:tc>
        <w:tc>
          <w:tcPr>
            <w:tcW w:w="273" w:type="pct"/>
            <w:tcBorders>
              <w:top w:val="nil"/>
              <w:left w:val="nil"/>
              <w:bottom w:val="single" w:sz="4" w:space="0" w:color="auto"/>
              <w:right w:val="single" w:sz="4" w:space="0" w:color="auto"/>
            </w:tcBorders>
            <w:noWrap/>
            <w:vAlign w:val="bottom"/>
            <w:hideMark/>
          </w:tcPr>
          <w:p w14:paraId="1294A996"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Paid flag</w:t>
            </w:r>
          </w:p>
        </w:tc>
        <w:tc>
          <w:tcPr>
            <w:tcW w:w="466" w:type="pct"/>
            <w:tcBorders>
              <w:top w:val="nil"/>
              <w:left w:val="nil"/>
              <w:bottom w:val="single" w:sz="4" w:space="0" w:color="auto"/>
              <w:right w:val="single" w:sz="4" w:space="0" w:color="auto"/>
            </w:tcBorders>
            <w:noWrap/>
            <w:vAlign w:val="bottom"/>
            <w:hideMark/>
          </w:tcPr>
          <w:p w14:paraId="6C3A9B22"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No</w:t>
            </w:r>
          </w:p>
        </w:tc>
        <w:tc>
          <w:tcPr>
            <w:tcW w:w="1402" w:type="pct"/>
            <w:tcBorders>
              <w:top w:val="nil"/>
              <w:left w:val="nil"/>
              <w:bottom w:val="single" w:sz="4" w:space="0" w:color="auto"/>
              <w:right w:val="single" w:sz="4" w:space="0" w:color="auto"/>
            </w:tcBorders>
            <w:noWrap/>
            <w:vAlign w:val="bottom"/>
            <w:hideMark/>
          </w:tcPr>
          <w:p w14:paraId="1F5E57AC"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WT 4R93 reduce WT 9WCH </w:t>
            </w:r>
            <w:proofErr w:type="spellStart"/>
            <w:r w:rsidRPr="00687F8F">
              <w:rPr>
                <w:rFonts w:ascii="Calibri" w:eastAsia="Times New Roman" w:hAnsi="Calibri" w:cs="Calibri"/>
                <w:color w:val="000000"/>
                <w:kern w:val="0"/>
                <w:sz w:val="16"/>
                <w:szCs w:val="16"/>
                <w:lang w:eastAsia="en-AU"/>
                <w14:ligatures w14:val="none"/>
              </w:rPr>
              <w:t>Wk</w:t>
            </w:r>
            <w:proofErr w:type="spellEnd"/>
            <w:r w:rsidRPr="00687F8F">
              <w:rPr>
                <w:rFonts w:ascii="Calibri" w:eastAsia="Times New Roman" w:hAnsi="Calibri" w:cs="Calibri"/>
                <w:color w:val="000000"/>
                <w:kern w:val="0"/>
                <w:sz w:val="16"/>
                <w:szCs w:val="16"/>
                <w:lang w:eastAsia="en-AU"/>
                <w14:ligatures w14:val="none"/>
              </w:rPr>
              <w:t xml:space="preserve"> </w:t>
            </w:r>
            <w:proofErr w:type="spellStart"/>
            <w:r w:rsidRPr="00687F8F">
              <w:rPr>
                <w:rFonts w:ascii="Calibri" w:eastAsia="Times New Roman" w:hAnsi="Calibri" w:cs="Calibri"/>
                <w:color w:val="000000"/>
                <w:kern w:val="0"/>
                <w:sz w:val="16"/>
                <w:szCs w:val="16"/>
                <w:lang w:eastAsia="en-AU"/>
                <w14:ligatures w14:val="none"/>
              </w:rPr>
              <w:t>CompWorked</w:t>
            </w:r>
            <w:proofErr w:type="spellEnd"/>
            <w:r w:rsidRPr="00687F8F">
              <w:rPr>
                <w:rFonts w:ascii="Calibri" w:eastAsia="Times New Roman" w:hAnsi="Calibri" w:cs="Calibri"/>
                <w:color w:val="000000"/>
                <w:kern w:val="0"/>
                <w:sz w:val="16"/>
                <w:szCs w:val="16"/>
                <w:lang w:eastAsia="en-AU"/>
                <w14:ligatures w14:val="none"/>
              </w:rPr>
              <w:t xml:space="preserve"> hours for admin staff (Rules ZWZ1 &amp; Z212). </w:t>
            </w:r>
          </w:p>
        </w:tc>
        <w:tc>
          <w:tcPr>
            <w:tcW w:w="559" w:type="pct"/>
            <w:tcBorders>
              <w:top w:val="nil"/>
              <w:left w:val="nil"/>
              <w:bottom w:val="single" w:sz="4" w:space="0" w:color="auto"/>
              <w:right w:val="single" w:sz="4" w:space="0" w:color="auto"/>
            </w:tcBorders>
            <w:noWrap/>
            <w:vAlign w:val="bottom"/>
            <w:hideMark/>
          </w:tcPr>
          <w:p w14:paraId="01561FC1"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sidRPr="00687F8F">
              <w:rPr>
                <w:rFonts w:ascii="Calibri" w:eastAsia="Times New Roman" w:hAnsi="Calibri" w:cs="Calibri"/>
                <w:color w:val="000000"/>
                <w:kern w:val="0"/>
                <w:lang w:eastAsia="en-AU"/>
                <w14:ligatures w14:val="none"/>
              </w:rPr>
              <w:t>No leave/paid as WC</w:t>
            </w:r>
          </w:p>
        </w:tc>
        <w:tc>
          <w:tcPr>
            <w:tcW w:w="206" w:type="pct"/>
            <w:tcBorders>
              <w:top w:val="nil"/>
              <w:left w:val="nil"/>
              <w:bottom w:val="single" w:sz="4" w:space="0" w:color="auto"/>
              <w:right w:val="single" w:sz="4" w:space="0" w:color="auto"/>
            </w:tcBorders>
            <w:noWrap/>
            <w:vAlign w:val="bottom"/>
            <w:hideMark/>
          </w:tcPr>
          <w:p w14:paraId="600CE06A"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sidRPr="00687F8F">
              <w:rPr>
                <w:rFonts w:ascii="Calibri" w:eastAsia="Times New Roman" w:hAnsi="Calibri" w:cs="Calibri"/>
                <w:color w:val="000000"/>
                <w:kern w:val="0"/>
                <w:lang w:eastAsia="en-AU"/>
                <w14:ligatures w14:val="none"/>
              </w:rPr>
              <w:t>yes</w:t>
            </w:r>
          </w:p>
        </w:tc>
        <w:tc>
          <w:tcPr>
            <w:tcW w:w="273" w:type="pct"/>
            <w:tcBorders>
              <w:top w:val="nil"/>
              <w:left w:val="nil"/>
              <w:bottom w:val="single" w:sz="4" w:space="0" w:color="auto"/>
              <w:right w:val="single" w:sz="4" w:space="0" w:color="auto"/>
            </w:tcBorders>
            <w:noWrap/>
            <w:vAlign w:val="bottom"/>
            <w:hideMark/>
          </w:tcPr>
          <w:p w14:paraId="690A3047"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No?</w:t>
            </w:r>
          </w:p>
        </w:tc>
      </w:tr>
      <w:tr w:rsidR="002A4660" w:rsidRPr="00687F8F" w14:paraId="18C92827" w14:textId="77777777" w:rsidTr="00660F97">
        <w:trPr>
          <w:trHeight w:val="290"/>
          <w:tblHeader/>
        </w:trPr>
        <w:tc>
          <w:tcPr>
            <w:tcW w:w="210" w:type="pct"/>
            <w:tcBorders>
              <w:top w:val="nil"/>
              <w:left w:val="single" w:sz="4" w:space="0" w:color="auto"/>
              <w:bottom w:val="single" w:sz="4" w:space="0" w:color="auto"/>
              <w:right w:val="single" w:sz="4" w:space="0" w:color="auto"/>
            </w:tcBorders>
            <w:shd w:val="clear" w:color="000000" w:fill="FFFFFF"/>
            <w:noWrap/>
            <w:vAlign w:val="bottom"/>
            <w:hideMark/>
          </w:tcPr>
          <w:p w14:paraId="3FFB56E2" w14:textId="77777777" w:rsidR="002A4660" w:rsidRPr="00687F8F" w:rsidRDefault="002A4660" w:rsidP="00660F97">
            <w:pPr>
              <w:spacing w:after="0" w:line="240" w:lineRule="auto"/>
              <w:jc w:val="right"/>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5300</w:t>
            </w:r>
          </w:p>
        </w:tc>
        <w:tc>
          <w:tcPr>
            <w:tcW w:w="532" w:type="pct"/>
            <w:tcBorders>
              <w:top w:val="nil"/>
              <w:left w:val="nil"/>
              <w:bottom w:val="single" w:sz="4" w:space="0" w:color="auto"/>
              <w:right w:val="single" w:sz="4" w:space="0" w:color="auto"/>
            </w:tcBorders>
            <w:shd w:val="clear" w:color="000000" w:fill="FFFFFF"/>
            <w:noWrap/>
            <w:vAlign w:val="bottom"/>
            <w:hideMark/>
          </w:tcPr>
          <w:p w14:paraId="2840F08C"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WC Pending Recoup        </w:t>
            </w:r>
          </w:p>
        </w:tc>
        <w:tc>
          <w:tcPr>
            <w:tcW w:w="217" w:type="pct"/>
            <w:tcBorders>
              <w:top w:val="nil"/>
              <w:left w:val="nil"/>
              <w:bottom w:val="single" w:sz="4" w:space="0" w:color="auto"/>
              <w:right w:val="single" w:sz="4" w:space="0" w:color="auto"/>
            </w:tcBorders>
            <w:noWrap/>
            <w:vAlign w:val="bottom"/>
            <w:hideMark/>
          </w:tcPr>
          <w:p w14:paraId="5E58F988" w14:textId="77777777" w:rsidR="002A4660" w:rsidRPr="00687F8F" w:rsidRDefault="002A4660" w:rsidP="00660F97">
            <w:pPr>
              <w:spacing w:after="0" w:line="240" w:lineRule="auto"/>
              <w:jc w:val="right"/>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2300</w:t>
            </w:r>
          </w:p>
        </w:tc>
        <w:tc>
          <w:tcPr>
            <w:tcW w:w="532" w:type="pct"/>
            <w:tcBorders>
              <w:top w:val="nil"/>
              <w:left w:val="nil"/>
              <w:bottom w:val="single" w:sz="4" w:space="0" w:color="auto"/>
              <w:right w:val="single" w:sz="4" w:space="0" w:color="auto"/>
            </w:tcBorders>
            <w:noWrap/>
            <w:vAlign w:val="bottom"/>
            <w:hideMark/>
          </w:tcPr>
          <w:p w14:paraId="1669CBF9"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WC Pending Recoup        </w:t>
            </w:r>
          </w:p>
        </w:tc>
        <w:tc>
          <w:tcPr>
            <w:tcW w:w="329" w:type="pct"/>
            <w:tcBorders>
              <w:top w:val="nil"/>
              <w:left w:val="nil"/>
              <w:bottom w:val="single" w:sz="4" w:space="0" w:color="auto"/>
              <w:right w:val="single" w:sz="4" w:space="0" w:color="auto"/>
            </w:tcBorders>
            <w:noWrap/>
            <w:vAlign w:val="bottom"/>
            <w:hideMark/>
          </w:tcPr>
          <w:p w14:paraId="73C2C2B5"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4997 </w:t>
            </w:r>
            <w:r w:rsidRPr="00687F8F">
              <w:rPr>
                <w:rFonts w:ascii="Calibri" w:eastAsia="Times New Roman" w:hAnsi="Calibri" w:cs="Calibri"/>
                <w:b/>
                <w:bCs/>
                <w:color w:val="000000"/>
                <w:kern w:val="0"/>
                <w:sz w:val="16"/>
                <w:szCs w:val="16"/>
                <w:lang w:eastAsia="en-AU"/>
                <w14:ligatures w14:val="none"/>
              </w:rPr>
              <w:t xml:space="preserve">4R93 </w:t>
            </w:r>
            <w:r w:rsidRPr="00687F8F">
              <w:rPr>
                <w:rFonts w:ascii="Calibri" w:eastAsia="Times New Roman" w:hAnsi="Calibri" w:cs="Calibri"/>
                <w:color w:val="000000"/>
                <w:kern w:val="0"/>
                <w:sz w:val="16"/>
                <w:szCs w:val="16"/>
                <w:lang w:eastAsia="en-AU"/>
                <w14:ligatures w14:val="none"/>
              </w:rPr>
              <w:t xml:space="preserve">          </w:t>
            </w:r>
          </w:p>
        </w:tc>
        <w:tc>
          <w:tcPr>
            <w:tcW w:w="273" w:type="pct"/>
            <w:tcBorders>
              <w:top w:val="nil"/>
              <w:left w:val="nil"/>
              <w:bottom w:val="single" w:sz="4" w:space="0" w:color="auto"/>
              <w:right w:val="single" w:sz="4" w:space="0" w:color="auto"/>
            </w:tcBorders>
            <w:noWrap/>
            <w:vAlign w:val="bottom"/>
            <w:hideMark/>
          </w:tcPr>
          <w:p w14:paraId="11B47CE3"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Paid flag</w:t>
            </w:r>
          </w:p>
        </w:tc>
        <w:tc>
          <w:tcPr>
            <w:tcW w:w="466" w:type="pct"/>
            <w:tcBorders>
              <w:top w:val="nil"/>
              <w:left w:val="nil"/>
              <w:bottom w:val="single" w:sz="4" w:space="0" w:color="auto"/>
              <w:right w:val="single" w:sz="4" w:space="0" w:color="auto"/>
            </w:tcBorders>
            <w:noWrap/>
            <w:vAlign w:val="bottom"/>
            <w:hideMark/>
          </w:tcPr>
          <w:p w14:paraId="5427CFEE"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No</w:t>
            </w:r>
          </w:p>
        </w:tc>
        <w:tc>
          <w:tcPr>
            <w:tcW w:w="1402" w:type="pct"/>
            <w:tcBorders>
              <w:top w:val="nil"/>
              <w:left w:val="nil"/>
              <w:bottom w:val="single" w:sz="4" w:space="0" w:color="auto"/>
              <w:right w:val="single" w:sz="4" w:space="0" w:color="auto"/>
            </w:tcBorders>
            <w:noWrap/>
            <w:vAlign w:val="bottom"/>
            <w:hideMark/>
          </w:tcPr>
          <w:p w14:paraId="1660B189"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WT 4R93 reduce WT 9WCH </w:t>
            </w:r>
            <w:proofErr w:type="spellStart"/>
            <w:r w:rsidRPr="00687F8F">
              <w:rPr>
                <w:rFonts w:ascii="Calibri" w:eastAsia="Times New Roman" w:hAnsi="Calibri" w:cs="Calibri"/>
                <w:color w:val="000000"/>
                <w:kern w:val="0"/>
                <w:sz w:val="16"/>
                <w:szCs w:val="16"/>
                <w:lang w:eastAsia="en-AU"/>
                <w14:ligatures w14:val="none"/>
              </w:rPr>
              <w:t>Wk</w:t>
            </w:r>
            <w:proofErr w:type="spellEnd"/>
            <w:r w:rsidRPr="00687F8F">
              <w:rPr>
                <w:rFonts w:ascii="Calibri" w:eastAsia="Times New Roman" w:hAnsi="Calibri" w:cs="Calibri"/>
                <w:color w:val="000000"/>
                <w:kern w:val="0"/>
                <w:sz w:val="16"/>
                <w:szCs w:val="16"/>
                <w:lang w:eastAsia="en-AU"/>
                <w14:ligatures w14:val="none"/>
              </w:rPr>
              <w:t xml:space="preserve"> </w:t>
            </w:r>
            <w:proofErr w:type="spellStart"/>
            <w:r w:rsidRPr="00687F8F">
              <w:rPr>
                <w:rFonts w:ascii="Calibri" w:eastAsia="Times New Roman" w:hAnsi="Calibri" w:cs="Calibri"/>
                <w:color w:val="000000"/>
                <w:kern w:val="0"/>
                <w:sz w:val="16"/>
                <w:szCs w:val="16"/>
                <w:lang w:eastAsia="en-AU"/>
                <w14:ligatures w14:val="none"/>
              </w:rPr>
              <w:t>CompWorked</w:t>
            </w:r>
            <w:proofErr w:type="spellEnd"/>
            <w:r w:rsidRPr="00687F8F">
              <w:rPr>
                <w:rFonts w:ascii="Calibri" w:eastAsia="Times New Roman" w:hAnsi="Calibri" w:cs="Calibri"/>
                <w:color w:val="000000"/>
                <w:kern w:val="0"/>
                <w:sz w:val="16"/>
                <w:szCs w:val="16"/>
                <w:lang w:eastAsia="en-AU"/>
                <w14:ligatures w14:val="none"/>
              </w:rPr>
              <w:t xml:space="preserve"> hours for admin staff (Rules ZWZ1 &amp; Z212). </w:t>
            </w:r>
          </w:p>
        </w:tc>
        <w:tc>
          <w:tcPr>
            <w:tcW w:w="559" w:type="pct"/>
            <w:tcBorders>
              <w:top w:val="nil"/>
              <w:left w:val="nil"/>
              <w:bottom w:val="single" w:sz="4" w:space="0" w:color="auto"/>
              <w:right w:val="single" w:sz="4" w:space="0" w:color="auto"/>
            </w:tcBorders>
            <w:noWrap/>
            <w:vAlign w:val="bottom"/>
            <w:hideMark/>
          </w:tcPr>
          <w:p w14:paraId="1687809B"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sidRPr="00687F8F">
              <w:rPr>
                <w:rFonts w:ascii="Calibri" w:eastAsia="Times New Roman" w:hAnsi="Calibri" w:cs="Calibri"/>
                <w:color w:val="000000"/>
                <w:kern w:val="0"/>
                <w:lang w:eastAsia="en-AU"/>
                <w14:ligatures w14:val="none"/>
              </w:rPr>
              <w:t>No leave/paid as WC</w:t>
            </w:r>
          </w:p>
        </w:tc>
        <w:tc>
          <w:tcPr>
            <w:tcW w:w="206" w:type="pct"/>
            <w:tcBorders>
              <w:top w:val="nil"/>
              <w:left w:val="nil"/>
              <w:bottom w:val="single" w:sz="4" w:space="0" w:color="auto"/>
              <w:right w:val="single" w:sz="4" w:space="0" w:color="auto"/>
            </w:tcBorders>
            <w:noWrap/>
            <w:vAlign w:val="bottom"/>
            <w:hideMark/>
          </w:tcPr>
          <w:p w14:paraId="675D77BF"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sidRPr="00687F8F">
              <w:rPr>
                <w:rFonts w:ascii="Calibri" w:eastAsia="Times New Roman" w:hAnsi="Calibri" w:cs="Calibri"/>
                <w:color w:val="000000"/>
                <w:kern w:val="0"/>
                <w:lang w:eastAsia="en-AU"/>
                <w14:ligatures w14:val="none"/>
              </w:rPr>
              <w:t>yes</w:t>
            </w:r>
          </w:p>
        </w:tc>
        <w:tc>
          <w:tcPr>
            <w:tcW w:w="273" w:type="pct"/>
            <w:tcBorders>
              <w:top w:val="nil"/>
              <w:left w:val="nil"/>
              <w:bottom w:val="single" w:sz="4" w:space="0" w:color="auto"/>
              <w:right w:val="single" w:sz="4" w:space="0" w:color="auto"/>
            </w:tcBorders>
            <w:noWrap/>
            <w:vAlign w:val="bottom"/>
            <w:hideMark/>
          </w:tcPr>
          <w:p w14:paraId="07C7D87F"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No?</w:t>
            </w:r>
          </w:p>
        </w:tc>
      </w:tr>
      <w:tr w:rsidR="002A4660" w:rsidRPr="00687F8F" w14:paraId="1F625A40" w14:textId="77777777" w:rsidTr="00660F97">
        <w:trPr>
          <w:trHeight w:val="290"/>
          <w:tblHeader/>
        </w:trPr>
        <w:tc>
          <w:tcPr>
            <w:tcW w:w="210" w:type="pct"/>
            <w:tcBorders>
              <w:top w:val="nil"/>
              <w:left w:val="single" w:sz="4" w:space="0" w:color="auto"/>
              <w:bottom w:val="single" w:sz="4" w:space="0" w:color="auto"/>
              <w:right w:val="single" w:sz="4" w:space="0" w:color="auto"/>
            </w:tcBorders>
            <w:shd w:val="clear" w:color="000000" w:fill="FFFFFF"/>
            <w:noWrap/>
            <w:vAlign w:val="bottom"/>
            <w:hideMark/>
          </w:tcPr>
          <w:p w14:paraId="7816137E" w14:textId="77777777" w:rsidR="002A4660" w:rsidRPr="00687F8F" w:rsidRDefault="002A4660" w:rsidP="00660F97">
            <w:pPr>
              <w:spacing w:after="0" w:line="240" w:lineRule="auto"/>
              <w:jc w:val="right"/>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5350</w:t>
            </w:r>
          </w:p>
        </w:tc>
        <w:tc>
          <w:tcPr>
            <w:tcW w:w="532" w:type="pct"/>
            <w:tcBorders>
              <w:top w:val="nil"/>
              <w:left w:val="nil"/>
              <w:bottom w:val="single" w:sz="4" w:space="0" w:color="auto"/>
              <w:right w:val="single" w:sz="4" w:space="0" w:color="auto"/>
            </w:tcBorders>
            <w:shd w:val="clear" w:color="000000" w:fill="FFFFFF"/>
            <w:noWrap/>
            <w:vAlign w:val="bottom"/>
            <w:hideMark/>
          </w:tcPr>
          <w:p w14:paraId="01F6B2E0"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Non </w:t>
            </w:r>
            <w:proofErr w:type="spellStart"/>
            <w:r w:rsidRPr="00687F8F">
              <w:rPr>
                <w:rFonts w:ascii="Calibri" w:eastAsia="Times New Roman" w:hAnsi="Calibri" w:cs="Calibri"/>
                <w:color w:val="000000"/>
                <w:kern w:val="0"/>
                <w:sz w:val="16"/>
                <w:szCs w:val="16"/>
                <w:lang w:eastAsia="en-AU"/>
                <w14:ligatures w14:val="none"/>
              </w:rPr>
              <w:t>wrk</w:t>
            </w:r>
            <w:proofErr w:type="spellEnd"/>
            <w:r w:rsidRPr="00687F8F">
              <w:rPr>
                <w:rFonts w:ascii="Calibri" w:eastAsia="Times New Roman" w:hAnsi="Calibri" w:cs="Calibri"/>
                <w:color w:val="000000"/>
                <w:kern w:val="0"/>
                <w:sz w:val="16"/>
                <w:szCs w:val="16"/>
                <w:lang w:eastAsia="en-AU"/>
                <w14:ligatures w14:val="none"/>
              </w:rPr>
              <w:t xml:space="preserve"> related Ins claim</w:t>
            </w:r>
          </w:p>
        </w:tc>
        <w:tc>
          <w:tcPr>
            <w:tcW w:w="217" w:type="pct"/>
            <w:tcBorders>
              <w:top w:val="nil"/>
              <w:left w:val="nil"/>
              <w:bottom w:val="single" w:sz="4" w:space="0" w:color="auto"/>
              <w:right w:val="single" w:sz="4" w:space="0" w:color="auto"/>
            </w:tcBorders>
            <w:noWrap/>
            <w:vAlign w:val="bottom"/>
            <w:hideMark/>
          </w:tcPr>
          <w:p w14:paraId="7038F6A4" w14:textId="77777777" w:rsidR="002A4660" w:rsidRPr="00687F8F" w:rsidRDefault="002A4660" w:rsidP="00660F97">
            <w:pPr>
              <w:spacing w:after="0" w:line="240" w:lineRule="auto"/>
              <w:jc w:val="right"/>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2350</w:t>
            </w:r>
          </w:p>
        </w:tc>
        <w:tc>
          <w:tcPr>
            <w:tcW w:w="532" w:type="pct"/>
            <w:tcBorders>
              <w:top w:val="nil"/>
              <w:left w:val="nil"/>
              <w:bottom w:val="single" w:sz="4" w:space="0" w:color="auto"/>
              <w:right w:val="single" w:sz="4" w:space="0" w:color="auto"/>
            </w:tcBorders>
            <w:noWrap/>
            <w:vAlign w:val="bottom"/>
            <w:hideMark/>
          </w:tcPr>
          <w:p w14:paraId="545AE56B"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Non </w:t>
            </w:r>
            <w:proofErr w:type="spellStart"/>
            <w:r w:rsidRPr="00687F8F">
              <w:rPr>
                <w:rFonts w:ascii="Calibri" w:eastAsia="Times New Roman" w:hAnsi="Calibri" w:cs="Calibri"/>
                <w:color w:val="000000"/>
                <w:kern w:val="0"/>
                <w:sz w:val="16"/>
                <w:szCs w:val="16"/>
                <w:lang w:eastAsia="en-AU"/>
                <w14:ligatures w14:val="none"/>
              </w:rPr>
              <w:t>wrk</w:t>
            </w:r>
            <w:proofErr w:type="spellEnd"/>
            <w:r w:rsidRPr="00687F8F">
              <w:rPr>
                <w:rFonts w:ascii="Calibri" w:eastAsia="Times New Roman" w:hAnsi="Calibri" w:cs="Calibri"/>
                <w:color w:val="000000"/>
                <w:kern w:val="0"/>
                <w:sz w:val="16"/>
                <w:szCs w:val="16"/>
                <w:lang w:eastAsia="en-AU"/>
                <w14:ligatures w14:val="none"/>
              </w:rPr>
              <w:t xml:space="preserve"> related Ins claim</w:t>
            </w:r>
          </w:p>
        </w:tc>
        <w:tc>
          <w:tcPr>
            <w:tcW w:w="329" w:type="pct"/>
            <w:tcBorders>
              <w:top w:val="nil"/>
              <w:left w:val="nil"/>
              <w:bottom w:val="single" w:sz="4" w:space="0" w:color="auto"/>
              <w:right w:val="single" w:sz="4" w:space="0" w:color="auto"/>
            </w:tcBorders>
            <w:noWrap/>
            <w:vAlign w:val="bottom"/>
            <w:hideMark/>
          </w:tcPr>
          <w:p w14:paraId="3E2023BF"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4997 </w:t>
            </w:r>
            <w:r w:rsidRPr="00687F8F">
              <w:rPr>
                <w:rFonts w:ascii="Calibri" w:eastAsia="Times New Roman" w:hAnsi="Calibri" w:cs="Calibri"/>
                <w:b/>
                <w:bCs/>
                <w:color w:val="000000"/>
                <w:kern w:val="0"/>
                <w:sz w:val="16"/>
                <w:szCs w:val="16"/>
                <w:lang w:eastAsia="en-AU"/>
                <w14:ligatures w14:val="none"/>
              </w:rPr>
              <w:t xml:space="preserve">4R93 </w:t>
            </w:r>
            <w:r w:rsidRPr="00687F8F">
              <w:rPr>
                <w:rFonts w:ascii="Calibri" w:eastAsia="Times New Roman" w:hAnsi="Calibri" w:cs="Calibri"/>
                <w:color w:val="000000"/>
                <w:kern w:val="0"/>
                <w:sz w:val="16"/>
                <w:szCs w:val="16"/>
                <w:lang w:eastAsia="en-AU"/>
                <w14:ligatures w14:val="none"/>
              </w:rPr>
              <w:t xml:space="preserve">          </w:t>
            </w:r>
          </w:p>
        </w:tc>
        <w:tc>
          <w:tcPr>
            <w:tcW w:w="273" w:type="pct"/>
            <w:tcBorders>
              <w:top w:val="nil"/>
              <w:left w:val="nil"/>
              <w:bottom w:val="single" w:sz="4" w:space="0" w:color="auto"/>
              <w:right w:val="single" w:sz="4" w:space="0" w:color="auto"/>
            </w:tcBorders>
            <w:noWrap/>
            <w:vAlign w:val="bottom"/>
            <w:hideMark/>
          </w:tcPr>
          <w:p w14:paraId="7208231C"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Paid flag</w:t>
            </w:r>
          </w:p>
        </w:tc>
        <w:tc>
          <w:tcPr>
            <w:tcW w:w="466" w:type="pct"/>
            <w:tcBorders>
              <w:top w:val="nil"/>
              <w:left w:val="nil"/>
              <w:bottom w:val="single" w:sz="4" w:space="0" w:color="auto"/>
              <w:right w:val="single" w:sz="4" w:space="0" w:color="auto"/>
            </w:tcBorders>
            <w:noWrap/>
            <w:vAlign w:val="bottom"/>
            <w:hideMark/>
          </w:tcPr>
          <w:p w14:paraId="3D37E960"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No</w:t>
            </w:r>
          </w:p>
        </w:tc>
        <w:tc>
          <w:tcPr>
            <w:tcW w:w="1402" w:type="pct"/>
            <w:tcBorders>
              <w:top w:val="nil"/>
              <w:left w:val="nil"/>
              <w:bottom w:val="single" w:sz="4" w:space="0" w:color="auto"/>
              <w:right w:val="single" w:sz="4" w:space="0" w:color="auto"/>
            </w:tcBorders>
            <w:noWrap/>
            <w:vAlign w:val="bottom"/>
            <w:hideMark/>
          </w:tcPr>
          <w:p w14:paraId="2500D9A0"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WT 4R93 reduce WT 9WCH </w:t>
            </w:r>
            <w:proofErr w:type="spellStart"/>
            <w:r w:rsidRPr="00687F8F">
              <w:rPr>
                <w:rFonts w:ascii="Calibri" w:eastAsia="Times New Roman" w:hAnsi="Calibri" w:cs="Calibri"/>
                <w:color w:val="000000"/>
                <w:kern w:val="0"/>
                <w:sz w:val="16"/>
                <w:szCs w:val="16"/>
                <w:lang w:eastAsia="en-AU"/>
                <w14:ligatures w14:val="none"/>
              </w:rPr>
              <w:t>Wk</w:t>
            </w:r>
            <w:proofErr w:type="spellEnd"/>
            <w:r w:rsidRPr="00687F8F">
              <w:rPr>
                <w:rFonts w:ascii="Calibri" w:eastAsia="Times New Roman" w:hAnsi="Calibri" w:cs="Calibri"/>
                <w:color w:val="000000"/>
                <w:kern w:val="0"/>
                <w:sz w:val="16"/>
                <w:szCs w:val="16"/>
                <w:lang w:eastAsia="en-AU"/>
                <w14:ligatures w14:val="none"/>
              </w:rPr>
              <w:t xml:space="preserve"> </w:t>
            </w:r>
            <w:proofErr w:type="spellStart"/>
            <w:r w:rsidRPr="00687F8F">
              <w:rPr>
                <w:rFonts w:ascii="Calibri" w:eastAsia="Times New Roman" w:hAnsi="Calibri" w:cs="Calibri"/>
                <w:color w:val="000000"/>
                <w:kern w:val="0"/>
                <w:sz w:val="16"/>
                <w:szCs w:val="16"/>
                <w:lang w:eastAsia="en-AU"/>
                <w14:ligatures w14:val="none"/>
              </w:rPr>
              <w:t>CompWorked</w:t>
            </w:r>
            <w:proofErr w:type="spellEnd"/>
            <w:r w:rsidRPr="00687F8F">
              <w:rPr>
                <w:rFonts w:ascii="Calibri" w:eastAsia="Times New Roman" w:hAnsi="Calibri" w:cs="Calibri"/>
                <w:color w:val="000000"/>
                <w:kern w:val="0"/>
                <w:sz w:val="16"/>
                <w:szCs w:val="16"/>
                <w:lang w:eastAsia="en-AU"/>
                <w14:ligatures w14:val="none"/>
              </w:rPr>
              <w:t xml:space="preserve"> hours for admin staff (Rules ZWZ1 &amp; Z212). </w:t>
            </w:r>
          </w:p>
        </w:tc>
        <w:tc>
          <w:tcPr>
            <w:tcW w:w="559" w:type="pct"/>
            <w:tcBorders>
              <w:top w:val="nil"/>
              <w:left w:val="nil"/>
              <w:bottom w:val="single" w:sz="4" w:space="0" w:color="auto"/>
              <w:right w:val="single" w:sz="4" w:space="0" w:color="auto"/>
            </w:tcBorders>
            <w:noWrap/>
            <w:vAlign w:val="bottom"/>
            <w:hideMark/>
          </w:tcPr>
          <w:p w14:paraId="2CA9891F"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sidRPr="00687F8F">
              <w:rPr>
                <w:rFonts w:ascii="Calibri" w:eastAsia="Times New Roman" w:hAnsi="Calibri" w:cs="Calibri"/>
                <w:color w:val="000000"/>
                <w:kern w:val="0"/>
                <w:lang w:eastAsia="en-AU"/>
                <w14:ligatures w14:val="none"/>
              </w:rPr>
              <w:t>No leave/paid via base</w:t>
            </w:r>
          </w:p>
        </w:tc>
        <w:tc>
          <w:tcPr>
            <w:tcW w:w="206" w:type="pct"/>
            <w:tcBorders>
              <w:top w:val="nil"/>
              <w:left w:val="nil"/>
              <w:bottom w:val="single" w:sz="4" w:space="0" w:color="auto"/>
              <w:right w:val="single" w:sz="4" w:space="0" w:color="auto"/>
            </w:tcBorders>
            <w:noWrap/>
            <w:vAlign w:val="bottom"/>
            <w:hideMark/>
          </w:tcPr>
          <w:p w14:paraId="7EFE345D"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sidRPr="00687F8F">
              <w:rPr>
                <w:rFonts w:ascii="Calibri" w:eastAsia="Times New Roman" w:hAnsi="Calibri" w:cs="Calibri"/>
                <w:color w:val="000000"/>
                <w:kern w:val="0"/>
                <w:lang w:eastAsia="en-AU"/>
                <w14:ligatures w14:val="none"/>
              </w:rPr>
              <w:t>yes</w:t>
            </w:r>
          </w:p>
        </w:tc>
        <w:tc>
          <w:tcPr>
            <w:tcW w:w="273" w:type="pct"/>
            <w:tcBorders>
              <w:top w:val="nil"/>
              <w:left w:val="nil"/>
              <w:bottom w:val="single" w:sz="4" w:space="0" w:color="auto"/>
              <w:right w:val="single" w:sz="4" w:space="0" w:color="auto"/>
            </w:tcBorders>
            <w:noWrap/>
            <w:vAlign w:val="bottom"/>
            <w:hideMark/>
          </w:tcPr>
          <w:p w14:paraId="792BC646"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sidRPr="00687F8F">
              <w:rPr>
                <w:rFonts w:ascii="Calibri" w:eastAsia="Times New Roman" w:hAnsi="Calibri" w:cs="Calibri"/>
                <w:color w:val="000000"/>
                <w:kern w:val="0"/>
                <w:lang w:eastAsia="en-AU"/>
                <w14:ligatures w14:val="none"/>
              </w:rPr>
              <w:t>?</w:t>
            </w:r>
          </w:p>
        </w:tc>
      </w:tr>
      <w:tr w:rsidR="002A4660" w:rsidRPr="00687F8F" w14:paraId="3F41B4CE" w14:textId="77777777" w:rsidTr="00660F97">
        <w:trPr>
          <w:trHeight w:val="290"/>
          <w:tblHeader/>
        </w:trPr>
        <w:tc>
          <w:tcPr>
            <w:tcW w:w="210" w:type="pct"/>
            <w:tcBorders>
              <w:top w:val="nil"/>
              <w:left w:val="single" w:sz="4" w:space="0" w:color="auto"/>
              <w:bottom w:val="single" w:sz="4" w:space="0" w:color="auto"/>
              <w:right w:val="single" w:sz="4" w:space="0" w:color="auto"/>
            </w:tcBorders>
            <w:shd w:val="clear" w:color="000000" w:fill="FFFFFF"/>
            <w:noWrap/>
            <w:vAlign w:val="bottom"/>
            <w:hideMark/>
          </w:tcPr>
          <w:p w14:paraId="1B2D159B" w14:textId="77777777" w:rsidR="002A4660" w:rsidRPr="00687F8F" w:rsidRDefault="002A4660" w:rsidP="00660F97">
            <w:pPr>
              <w:spacing w:after="0" w:line="240" w:lineRule="auto"/>
              <w:jc w:val="right"/>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5500</w:t>
            </w:r>
          </w:p>
        </w:tc>
        <w:tc>
          <w:tcPr>
            <w:tcW w:w="532" w:type="pct"/>
            <w:tcBorders>
              <w:top w:val="nil"/>
              <w:left w:val="nil"/>
              <w:bottom w:val="single" w:sz="4" w:space="0" w:color="auto"/>
              <w:right w:val="single" w:sz="4" w:space="0" w:color="auto"/>
            </w:tcBorders>
            <w:shd w:val="clear" w:color="000000" w:fill="FFFFFF"/>
            <w:noWrap/>
            <w:vAlign w:val="bottom"/>
            <w:hideMark/>
          </w:tcPr>
          <w:p w14:paraId="2BA2924F"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WC auto Recoup           </w:t>
            </w:r>
          </w:p>
        </w:tc>
        <w:tc>
          <w:tcPr>
            <w:tcW w:w="217" w:type="pct"/>
            <w:tcBorders>
              <w:top w:val="nil"/>
              <w:left w:val="nil"/>
              <w:bottom w:val="single" w:sz="4" w:space="0" w:color="auto"/>
              <w:right w:val="single" w:sz="4" w:space="0" w:color="auto"/>
            </w:tcBorders>
            <w:noWrap/>
            <w:vAlign w:val="bottom"/>
            <w:hideMark/>
          </w:tcPr>
          <w:p w14:paraId="16D3A09E" w14:textId="77777777" w:rsidR="002A4660" w:rsidRPr="00687F8F" w:rsidRDefault="002A4660" w:rsidP="00660F97">
            <w:pPr>
              <w:spacing w:after="0" w:line="240" w:lineRule="auto"/>
              <w:jc w:val="right"/>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2310</w:t>
            </w:r>
          </w:p>
        </w:tc>
        <w:tc>
          <w:tcPr>
            <w:tcW w:w="532" w:type="pct"/>
            <w:tcBorders>
              <w:top w:val="nil"/>
              <w:left w:val="nil"/>
              <w:bottom w:val="single" w:sz="4" w:space="0" w:color="auto"/>
              <w:right w:val="single" w:sz="4" w:space="0" w:color="auto"/>
            </w:tcBorders>
            <w:noWrap/>
            <w:vAlign w:val="bottom"/>
            <w:hideMark/>
          </w:tcPr>
          <w:p w14:paraId="4FC57E8D"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WC Auto Recoup           </w:t>
            </w:r>
          </w:p>
        </w:tc>
        <w:tc>
          <w:tcPr>
            <w:tcW w:w="329" w:type="pct"/>
            <w:tcBorders>
              <w:top w:val="nil"/>
              <w:left w:val="nil"/>
              <w:bottom w:val="single" w:sz="4" w:space="0" w:color="auto"/>
              <w:right w:val="single" w:sz="4" w:space="0" w:color="auto"/>
            </w:tcBorders>
            <w:noWrap/>
            <w:vAlign w:val="bottom"/>
            <w:hideMark/>
          </w:tcPr>
          <w:p w14:paraId="6694C70E" w14:textId="77777777" w:rsidR="002A4660" w:rsidRPr="00687F8F" w:rsidRDefault="002A4660" w:rsidP="00660F97">
            <w:pPr>
              <w:spacing w:after="0" w:line="240" w:lineRule="auto"/>
              <w:rPr>
                <w:rFonts w:ascii="Calibri" w:eastAsia="Times New Roman" w:hAnsi="Calibri" w:cs="Calibri"/>
                <w:b/>
                <w:bCs/>
                <w:color w:val="000000"/>
                <w:kern w:val="0"/>
                <w:sz w:val="16"/>
                <w:szCs w:val="16"/>
                <w:lang w:eastAsia="en-AU"/>
                <w14:ligatures w14:val="none"/>
              </w:rPr>
            </w:pPr>
            <w:r w:rsidRPr="00687F8F">
              <w:rPr>
                <w:rFonts w:ascii="Calibri" w:eastAsia="Times New Roman" w:hAnsi="Calibri" w:cs="Calibri"/>
                <w:b/>
                <w:bCs/>
                <w:color w:val="000000"/>
                <w:kern w:val="0"/>
                <w:sz w:val="16"/>
                <w:szCs w:val="16"/>
                <w:lang w:eastAsia="en-AU"/>
                <w14:ligatures w14:val="none"/>
              </w:rPr>
              <w:t xml:space="preserve">4R93                </w:t>
            </w:r>
          </w:p>
        </w:tc>
        <w:tc>
          <w:tcPr>
            <w:tcW w:w="273" w:type="pct"/>
            <w:tcBorders>
              <w:top w:val="nil"/>
              <w:left w:val="nil"/>
              <w:bottom w:val="single" w:sz="4" w:space="0" w:color="auto"/>
              <w:right w:val="single" w:sz="4" w:space="0" w:color="auto"/>
            </w:tcBorders>
            <w:noWrap/>
            <w:vAlign w:val="bottom"/>
            <w:hideMark/>
          </w:tcPr>
          <w:p w14:paraId="74A54A23"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Paid flag</w:t>
            </w:r>
          </w:p>
        </w:tc>
        <w:tc>
          <w:tcPr>
            <w:tcW w:w="466" w:type="pct"/>
            <w:tcBorders>
              <w:top w:val="nil"/>
              <w:left w:val="nil"/>
              <w:bottom w:val="single" w:sz="4" w:space="0" w:color="auto"/>
              <w:right w:val="single" w:sz="4" w:space="0" w:color="auto"/>
            </w:tcBorders>
            <w:noWrap/>
            <w:vAlign w:val="bottom"/>
            <w:hideMark/>
          </w:tcPr>
          <w:p w14:paraId="041A09B2"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No</w:t>
            </w:r>
          </w:p>
        </w:tc>
        <w:tc>
          <w:tcPr>
            <w:tcW w:w="1402" w:type="pct"/>
            <w:tcBorders>
              <w:top w:val="nil"/>
              <w:left w:val="nil"/>
              <w:bottom w:val="single" w:sz="4" w:space="0" w:color="auto"/>
              <w:right w:val="single" w:sz="4" w:space="0" w:color="auto"/>
            </w:tcBorders>
            <w:noWrap/>
            <w:vAlign w:val="bottom"/>
            <w:hideMark/>
          </w:tcPr>
          <w:p w14:paraId="75F29135"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WT 4R93 reduce WT 9WCH </w:t>
            </w:r>
            <w:proofErr w:type="spellStart"/>
            <w:r w:rsidRPr="00687F8F">
              <w:rPr>
                <w:rFonts w:ascii="Calibri" w:eastAsia="Times New Roman" w:hAnsi="Calibri" w:cs="Calibri"/>
                <w:color w:val="000000"/>
                <w:kern w:val="0"/>
                <w:sz w:val="16"/>
                <w:szCs w:val="16"/>
                <w:lang w:eastAsia="en-AU"/>
                <w14:ligatures w14:val="none"/>
              </w:rPr>
              <w:t>Wk</w:t>
            </w:r>
            <w:proofErr w:type="spellEnd"/>
            <w:r w:rsidRPr="00687F8F">
              <w:rPr>
                <w:rFonts w:ascii="Calibri" w:eastAsia="Times New Roman" w:hAnsi="Calibri" w:cs="Calibri"/>
                <w:color w:val="000000"/>
                <w:kern w:val="0"/>
                <w:sz w:val="16"/>
                <w:szCs w:val="16"/>
                <w:lang w:eastAsia="en-AU"/>
                <w14:ligatures w14:val="none"/>
              </w:rPr>
              <w:t xml:space="preserve"> </w:t>
            </w:r>
            <w:proofErr w:type="spellStart"/>
            <w:r w:rsidRPr="00687F8F">
              <w:rPr>
                <w:rFonts w:ascii="Calibri" w:eastAsia="Times New Roman" w:hAnsi="Calibri" w:cs="Calibri"/>
                <w:color w:val="000000"/>
                <w:kern w:val="0"/>
                <w:sz w:val="16"/>
                <w:szCs w:val="16"/>
                <w:lang w:eastAsia="en-AU"/>
                <w14:ligatures w14:val="none"/>
              </w:rPr>
              <w:t>CompWorked</w:t>
            </w:r>
            <w:proofErr w:type="spellEnd"/>
            <w:r w:rsidRPr="00687F8F">
              <w:rPr>
                <w:rFonts w:ascii="Calibri" w:eastAsia="Times New Roman" w:hAnsi="Calibri" w:cs="Calibri"/>
                <w:color w:val="000000"/>
                <w:kern w:val="0"/>
                <w:sz w:val="16"/>
                <w:szCs w:val="16"/>
                <w:lang w:eastAsia="en-AU"/>
                <w14:ligatures w14:val="none"/>
              </w:rPr>
              <w:t xml:space="preserve"> hours for admin staff (Rules ZWZ1 &amp; Z212). </w:t>
            </w:r>
          </w:p>
        </w:tc>
        <w:tc>
          <w:tcPr>
            <w:tcW w:w="559" w:type="pct"/>
            <w:tcBorders>
              <w:top w:val="nil"/>
              <w:left w:val="nil"/>
              <w:bottom w:val="single" w:sz="4" w:space="0" w:color="auto"/>
              <w:right w:val="single" w:sz="4" w:space="0" w:color="auto"/>
            </w:tcBorders>
            <w:noWrap/>
            <w:vAlign w:val="bottom"/>
            <w:hideMark/>
          </w:tcPr>
          <w:p w14:paraId="75B98A26"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sidRPr="00687F8F">
              <w:rPr>
                <w:rFonts w:ascii="Calibri" w:eastAsia="Times New Roman" w:hAnsi="Calibri" w:cs="Calibri"/>
                <w:color w:val="000000"/>
                <w:kern w:val="0"/>
                <w:lang w:eastAsia="en-AU"/>
                <w14:ligatures w14:val="none"/>
              </w:rPr>
              <w:t>No leave/paid as WC</w:t>
            </w:r>
          </w:p>
        </w:tc>
        <w:tc>
          <w:tcPr>
            <w:tcW w:w="206" w:type="pct"/>
            <w:tcBorders>
              <w:top w:val="nil"/>
              <w:left w:val="nil"/>
              <w:bottom w:val="single" w:sz="4" w:space="0" w:color="auto"/>
              <w:right w:val="single" w:sz="4" w:space="0" w:color="auto"/>
            </w:tcBorders>
            <w:noWrap/>
            <w:vAlign w:val="bottom"/>
            <w:hideMark/>
          </w:tcPr>
          <w:p w14:paraId="69F5C339"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sidRPr="00687F8F">
              <w:rPr>
                <w:rFonts w:ascii="Calibri" w:eastAsia="Times New Roman" w:hAnsi="Calibri" w:cs="Calibri"/>
                <w:color w:val="000000"/>
                <w:kern w:val="0"/>
                <w:lang w:eastAsia="en-AU"/>
                <w14:ligatures w14:val="none"/>
              </w:rPr>
              <w:t>yes</w:t>
            </w:r>
          </w:p>
        </w:tc>
        <w:tc>
          <w:tcPr>
            <w:tcW w:w="273" w:type="pct"/>
            <w:tcBorders>
              <w:top w:val="nil"/>
              <w:left w:val="nil"/>
              <w:bottom w:val="single" w:sz="4" w:space="0" w:color="auto"/>
              <w:right w:val="single" w:sz="4" w:space="0" w:color="auto"/>
            </w:tcBorders>
            <w:noWrap/>
            <w:vAlign w:val="bottom"/>
            <w:hideMark/>
          </w:tcPr>
          <w:p w14:paraId="144F3F72"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sidRPr="00687F8F">
              <w:rPr>
                <w:rFonts w:ascii="Calibri" w:eastAsia="Times New Roman" w:hAnsi="Calibri" w:cs="Calibri"/>
                <w:color w:val="000000"/>
                <w:kern w:val="0"/>
                <w:lang w:eastAsia="en-AU"/>
                <w14:ligatures w14:val="none"/>
              </w:rPr>
              <w:t>?</w:t>
            </w:r>
          </w:p>
        </w:tc>
      </w:tr>
      <w:tr w:rsidR="002A4660" w:rsidRPr="00687F8F" w14:paraId="00D0D484" w14:textId="77777777" w:rsidTr="00660F97">
        <w:trPr>
          <w:trHeight w:val="290"/>
          <w:tblHeader/>
        </w:trPr>
        <w:tc>
          <w:tcPr>
            <w:tcW w:w="210" w:type="pct"/>
            <w:tcBorders>
              <w:top w:val="nil"/>
              <w:left w:val="single" w:sz="4" w:space="0" w:color="auto"/>
              <w:bottom w:val="single" w:sz="4" w:space="0" w:color="auto"/>
              <w:right w:val="single" w:sz="4" w:space="0" w:color="auto"/>
            </w:tcBorders>
            <w:shd w:val="clear" w:color="000000" w:fill="FFFFFF"/>
            <w:noWrap/>
            <w:vAlign w:val="bottom"/>
            <w:hideMark/>
          </w:tcPr>
          <w:p w14:paraId="56C22C1C" w14:textId="77777777" w:rsidR="002A4660" w:rsidRPr="00687F8F" w:rsidRDefault="002A4660" w:rsidP="00660F97">
            <w:pPr>
              <w:spacing w:after="0" w:line="240" w:lineRule="auto"/>
              <w:jc w:val="right"/>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5501</w:t>
            </w:r>
          </w:p>
        </w:tc>
        <w:tc>
          <w:tcPr>
            <w:tcW w:w="532" w:type="pct"/>
            <w:tcBorders>
              <w:top w:val="nil"/>
              <w:left w:val="nil"/>
              <w:bottom w:val="single" w:sz="4" w:space="0" w:color="auto"/>
              <w:right w:val="single" w:sz="4" w:space="0" w:color="auto"/>
            </w:tcBorders>
            <w:shd w:val="clear" w:color="000000" w:fill="FFFFFF"/>
            <w:noWrap/>
            <w:vAlign w:val="bottom"/>
            <w:hideMark/>
          </w:tcPr>
          <w:p w14:paraId="72230FE0" w14:textId="77777777" w:rsidR="002A4660" w:rsidRPr="00687F8F" w:rsidRDefault="002A4660" w:rsidP="00660F97">
            <w:pPr>
              <w:spacing w:after="0" w:line="240" w:lineRule="auto"/>
              <w:rPr>
                <w:rFonts w:ascii="Calibri" w:eastAsia="Times New Roman" w:hAnsi="Calibri" w:cs="Calibri"/>
                <w:b/>
                <w:bCs/>
                <w:color w:val="000000"/>
                <w:kern w:val="0"/>
                <w:sz w:val="16"/>
                <w:szCs w:val="16"/>
                <w:lang w:eastAsia="en-AU"/>
                <w14:ligatures w14:val="none"/>
              </w:rPr>
            </w:pPr>
            <w:r w:rsidRPr="00687F8F">
              <w:rPr>
                <w:rFonts w:ascii="Calibri" w:eastAsia="Times New Roman" w:hAnsi="Calibri" w:cs="Calibri"/>
                <w:b/>
                <w:bCs/>
                <w:color w:val="FF0000"/>
                <w:kern w:val="0"/>
                <w:sz w:val="16"/>
                <w:szCs w:val="16"/>
                <w:lang w:eastAsia="en-AU"/>
                <w14:ligatures w14:val="none"/>
              </w:rPr>
              <w:t xml:space="preserve">W C effective 14.09.2012 </w:t>
            </w:r>
          </w:p>
        </w:tc>
        <w:tc>
          <w:tcPr>
            <w:tcW w:w="217" w:type="pct"/>
            <w:tcBorders>
              <w:top w:val="nil"/>
              <w:left w:val="nil"/>
              <w:bottom w:val="single" w:sz="4" w:space="0" w:color="auto"/>
              <w:right w:val="single" w:sz="4" w:space="0" w:color="auto"/>
            </w:tcBorders>
            <w:noWrap/>
            <w:vAlign w:val="bottom"/>
            <w:hideMark/>
          </w:tcPr>
          <w:p w14:paraId="4624FF2F" w14:textId="77777777" w:rsidR="002A4660" w:rsidRPr="00687F8F" w:rsidRDefault="002A4660" w:rsidP="00660F97">
            <w:pPr>
              <w:spacing w:after="0" w:line="240" w:lineRule="auto"/>
              <w:jc w:val="right"/>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2311</w:t>
            </w:r>
          </w:p>
        </w:tc>
        <w:tc>
          <w:tcPr>
            <w:tcW w:w="532" w:type="pct"/>
            <w:tcBorders>
              <w:top w:val="nil"/>
              <w:left w:val="nil"/>
              <w:bottom w:val="single" w:sz="4" w:space="0" w:color="auto"/>
              <w:right w:val="single" w:sz="4" w:space="0" w:color="auto"/>
            </w:tcBorders>
            <w:noWrap/>
            <w:vAlign w:val="bottom"/>
            <w:hideMark/>
          </w:tcPr>
          <w:p w14:paraId="145E7CD4"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WC Autopay Suppress      </w:t>
            </w:r>
          </w:p>
        </w:tc>
        <w:tc>
          <w:tcPr>
            <w:tcW w:w="329" w:type="pct"/>
            <w:tcBorders>
              <w:top w:val="nil"/>
              <w:left w:val="nil"/>
              <w:bottom w:val="single" w:sz="4" w:space="0" w:color="auto"/>
              <w:right w:val="single" w:sz="4" w:space="0" w:color="auto"/>
            </w:tcBorders>
            <w:noWrap/>
            <w:vAlign w:val="bottom"/>
            <w:hideMark/>
          </w:tcPr>
          <w:p w14:paraId="07E780D3" w14:textId="77777777" w:rsidR="002A4660" w:rsidRPr="00687F8F" w:rsidRDefault="002A4660" w:rsidP="00660F97">
            <w:pPr>
              <w:spacing w:after="0" w:line="240" w:lineRule="auto"/>
              <w:rPr>
                <w:rFonts w:ascii="Calibri" w:eastAsia="Times New Roman" w:hAnsi="Calibri" w:cs="Calibri"/>
                <w:b/>
                <w:bCs/>
                <w:color w:val="000000"/>
                <w:kern w:val="0"/>
                <w:sz w:val="16"/>
                <w:szCs w:val="16"/>
                <w:lang w:eastAsia="en-AU"/>
                <w14:ligatures w14:val="none"/>
              </w:rPr>
            </w:pPr>
            <w:r w:rsidRPr="00687F8F">
              <w:rPr>
                <w:rFonts w:ascii="Calibri" w:eastAsia="Times New Roman" w:hAnsi="Calibri" w:cs="Calibri"/>
                <w:b/>
                <w:bCs/>
                <w:color w:val="000000"/>
                <w:kern w:val="0"/>
                <w:sz w:val="16"/>
                <w:szCs w:val="16"/>
                <w:lang w:eastAsia="en-AU"/>
                <w14:ligatures w14:val="none"/>
              </w:rPr>
              <w:t xml:space="preserve">4R93                </w:t>
            </w:r>
          </w:p>
        </w:tc>
        <w:tc>
          <w:tcPr>
            <w:tcW w:w="273" w:type="pct"/>
            <w:tcBorders>
              <w:top w:val="nil"/>
              <w:left w:val="nil"/>
              <w:bottom w:val="single" w:sz="4" w:space="0" w:color="auto"/>
              <w:right w:val="single" w:sz="4" w:space="0" w:color="auto"/>
            </w:tcBorders>
            <w:noWrap/>
            <w:vAlign w:val="bottom"/>
            <w:hideMark/>
          </w:tcPr>
          <w:p w14:paraId="5745CDC8" w14:textId="77777777" w:rsidR="002A4660" w:rsidRPr="00687F8F" w:rsidRDefault="002A4660" w:rsidP="00660F97">
            <w:pPr>
              <w:spacing w:after="0" w:line="240" w:lineRule="auto"/>
              <w:rPr>
                <w:rFonts w:ascii="Calibri" w:eastAsia="Times New Roman" w:hAnsi="Calibri" w:cs="Calibri"/>
                <w:b/>
                <w:bCs/>
                <w:color w:val="FF0000"/>
                <w:kern w:val="0"/>
                <w:sz w:val="16"/>
                <w:szCs w:val="16"/>
                <w:lang w:eastAsia="en-AU"/>
                <w14:ligatures w14:val="none"/>
              </w:rPr>
            </w:pPr>
            <w:r w:rsidRPr="00687F8F">
              <w:rPr>
                <w:rFonts w:ascii="Calibri" w:eastAsia="Times New Roman" w:hAnsi="Calibri" w:cs="Calibri"/>
                <w:b/>
                <w:bCs/>
                <w:color w:val="FF0000"/>
                <w:kern w:val="0"/>
                <w:sz w:val="16"/>
                <w:szCs w:val="16"/>
                <w:lang w:eastAsia="en-AU"/>
                <w14:ligatures w14:val="none"/>
              </w:rPr>
              <w:t>Unpaid flag</w:t>
            </w:r>
          </w:p>
        </w:tc>
        <w:tc>
          <w:tcPr>
            <w:tcW w:w="466" w:type="pct"/>
            <w:tcBorders>
              <w:top w:val="nil"/>
              <w:left w:val="nil"/>
              <w:bottom w:val="single" w:sz="4" w:space="0" w:color="auto"/>
              <w:right w:val="single" w:sz="4" w:space="0" w:color="auto"/>
            </w:tcBorders>
            <w:noWrap/>
            <w:vAlign w:val="bottom"/>
            <w:hideMark/>
          </w:tcPr>
          <w:p w14:paraId="2BF4552A"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D96E50">
              <w:rPr>
                <w:rFonts w:ascii="Calibri" w:eastAsia="Times New Roman" w:hAnsi="Calibri" w:cs="Calibri"/>
                <w:color w:val="FF0000"/>
                <w:kern w:val="0"/>
                <w:sz w:val="16"/>
                <w:szCs w:val="16"/>
                <w:lang w:eastAsia="en-AU"/>
                <w14:ligatures w14:val="none"/>
              </w:rPr>
              <w:t>No</w:t>
            </w:r>
          </w:p>
        </w:tc>
        <w:tc>
          <w:tcPr>
            <w:tcW w:w="1402" w:type="pct"/>
            <w:tcBorders>
              <w:top w:val="nil"/>
              <w:left w:val="nil"/>
              <w:bottom w:val="single" w:sz="4" w:space="0" w:color="auto"/>
              <w:right w:val="single" w:sz="4" w:space="0" w:color="auto"/>
            </w:tcBorders>
            <w:noWrap/>
            <w:vAlign w:val="bottom"/>
            <w:hideMark/>
          </w:tcPr>
          <w:p w14:paraId="5773E820"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WT 4R93 reduce WT 9WCH </w:t>
            </w:r>
            <w:proofErr w:type="spellStart"/>
            <w:r w:rsidRPr="00687F8F">
              <w:rPr>
                <w:rFonts w:ascii="Calibri" w:eastAsia="Times New Roman" w:hAnsi="Calibri" w:cs="Calibri"/>
                <w:color w:val="000000"/>
                <w:kern w:val="0"/>
                <w:sz w:val="16"/>
                <w:szCs w:val="16"/>
                <w:lang w:eastAsia="en-AU"/>
                <w14:ligatures w14:val="none"/>
              </w:rPr>
              <w:t>Wk</w:t>
            </w:r>
            <w:proofErr w:type="spellEnd"/>
            <w:r w:rsidRPr="00687F8F">
              <w:rPr>
                <w:rFonts w:ascii="Calibri" w:eastAsia="Times New Roman" w:hAnsi="Calibri" w:cs="Calibri"/>
                <w:color w:val="000000"/>
                <w:kern w:val="0"/>
                <w:sz w:val="16"/>
                <w:szCs w:val="16"/>
                <w:lang w:eastAsia="en-AU"/>
                <w14:ligatures w14:val="none"/>
              </w:rPr>
              <w:t xml:space="preserve"> </w:t>
            </w:r>
            <w:proofErr w:type="spellStart"/>
            <w:r w:rsidRPr="00687F8F">
              <w:rPr>
                <w:rFonts w:ascii="Calibri" w:eastAsia="Times New Roman" w:hAnsi="Calibri" w:cs="Calibri"/>
                <w:color w:val="000000"/>
                <w:kern w:val="0"/>
                <w:sz w:val="16"/>
                <w:szCs w:val="16"/>
                <w:lang w:eastAsia="en-AU"/>
                <w14:ligatures w14:val="none"/>
              </w:rPr>
              <w:t>CompWorked</w:t>
            </w:r>
            <w:proofErr w:type="spellEnd"/>
            <w:r w:rsidRPr="00687F8F">
              <w:rPr>
                <w:rFonts w:ascii="Calibri" w:eastAsia="Times New Roman" w:hAnsi="Calibri" w:cs="Calibri"/>
                <w:color w:val="000000"/>
                <w:kern w:val="0"/>
                <w:sz w:val="16"/>
                <w:szCs w:val="16"/>
                <w:lang w:eastAsia="en-AU"/>
                <w14:ligatures w14:val="none"/>
              </w:rPr>
              <w:t xml:space="preserve"> hours for admin staff (Rules ZWZ1 &amp; Z212). </w:t>
            </w:r>
          </w:p>
        </w:tc>
        <w:tc>
          <w:tcPr>
            <w:tcW w:w="559" w:type="pct"/>
            <w:tcBorders>
              <w:top w:val="nil"/>
              <w:left w:val="nil"/>
              <w:bottom w:val="single" w:sz="4" w:space="0" w:color="auto"/>
              <w:right w:val="single" w:sz="4" w:space="0" w:color="auto"/>
            </w:tcBorders>
            <w:noWrap/>
            <w:vAlign w:val="bottom"/>
            <w:hideMark/>
          </w:tcPr>
          <w:p w14:paraId="149CF27D"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sidRPr="00687F8F">
              <w:rPr>
                <w:rFonts w:ascii="Calibri" w:eastAsia="Times New Roman" w:hAnsi="Calibri" w:cs="Calibri"/>
                <w:color w:val="000000"/>
                <w:kern w:val="0"/>
                <w:lang w:eastAsia="en-AU"/>
                <w14:ligatures w14:val="none"/>
              </w:rPr>
              <w:t>No leave/paid as WC</w:t>
            </w:r>
          </w:p>
        </w:tc>
        <w:tc>
          <w:tcPr>
            <w:tcW w:w="206" w:type="pct"/>
            <w:tcBorders>
              <w:top w:val="nil"/>
              <w:left w:val="nil"/>
              <w:bottom w:val="single" w:sz="4" w:space="0" w:color="auto"/>
              <w:right w:val="single" w:sz="4" w:space="0" w:color="auto"/>
            </w:tcBorders>
            <w:noWrap/>
            <w:vAlign w:val="bottom"/>
            <w:hideMark/>
          </w:tcPr>
          <w:p w14:paraId="640F573C" w14:textId="77777777" w:rsidR="002A4660" w:rsidRPr="00710A31" w:rsidRDefault="002A4660" w:rsidP="00660F97">
            <w:pPr>
              <w:spacing w:after="0" w:line="240" w:lineRule="auto"/>
              <w:rPr>
                <w:rFonts w:ascii="Calibri" w:eastAsia="Times New Roman" w:hAnsi="Calibri" w:cs="Calibri"/>
                <w:color w:val="000000"/>
                <w:kern w:val="0"/>
                <w:sz w:val="10"/>
                <w:szCs w:val="10"/>
                <w:lang w:eastAsia="en-AU"/>
                <w14:ligatures w14:val="none"/>
              </w:rPr>
            </w:pPr>
            <w:r w:rsidRPr="00710A31">
              <w:rPr>
                <w:rFonts w:ascii="Calibri" w:eastAsia="Times New Roman" w:hAnsi="Calibri" w:cs="Calibri"/>
                <w:color w:val="000000"/>
                <w:kern w:val="0"/>
                <w:sz w:val="10"/>
                <w:szCs w:val="10"/>
                <w:lang w:eastAsia="en-AU"/>
                <w14:ligatures w14:val="none"/>
              </w:rPr>
              <w:t>Not uses last 5 yrs</w:t>
            </w:r>
          </w:p>
        </w:tc>
        <w:tc>
          <w:tcPr>
            <w:tcW w:w="273" w:type="pct"/>
            <w:tcBorders>
              <w:top w:val="nil"/>
              <w:left w:val="nil"/>
              <w:bottom w:val="single" w:sz="4" w:space="0" w:color="auto"/>
              <w:right w:val="single" w:sz="4" w:space="0" w:color="auto"/>
            </w:tcBorders>
            <w:noWrap/>
            <w:vAlign w:val="bottom"/>
            <w:hideMark/>
          </w:tcPr>
          <w:p w14:paraId="3B9290FC"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sidRPr="00687F8F">
              <w:rPr>
                <w:rFonts w:ascii="Calibri" w:eastAsia="Times New Roman" w:hAnsi="Calibri" w:cs="Calibri"/>
                <w:color w:val="000000"/>
                <w:kern w:val="0"/>
                <w:lang w:eastAsia="en-AU"/>
                <w14:ligatures w14:val="none"/>
              </w:rPr>
              <w:t>?</w:t>
            </w:r>
          </w:p>
        </w:tc>
      </w:tr>
      <w:tr w:rsidR="002A4660" w:rsidRPr="00687F8F" w14:paraId="58BB99AC" w14:textId="77777777" w:rsidTr="00660F97">
        <w:trPr>
          <w:trHeight w:val="860"/>
          <w:tblHeader/>
        </w:trPr>
        <w:tc>
          <w:tcPr>
            <w:tcW w:w="210" w:type="pct"/>
            <w:tcBorders>
              <w:top w:val="nil"/>
              <w:left w:val="single" w:sz="4" w:space="0" w:color="auto"/>
              <w:bottom w:val="single" w:sz="4" w:space="0" w:color="auto"/>
              <w:right w:val="single" w:sz="4" w:space="0" w:color="auto"/>
            </w:tcBorders>
            <w:shd w:val="clear" w:color="000000" w:fill="FFFFFF"/>
            <w:noWrap/>
            <w:vAlign w:val="bottom"/>
            <w:hideMark/>
          </w:tcPr>
          <w:p w14:paraId="66756B92" w14:textId="77777777" w:rsidR="002A4660" w:rsidRPr="00687F8F" w:rsidRDefault="002A4660" w:rsidP="00660F97">
            <w:pPr>
              <w:spacing w:after="0" w:line="240" w:lineRule="auto"/>
              <w:jc w:val="right"/>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5502</w:t>
            </w:r>
          </w:p>
        </w:tc>
        <w:tc>
          <w:tcPr>
            <w:tcW w:w="532" w:type="pct"/>
            <w:tcBorders>
              <w:top w:val="nil"/>
              <w:left w:val="nil"/>
              <w:bottom w:val="single" w:sz="4" w:space="0" w:color="auto"/>
              <w:right w:val="single" w:sz="4" w:space="0" w:color="auto"/>
            </w:tcBorders>
            <w:shd w:val="clear" w:color="000000" w:fill="FFFFFF"/>
            <w:noWrap/>
            <w:vAlign w:val="bottom"/>
            <w:hideMark/>
          </w:tcPr>
          <w:p w14:paraId="41ACB2E8"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WC Suspended </w:t>
            </w:r>
            <w:r w:rsidRPr="00687F8F">
              <w:rPr>
                <w:rFonts w:ascii="Calibri" w:eastAsia="Times New Roman" w:hAnsi="Calibri" w:cs="Calibri"/>
                <w:color w:val="FF0000"/>
                <w:kern w:val="0"/>
                <w:sz w:val="16"/>
                <w:szCs w:val="16"/>
                <w:lang w:eastAsia="en-AU"/>
                <w14:ligatures w14:val="none"/>
              </w:rPr>
              <w:t xml:space="preserve">without </w:t>
            </w:r>
            <w:r w:rsidRPr="00687F8F">
              <w:rPr>
                <w:rFonts w:ascii="Calibri" w:eastAsia="Times New Roman" w:hAnsi="Calibri" w:cs="Calibri"/>
                <w:color w:val="000000"/>
                <w:kern w:val="0"/>
                <w:sz w:val="16"/>
                <w:szCs w:val="16"/>
                <w:lang w:eastAsia="en-AU"/>
                <w14:ligatures w14:val="none"/>
              </w:rPr>
              <w:t xml:space="preserve">pay </w:t>
            </w:r>
          </w:p>
        </w:tc>
        <w:tc>
          <w:tcPr>
            <w:tcW w:w="217" w:type="pct"/>
            <w:tcBorders>
              <w:top w:val="nil"/>
              <w:left w:val="nil"/>
              <w:bottom w:val="single" w:sz="4" w:space="0" w:color="auto"/>
              <w:right w:val="single" w:sz="4" w:space="0" w:color="auto"/>
            </w:tcBorders>
            <w:noWrap/>
            <w:vAlign w:val="bottom"/>
            <w:hideMark/>
          </w:tcPr>
          <w:p w14:paraId="19583EAF" w14:textId="77777777" w:rsidR="002A4660" w:rsidRPr="00687F8F" w:rsidRDefault="002A4660" w:rsidP="00660F97">
            <w:pPr>
              <w:spacing w:after="0" w:line="240" w:lineRule="auto"/>
              <w:jc w:val="right"/>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2312</w:t>
            </w:r>
          </w:p>
        </w:tc>
        <w:tc>
          <w:tcPr>
            <w:tcW w:w="532" w:type="pct"/>
            <w:tcBorders>
              <w:top w:val="nil"/>
              <w:left w:val="nil"/>
              <w:bottom w:val="single" w:sz="4" w:space="0" w:color="auto"/>
              <w:right w:val="single" w:sz="4" w:space="0" w:color="auto"/>
            </w:tcBorders>
            <w:noWrap/>
            <w:vAlign w:val="bottom"/>
            <w:hideMark/>
          </w:tcPr>
          <w:p w14:paraId="69696F3A"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WC Suspended Without Pay </w:t>
            </w:r>
          </w:p>
        </w:tc>
        <w:tc>
          <w:tcPr>
            <w:tcW w:w="329" w:type="pct"/>
            <w:tcBorders>
              <w:top w:val="nil"/>
              <w:left w:val="nil"/>
              <w:bottom w:val="single" w:sz="4" w:space="0" w:color="auto"/>
              <w:right w:val="single" w:sz="4" w:space="0" w:color="auto"/>
            </w:tcBorders>
            <w:noWrap/>
            <w:vAlign w:val="bottom"/>
            <w:hideMark/>
          </w:tcPr>
          <w:p w14:paraId="0CDCF1FE"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b/>
                <w:bCs/>
                <w:color w:val="000000"/>
                <w:kern w:val="0"/>
                <w:sz w:val="16"/>
                <w:szCs w:val="16"/>
                <w:lang w:eastAsia="en-AU"/>
                <w14:ligatures w14:val="none"/>
              </w:rPr>
              <w:t>9984</w:t>
            </w:r>
            <w:r w:rsidRPr="00687F8F">
              <w:rPr>
                <w:rFonts w:ascii="Calibri" w:eastAsia="Times New Roman" w:hAnsi="Calibri" w:cs="Calibri"/>
                <w:color w:val="000000"/>
                <w:kern w:val="0"/>
                <w:sz w:val="16"/>
                <w:szCs w:val="16"/>
                <w:lang w:eastAsia="en-AU"/>
                <w14:ligatures w14:val="none"/>
              </w:rPr>
              <w:t xml:space="preserve"> </w:t>
            </w:r>
            <w:r w:rsidRPr="00687F8F">
              <w:rPr>
                <w:rFonts w:ascii="Calibri" w:eastAsia="Times New Roman" w:hAnsi="Calibri" w:cs="Calibri"/>
                <w:b/>
                <w:bCs/>
                <w:color w:val="000000"/>
                <w:kern w:val="0"/>
                <w:sz w:val="16"/>
                <w:szCs w:val="16"/>
                <w:lang w:eastAsia="en-AU"/>
                <w14:ligatures w14:val="none"/>
              </w:rPr>
              <w:t xml:space="preserve">4R93 </w:t>
            </w:r>
            <w:r w:rsidRPr="00687F8F">
              <w:rPr>
                <w:rFonts w:ascii="Calibri" w:eastAsia="Times New Roman" w:hAnsi="Calibri" w:cs="Calibri"/>
                <w:color w:val="000000"/>
                <w:kern w:val="0"/>
                <w:sz w:val="16"/>
                <w:szCs w:val="16"/>
                <w:lang w:eastAsia="en-AU"/>
                <w14:ligatures w14:val="none"/>
              </w:rPr>
              <w:t xml:space="preserve">9994      </w:t>
            </w:r>
          </w:p>
        </w:tc>
        <w:tc>
          <w:tcPr>
            <w:tcW w:w="273" w:type="pct"/>
            <w:tcBorders>
              <w:top w:val="nil"/>
              <w:left w:val="nil"/>
              <w:bottom w:val="single" w:sz="4" w:space="0" w:color="auto"/>
              <w:right w:val="single" w:sz="4" w:space="0" w:color="auto"/>
            </w:tcBorders>
            <w:noWrap/>
            <w:vAlign w:val="bottom"/>
            <w:hideMark/>
          </w:tcPr>
          <w:p w14:paraId="133C62A9" w14:textId="77777777" w:rsidR="002A4660" w:rsidRPr="00687F8F" w:rsidRDefault="002A4660" w:rsidP="00660F97">
            <w:pPr>
              <w:spacing w:after="0" w:line="240" w:lineRule="auto"/>
              <w:rPr>
                <w:rFonts w:ascii="Calibri" w:eastAsia="Times New Roman" w:hAnsi="Calibri" w:cs="Calibri"/>
                <w:b/>
                <w:bCs/>
                <w:color w:val="FF0000"/>
                <w:kern w:val="0"/>
                <w:sz w:val="16"/>
                <w:szCs w:val="16"/>
                <w:lang w:eastAsia="en-AU"/>
                <w14:ligatures w14:val="none"/>
              </w:rPr>
            </w:pPr>
            <w:r w:rsidRPr="00687F8F">
              <w:rPr>
                <w:rFonts w:ascii="Calibri" w:eastAsia="Times New Roman" w:hAnsi="Calibri" w:cs="Calibri"/>
                <w:b/>
                <w:bCs/>
                <w:color w:val="FF0000"/>
                <w:kern w:val="0"/>
                <w:sz w:val="16"/>
                <w:szCs w:val="16"/>
                <w:lang w:eastAsia="en-AU"/>
                <w14:ligatures w14:val="none"/>
              </w:rPr>
              <w:t>Unpaid flag</w:t>
            </w:r>
          </w:p>
        </w:tc>
        <w:tc>
          <w:tcPr>
            <w:tcW w:w="466" w:type="pct"/>
            <w:tcBorders>
              <w:top w:val="nil"/>
              <w:left w:val="nil"/>
              <w:bottom w:val="single" w:sz="4" w:space="0" w:color="auto"/>
              <w:right w:val="single" w:sz="4" w:space="0" w:color="auto"/>
            </w:tcBorders>
            <w:noWrap/>
            <w:vAlign w:val="bottom"/>
            <w:hideMark/>
          </w:tcPr>
          <w:p w14:paraId="0EA1A884" w14:textId="77777777" w:rsidR="002A4660" w:rsidRPr="00687F8F" w:rsidRDefault="002A4660" w:rsidP="00660F97">
            <w:pPr>
              <w:spacing w:after="0" w:line="240" w:lineRule="auto"/>
              <w:rPr>
                <w:rFonts w:ascii="Calibri" w:eastAsia="Times New Roman" w:hAnsi="Calibri" w:cs="Calibri"/>
                <w:b/>
                <w:bCs/>
                <w:color w:val="000000"/>
                <w:kern w:val="0"/>
                <w:sz w:val="16"/>
                <w:szCs w:val="16"/>
                <w:lang w:eastAsia="en-AU"/>
                <w14:ligatures w14:val="none"/>
              </w:rPr>
            </w:pPr>
            <w:r w:rsidRPr="00D96E50">
              <w:rPr>
                <w:rFonts w:ascii="Calibri" w:eastAsia="Times New Roman" w:hAnsi="Calibri" w:cs="Calibri"/>
                <w:b/>
                <w:bCs/>
                <w:color w:val="385623" w:themeColor="accent6" w:themeShade="80"/>
                <w:kern w:val="0"/>
                <w:sz w:val="16"/>
                <w:szCs w:val="16"/>
                <w:lang w:eastAsia="en-AU"/>
                <w14:ligatures w14:val="none"/>
              </w:rPr>
              <w:t xml:space="preserve">yes </w:t>
            </w:r>
            <w:r w:rsidRPr="00D96E50">
              <w:rPr>
                <w:rFonts w:ascii="Calibri" w:eastAsia="Times New Roman" w:hAnsi="Calibri" w:cs="Calibri"/>
                <w:color w:val="385623" w:themeColor="accent6" w:themeShade="80"/>
                <w:kern w:val="0"/>
                <w:sz w:val="16"/>
                <w:szCs w:val="16"/>
                <w:lang w:eastAsia="en-AU"/>
                <w14:ligatures w14:val="none"/>
              </w:rPr>
              <w:t xml:space="preserve">(via 9984) </w:t>
            </w:r>
            <w:r w:rsidRPr="00687F8F">
              <w:rPr>
                <w:rFonts w:ascii="Calibri" w:eastAsia="Times New Roman" w:hAnsi="Calibri" w:cs="Calibri"/>
                <w:color w:val="000000"/>
                <w:kern w:val="0"/>
                <w:sz w:val="16"/>
                <w:szCs w:val="16"/>
                <w:lang w:eastAsia="en-AU"/>
                <w14:ligatures w14:val="none"/>
              </w:rPr>
              <w:t>*excluding</w:t>
            </w:r>
          </w:p>
        </w:tc>
        <w:tc>
          <w:tcPr>
            <w:tcW w:w="1402" w:type="pct"/>
            <w:tcBorders>
              <w:top w:val="nil"/>
              <w:left w:val="nil"/>
              <w:bottom w:val="single" w:sz="4" w:space="0" w:color="auto"/>
              <w:right w:val="single" w:sz="4" w:space="0" w:color="auto"/>
            </w:tcBorders>
            <w:vAlign w:val="bottom"/>
            <w:hideMark/>
          </w:tcPr>
          <w:p w14:paraId="6ACA8F7D"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WT 4R93 reduce WT 9WCH </w:t>
            </w:r>
            <w:proofErr w:type="spellStart"/>
            <w:r w:rsidRPr="00687F8F">
              <w:rPr>
                <w:rFonts w:ascii="Calibri" w:eastAsia="Times New Roman" w:hAnsi="Calibri" w:cs="Calibri"/>
                <w:color w:val="000000"/>
                <w:kern w:val="0"/>
                <w:sz w:val="16"/>
                <w:szCs w:val="16"/>
                <w:lang w:eastAsia="en-AU"/>
                <w14:ligatures w14:val="none"/>
              </w:rPr>
              <w:t>Wk</w:t>
            </w:r>
            <w:proofErr w:type="spellEnd"/>
            <w:r w:rsidRPr="00687F8F">
              <w:rPr>
                <w:rFonts w:ascii="Calibri" w:eastAsia="Times New Roman" w:hAnsi="Calibri" w:cs="Calibri"/>
                <w:color w:val="000000"/>
                <w:kern w:val="0"/>
                <w:sz w:val="16"/>
                <w:szCs w:val="16"/>
                <w:lang w:eastAsia="en-AU"/>
                <w14:ligatures w14:val="none"/>
              </w:rPr>
              <w:t xml:space="preserve"> </w:t>
            </w:r>
            <w:proofErr w:type="spellStart"/>
            <w:r w:rsidRPr="00687F8F">
              <w:rPr>
                <w:rFonts w:ascii="Calibri" w:eastAsia="Times New Roman" w:hAnsi="Calibri" w:cs="Calibri"/>
                <w:color w:val="000000"/>
                <w:kern w:val="0"/>
                <w:sz w:val="16"/>
                <w:szCs w:val="16"/>
                <w:lang w:eastAsia="en-AU"/>
                <w14:ligatures w14:val="none"/>
              </w:rPr>
              <w:t>CompWorked</w:t>
            </w:r>
            <w:proofErr w:type="spellEnd"/>
            <w:r w:rsidRPr="00687F8F">
              <w:rPr>
                <w:rFonts w:ascii="Calibri" w:eastAsia="Times New Roman" w:hAnsi="Calibri" w:cs="Calibri"/>
                <w:color w:val="000000"/>
                <w:kern w:val="0"/>
                <w:sz w:val="16"/>
                <w:szCs w:val="16"/>
                <w:lang w:eastAsia="en-AU"/>
                <w14:ligatures w14:val="none"/>
              </w:rPr>
              <w:t xml:space="preserve"> hours for admin staff (Rules ZWZ1 &amp; Z212).   </w:t>
            </w:r>
            <w:r w:rsidRPr="00687F8F">
              <w:rPr>
                <w:rFonts w:ascii="Calibri" w:eastAsia="Times New Roman" w:hAnsi="Calibri" w:cs="Calibri"/>
                <w:color w:val="000000"/>
                <w:kern w:val="0"/>
                <w:sz w:val="16"/>
                <w:szCs w:val="16"/>
                <w:lang w:eastAsia="en-AU"/>
                <w14:ligatures w14:val="none"/>
              </w:rPr>
              <w:br/>
              <w:t>WT 9984 is used in various WC rules impacting for example WT's /813 /814 9WUA 9WUB, variables.</w:t>
            </w:r>
          </w:p>
        </w:tc>
        <w:tc>
          <w:tcPr>
            <w:tcW w:w="559" w:type="pct"/>
            <w:tcBorders>
              <w:top w:val="nil"/>
              <w:left w:val="nil"/>
              <w:bottom w:val="single" w:sz="4" w:space="0" w:color="auto"/>
              <w:right w:val="single" w:sz="4" w:space="0" w:color="auto"/>
            </w:tcBorders>
            <w:noWrap/>
            <w:vAlign w:val="bottom"/>
            <w:hideMark/>
          </w:tcPr>
          <w:p w14:paraId="77EFAFCF"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sidRPr="00687F8F">
              <w:rPr>
                <w:rFonts w:ascii="Calibri" w:eastAsia="Times New Roman" w:hAnsi="Calibri" w:cs="Calibri"/>
                <w:color w:val="000000"/>
                <w:kern w:val="0"/>
                <w:lang w:eastAsia="en-AU"/>
                <w14:ligatures w14:val="none"/>
              </w:rPr>
              <w:t>No leave/paid as WC</w:t>
            </w:r>
          </w:p>
        </w:tc>
        <w:tc>
          <w:tcPr>
            <w:tcW w:w="206" w:type="pct"/>
            <w:tcBorders>
              <w:top w:val="nil"/>
              <w:left w:val="nil"/>
              <w:bottom w:val="single" w:sz="4" w:space="0" w:color="auto"/>
              <w:right w:val="single" w:sz="4" w:space="0" w:color="auto"/>
            </w:tcBorders>
            <w:noWrap/>
            <w:vAlign w:val="bottom"/>
            <w:hideMark/>
          </w:tcPr>
          <w:p w14:paraId="41388CB7"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sidRPr="00687F8F">
              <w:rPr>
                <w:rFonts w:ascii="Calibri" w:eastAsia="Times New Roman" w:hAnsi="Calibri" w:cs="Calibri"/>
                <w:color w:val="000000"/>
                <w:kern w:val="0"/>
                <w:lang w:eastAsia="en-AU"/>
                <w14:ligatures w14:val="none"/>
              </w:rPr>
              <w:t>yes</w:t>
            </w:r>
          </w:p>
        </w:tc>
        <w:tc>
          <w:tcPr>
            <w:tcW w:w="273" w:type="pct"/>
            <w:tcBorders>
              <w:top w:val="nil"/>
              <w:left w:val="nil"/>
              <w:bottom w:val="single" w:sz="4" w:space="0" w:color="auto"/>
              <w:right w:val="single" w:sz="4" w:space="0" w:color="auto"/>
            </w:tcBorders>
            <w:noWrap/>
            <w:vAlign w:val="bottom"/>
            <w:hideMark/>
          </w:tcPr>
          <w:p w14:paraId="317B0D57"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w:t>
            </w:r>
          </w:p>
        </w:tc>
      </w:tr>
      <w:tr w:rsidR="002A4660" w:rsidRPr="00687F8F" w14:paraId="0AD427FC" w14:textId="77777777" w:rsidTr="00660F97">
        <w:trPr>
          <w:trHeight w:val="290"/>
          <w:tblHeader/>
        </w:trPr>
        <w:tc>
          <w:tcPr>
            <w:tcW w:w="210" w:type="pct"/>
            <w:tcBorders>
              <w:top w:val="nil"/>
              <w:left w:val="single" w:sz="4" w:space="0" w:color="auto"/>
              <w:bottom w:val="single" w:sz="4" w:space="0" w:color="auto"/>
              <w:right w:val="single" w:sz="4" w:space="0" w:color="auto"/>
            </w:tcBorders>
            <w:shd w:val="clear" w:color="000000" w:fill="FFFFFF"/>
            <w:noWrap/>
            <w:vAlign w:val="bottom"/>
            <w:hideMark/>
          </w:tcPr>
          <w:p w14:paraId="300337DF" w14:textId="77777777" w:rsidR="002A4660" w:rsidRPr="00687F8F" w:rsidRDefault="002A4660" w:rsidP="00660F97">
            <w:pPr>
              <w:spacing w:after="0" w:line="240" w:lineRule="auto"/>
              <w:jc w:val="right"/>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5503</w:t>
            </w:r>
          </w:p>
        </w:tc>
        <w:tc>
          <w:tcPr>
            <w:tcW w:w="532" w:type="pct"/>
            <w:tcBorders>
              <w:top w:val="nil"/>
              <w:left w:val="nil"/>
              <w:bottom w:val="single" w:sz="4" w:space="0" w:color="auto"/>
              <w:right w:val="single" w:sz="4" w:space="0" w:color="auto"/>
            </w:tcBorders>
            <w:shd w:val="clear" w:color="000000" w:fill="FFFFFF"/>
            <w:noWrap/>
            <w:vAlign w:val="bottom"/>
            <w:hideMark/>
          </w:tcPr>
          <w:p w14:paraId="06833E6E"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WC Suspended </w:t>
            </w:r>
            <w:proofErr w:type="gramStart"/>
            <w:r w:rsidRPr="00687F8F">
              <w:rPr>
                <w:rFonts w:ascii="Calibri" w:eastAsia="Times New Roman" w:hAnsi="Calibri" w:cs="Calibri"/>
                <w:color w:val="000000"/>
                <w:kern w:val="0"/>
                <w:sz w:val="16"/>
                <w:szCs w:val="16"/>
                <w:lang w:eastAsia="en-AU"/>
                <w14:ligatures w14:val="none"/>
              </w:rPr>
              <w:t>With</w:t>
            </w:r>
            <w:proofErr w:type="gramEnd"/>
            <w:r w:rsidRPr="00687F8F">
              <w:rPr>
                <w:rFonts w:ascii="Calibri" w:eastAsia="Times New Roman" w:hAnsi="Calibri" w:cs="Calibri"/>
                <w:color w:val="000000"/>
                <w:kern w:val="0"/>
                <w:sz w:val="16"/>
                <w:szCs w:val="16"/>
                <w:lang w:eastAsia="en-AU"/>
                <w14:ligatures w14:val="none"/>
              </w:rPr>
              <w:t xml:space="preserve"> Pay    </w:t>
            </w:r>
          </w:p>
        </w:tc>
        <w:tc>
          <w:tcPr>
            <w:tcW w:w="217" w:type="pct"/>
            <w:tcBorders>
              <w:top w:val="nil"/>
              <w:left w:val="nil"/>
              <w:bottom w:val="single" w:sz="4" w:space="0" w:color="auto"/>
              <w:right w:val="single" w:sz="4" w:space="0" w:color="auto"/>
            </w:tcBorders>
            <w:noWrap/>
            <w:vAlign w:val="bottom"/>
            <w:hideMark/>
          </w:tcPr>
          <w:p w14:paraId="73FEC252" w14:textId="77777777" w:rsidR="002A4660" w:rsidRPr="00687F8F" w:rsidRDefault="002A4660" w:rsidP="00660F97">
            <w:pPr>
              <w:spacing w:after="0" w:line="240" w:lineRule="auto"/>
              <w:jc w:val="right"/>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2313</w:t>
            </w:r>
          </w:p>
        </w:tc>
        <w:tc>
          <w:tcPr>
            <w:tcW w:w="532" w:type="pct"/>
            <w:tcBorders>
              <w:top w:val="nil"/>
              <w:left w:val="nil"/>
              <w:bottom w:val="single" w:sz="4" w:space="0" w:color="auto"/>
              <w:right w:val="single" w:sz="4" w:space="0" w:color="auto"/>
            </w:tcBorders>
            <w:noWrap/>
            <w:vAlign w:val="bottom"/>
            <w:hideMark/>
          </w:tcPr>
          <w:p w14:paraId="0F71C51E"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WC Suspended </w:t>
            </w:r>
            <w:proofErr w:type="gramStart"/>
            <w:r w:rsidRPr="00687F8F">
              <w:rPr>
                <w:rFonts w:ascii="Calibri" w:eastAsia="Times New Roman" w:hAnsi="Calibri" w:cs="Calibri"/>
                <w:color w:val="000000"/>
                <w:kern w:val="0"/>
                <w:sz w:val="16"/>
                <w:szCs w:val="16"/>
                <w:lang w:eastAsia="en-AU"/>
                <w14:ligatures w14:val="none"/>
              </w:rPr>
              <w:t>With</w:t>
            </w:r>
            <w:proofErr w:type="gramEnd"/>
            <w:r w:rsidRPr="00687F8F">
              <w:rPr>
                <w:rFonts w:ascii="Calibri" w:eastAsia="Times New Roman" w:hAnsi="Calibri" w:cs="Calibri"/>
                <w:color w:val="000000"/>
                <w:kern w:val="0"/>
                <w:sz w:val="16"/>
                <w:szCs w:val="16"/>
                <w:lang w:eastAsia="en-AU"/>
                <w14:ligatures w14:val="none"/>
              </w:rPr>
              <w:t xml:space="preserve"> Pay    </w:t>
            </w:r>
          </w:p>
        </w:tc>
        <w:tc>
          <w:tcPr>
            <w:tcW w:w="329" w:type="pct"/>
            <w:tcBorders>
              <w:top w:val="nil"/>
              <w:left w:val="nil"/>
              <w:bottom w:val="single" w:sz="4" w:space="0" w:color="auto"/>
              <w:right w:val="single" w:sz="4" w:space="0" w:color="auto"/>
            </w:tcBorders>
            <w:noWrap/>
            <w:vAlign w:val="bottom"/>
            <w:hideMark/>
          </w:tcPr>
          <w:p w14:paraId="1AA3D728" w14:textId="77777777" w:rsidR="002A4660" w:rsidRPr="00687F8F" w:rsidRDefault="002A4660" w:rsidP="00660F97">
            <w:pPr>
              <w:spacing w:after="0" w:line="240" w:lineRule="auto"/>
              <w:rPr>
                <w:rFonts w:ascii="Calibri" w:eastAsia="Times New Roman" w:hAnsi="Calibri" w:cs="Calibri"/>
                <w:b/>
                <w:bCs/>
                <w:color w:val="000000"/>
                <w:kern w:val="0"/>
                <w:sz w:val="16"/>
                <w:szCs w:val="16"/>
                <w:lang w:eastAsia="en-AU"/>
                <w14:ligatures w14:val="none"/>
              </w:rPr>
            </w:pPr>
            <w:r w:rsidRPr="00687F8F">
              <w:rPr>
                <w:rFonts w:ascii="Calibri" w:eastAsia="Times New Roman" w:hAnsi="Calibri" w:cs="Calibri"/>
                <w:b/>
                <w:bCs/>
                <w:color w:val="000000"/>
                <w:kern w:val="0"/>
                <w:sz w:val="16"/>
                <w:szCs w:val="16"/>
                <w:lang w:eastAsia="en-AU"/>
                <w14:ligatures w14:val="none"/>
              </w:rPr>
              <w:t xml:space="preserve">4R93                </w:t>
            </w:r>
          </w:p>
        </w:tc>
        <w:tc>
          <w:tcPr>
            <w:tcW w:w="273" w:type="pct"/>
            <w:tcBorders>
              <w:top w:val="nil"/>
              <w:left w:val="nil"/>
              <w:bottom w:val="single" w:sz="4" w:space="0" w:color="auto"/>
              <w:right w:val="single" w:sz="4" w:space="0" w:color="auto"/>
            </w:tcBorders>
            <w:noWrap/>
            <w:vAlign w:val="bottom"/>
            <w:hideMark/>
          </w:tcPr>
          <w:p w14:paraId="1A81E968"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Paid flag</w:t>
            </w:r>
          </w:p>
        </w:tc>
        <w:tc>
          <w:tcPr>
            <w:tcW w:w="466" w:type="pct"/>
            <w:tcBorders>
              <w:top w:val="nil"/>
              <w:left w:val="nil"/>
              <w:bottom w:val="single" w:sz="4" w:space="0" w:color="auto"/>
              <w:right w:val="single" w:sz="4" w:space="0" w:color="auto"/>
            </w:tcBorders>
            <w:noWrap/>
            <w:vAlign w:val="bottom"/>
            <w:hideMark/>
          </w:tcPr>
          <w:p w14:paraId="04E40663"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No</w:t>
            </w:r>
          </w:p>
        </w:tc>
        <w:tc>
          <w:tcPr>
            <w:tcW w:w="1402" w:type="pct"/>
            <w:tcBorders>
              <w:top w:val="nil"/>
              <w:left w:val="nil"/>
              <w:bottom w:val="single" w:sz="4" w:space="0" w:color="auto"/>
              <w:right w:val="single" w:sz="4" w:space="0" w:color="auto"/>
            </w:tcBorders>
            <w:noWrap/>
            <w:vAlign w:val="bottom"/>
            <w:hideMark/>
          </w:tcPr>
          <w:p w14:paraId="3AD5C202"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WT 4R93 reduce WT 9WCH </w:t>
            </w:r>
            <w:proofErr w:type="spellStart"/>
            <w:r w:rsidRPr="00687F8F">
              <w:rPr>
                <w:rFonts w:ascii="Calibri" w:eastAsia="Times New Roman" w:hAnsi="Calibri" w:cs="Calibri"/>
                <w:color w:val="000000"/>
                <w:kern w:val="0"/>
                <w:sz w:val="16"/>
                <w:szCs w:val="16"/>
                <w:lang w:eastAsia="en-AU"/>
                <w14:ligatures w14:val="none"/>
              </w:rPr>
              <w:t>Wk</w:t>
            </w:r>
            <w:proofErr w:type="spellEnd"/>
            <w:r w:rsidRPr="00687F8F">
              <w:rPr>
                <w:rFonts w:ascii="Calibri" w:eastAsia="Times New Roman" w:hAnsi="Calibri" w:cs="Calibri"/>
                <w:color w:val="000000"/>
                <w:kern w:val="0"/>
                <w:sz w:val="16"/>
                <w:szCs w:val="16"/>
                <w:lang w:eastAsia="en-AU"/>
                <w14:ligatures w14:val="none"/>
              </w:rPr>
              <w:t xml:space="preserve"> </w:t>
            </w:r>
            <w:proofErr w:type="spellStart"/>
            <w:r w:rsidRPr="00687F8F">
              <w:rPr>
                <w:rFonts w:ascii="Calibri" w:eastAsia="Times New Roman" w:hAnsi="Calibri" w:cs="Calibri"/>
                <w:color w:val="000000"/>
                <w:kern w:val="0"/>
                <w:sz w:val="16"/>
                <w:szCs w:val="16"/>
                <w:lang w:eastAsia="en-AU"/>
                <w14:ligatures w14:val="none"/>
              </w:rPr>
              <w:t>CompWorked</w:t>
            </w:r>
            <w:proofErr w:type="spellEnd"/>
            <w:r w:rsidRPr="00687F8F">
              <w:rPr>
                <w:rFonts w:ascii="Calibri" w:eastAsia="Times New Roman" w:hAnsi="Calibri" w:cs="Calibri"/>
                <w:color w:val="000000"/>
                <w:kern w:val="0"/>
                <w:sz w:val="16"/>
                <w:szCs w:val="16"/>
                <w:lang w:eastAsia="en-AU"/>
                <w14:ligatures w14:val="none"/>
              </w:rPr>
              <w:t xml:space="preserve"> hours for admin staff (Rules ZWZ1 &amp; Z212). </w:t>
            </w:r>
          </w:p>
        </w:tc>
        <w:tc>
          <w:tcPr>
            <w:tcW w:w="559" w:type="pct"/>
            <w:tcBorders>
              <w:top w:val="nil"/>
              <w:left w:val="nil"/>
              <w:bottom w:val="single" w:sz="4" w:space="0" w:color="auto"/>
              <w:right w:val="single" w:sz="4" w:space="0" w:color="auto"/>
            </w:tcBorders>
            <w:noWrap/>
            <w:vAlign w:val="bottom"/>
            <w:hideMark/>
          </w:tcPr>
          <w:p w14:paraId="3580897D"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sidRPr="00687F8F">
              <w:rPr>
                <w:rFonts w:ascii="Calibri" w:eastAsia="Times New Roman" w:hAnsi="Calibri" w:cs="Calibri"/>
                <w:color w:val="000000"/>
                <w:kern w:val="0"/>
                <w:lang w:eastAsia="en-AU"/>
                <w14:ligatures w14:val="none"/>
              </w:rPr>
              <w:t>No leave/paid as WC</w:t>
            </w:r>
          </w:p>
        </w:tc>
        <w:tc>
          <w:tcPr>
            <w:tcW w:w="206" w:type="pct"/>
            <w:tcBorders>
              <w:top w:val="nil"/>
              <w:left w:val="nil"/>
              <w:bottom w:val="single" w:sz="4" w:space="0" w:color="auto"/>
              <w:right w:val="single" w:sz="4" w:space="0" w:color="auto"/>
            </w:tcBorders>
            <w:noWrap/>
            <w:vAlign w:val="bottom"/>
            <w:hideMark/>
          </w:tcPr>
          <w:p w14:paraId="1F27542F"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sidRPr="00687F8F">
              <w:rPr>
                <w:rFonts w:ascii="Calibri" w:eastAsia="Times New Roman" w:hAnsi="Calibri" w:cs="Calibri"/>
                <w:color w:val="000000"/>
                <w:kern w:val="0"/>
                <w:lang w:eastAsia="en-AU"/>
                <w14:ligatures w14:val="none"/>
              </w:rPr>
              <w:t>yes</w:t>
            </w:r>
          </w:p>
        </w:tc>
        <w:tc>
          <w:tcPr>
            <w:tcW w:w="273" w:type="pct"/>
            <w:tcBorders>
              <w:top w:val="nil"/>
              <w:left w:val="nil"/>
              <w:bottom w:val="single" w:sz="4" w:space="0" w:color="auto"/>
              <w:right w:val="single" w:sz="4" w:space="0" w:color="auto"/>
            </w:tcBorders>
            <w:noWrap/>
            <w:vAlign w:val="bottom"/>
            <w:hideMark/>
          </w:tcPr>
          <w:p w14:paraId="42D54566"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sidRPr="00687F8F">
              <w:rPr>
                <w:rFonts w:ascii="Calibri" w:eastAsia="Times New Roman" w:hAnsi="Calibri" w:cs="Calibri"/>
                <w:color w:val="000000"/>
                <w:kern w:val="0"/>
                <w:lang w:eastAsia="en-AU"/>
                <w14:ligatures w14:val="none"/>
              </w:rPr>
              <w:t>?</w:t>
            </w:r>
          </w:p>
        </w:tc>
      </w:tr>
      <w:tr w:rsidR="002A4660" w:rsidRPr="00687F8F" w14:paraId="66657AE1" w14:textId="77777777" w:rsidTr="00660F97">
        <w:trPr>
          <w:trHeight w:val="290"/>
          <w:tblHeader/>
        </w:trPr>
        <w:tc>
          <w:tcPr>
            <w:tcW w:w="210" w:type="pct"/>
            <w:tcBorders>
              <w:top w:val="nil"/>
              <w:left w:val="single" w:sz="4" w:space="0" w:color="auto"/>
              <w:bottom w:val="single" w:sz="4" w:space="0" w:color="auto"/>
              <w:right w:val="single" w:sz="4" w:space="0" w:color="auto"/>
            </w:tcBorders>
            <w:shd w:val="clear" w:color="000000" w:fill="FFFFFF"/>
            <w:noWrap/>
            <w:vAlign w:val="bottom"/>
            <w:hideMark/>
          </w:tcPr>
          <w:p w14:paraId="080E9E6E" w14:textId="77777777" w:rsidR="002A4660" w:rsidRPr="00687F8F" w:rsidRDefault="002A4660" w:rsidP="00660F97">
            <w:pPr>
              <w:spacing w:after="0" w:line="240" w:lineRule="auto"/>
              <w:jc w:val="right"/>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5504</w:t>
            </w:r>
          </w:p>
        </w:tc>
        <w:tc>
          <w:tcPr>
            <w:tcW w:w="532" w:type="pct"/>
            <w:tcBorders>
              <w:top w:val="nil"/>
              <w:left w:val="nil"/>
              <w:bottom w:val="single" w:sz="4" w:space="0" w:color="auto"/>
              <w:right w:val="single" w:sz="4" w:space="0" w:color="auto"/>
            </w:tcBorders>
            <w:shd w:val="clear" w:color="000000" w:fill="FFFFFF"/>
            <w:noWrap/>
            <w:vAlign w:val="bottom"/>
            <w:hideMark/>
          </w:tcPr>
          <w:p w14:paraId="33E0980F"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WC </w:t>
            </w:r>
            <w:proofErr w:type="spellStart"/>
            <w:r w:rsidRPr="00687F8F">
              <w:rPr>
                <w:rFonts w:ascii="Calibri" w:eastAsia="Times New Roman" w:hAnsi="Calibri" w:cs="Calibri"/>
                <w:color w:val="000000"/>
                <w:kern w:val="0"/>
                <w:sz w:val="16"/>
                <w:szCs w:val="16"/>
                <w:lang w:eastAsia="en-AU"/>
                <w14:ligatures w14:val="none"/>
              </w:rPr>
              <w:t>Suspen</w:t>
            </w:r>
            <w:proofErr w:type="spellEnd"/>
            <w:r w:rsidRPr="00687F8F">
              <w:rPr>
                <w:rFonts w:ascii="Calibri" w:eastAsia="Times New Roman" w:hAnsi="Calibri" w:cs="Calibri"/>
                <w:color w:val="000000"/>
                <w:kern w:val="0"/>
                <w:sz w:val="16"/>
                <w:szCs w:val="16"/>
                <w:lang w:eastAsia="en-AU"/>
                <w14:ligatures w14:val="none"/>
              </w:rPr>
              <w:t xml:space="preserve"> With Pay&gt;270day</w:t>
            </w:r>
          </w:p>
        </w:tc>
        <w:tc>
          <w:tcPr>
            <w:tcW w:w="217" w:type="pct"/>
            <w:tcBorders>
              <w:top w:val="nil"/>
              <w:left w:val="nil"/>
              <w:bottom w:val="single" w:sz="4" w:space="0" w:color="auto"/>
              <w:right w:val="single" w:sz="4" w:space="0" w:color="auto"/>
            </w:tcBorders>
            <w:noWrap/>
            <w:vAlign w:val="bottom"/>
            <w:hideMark/>
          </w:tcPr>
          <w:p w14:paraId="4A3656D5" w14:textId="77777777" w:rsidR="002A4660" w:rsidRPr="00687F8F" w:rsidRDefault="002A4660" w:rsidP="00660F97">
            <w:pPr>
              <w:spacing w:after="0" w:line="240" w:lineRule="auto"/>
              <w:jc w:val="right"/>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2314</w:t>
            </w:r>
          </w:p>
        </w:tc>
        <w:tc>
          <w:tcPr>
            <w:tcW w:w="532" w:type="pct"/>
            <w:tcBorders>
              <w:top w:val="nil"/>
              <w:left w:val="nil"/>
              <w:bottom w:val="single" w:sz="4" w:space="0" w:color="auto"/>
              <w:right w:val="single" w:sz="4" w:space="0" w:color="auto"/>
            </w:tcBorders>
            <w:noWrap/>
            <w:vAlign w:val="bottom"/>
            <w:hideMark/>
          </w:tcPr>
          <w:p w14:paraId="21AE0BFD"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WC </w:t>
            </w:r>
            <w:proofErr w:type="spellStart"/>
            <w:r w:rsidRPr="00687F8F">
              <w:rPr>
                <w:rFonts w:ascii="Calibri" w:eastAsia="Times New Roman" w:hAnsi="Calibri" w:cs="Calibri"/>
                <w:color w:val="000000"/>
                <w:kern w:val="0"/>
                <w:sz w:val="16"/>
                <w:szCs w:val="16"/>
                <w:lang w:eastAsia="en-AU"/>
                <w14:ligatures w14:val="none"/>
              </w:rPr>
              <w:t>Suspen</w:t>
            </w:r>
            <w:proofErr w:type="spellEnd"/>
            <w:r w:rsidRPr="00687F8F">
              <w:rPr>
                <w:rFonts w:ascii="Calibri" w:eastAsia="Times New Roman" w:hAnsi="Calibri" w:cs="Calibri"/>
                <w:color w:val="000000"/>
                <w:kern w:val="0"/>
                <w:sz w:val="16"/>
                <w:szCs w:val="16"/>
                <w:lang w:eastAsia="en-AU"/>
                <w14:ligatures w14:val="none"/>
              </w:rPr>
              <w:t xml:space="preserve"> With Pay&gt;270day</w:t>
            </w:r>
          </w:p>
        </w:tc>
        <w:tc>
          <w:tcPr>
            <w:tcW w:w="329" w:type="pct"/>
            <w:tcBorders>
              <w:top w:val="nil"/>
              <w:left w:val="nil"/>
              <w:bottom w:val="single" w:sz="4" w:space="0" w:color="auto"/>
              <w:right w:val="single" w:sz="4" w:space="0" w:color="auto"/>
            </w:tcBorders>
            <w:noWrap/>
            <w:vAlign w:val="bottom"/>
            <w:hideMark/>
          </w:tcPr>
          <w:p w14:paraId="2D0E9DE3" w14:textId="77777777" w:rsidR="002A4660" w:rsidRPr="00687F8F" w:rsidRDefault="002A4660" w:rsidP="00660F97">
            <w:pPr>
              <w:spacing w:after="0" w:line="240" w:lineRule="auto"/>
              <w:rPr>
                <w:rFonts w:ascii="Calibri" w:eastAsia="Times New Roman" w:hAnsi="Calibri" w:cs="Calibri"/>
                <w:b/>
                <w:bCs/>
                <w:color w:val="000000"/>
                <w:kern w:val="0"/>
                <w:sz w:val="16"/>
                <w:szCs w:val="16"/>
                <w:lang w:eastAsia="en-AU"/>
                <w14:ligatures w14:val="none"/>
              </w:rPr>
            </w:pPr>
            <w:r w:rsidRPr="00687F8F">
              <w:rPr>
                <w:rFonts w:ascii="Calibri" w:eastAsia="Times New Roman" w:hAnsi="Calibri" w:cs="Calibri"/>
                <w:b/>
                <w:bCs/>
                <w:color w:val="000000"/>
                <w:kern w:val="0"/>
                <w:sz w:val="16"/>
                <w:szCs w:val="16"/>
                <w:lang w:eastAsia="en-AU"/>
                <w14:ligatures w14:val="none"/>
              </w:rPr>
              <w:t xml:space="preserve">4R93                </w:t>
            </w:r>
          </w:p>
        </w:tc>
        <w:tc>
          <w:tcPr>
            <w:tcW w:w="273" w:type="pct"/>
            <w:tcBorders>
              <w:top w:val="nil"/>
              <w:left w:val="nil"/>
              <w:bottom w:val="single" w:sz="4" w:space="0" w:color="auto"/>
              <w:right w:val="single" w:sz="4" w:space="0" w:color="auto"/>
            </w:tcBorders>
            <w:noWrap/>
            <w:vAlign w:val="bottom"/>
            <w:hideMark/>
          </w:tcPr>
          <w:p w14:paraId="24CBD10D"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Paid flag</w:t>
            </w:r>
          </w:p>
        </w:tc>
        <w:tc>
          <w:tcPr>
            <w:tcW w:w="466" w:type="pct"/>
            <w:tcBorders>
              <w:top w:val="nil"/>
              <w:left w:val="nil"/>
              <w:bottom w:val="single" w:sz="4" w:space="0" w:color="auto"/>
              <w:right w:val="single" w:sz="4" w:space="0" w:color="auto"/>
            </w:tcBorders>
            <w:noWrap/>
            <w:vAlign w:val="bottom"/>
            <w:hideMark/>
          </w:tcPr>
          <w:p w14:paraId="3A1FB36B"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No</w:t>
            </w:r>
          </w:p>
        </w:tc>
        <w:tc>
          <w:tcPr>
            <w:tcW w:w="1402" w:type="pct"/>
            <w:tcBorders>
              <w:top w:val="nil"/>
              <w:left w:val="nil"/>
              <w:bottom w:val="single" w:sz="4" w:space="0" w:color="auto"/>
              <w:right w:val="single" w:sz="4" w:space="0" w:color="auto"/>
            </w:tcBorders>
            <w:noWrap/>
            <w:vAlign w:val="bottom"/>
            <w:hideMark/>
          </w:tcPr>
          <w:p w14:paraId="6D32E596"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WT 4R93 reduce WT 9WCH </w:t>
            </w:r>
            <w:proofErr w:type="spellStart"/>
            <w:r w:rsidRPr="00687F8F">
              <w:rPr>
                <w:rFonts w:ascii="Calibri" w:eastAsia="Times New Roman" w:hAnsi="Calibri" w:cs="Calibri"/>
                <w:color w:val="000000"/>
                <w:kern w:val="0"/>
                <w:sz w:val="16"/>
                <w:szCs w:val="16"/>
                <w:lang w:eastAsia="en-AU"/>
                <w14:ligatures w14:val="none"/>
              </w:rPr>
              <w:t>Wk</w:t>
            </w:r>
            <w:proofErr w:type="spellEnd"/>
            <w:r w:rsidRPr="00687F8F">
              <w:rPr>
                <w:rFonts w:ascii="Calibri" w:eastAsia="Times New Roman" w:hAnsi="Calibri" w:cs="Calibri"/>
                <w:color w:val="000000"/>
                <w:kern w:val="0"/>
                <w:sz w:val="16"/>
                <w:szCs w:val="16"/>
                <w:lang w:eastAsia="en-AU"/>
                <w14:ligatures w14:val="none"/>
              </w:rPr>
              <w:t xml:space="preserve"> </w:t>
            </w:r>
            <w:proofErr w:type="spellStart"/>
            <w:r w:rsidRPr="00687F8F">
              <w:rPr>
                <w:rFonts w:ascii="Calibri" w:eastAsia="Times New Roman" w:hAnsi="Calibri" w:cs="Calibri"/>
                <w:color w:val="000000"/>
                <w:kern w:val="0"/>
                <w:sz w:val="16"/>
                <w:szCs w:val="16"/>
                <w:lang w:eastAsia="en-AU"/>
                <w14:ligatures w14:val="none"/>
              </w:rPr>
              <w:t>CompWorked</w:t>
            </w:r>
            <w:proofErr w:type="spellEnd"/>
            <w:r w:rsidRPr="00687F8F">
              <w:rPr>
                <w:rFonts w:ascii="Calibri" w:eastAsia="Times New Roman" w:hAnsi="Calibri" w:cs="Calibri"/>
                <w:color w:val="000000"/>
                <w:kern w:val="0"/>
                <w:sz w:val="16"/>
                <w:szCs w:val="16"/>
                <w:lang w:eastAsia="en-AU"/>
                <w14:ligatures w14:val="none"/>
              </w:rPr>
              <w:t xml:space="preserve"> hours for admin staff (Rules ZWZ1 &amp; Z212). </w:t>
            </w:r>
          </w:p>
        </w:tc>
        <w:tc>
          <w:tcPr>
            <w:tcW w:w="559" w:type="pct"/>
            <w:tcBorders>
              <w:top w:val="nil"/>
              <w:left w:val="nil"/>
              <w:bottom w:val="single" w:sz="4" w:space="0" w:color="auto"/>
              <w:right w:val="single" w:sz="4" w:space="0" w:color="auto"/>
            </w:tcBorders>
            <w:noWrap/>
            <w:vAlign w:val="bottom"/>
            <w:hideMark/>
          </w:tcPr>
          <w:p w14:paraId="549EA3E7"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sidRPr="00687F8F">
              <w:rPr>
                <w:rFonts w:ascii="Calibri" w:eastAsia="Times New Roman" w:hAnsi="Calibri" w:cs="Calibri"/>
                <w:color w:val="000000"/>
                <w:kern w:val="0"/>
                <w:lang w:eastAsia="en-AU"/>
                <w14:ligatures w14:val="none"/>
              </w:rPr>
              <w:t>No leave/paid as WC</w:t>
            </w:r>
          </w:p>
        </w:tc>
        <w:tc>
          <w:tcPr>
            <w:tcW w:w="206" w:type="pct"/>
            <w:tcBorders>
              <w:top w:val="nil"/>
              <w:left w:val="nil"/>
              <w:bottom w:val="single" w:sz="4" w:space="0" w:color="auto"/>
              <w:right w:val="single" w:sz="4" w:space="0" w:color="auto"/>
            </w:tcBorders>
            <w:noWrap/>
            <w:vAlign w:val="bottom"/>
            <w:hideMark/>
          </w:tcPr>
          <w:p w14:paraId="6502AADC"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sidRPr="00687F8F">
              <w:rPr>
                <w:rFonts w:ascii="Calibri" w:eastAsia="Times New Roman" w:hAnsi="Calibri" w:cs="Calibri"/>
                <w:color w:val="000000"/>
                <w:kern w:val="0"/>
                <w:lang w:eastAsia="en-AU"/>
                <w14:ligatures w14:val="none"/>
              </w:rPr>
              <w:t>yes</w:t>
            </w:r>
          </w:p>
        </w:tc>
        <w:tc>
          <w:tcPr>
            <w:tcW w:w="273" w:type="pct"/>
            <w:tcBorders>
              <w:top w:val="nil"/>
              <w:left w:val="nil"/>
              <w:bottom w:val="single" w:sz="4" w:space="0" w:color="auto"/>
              <w:right w:val="single" w:sz="4" w:space="0" w:color="auto"/>
            </w:tcBorders>
            <w:noWrap/>
            <w:vAlign w:val="bottom"/>
            <w:hideMark/>
          </w:tcPr>
          <w:p w14:paraId="3261A0E0"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sidRPr="00687F8F">
              <w:rPr>
                <w:rFonts w:ascii="Calibri" w:eastAsia="Times New Roman" w:hAnsi="Calibri" w:cs="Calibri"/>
                <w:color w:val="000000"/>
                <w:kern w:val="0"/>
                <w:lang w:eastAsia="en-AU"/>
                <w14:ligatures w14:val="none"/>
              </w:rPr>
              <w:t>?</w:t>
            </w:r>
          </w:p>
        </w:tc>
      </w:tr>
      <w:tr w:rsidR="002A4660" w:rsidRPr="00687F8F" w14:paraId="77C58383" w14:textId="77777777" w:rsidTr="00660F97">
        <w:trPr>
          <w:trHeight w:val="860"/>
          <w:tblHeader/>
        </w:trPr>
        <w:tc>
          <w:tcPr>
            <w:tcW w:w="210" w:type="pct"/>
            <w:tcBorders>
              <w:top w:val="nil"/>
              <w:left w:val="single" w:sz="4" w:space="0" w:color="auto"/>
              <w:bottom w:val="single" w:sz="4" w:space="0" w:color="auto"/>
              <w:right w:val="single" w:sz="4" w:space="0" w:color="auto"/>
            </w:tcBorders>
            <w:shd w:val="clear" w:color="000000" w:fill="FFFFFF"/>
            <w:noWrap/>
            <w:vAlign w:val="bottom"/>
            <w:hideMark/>
          </w:tcPr>
          <w:p w14:paraId="5E27EAD8" w14:textId="77777777" w:rsidR="002A4660" w:rsidRPr="00687F8F" w:rsidRDefault="002A4660" w:rsidP="00660F97">
            <w:pPr>
              <w:spacing w:after="0" w:line="240" w:lineRule="auto"/>
              <w:jc w:val="right"/>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5505</w:t>
            </w:r>
          </w:p>
        </w:tc>
        <w:tc>
          <w:tcPr>
            <w:tcW w:w="532" w:type="pct"/>
            <w:tcBorders>
              <w:top w:val="nil"/>
              <w:left w:val="nil"/>
              <w:bottom w:val="single" w:sz="4" w:space="0" w:color="auto"/>
              <w:right w:val="single" w:sz="4" w:space="0" w:color="auto"/>
            </w:tcBorders>
            <w:shd w:val="clear" w:color="000000" w:fill="FFFFFF"/>
            <w:noWrap/>
            <w:vAlign w:val="bottom"/>
            <w:hideMark/>
          </w:tcPr>
          <w:p w14:paraId="3C6949E5"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proofErr w:type="spellStart"/>
            <w:r w:rsidRPr="00687F8F">
              <w:rPr>
                <w:rFonts w:ascii="Calibri" w:eastAsia="Times New Roman" w:hAnsi="Calibri" w:cs="Calibri"/>
                <w:color w:val="000000"/>
                <w:kern w:val="0"/>
                <w:sz w:val="16"/>
                <w:szCs w:val="16"/>
                <w:lang w:eastAsia="en-AU"/>
                <w14:ligatures w14:val="none"/>
              </w:rPr>
              <w:t>WCSusp</w:t>
            </w:r>
            <w:proofErr w:type="spellEnd"/>
            <w:r w:rsidRPr="00687F8F">
              <w:rPr>
                <w:rFonts w:ascii="Calibri" w:eastAsia="Times New Roman" w:hAnsi="Calibri" w:cs="Calibri"/>
                <w:color w:val="000000"/>
                <w:kern w:val="0"/>
                <w:sz w:val="16"/>
                <w:szCs w:val="16"/>
                <w:lang w:eastAsia="en-AU"/>
                <w14:ligatures w14:val="none"/>
              </w:rPr>
              <w:t xml:space="preserve"> </w:t>
            </w:r>
            <w:r w:rsidRPr="00687F8F">
              <w:rPr>
                <w:rFonts w:ascii="Calibri" w:eastAsia="Times New Roman" w:hAnsi="Calibri" w:cs="Calibri"/>
                <w:color w:val="FF0000"/>
                <w:kern w:val="0"/>
                <w:sz w:val="16"/>
                <w:szCs w:val="16"/>
                <w:lang w:eastAsia="en-AU"/>
                <w14:ligatures w14:val="none"/>
              </w:rPr>
              <w:t>Without Pay</w:t>
            </w:r>
            <w:r w:rsidRPr="00687F8F">
              <w:rPr>
                <w:rFonts w:ascii="Calibri" w:eastAsia="Times New Roman" w:hAnsi="Calibri" w:cs="Calibri"/>
                <w:color w:val="000000"/>
                <w:kern w:val="0"/>
                <w:sz w:val="16"/>
                <w:szCs w:val="16"/>
                <w:lang w:eastAsia="en-AU"/>
                <w14:ligatures w14:val="none"/>
              </w:rPr>
              <w:t xml:space="preserve"> No Rec</w:t>
            </w:r>
          </w:p>
        </w:tc>
        <w:tc>
          <w:tcPr>
            <w:tcW w:w="217" w:type="pct"/>
            <w:tcBorders>
              <w:top w:val="nil"/>
              <w:left w:val="nil"/>
              <w:bottom w:val="single" w:sz="4" w:space="0" w:color="auto"/>
              <w:right w:val="single" w:sz="4" w:space="0" w:color="auto"/>
            </w:tcBorders>
            <w:noWrap/>
            <w:vAlign w:val="bottom"/>
            <w:hideMark/>
          </w:tcPr>
          <w:p w14:paraId="2E449F79" w14:textId="77777777" w:rsidR="002A4660" w:rsidRPr="00687F8F" w:rsidRDefault="002A4660" w:rsidP="00660F97">
            <w:pPr>
              <w:spacing w:after="0" w:line="240" w:lineRule="auto"/>
              <w:jc w:val="right"/>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2315</w:t>
            </w:r>
          </w:p>
        </w:tc>
        <w:tc>
          <w:tcPr>
            <w:tcW w:w="532" w:type="pct"/>
            <w:tcBorders>
              <w:top w:val="nil"/>
              <w:left w:val="nil"/>
              <w:bottom w:val="single" w:sz="4" w:space="0" w:color="auto"/>
              <w:right w:val="single" w:sz="4" w:space="0" w:color="auto"/>
            </w:tcBorders>
            <w:noWrap/>
            <w:vAlign w:val="bottom"/>
            <w:hideMark/>
          </w:tcPr>
          <w:p w14:paraId="19A6B129"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proofErr w:type="spellStart"/>
            <w:r w:rsidRPr="00687F8F">
              <w:rPr>
                <w:rFonts w:ascii="Calibri" w:eastAsia="Times New Roman" w:hAnsi="Calibri" w:cs="Calibri"/>
                <w:color w:val="000000"/>
                <w:kern w:val="0"/>
                <w:sz w:val="16"/>
                <w:szCs w:val="16"/>
                <w:lang w:eastAsia="en-AU"/>
                <w14:ligatures w14:val="none"/>
              </w:rPr>
              <w:t>WCSusp</w:t>
            </w:r>
            <w:proofErr w:type="spellEnd"/>
            <w:r w:rsidRPr="00687F8F">
              <w:rPr>
                <w:rFonts w:ascii="Calibri" w:eastAsia="Times New Roman" w:hAnsi="Calibri" w:cs="Calibri"/>
                <w:color w:val="000000"/>
                <w:kern w:val="0"/>
                <w:sz w:val="16"/>
                <w:szCs w:val="16"/>
                <w:lang w:eastAsia="en-AU"/>
                <w14:ligatures w14:val="none"/>
              </w:rPr>
              <w:t xml:space="preserve"> Without Pay No Rec</w:t>
            </w:r>
          </w:p>
        </w:tc>
        <w:tc>
          <w:tcPr>
            <w:tcW w:w="329" w:type="pct"/>
            <w:tcBorders>
              <w:top w:val="nil"/>
              <w:left w:val="nil"/>
              <w:bottom w:val="single" w:sz="4" w:space="0" w:color="auto"/>
              <w:right w:val="single" w:sz="4" w:space="0" w:color="auto"/>
            </w:tcBorders>
            <w:noWrap/>
            <w:vAlign w:val="bottom"/>
            <w:hideMark/>
          </w:tcPr>
          <w:p w14:paraId="2AE74152"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b/>
                <w:bCs/>
                <w:color w:val="000000"/>
                <w:kern w:val="0"/>
                <w:sz w:val="16"/>
                <w:szCs w:val="16"/>
                <w:lang w:eastAsia="en-AU"/>
                <w14:ligatures w14:val="none"/>
              </w:rPr>
              <w:t>9984</w:t>
            </w:r>
            <w:r w:rsidRPr="00687F8F">
              <w:rPr>
                <w:rFonts w:ascii="Calibri" w:eastAsia="Times New Roman" w:hAnsi="Calibri" w:cs="Calibri"/>
                <w:color w:val="000000"/>
                <w:kern w:val="0"/>
                <w:sz w:val="16"/>
                <w:szCs w:val="16"/>
                <w:lang w:eastAsia="en-AU"/>
                <w14:ligatures w14:val="none"/>
              </w:rPr>
              <w:t xml:space="preserve"> </w:t>
            </w:r>
            <w:r w:rsidRPr="00687F8F">
              <w:rPr>
                <w:rFonts w:ascii="Calibri" w:eastAsia="Times New Roman" w:hAnsi="Calibri" w:cs="Calibri"/>
                <w:b/>
                <w:bCs/>
                <w:color w:val="000000"/>
                <w:kern w:val="0"/>
                <w:sz w:val="16"/>
                <w:szCs w:val="16"/>
                <w:lang w:eastAsia="en-AU"/>
                <w14:ligatures w14:val="none"/>
              </w:rPr>
              <w:t xml:space="preserve">4R93 </w:t>
            </w:r>
            <w:r w:rsidRPr="00687F8F">
              <w:rPr>
                <w:rFonts w:ascii="Calibri" w:eastAsia="Times New Roman" w:hAnsi="Calibri" w:cs="Calibri"/>
                <w:color w:val="000000"/>
                <w:kern w:val="0"/>
                <w:sz w:val="16"/>
                <w:szCs w:val="16"/>
                <w:lang w:eastAsia="en-AU"/>
                <w14:ligatures w14:val="none"/>
              </w:rPr>
              <w:t xml:space="preserve">9994      </w:t>
            </w:r>
          </w:p>
        </w:tc>
        <w:tc>
          <w:tcPr>
            <w:tcW w:w="273" w:type="pct"/>
            <w:tcBorders>
              <w:top w:val="nil"/>
              <w:left w:val="nil"/>
              <w:bottom w:val="single" w:sz="4" w:space="0" w:color="auto"/>
              <w:right w:val="single" w:sz="4" w:space="0" w:color="auto"/>
            </w:tcBorders>
            <w:noWrap/>
            <w:vAlign w:val="bottom"/>
            <w:hideMark/>
          </w:tcPr>
          <w:p w14:paraId="04C1AEF3" w14:textId="77777777" w:rsidR="002A4660" w:rsidRPr="00687F8F" w:rsidRDefault="002A4660" w:rsidP="00660F97">
            <w:pPr>
              <w:spacing w:after="0" w:line="240" w:lineRule="auto"/>
              <w:rPr>
                <w:rFonts w:ascii="Calibri" w:eastAsia="Times New Roman" w:hAnsi="Calibri" w:cs="Calibri"/>
                <w:b/>
                <w:bCs/>
                <w:color w:val="FF0000"/>
                <w:kern w:val="0"/>
                <w:sz w:val="16"/>
                <w:szCs w:val="16"/>
                <w:lang w:eastAsia="en-AU"/>
                <w14:ligatures w14:val="none"/>
              </w:rPr>
            </w:pPr>
            <w:r w:rsidRPr="00687F8F">
              <w:rPr>
                <w:rFonts w:ascii="Calibri" w:eastAsia="Times New Roman" w:hAnsi="Calibri" w:cs="Calibri"/>
                <w:b/>
                <w:bCs/>
                <w:color w:val="FF0000"/>
                <w:kern w:val="0"/>
                <w:sz w:val="16"/>
                <w:szCs w:val="16"/>
                <w:lang w:eastAsia="en-AU"/>
                <w14:ligatures w14:val="none"/>
              </w:rPr>
              <w:t>Unpaid flag</w:t>
            </w:r>
          </w:p>
        </w:tc>
        <w:tc>
          <w:tcPr>
            <w:tcW w:w="466" w:type="pct"/>
            <w:tcBorders>
              <w:top w:val="nil"/>
              <w:left w:val="nil"/>
              <w:bottom w:val="single" w:sz="4" w:space="0" w:color="auto"/>
              <w:right w:val="single" w:sz="4" w:space="0" w:color="auto"/>
            </w:tcBorders>
            <w:noWrap/>
            <w:vAlign w:val="bottom"/>
            <w:hideMark/>
          </w:tcPr>
          <w:p w14:paraId="156150AF" w14:textId="77777777" w:rsidR="002A4660" w:rsidRPr="00687F8F" w:rsidRDefault="002A4660" w:rsidP="00660F97">
            <w:pPr>
              <w:spacing w:after="0" w:line="240" w:lineRule="auto"/>
              <w:rPr>
                <w:rFonts w:ascii="Calibri" w:eastAsia="Times New Roman" w:hAnsi="Calibri" w:cs="Calibri"/>
                <w:b/>
                <w:bCs/>
                <w:color w:val="000000"/>
                <w:kern w:val="0"/>
                <w:sz w:val="16"/>
                <w:szCs w:val="16"/>
                <w:lang w:eastAsia="en-AU"/>
                <w14:ligatures w14:val="none"/>
              </w:rPr>
            </w:pPr>
            <w:r w:rsidRPr="00D96E50">
              <w:rPr>
                <w:rFonts w:ascii="Calibri" w:eastAsia="Times New Roman" w:hAnsi="Calibri" w:cs="Calibri"/>
                <w:b/>
                <w:bCs/>
                <w:color w:val="385623" w:themeColor="accent6" w:themeShade="80"/>
                <w:kern w:val="0"/>
                <w:sz w:val="16"/>
                <w:szCs w:val="16"/>
                <w:lang w:eastAsia="en-AU"/>
                <w14:ligatures w14:val="none"/>
              </w:rPr>
              <w:t xml:space="preserve">yes </w:t>
            </w:r>
            <w:r w:rsidRPr="00D96E50">
              <w:rPr>
                <w:rFonts w:ascii="Calibri" w:eastAsia="Times New Roman" w:hAnsi="Calibri" w:cs="Calibri"/>
                <w:color w:val="385623" w:themeColor="accent6" w:themeShade="80"/>
                <w:kern w:val="0"/>
                <w:sz w:val="16"/>
                <w:szCs w:val="16"/>
                <w:lang w:eastAsia="en-AU"/>
                <w14:ligatures w14:val="none"/>
              </w:rPr>
              <w:t xml:space="preserve">(via 9984) </w:t>
            </w:r>
            <w:r w:rsidRPr="00687F8F">
              <w:rPr>
                <w:rFonts w:ascii="Calibri" w:eastAsia="Times New Roman" w:hAnsi="Calibri" w:cs="Calibri"/>
                <w:color w:val="000000"/>
                <w:kern w:val="0"/>
                <w:sz w:val="16"/>
                <w:szCs w:val="16"/>
                <w:lang w:eastAsia="en-AU"/>
                <w14:ligatures w14:val="none"/>
              </w:rPr>
              <w:t>*excluding</w:t>
            </w:r>
          </w:p>
        </w:tc>
        <w:tc>
          <w:tcPr>
            <w:tcW w:w="1402" w:type="pct"/>
            <w:tcBorders>
              <w:top w:val="nil"/>
              <w:left w:val="nil"/>
              <w:bottom w:val="single" w:sz="4" w:space="0" w:color="auto"/>
              <w:right w:val="single" w:sz="4" w:space="0" w:color="auto"/>
            </w:tcBorders>
            <w:vAlign w:val="bottom"/>
            <w:hideMark/>
          </w:tcPr>
          <w:p w14:paraId="51610A16"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WT 4R93 reduce WT 9WCH </w:t>
            </w:r>
            <w:proofErr w:type="spellStart"/>
            <w:r w:rsidRPr="00687F8F">
              <w:rPr>
                <w:rFonts w:ascii="Calibri" w:eastAsia="Times New Roman" w:hAnsi="Calibri" w:cs="Calibri"/>
                <w:color w:val="000000"/>
                <w:kern w:val="0"/>
                <w:sz w:val="16"/>
                <w:szCs w:val="16"/>
                <w:lang w:eastAsia="en-AU"/>
                <w14:ligatures w14:val="none"/>
              </w:rPr>
              <w:t>Wk</w:t>
            </w:r>
            <w:proofErr w:type="spellEnd"/>
            <w:r w:rsidRPr="00687F8F">
              <w:rPr>
                <w:rFonts w:ascii="Calibri" w:eastAsia="Times New Roman" w:hAnsi="Calibri" w:cs="Calibri"/>
                <w:color w:val="000000"/>
                <w:kern w:val="0"/>
                <w:sz w:val="16"/>
                <w:szCs w:val="16"/>
                <w:lang w:eastAsia="en-AU"/>
                <w14:ligatures w14:val="none"/>
              </w:rPr>
              <w:t xml:space="preserve"> </w:t>
            </w:r>
            <w:proofErr w:type="spellStart"/>
            <w:r w:rsidRPr="00687F8F">
              <w:rPr>
                <w:rFonts w:ascii="Calibri" w:eastAsia="Times New Roman" w:hAnsi="Calibri" w:cs="Calibri"/>
                <w:color w:val="000000"/>
                <w:kern w:val="0"/>
                <w:sz w:val="16"/>
                <w:szCs w:val="16"/>
                <w:lang w:eastAsia="en-AU"/>
                <w14:ligatures w14:val="none"/>
              </w:rPr>
              <w:t>CompWorked</w:t>
            </w:r>
            <w:proofErr w:type="spellEnd"/>
            <w:r w:rsidRPr="00687F8F">
              <w:rPr>
                <w:rFonts w:ascii="Calibri" w:eastAsia="Times New Roman" w:hAnsi="Calibri" w:cs="Calibri"/>
                <w:color w:val="000000"/>
                <w:kern w:val="0"/>
                <w:sz w:val="16"/>
                <w:szCs w:val="16"/>
                <w:lang w:eastAsia="en-AU"/>
                <w14:ligatures w14:val="none"/>
              </w:rPr>
              <w:t xml:space="preserve"> hours for admin staff (Rules ZWZ1 &amp; Z212).   </w:t>
            </w:r>
            <w:r w:rsidRPr="00687F8F">
              <w:rPr>
                <w:rFonts w:ascii="Calibri" w:eastAsia="Times New Roman" w:hAnsi="Calibri" w:cs="Calibri"/>
                <w:color w:val="000000"/>
                <w:kern w:val="0"/>
                <w:sz w:val="16"/>
                <w:szCs w:val="16"/>
                <w:lang w:eastAsia="en-AU"/>
                <w14:ligatures w14:val="none"/>
              </w:rPr>
              <w:br/>
              <w:t>WT 9984 is used in various WC rules impacting for example WT's /813 /814 9WUA 9WUB, variables.</w:t>
            </w:r>
          </w:p>
        </w:tc>
        <w:tc>
          <w:tcPr>
            <w:tcW w:w="559" w:type="pct"/>
            <w:tcBorders>
              <w:top w:val="nil"/>
              <w:left w:val="nil"/>
              <w:bottom w:val="single" w:sz="4" w:space="0" w:color="auto"/>
              <w:right w:val="single" w:sz="4" w:space="0" w:color="auto"/>
            </w:tcBorders>
            <w:noWrap/>
            <w:vAlign w:val="bottom"/>
            <w:hideMark/>
          </w:tcPr>
          <w:p w14:paraId="12CCD6E5"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sidRPr="00687F8F">
              <w:rPr>
                <w:rFonts w:ascii="Calibri" w:eastAsia="Times New Roman" w:hAnsi="Calibri" w:cs="Calibri"/>
                <w:color w:val="000000"/>
                <w:kern w:val="0"/>
                <w:lang w:eastAsia="en-AU"/>
                <w14:ligatures w14:val="none"/>
              </w:rPr>
              <w:t>No leave/paid as WC</w:t>
            </w:r>
          </w:p>
        </w:tc>
        <w:tc>
          <w:tcPr>
            <w:tcW w:w="206" w:type="pct"/>
            <w:tcBorders>
              <w:top w:val="nil"/>
              <w:left w:val="nil"/>
              <w:bottom w:val="single" w:sz="4" w:space="0" w:color="auto"/>
              <w:right w:val="single" w:sz="4" w:space="0" w:color="auto"/>
            </w:tcBorders>
            <w:noWrap/>
            <w:vAlign w:val="bottom"/>
            <w:hideMark/>
          </w:tcPr>
          <w:p w14:paraId="575CCE0E"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sidRPr="00687F8F">
              <w:rPr>
                <w:rFonts w:ascii="Calibri" w:eastAsia="Times New Roman" w:hAnsi="Calibri" w:cs="Calibri"/>
                <w:color w:val="000000"/>
                <w:kern w:val="0"/>
                <w:lang w:eastAsia="en-AU"/>
                <w14:ligatures w14:val="none"/>
              </w:rPr>
              <w:t>yes</w:t>
            </w:r>
          </w:p>
        </w:tc>
        <w:tc>
          <w:tcPr>
            <w:tcW w:w="273" w:type="pct"/>
            <w:tcBorders>
              <w:top w:val="nil"/>
              <w:left w:val="nil"/>
              <w:bottom w:val="single" w:sz="4" w:space="0" w:color="auto"/>
              <w:right w:val="single" w:sz="4" w:space="0" w:color="auto"/>
            </w:tcBorders>
            <w:noWrap/>
            <w:vAlign w:val="bottom"/>
            <w:hideMark/>
          </w:tcPr>
          <w:p w14:paraId="1E59D823"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sidRPr="00687F8F">
              <w:rPr>
                <w:rFonts w:ascii="Calibri" w:eastAsia="Times New Roman" w:hAnsi="Calibri" w:cs="Calibri"/>
                <w:color w:val="000000"/>
                <w:kern w:val="0"/>
                <w:lang w:eastAsia="en-AU"/>
                <w14:ligatures w14:val="none"/>
              </w:rPr>
              <w:t>?</w:t>
            </w:r>
          </w:p>
        </w:tc>
      </w:tr>
      <w:tr w:rsidR="002A4660" w:rsidRPr="00687F8F" w14:paraId="09ECA7DE" w14:textId="77777777" w:rsidTr="00660F97">
        <w:trPr>
          <w:trHeight w:val="290"/>
          <w:tblHeader/>
        </w:trPr>
        <w:tc>
          <w:tcPr>
            <w:tcW w:w="210" w:type="pct"/>
            <w:tcBorders>
              <w:top w:val="nil"/>
              <w:left w:val="single" w:sz="4" w:space="0" w:color="auto"/>
              <w:bottom w:val="single" w:sz="4" w:space="0" w:color="auto"/>
              <w:right w:val="single" w:sz="4" w:space="0" w:color="auto"/>
            </w:tcBorders>
            <w:shd w:val="clear" w:color="000000" w:fill="FFFFFF"/>
            <w:noWrap/>
            <w:vAlign w:val="bottom"/>
            <w:hideMark/>
          </w:tcPr>
          <w:p w14:paraId="6F533FC2" w14:textId="77777777" w:rsidR="002A4660" w:rsidRPr="00687F8F" w:rsidRDefault="002A4660" w:rsidP="00660F97">
            <w:pPr>
              <w:spacing w:after="0" w:line="240" w:lineRule="auto"/>
              <w:jc w:val="right"/>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5506</w:t>
            </w:r>
          </w:p>
        </w:tc>
        <w:tc>
          <w:tcPr>
            <w:tcW w:w="532" w:type="pct"/>
            <w:tcBorders>
              <w:top w:val="nil"/>
              <w:left w:val="nil"/>
              <w:bottom w:val="single" w:sz="4" w:space="0" w:color="auto"/>
              <w:right w:val="single" w:sz="4" w:space="0" w:color="auto"/>
            </w:tcBorders>
            <w:shd w:val="clear" w:color="000000" w:fill="FFFFFF"/>
            <w:noWrap/>
            <w:vAlign w:val="bottom"/>
            <w:hideMark/>
          </w:tcPr>
          <w:p w14:paraId="67C1E963"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WC Stood Down </w:t>
            </w:r>
            <w:proofErr w:type="gramStart"/>
            <w:r w:rsidRPr="00687F8F">
              <w:rPr>
                <w:rFonts w:ascii="Calibri" w:eastAsia="Times New Roman" w:hAnsi="Calibri" w:cs="Calibri"/>
                <w:color w:val="000000"/>
                <w:kern w:val="0"/>
                <w:sz w:val="16"/>
                <w:szCs w:val="16"/>
                <w:lang w:eastAsia="en-AU"/>
                <w14:ligatures w14:val="none"/>
              </w:rPr>
              <w:t>With</w:t>
            </w:r>
            <w:proofErr w:type="gramEnd"/>
            <w:r w:rsidRPr="00687F8F">
              <w:rPr>
                <w:rFonts w:ascii="Calibri" w:eastAsia="Times New Roman" w:hAnsi="Calibri" w:cs="Calibri"/>
                <w:color w:val="000000"/>
                <w:kern w:val="0"/>
                <w:sz w:val="16"/>
                <w:szCs w:val="16"/>
                <w:lang w:eastAsia="en-AU"/>
                <w14:ligatures w14:val="none"/>
              </w:rPr>
              <w:t xml:space="preserve"> Pay   </w:t>
            </w:r>
          </w:p>
        </w:tc>
        <w:tc>
          <w:tcPr>
            <w:tcW w:w="217" w:type="pct"/>
            <w:tcBorders>
              <w:top w:val="nil"/>
              <w:left w:val="nil"/>
              <w:bottom w:val="single" w:sz="4" w:space="0" w:color="auto"/>
              <w:right w:val="single" w:sz="4" w:space="0" w:color="auto"/>
            </w:tcBorders>
            <w:noWrap/>
            <w:vAlign w:val="bottom"/>
            <w:hideMark/>
          </w:tcPr>
          <w:p w14:paraId="15237B2C" w14:textId="77777777" w:rsidR="002A4660" w:rsidRPr="00687F8F" w:rsidRDefault="002A4660" w:rsidP="00660F97">
            <w:pPr>
              <w:spacing w:after="0" w:line="240" w:lineRule="auto"/>
              <w:jc w:val="right"/>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2316</w:t>
            </w:r>
          </w:p>
        </w:tc>
        <w:tc>
          <w:tcPr>
            <w:tcW w:w="532" w:type="pct"/>
            <w:tcBorders>
              <w:top w:val="nil"/>
              <w:left w:val="nil"/>
              <w:bottom w:val="single" w:sz="4" w:space="0" w:color="auto"/>
              <w:right w:val="single" w:sz="4" w:space="0" w:color="auto"/>
            </w:tcBorders>
            <w:noWrap/>
            <w:vAlign w:val="bottom"/>
            <w:hideMark/>
          </w:tcPr>
          <w:p w14:paraId="0D38F24C"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WC Stood Down </w:t>
            </w:r>
            <w:proofErr w:type="gramStart"/>
            <w:r w:rsidRPr="00687F8F">
              <w:rPr>
                <w:rFonts w:ascii="Calibri" w:eastAsia="Times New Roman" w:hAnsi="Calibri" w:cs="Calibri"/>
                <w:color w:val="000000"/>
                <w:kern w:val="0"/>
                <w:sz w:val="16"/>
                <w:szCs w:val="16"/>
                <w:lang w:eastAsia="en-AU"/>
                <w14:ligatures w14:val="none"/>
              </w:rPr>
              <w:t>With</w:t>
            </w:r>
            <w:proofErr w:type="gramEnd"/>
            <w:r w:rsidRPr="00687F8F">
              <w:rPr>
                <w:rFonts w:ascii="Calibri" w:eastAsia="Times New Roman" w:hAnsi="Calibri" w:cs="Calibri"/>
                <w:color w:val="000000"/>
                <w:kern w:val="0"/>
                <w:sz w:val="16"/>
                <w:szCs w:val="16"/>
                <w:lang w:eastAsia="en-AU"/>
                <w14:ligatures w14:val="none"/>
              </w:rPr>
              <w:t xml:space="preserve"> Pay   </w:t>
            </w:r>
          </w:p>
        </w:tc>
        <w:tc>
          <w:tcPr>
            <w:tcW w:w="329" w:type="pct"/>
            <w:tcBorders>
              <w:top w:val="nil"/>
              <w:left w:val="nil"/>
              <w:bottom w:val="single" w:sz="4" w:space="0" w:color="auto"/>
              <w:right w:val="single" w:sz="4" w:space="0" w:color="auto"/>
            </w:tcBorders>
            <w:noWrap/>
            <w:vAlign w:val="bottom"/>
            <w:hideMark/>
          </w:tcPr>
          <w:p w14:paraId="5CB400A2" w14:textId="77777777" w:rsidR="002A4660" w:rsidRPr="00687F8F" w:rsidRDefault="002A4660" w:rsidP="00660F97">
            <w:pPr>
              <w:spacing w:after="0" w:line="240" w:lineRule="auto"/>
              <w:rPr>
                <w:rFonts w:ascii="Calibri" w:eastAsia="Times New Roman" w:hAnsi="Calibri" w:cs="Calibri"/>
                <w:b/>
                <w:bCs/>
                <w:color w:val="000000"/>
                <w:kern w:val="0"/>
                <w:sz w:val="16"/>
                <w:szCs w:val="16"/>
                <w:lang w:eastAsia="en-AU"/>
                <w14:ligatures w14:val="none"/>
              </w:rPr>
            </w:pPr>
            <w:r w:rsidRPr="00687F8F">
              <w:rPr>
                <w:rFonts w:ascii="Calibri" w:eastAsia="Times New Roman" w:hAnsi="Calibri" w:cs="Calibri"/>
                <w:b/>
                <w:bCs/>
                <w:color w:val="000000"/>
                <w:kern w:val="0"/>
                <w:sz w:val="16"/>
                <w:szCs w:val="16"/>
                <w:lang w:eastAsia="en-AU"/>
                <w14:ligatures w14:val="none"/>
              </w:rPr>
              <w:t xml:space="preserve">4R93                </w:t>
            </w:r>
          </w:p>
        </w:tc>
        <w:tc>
          <w:tcPr>
            <w:tcW w:w="273" w:type="pct"/>
            <w:tcBorders>
              <w:top w:val="nil"/>
              <w:left w:val="nil"/>
              <w:bottom w:val="single" w:sz="4" w:space="0" w:color="auto"/>
              <w:right w:val="single" w:sz="4" w:space="0" w:color="auto"/>
            </w:tcBorders>
            <w:noWrap/>
            <w:vAlign w:val="bottom"/>
            <w:hideMark/>
          </w:tcPr>
          <w:p w14:paraId="00893B72"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Paid flag</w:t>
            </w:r>
          </w:p>
        </w:tc>
        <w:tc>
          <w:tcPr>
            <w:tcW w:w="466" w:type="pct"/>
            <w:tcBorders>
              <w:top w:val="nil"/>
              <w:left w:val="nil"/>
              <w:bottom w:val="single" w:sz="4" w:space="0" w:color="auto"/>
              <w:right w:val="single" w:sz="4" w:space="0" w:color="auto"/>
            </w:tcBorders>
            <w:noWrap/>
            <w:vAlign w:val="bottom"/>
            <w:hideMark/>
          </w:tcPr>
          <w:p w14:paraId="2BBA29CE"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No</w:t>
            </w:r>
          </w:p>
        </w:tc>
        <w:tc>
          <w:tcPr>
            <w:tcW w:w="1402" w:type="pct"/>
            <w:tcBorders>
              <w:top w:val="nil"/>
              <w:left w:val="nil"/>
              <w:bottom w:val="single" w:sz="4" w:space="0" w:color="auto"/>
              <w:right w:val="single" w:sz="4" w:space="0" w:color="auto"/>
            </w:tcBorders>
            <w:noWrap/>
            <w:vAlign w:val="bottom"/>
            <w:hideMark/>
          </w:tcPr>
          <w:p w14:paraId="1FE28FD1" w14:textId="77777777" w:rsidR="002A4660" w:rsidRPr="00687F8F" w:rsidRDefault="002A4660" w:rsidP="00660F97">
            <w:pPr>
              <w:spacing w:after="0" w:line="240" w:lineRule="auto"/>
              <w:rPr>
                <w:rFonts w:ascii="Calibri" w:eastAsia="Times New Roman" w:hAnsi="Calibri" w:cs="Calibri"/>
                <w:color w:val="000000"/>
                <w:kern w:val="0"/>
                <w:sz w:val="16"/>
                <w:szCs w:val="16"/>
                <w:lang w:eastAsia="en-AU"/>
                <w14:ligatures w14:val="none"/>
              </w:rPr>
            </w:pPr>
            <w:r w:rsidRPr="00687F8F">
              <w:rPr>
                <w:rFonts w:ascii="Calibri" w:eastAsia="Times New Roman" w:hAnsi="Calibri" w:cs="Calibri"/>
                <w:color w:val="000000"/>
                <w:kern w:val="0"/>
                <w:sz w:val="16"/>
                <w:szCs w:val="16"/>
                <w:lang w:eastAsia="en-AU"/>
                <w14:ligatures w14:val="none"/>
              </w:rPr>
              <w:t xml:space="preserve">WT 4R93 reduce WT 9WCH </w:t>
            </w:r>
            <w:proofErr w:type="spellStart"/>
            <w:r w:rsidRPr="00687F8F">
              <w:rPr>
                <w:rFonts w:ascii="Calibri" w:eastAsia="Times New Roman" w:hAnsi="Calibri" w:cs="Calibri"/>
                <w:color w:val="000000"/>
                <w:kern w:val="0"/>
                <w:sz w:val="16"/>
                <w:szCs w:val="16"/>
                <w:lang w:eastAsia="en-AU"/>
                <w14:ligatures w14:val="none"/>
              </w:rPr>
              <w:t>Wk</w:t>
            </w:r>
            <w:proofErr w:type="spellEnd"/>
            <w:r w:rsidRPr="00687F8F">
              <w:rPr>
                <w:rFonts w:ascii="Calibri" w:eastAsia="Times New Roman" w:hAnsi="Calibri" w:cs="Calibri"/>
                <w:color w:val="000000"/>
                <w:kern w:val="0"/>
                <w:sz w:val="16"/>
                <w:szCs w:val="16"/>
                <w:lang w:eastAsia="en-AU"/>
                <w14:ligatures w14:val="none"/>
              </w:rPr>
              <w:t xml:space="preserve"> </w:t>
            </w:r>
            <w:proofErr w:type="spellStart"/>
            <w:r w:rsidRPr="00687F8F">
              <w:rPr>
                <w:rFonts w:ascii="Calibri" w:eastAsia="Times New Roman" w:hAnsi="Calibri" w:cs="Calibri"/>
                <w:color w:val="000000"/>
                <w:kern w:val="0"/>
                <w:sz w:val="16"/>
                <w:szCs w:val="16"/>
                <w:lang w:eastAsia="en-AU"/>
                <w14:ligatures w14:val="none"/>
              </w:rPr>
              <w:t>CompWorked</w:t>
            </w:r>
            <w:proofErr w:type="spellEnd"/>
            <w:r w:rsidRPr="00687F8F">
              <w:rPr>
                <w:rFonts w:ascii="Calibri" w:eastAsia="Times New Roman" w:hAnsi="Calibri" w:cs="Calibri"/>
                <w:color w:val="000000"/>
                <w:kern w:val="0"/>
                <w:sz w:val="16"/>
                <w:szCs w:val="16"/>
                <w:lang w:eastAsia="en-AU"/>
                <w14:ligatures w14:val="none"/>
              </w:rPr>
              <w:t xml:space="preserve"> hours for admin staff (Rules ZWZ1 &amp; Z212). </w:t>
            </w:r>
          </w:p>
        </w:tc>
        <w:tc>
          <w:tcPr>
            <w:tcW w:w="559" w:type="pct"/>
            <w:tcBorders>
              <w:top w:val="nil"/>
              <w:left w:val="nil"/>
              <w:bottom w:val="single" w:sz="4" w:space="0" w:color="auto"/>
              <w:right w:val="single" w:sz="4" w:space="0" w:color="auto"/>
            </w:tcBorders>
            <w:noWrap/>
            <w:vAlign w:val="bottom"/>
            <w:hideMark/>
          </w:tcPr>
          <w:p w14:paraId="51B40AF2"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sidRPr="00687F8F">
              <w:rPr>
                <w:rFonts w:ascii="Calibri" w:eastAsia="Times New Roman" w:hAnsi="Calibri" w:cs="Calibri"/>
                <w:color w:val="000000"/>
                <w:kern w:val="0"/>
                <w:lang w:eastAsia="en-AU"/>
                <w14:ligatures w14:val="none"/>
              </w:rPr>
              <w:t>No leave/paid as WC</w:t>
            </w:r>
          </w:p>
        </w:tc>
        <w:tc>
          <w:tcPr>
            <w:tcW w:w="206" w:type="pct"/>
            <w:tcBorders>
              <w:top w:val="nil"/>
              <w:left w:val="nil"/>
              <w:bottom w:val="single" w:sz="4" w:space="0" w:color="auto"/>
              <w:right w:val="single" w:sz="4" w:space="0" w:color="auto"/>
            </w:tcBorders>
            <w:noWrap/>
            <w:vAlign w:val="bottom"/>
            <w:hideMark/>
          </w:tcPr>
          <w:p w14:paraId="0314C916"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sidRPr="00687F8F">
              <w:rPr>
                <w:rFonts w:ascii="Calibri" w:eastAsia="Times New Roman" w:hAnsi="Calibri" w:cs="Calibri"/>
                <w:color w:val="000000"/>
                <w:kern w:val="0"/>
                <w:lang w:eastAsia="en-AU"/>
                <w14:ligatures w14:val="none"/>
              </w:rPr>
              <w:t>yes</w:t>
            </w:r>
          </w:p>
        </w:tc>
        <w:tc>
          <w:tcPr>
            <w:tcW w:w="273" w:type="pct"/>
            <w:tcBorders>
              <w:top w:val="nil"/>
              <w:left w:val="nil"/>
              <w:bottom w:val="single" w:sz="4" w:space="0" w:color="auto"/>
              <w:right w:val="single" w:sz="4" w:space="0" w:color="auto"/>
            </w:tcBorders>
            <w:noWrap/>
            <w:vAlign w:val="bottom"/>
            <w:hideMark/>
          </w:tcPr>
          <w:p w14:paraId="4F7300A5" w14:textId="77777777" w:rsidR="002A4660" w:rsidRPr="00687F8F" w:rsidRDefault="002A4660" w:rsidP="00660F97">
            <w:pPr>
              <w:spacing w:after="0" w:line="240" w:lineRule="auto"/>
              <w:rPr>
                <w:rFonts w:ascii="Calibri" w:eastAsia="Times New Roman" w:hAnsi="Calibri" w:cs="Calibri"/>
                <w:color w:val="000000"/>
                <w:kern w:val="0"/>
                <w:lang w:eastAsia="en-AU"/>
                <w14:ligatures w14:val="none"/>
              </w:rPr>
            </w:pPr>
            <w:r w:rsidRPr="00687F8F">
              <w:rPr>
                <w:rFonts w:ascii="Calibri" w:eastAsia="Times New Roman" w:hAnsi="Calibri" w:cs="Calibri"/>
                <w:color w:val="000000"/>
                <w:kern w:val="0"/>
                <w:lang w:eastAsia="en-AU"/>
                <w14:ligatures w14:val="none"/>
              </w:rPr>
              <w:t>?</w:t>
            </w:r>
          </w:p>
        </w:tc>
      </w:tr>
    </w:tbl>
    <w:p w14:paraId="56F0A5AC" w14:textId="77777777" w:rsidR="002A4660" w:rsidRDefault="002A4660" w:rsidP="002A4660">
      <w:pPr>
        <w:rPr>
          <w:lang w:eastAsia="en-AU"/>
        </w:rPr>
        <w:sectPr w:rsidR="002A4660" w:rsidSect="002A4660">
          <w:pgSz w:w="16838" w:h="11906" w:orient="landscape"/>
          <w:pgMar w:top="1440" w:right="1440" w:bottom="1440" w:left="1440" w:header="709" w:footer="709" w:gutter="0"/>
          <w:cols w:space="708"/>
          <w:docGrid w:linePitch="360"/>
        </w:sectPr>
      </w:pPr>
    </w:p>
    <w:p w14:paraId="69108FE6" w14:textId="77777777" w:rsidR="002A4660" w:rsidRDefault="002A4660" w:rsidP="002A4660">
      <w:pPr>
        <w:rPr>
          <w:lang w:eastAsia="en-AU"/>
        </w:rPr>
      </w:pPr>
    </w:p>
    <w:p w14:paraId="3B6D5148" w14:textId="77777777" w:rsidR="002A4660" w:rsidRDefault="002A4660" w:rsidP="002A4660">
      <w:pPr>
        <w:rPr>
          <w:lang w:eastAsia="en-AU"/>
        </w:rPr>
      </w:pPr>
      <w:r>
        <w:rPr>
          <w:lang w:eastAsia="en-AU"/>
        </w:rPr>
        <w:t xml:space="preserve"> </w:t>
      </w:r>
    </w:p>
    <w:p w14:paraId="6BD4121E" w14:textId="77777777" w:rsidR="002A4660" w:rsidRDefault="002A4660" w:rsidP="002A4660">
      <w:pPr>
        <w:rPr>
          <w:lang w:eastAsia="en-AU"/>
        </w:rPr>
      </w:pPr>
      <w:r>
        <w:rPr>
          <w:lang w:eastAsia="en-AU"/>
        </w:rPr>
        <w:t xml:space="preserve">The option investigated was to use </w:t>
      </w:r>
      <w:proofErr w:type="gramStart"/>
      <w:r>
        <w:rPr>
          <w:lang w:eastAsia="en-AU"/>
        </w:rPr>
        <w:t>WT’s</w:t>
      </w:r>
      <w:proofErr w:type="gramEnd"/>
      <w:r>
        <w:rPr>
          <w:lang w:eastAsia="en-AU"/>
        </w:rPr>
        <w:t xml:space="preserve"> to reduce EPSS factoring that holds LWOP hours only. These </w:t>
      </w:r>
      <w:proofErr w:type="gramStart"/>
      <w:r>
        <w:rPr>
          <w:lang w:eastAsia="en-AU"/>
        </w:rPr>
        <w:t>WT’s</w:t>
      </w:r>
      <w:proofErr w:type="gramEnd"/>
      <w:r>
        <w:rPr>
          <w:lang w:eastAsia="en-AU"/>
        </w:rPr>
        <w:t xml:space="preserve"> would need to cumulate to a new custom WT for EPSS CNTR 3 key settings.</w:t>
      </w:r>
    </w:p>
    <w:p w14:paraId="41C7F65E" w14:textId="77777777" w:rsidR="002A4660" w:rsidRDefault="002A4660" w:rsidP="002A4660">
      <w:pPr>
        <w:rPr>
          <w:lang w:eastAsia="en-AU"/>
        </w:rPr>
      </w:pPr>
      <w:r>
        <w:rPr>
          <w:lang w:eastAsia="en-AU"/>
        </w:rPr>
        <w:t xml:space="preserve">Below are the WT’s defined to hold LWOP hours. </w:t>
      </w:r>
    </w:p>
    <w:tbl>
      <w:tblPr>
        <w:tblW w:w="2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tblGrid>
      <w:tr w:rsidR="002A4660" w:rsidRPr="00C95D1D" w14:paraId="46415B7E" w14:textId="77777777" w:rsidTr="00660F97">
        <w:trPr>
          <w:trHeight w:val="290"/>
        </w:trPr>
        <w:tc>
          <w:tcPr>
            <w:tcW w:w="2689" w:type="dxa"/>
            <w:shd w:val="clear" w:color="000000" w:fill="D0CECE"/>
            <w:noWrap/>
            <w:vAlign w:val="bottom"/>
            <w:hideMark/>
          </w:tcPr>
          <w:p w14:paraId="2F435C86"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9980 LWOP </w:t>
            </w:r>
            <w:r>
              <w:rPr>
                <w:rFonts w:ascii="Calibri" w:eastAsia="Times New Roman" w:hAnsi="Calibri" w:cs="Calibri"/>
                <w:color w:val="000000"/>
                <w:kern w:val="0"/>
                <w:lang w:eastAsia="en-AU"/>
                <w14:ligatures w14:val="none"/>
              </w:rPr>
              <w:t>–</w:t>
            </w:r>
            <w:r w:rsidRPr="00C95D1D">
              <w:rPr>
                <w:rFonts w:ascii="Calibri" w:eastAsia="Times New Roman" w:hAnsi="Calibri" w:cs="Calibri"/>
                <w:color w:val="000000"/>
                <w:kern w:val="0"/>
                <w:lang w:eastAsia="en-AU"/>
                <w14:ligatures w14:val="none"/>
              </w:rPr>
              <w:t xml:space="preserve"> Factoring</w:t>
            </w:r>
          </w:p>
        </w:tc>
      </w:tr>
      <w:tr w:rsidR="002A4660" w:rsidRPr="00C95D1D" w14:paraId="7AC730E0" w14:textId="77777777" w:rsidTr="00660F97">
        <w:trPr>
          <w:trHeight w:val="290"/>
        </w:trPr>
        <w:tc>
          <w:tcPr>
            <w:tcW w:w="2689" w:type="dxa"/>
            <w:shd w:val="clear" w:color="000000" w:fill="FFF2CC"/>
            <w:noWrap/>
            <w:vAlign w:val="bottom"/>
            <w:hideMark/>
          </w:tcPr>
          <w:p w14:paraId="545FD04E"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Pr>
                <w:rFonts w:ascii="Calibri" w:hAnsi="Calibri" w:cs="Calibri"/>
                <w:color w:val="000000"/>
              </w:rPr>
              <w:t xml:space="preserve">9984 Suspended w/pay – </w:t>
            </w:r>
            <w:proofErr w:type="spellStart"/>
            <w:r>
              <w:rPr>
                <w:rFonts w:ascii="Calibri" w:hAnsi="Calibri" w:cs="Calibri"/>
                <w:color w:val="000000"/>
              </w:rPr>
              <w:t>Factori</w:t>
            </w:r>
            <w:proofErr w:type="spellEnd"/>
          </w:p>
        </w:tc>
      </w:tr>
    </w:tbl>
    <w:p w14:paraId="46AAFAD5" w14:textId="77777777" w:rsidR="002A4660" w:rsidRDefault="002A4660" w:rsidP="002A4660">
      <w:pPr>
        <w:rPr>
          <w:lang w:eastAsia="en-AU"/>
        </w:rPr>
      </w:pPr>
      <w:r>
        <w:rPr>
          <w:lang w:eastAsia="en-AU"/>
        </w:rPr>
        <w:t xml:space="preserve">The table shows what absences will generate these WT’s. By implication the below absences will reduce the EPSS payments via pro-rate salary factoring with this method (excluding IT0573 5501 </w:t>
      </w:r>
      <w:r w:rsidRPr="00CC5575">
        <w:rPr>
          <w:lang w:eastAsia="en-AU"/>
        </w:rPr>
        <w:t>WC effective 14.09.2012 / IT2001 2311 WC Autopay Suppress which does not generate WT 9984</w:t>
      </w:r>
      <w:r>
        <w:rPr>
          <w:lang w:eastAsia="en-AU"/>
        </w:rPr>
        <w:t xml:space="preserve"> which is </w:t>
      </w:r>
      <w:r w:rsidRPr="005016AB">
        <w:rPr>
          <w:highlight w:val="yellow"/>
          <w:lang w:eastAsia="en-AU"/>
        </w:rPr>
        <w:t>TBC</w:t>
      </w:r>
      <w:r>
        <w:rPr>
          <w:lang w:eastAsia="en-AU"/>
        </w:rPr>
        <w:t xml:space="preserve"> if a new WT is required to reduce EPSS salary; </w:t>
      </w:r>
      <w:r w:rsidRPr="005016AB">
        <w:rPr>
          <w:highlight w:val="yellow"/>
          <w:lang w:eastAsia="en-AU"/>
        </w:rPr>
        <w:t>TBC</w:t>
      </w:r>
      <w:r>
        <w:rPr>
          <w:lang w:eastAsia="en-AU"/>
        </w:rPr>
        <w:t xml:space="preserve"> if the leave code can be delimited as it has not been used in the last 5 years/EPSS requirements for the leave code)</w:t>
      </w:r>
      <w:r w:rsidRPr="00CC5575">
        <w:rPr>
          <w:lang w:eastAsia="en-AU"/>
        </w:rPr>
        <w:t xml:space="preserve">.      </w:t>
      </w:r>
      <w:r>
        <w:rPr>
          <w:lang w:eastAsia="en-AU"/>
        </w:rPr>
        <w:t xml:space="preserve">In general </w:t>
      </w:r>
      <w:r w:rsidRPr="005016AB">
        <w:rPr>
          <w:highlight w:val="yellow"/>
          <w:lang w:eastAsia="en-AU"/>
        </w:rPr>
        <w:t>tbc</w:t>
      </w:r>
      <w:r>
        <w:rPr>
          <w:lang w:eastAsia="en-AU"/>
        </w:rPr>
        <w:t xml:space="preserve"> if the Workers comp absences, paid and unpaid, reduce the EPSS salary correctly and if change is required. Noted the paid WC absences does NOT generate </w:t>
      </w:r>
      <w:proofErr w:type="gramStart"/>
      <w:r>
        <w:rPr>
          <w:lang w:eastAsia="en-AU"/>
        </w:rPr>
        <w:t>a</w:t>
      </w:r>
      <w:proofErr w:type="gramEnd"/>
      <w:r>
        <w:rPr>
          <w:lang w:eastAsia="en-AU"/>
        </w:rPr>
        <w:t xml:space="preserve"> SAP leave payment code. They are still paid via basic pay components/WC WT 4901.</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4"/>
        <w:gridCol w:w="2879"/>
        <w:gridCol w:w="1275"/>
        <w:gridCol w:w="2694"/>
        <w:gridCol w:w="2268"/>
      </w:tblGrid>
      <w:tr w:rsidR="002A4660" w:rsidRPr="00C95D1D" w14:paraId="48CD24B4" w14:textId="77777777" w:rsidTr="00660F97">
        <w:trPr>
          <w:trHeight w:val="970"/>
        </w:trPr>
        <w:tc>
          <w:tcPr>
            <w:tcW w:w="944" w:type="dxa"/>
            <w:vAlign w:val="bottom"/>
            <w:hideMark/>
          </w:tcPr>
          <w:p w14:paraId="2865A827" w14:textId="77777777" w:rsidR="002A4660" w:rsidRPr="00C95D1D" w:rsidRDefault="002A4660" w:rsidP="00660F97">
            <w:pPr>
              <w:spacing w:after="0" w:line="240" w:lineRule="auto"/>
              <w:rPr>
                <w:rFonts w:ascii="Calibri" w:eastAsia="Times New Roman" w:hAnsi="Calibri" w:cs="Calibri"/>
                <w:b/>
                <w:bCs/>
                <w:color w:val="000000"/>
                <w:kern w:val="0"/>
                <w:sz w:val="18"/>
                <w:szCs w:val="18"/>
                <w:lang w:eastAsia="en-AU"/>
                <w14:ligatures w14:val="none"/>
              </w:rPr>
            </w:pPr>
            <w:r w:rsidRPr="00C95D1D">
              <w:rPr>
                <w:rFonts w:ascii="Calibri" w:eastAsia="Times New Roman" w:hAnsi="Calibri" w:cs="Calibri"/>
                <w:b/>
                <w:bCs/>
                <w:color w:val="000000"/>
                <w:kern w:val="0"/>
                <w:sz w:val="18"/>
                <w:szCs w:val="18"/>
                <w:lang w:eastAsia="en-AU"/>
                <w14:ligatures w14:val="none"/>
              </w:rPr>
              <w:t xml:space="preserve">IT0573 Leave code for PS </w:t>
            </w:r>
            <w:proofErr w:type="spellStart"/>
            <w:r w:rsidRPr="00C95D1D">
              <w:rPr>
                <w:rFonts w:ascii="Calibri" w:eastAsia="Times New Roman" w:hAnsi="Calibri" w:cs="Calibri"/>
                <w:b/>
                <w:bCs/>
                <w:color w:val="000000"/>
                <w:kern w:val="0"/>
                <w:sz w:val="18"/>
                <w:szCs w:val="18"/>
                <w:lang w:eastAsia="en-AU"/>
                <w14:ligatures w14:val="none"/>
              </w:rPr>
              <w:t>infotype</w:t>
            </w:r>
            <w:proofErr w:type="spellEnd"/>
          </w:p>
        </w:tc>
        <w:tc>
          <w:tcPr>
            <w:tcW w:w="2879" w:type="dxa"/>
            <w:vAlign w:val="bottom"/>
            <w:hideMark/>
          </w:tcPr>
          <w:p w14:paraId="5EF0B3C9" w14:textId="77777777" w:rsidR="002A4660" w:rsidRPr="00C95D1D" w:rsidRDefault="002A4660" w:rsidP="00660F97">
            <w:pPr>
              <w:spacing w:after="0" w:line="240" w:lineRule="auto"/>
              <w:rPr>
                <w:rFonts w:ascii="Calibri" w:eastAsia="Times New Roman" w:hAnsi="Calibri" w:cs="Calibri"/>
                <w:b/>
                <w:bCs/>
                <w:color w:val="000000"/>
                <w:kern w:val="0"/>
                <w:sz w:val="18"/>
                <w:szCs w:val="18"/>
                <w:lang w:eastAsia="en-AU"/>
                <w14:ligatures w14:val="none"/>
              </w:rPr>
            </w:pPr>
            <w:r w:rsidRPr="00C95D1D">
              <w:rPr>
                <w:rFonts w:ascii="Calibri" w:eastAsia="Times New Roman" w:hAnsi="Calibri" w:cs="Calibri"/>
                <w:b/>
                <w:bCs/>
                <w:color w:val="000000"/>
                <w:kern w:val="0"/>
                <w:sz w:val="18"/>
                <w:szCs w:val="18"/>
                <w:lang w:eastAsia="en-AU"/>
                <w14:ligatures w14:val="none"/>
              </w:rPr>
              <w:t>IT0573 description</w:t>
            </w:r>
          </w:p>
        </w:tc>
        <w:tc>
          <w:tcPr>
            <w:tcW w:w="1275" w:type="dxa"/>
            <w:vAlign w:val="bottom"/>
            <w:hideMark/>
          </w:tcPr>
          <w:p w14:paraId="532E1B22" w14:textId="77777777" w:rsidR="002A4660" w:rsidRPr="00C95D1D" w:rsidRDefault="002A4660" w:rsidP="00660F97">
            <w:pPr>
              <w:spacing w:after="0" w:line="240" w:lineRule="auto"/>
              <w:rPr>
                <w:rFonts w:ascii="Calibri" w:eastAsia="Times New Roman" w:hAnsi="Calibri" w:cs="Calibri"/>
                <w:b/>
                <w:bCs/>
                <w:color w:val="000000"/>
                <w:kern w:val="0"/>
                <w:sz w:val="18"/>
                <w:szCs w:val="18"/>
                <w:lang w:eastAsia="en-AU"/>
                <w14:ligatures w14:val="none"/>
              </w:rPr>
            </w:pPr>
            <w:r w:rsidRPr="00C95D1D">
              <w:rPr>
                <w:rFonts w:ascii="Calibri" w:eastAsia="Times New Roman" w:hAnsi="Calibri" w:cs="Calibri"/>
                <w:b/>
                <w:bCs/>
                <w:color w:val="000000"/>
                <w:kern w:val="0"/>
                <w:sz w:val="18"/>
                <w:szCs w:val="18"/>
                <w:lang w:eastAsia="en-AU"/>
                <w14:ligatures w14:val="none"/>
              </w:rPr>
              <w:t>IT2001 A/</w:t>
            </w:r>
            <w:proofErr w:type="spellStart"/>
            <w:r w:rsidRPr="00C95D1D">
              <w:rPr>
                <w:rFonts w:ascii="Calibri" w:eastAsia="Times New Roman" w:hAnsi="Calibri" w:cs="Calibri"/>
                <w:b/>
                <w:bCs/>
                <w:color w:val="000000"/>
                <w:kern w:val="0"/>
                <w:sz w:val="18"/>
                <w:szCs w:val="18"/>
                <w:lang w:eastAsia="en-AU"/>
                <w14:ligatures w14:val="none"/>
              </w:rPr>
              <w:t>AType</w:t>
            </w:r>
            <w:proofErr w:type="spellEnd"/>
          </w:p>
        </w:tc>
        <w:tc>
          <w:tcPr>
            <w:tcW w:w="2694" w:type="dxa"/>
            <w:vAlign w:val="bottom"/>
            <w:hideMark/>
          </w:tcPr>
          <w:p w14:paraId="2AD3BD85" w14:textId="77777777" w:rsidR="002A4660" w:rsidRPr="00C95D1D" w:rsidRDefault="002A4660" w:rsidP="00660F97">
            <w:pPr>
              <w:spacing w:after="0" w:line="240" w:lineRule="auto"/>
              <w:rPr>
                <w:rFonts w:ascii="Calibri" w:eastAsia="Times New Roman" w:hAnsi="Calibri" w:cs="Calibri"/>
                <w:b/>
                <w:bCs/>
                <w:color w:val="000000"/>
                <w:kern w:val="0"/>
                <w:sz w:val="18"/>
                <w:szCs w:val="18"/>
                <w:lang w:eastAsia="en-AU"/>
                <w14:ligatures w14:val="none"/>
              </w:rPr>
            </w:pPr>
            <w:r w:rsidRPr="00C95D1D">
              <w:rPr>
                <w:rFonts w:ascii="Calibri" w:eastAsia="Times New Roman" w:hAnsi="Calibri" w:cs="Calibri"/>
                <w:b/>
                <w:bCs/>
                <w:color w:val="000000"/>
                <w:kern w:val="0"/>
                <w:sz w:val="18"/>
                <w:szCs w:val="18"/>
                <w:lang w:eastAsia="en-AU"/>
                <w14:ligatures w14:val="none"/>
              </w:rPr>
              <w:t>IT2001 description</w:t>
            </w:r>
          </w:p>
        </w:tc>
        <w:tc>
          <w:tcPr>
            <w:tcW w:w="2268" w:type="dxa"/>
            <w:vAlign w:val="bottom"/>
            <w:hideMark/>
          </w:tcPr>
          <w:p w14:paraId="181A6CD0" w14:textId="77777777" w:rsidR="002A4660" w:rsidRPr="00C95D1D" w:rsidRDefault="002A4660" w:rsidP="00660F97">
            <w:pPr>
              <w:spacing w:after="0" w:line="240" w:lineRule="auto"/>
              <w:rPr>
                <w:rFonts w:ascii="Calibri" w:eastAsia="Times New Roman" w:hAnsi="Calibri" w:cs="Calibri"/>
                <w:b/>
                <w:bCs/>
                <w:color w:val="000000"/>
                <w:kern w:val="0"/>
                <w:sz w:val="18"/>
                <w:szCs w:val="18"/>
                <w:lang w:eastAsia="en-AU"/>
                <w14:ligatures w14:val="none"/>
              </w:rPr>
            </w:pPr>
            <w:r w:rsidRPr="00C95D1D">
              <w:rPr>
                <w:rFonts w:ascii="Calibri" w:eastAsia="Times New Roman" w:hAnsi="Calibri" w:cs="Calibri"/>
                <w:b/>
                <w:bCs/>
                <w:color w:val="000000"/>
                <w:kern w:val="0"/>
                <w:sz w:val="18"/>
                <w:szCs w:val="18"/>
                <w:lang w:eastAsia="en-AU"/>
                <w14:ligatures w14:val="none"/>
              </w:rPr>
              <w:t>WT to reduce EPSS factoring</w:t>
            </w:r>
          </w:p>
        </w:tc>
      </w:tr>
      <w:tr w:rsidR="002A4660" w:rsidRPr="00C95D1D" w14:paraId="5F8EE96B" w14:textId="77777777" w:rsidTr="00660F97">
        <w:trPr>
          <w:trHeight w:val="290"/>
        </w:trPr>
        <w:tc>
          <w:tcPr>
            <w:tcW w:w="944" w:type="dxa"/>
            <w:noWrap/>
            <w:vAlign w:val="bottom"/>
            <w:hideMark/>
          </w:tcPr>
          <w:p w14:paraId="0105EFA0"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1600</w:t>
            </w:r>
          </w:p>
        </w:tc>
        <w:tc>
          <w:tcPr>
            <w:tcW w:w="2879" w:type="dxa"/>
            <w:noWrap/>
            <w:vAlign w:val="bottom"/>
            <w:hideMark/>
          </w:tcPr>
          <w:p w14:paraId="5BC6859F"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FACS </w:t>
            </w:r>
            <w:proofErr w:type="spellStart"/>
            <w:r w:rsidRPr="00C95D1D">
              <w:rPr>
                <w:rFonts w:ascii="Calibri" w:eastAsia="Times New Roman" w:hAnsi="Calibri" w:cs="Calibri"/>
                <w:color w:val="000000"/>
                <w:kern w:val="0"/>
                <w:lang w:eastAsia="en-AU"/>
                <w14:ligatures w14:val="none"/>
              </w:rPr>
              <w:t>lve</w:t>
            </w:r>
            <w:proofErr w:type="spellEnd"/>
            <w:r w:rsidRPr="00C95D1D">
              <w:rPr>
                <w:rFonts w:ascii="Calibri" w:eastAsia="Times New Roman" w:hAnsi="Calibri" w:cs="Calibri"/>
                <w:color w:val="000000"/>
                <w:kern w:val="0"/>
                <w:lang w:eastAsia="en-AU"/>
                <w14:ligatures w14:val="none"/>
              </w:rPr>
              <w:t xml:space="preserve"> </w:t>
            </w:r>
            <w:proofErr w:type="spellStart"/>
            <w:r w:rsidRPr="00C95D1D">
              <w:rPr>
                <w:rFonts w:ascii="Calibri" w:eastAsia="Times New Roman" w:hAnsi="Calibri" w:cs="Calibri"/>
                <w:color w:val="000000"/>
                <w:kern w:val="0"/>
                <w:lang w:eastAsia="en-AU"/>
                <w14:ligatures w14:val="none"/>
              </w:rPr>
              <w:t>w'out</w:t>
            </w:r>
            <w:proofErr w:type="spellEnd"/>
            <w:r w:rsidRPr="00C95D1D">
              <w:rPr>
                <w:rFonts w:ascii="Calibri" w:eastAsia="Times New Roman" w:hAnsi="Calibri" w:cs="Calibri"/>
                <w:color w:val="000000"/>
                <w:kern w:val="0"/>
                <w:lang w:eastAsia="en-AU"/>
                <w14:ligatures w14:val="none"/>
              </w:rPr>
              <w:t xml:space="preserve"> pay 35hr  </w:t>
            </w:r>
          </w:p>
        </w:tc>
        <w:tc>
          <w:tcPr>
            <w:tcW w:w="1275" w:type="dxa"/>
            <w:noWrap/>
            <w:vAlign w:val="bottom"/>
            <w:hideMark/>
          </w:tcPr>
          <w:p w14:paraId="6A00FCF4"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450</w:t>
            </w:r>
          </w:p>
        </w:tc>
        <w:tc>
          <w:tcPr>
            <w:tcW w:w="2694" w:type="dxa"/>
            <w:noWrap/>
            <w:vAlign w:val="bottom"/>
            <w:hideMark/>
          </w:tcPr>
          <w:p w14:paraId="42F4F9ED"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FACS </w:t>
            </w:r>
            <w:proofErr w:type="spellStart"/>
            <w:r w:rsidRPr="00C95D1D">
              <w:rPr>
                <w:rFonts w:ascii="Calibri" w:eastAsia="Times New Roman" w:hAnsi="Calibri" w:cs="Calibri"/>
                <w:color w:val="000000"/>
                <w:kern w:val="0"/>
                <w:lang w:eastAsia="en-AU"/>
                <w14:ligatures w14:val="none"/>
              </w:rPr>
              <w:t>lve</w:t>
            </w:r>
            <w:proofErr w:type="spellEnd"/>
            <w:r w:rsidRPr="00C95D1D">
              <w:rPr>
                <w:rFonts w:ascii="Calibri" w:eastAsia="Times New Roman" w:hAnsi="Calibri" w:cs="Calibri"/>
                <w:color w:val="000000"/>
                <w:kern w:val="0"/>
                <w:lang w:eastAsia="en-AU"/>
                <w14:ligatures w14:val="none"/>
              </w:rPr>
              <w:t xml:space="preserve"> </w:t>
            </w:r>
            <w:proofErr w:type="spellStart"/>
            <w:r w:rsidRPr="00C95D1D">
              <w:rPr>
                <w:rFonts w:ascii="Calibri" w:eastAsia="Times New Roman" w:hAnsi="Calibri" w:cs="Calibri"/>
                <w:color w:val="000000"/>
                <w:kern w:val="0"/>
                <w:lang w:eastAsia="en-AU"/>
                <w14:ligatures w14:val="none"/>
              </w:rPr>
              <w:t>w'out</w:t>
            </w:r>
            <w:proofErr w:type="spellEnd"/>
            <w:r w:rsidRPr="00C95D1D">
              <w:rPr>
                <w:rFonts w:ascii="Calibri" w:eastAsia="Times New Roman" w:hAnsi="Calibri" w:cs="Calibri"/>
                <w:color w:val="000000"/>
                <w:kern w:val="0"/>
                <w:lang w:eastAsia="en-AU"/>
                <w14:ligatures w14:val="none"/>
              </w:rPr>
              <w:t xml:space="preserve"> pay 35hr  </w:t>
            </w:r>
          </w:p>
        </w:tc>
        <w:tc>
          <w:tcPr>
            <w:tcW w:w="2268" w:type="dxa"/>
            <w:shd w:val="clear" w:color="000000" w:fill="D0CECE"/>
            <w:noWrap/>
            <w:vAlign w:val="bottom"/>
            <w:hideMark/>
          </w:tcPr>
          <w:p w14:paraId="4B24D868"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9980 LWOP - Factoring</w:t>
            </w:r>
          </w:p>
        </w:tc>
      </w:tr>
      <w:tr w:rsidR="002A4660" w:rsidRPr="00C95D1D" w14:paraId="3085DAA2" w14:textId="77777777" w:rsidTr="00660F97">
        <w:trPr>
          <w:trHeight w:val="290"/>
        </w:trPr>
        <w:tc>
          <w:tcPr>
            <w:tcW w:w="944" w:type="dxa"/>
            <w:noWrap/>
            <w:vAlign w:val="bottom"/>
            <w:hideMark/>
          </w:tcPr>
          <w:p w14:paraId="089D8D55"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1650</w:t>
            </w:r>
          </w:p>
        </w:tc>
        <w:tc>
          <w:tcPr>
            <w:tcW w:w="2879" w:type="dxa"/>
            <w:noWrap/>
            <w:vAlign w:val="bottom"/>
            <w:hideMark/>
          </w:tcPr>
          <w:p w14:paraId="1F43B918"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FACS </w:t>
            </w:r>
            <w:proofErr w:type="spellStart"/>
            <w:r w:rsidRPr="00C95D1D">
              <w:rPr>
                <w:rFonts w:ascii="Calibri" w:eastAsia="Times New Roman" w:hAnsi="Calibri" w:cs="Calibri"/>
                <w:color w:val="000000"/>
                <w:kern w:val="0"/>
                <w:lang w:eastAsia="en-AU"/>
                <w14:ligatures w14:val="none"/>
              </w:rPr>
              <w:t>lve</w:t>
            </w:r>
            <w:proofErr w:type="spellEnd"/>
            <w:r w:rsidRPr="00C95D1D">
              <w:rPr>
                <w:rFonts w:ascii="Calibri" w:eastAsia="Times New Roman" w:hAnsi="Calibri" w:cs="Calibri"/>
                <w:color w:val="000000"/>
                <w:kern w:val="0"/>
                <w:lang w:eastAsia="en-AU"/>
                <w14:ligatures w14:val="none"/>
              </w:rPr>
              <w:t xml:space="preserve"> </w:t>
            </w:r>
            <w:proofErr w:type="spellStart"/>
            <w:r w:rsidRPr="00C95D1D">
              <w:rPr>
                <w:rFonts w:ascii="Calibri" w:eastAsia="Times New Roman" w:hAnsi="Calibri" w:cs="Calibri"/>
                <w:color w:val="000000"/>
                <w:kern w:val="0"/>
                <w:lang w:eastAsia="en-AU"/>
                <w14:ligatures w14:val="none"/>
              </w:rPr>
              <w:t>w'out</w:t>
            </w:r>
            <w:proofErr w:type="spellEnd"/>
            <w:r w:rsidRPr="00C95D1D">
              <w:rPr>
                <w:rFonts w:ascii="Calibri" w:eastAsia="Times New Roman" w:hAnsi="Calibri" w:cs="Calibri"/>
                <w:color w:val="000000"/>
                <w:kern w:val="0"/>
                <w:lang w:eastAsia="en-AU"/>
                <w14:ligatures w14:val="none"/>
              </w:rPr>
              <w:t xml:space="preserve"> pay 38hr  </w:t>
            </w:r>
          </w:p>
        </w:tc>
        <w:tc>
          <w:tcPr>
            <w:tcW w:w="1275" w:type="dxa"/>
            <w:noWrap/>
            <w:vAlign w:val="bottom"/>
            <w:hideMark/>
          </w:tcPr>
          <w:p w14:paraId="04207E93"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420</w:t>
            </w:r>
          </w:p>
        </w:tc>
        <w:tc>
          <w:tcPr>
            <w:tcW w:w="2694" w:type="dxa"/>
            <w:noWrap/>
            <w:vAlign w:val="bottom"/>
            <w:hideMark/>
          </w:tcPr>
          <w:p w14:paraId="6DA4915C"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FACS </w:t>
            </w:r>
            <w:proofErr w:type="spellStart"/>
            <w:r w:rsidRPr="00C95D1D">
              <w:rPr>
                <w:rFonts w:ascii="Calibri" w:eastAsia="Times New Roman" w:hAnsi="Calibri" w:cs="Calibri"/>
                <w:color w:val="000000"/>
                <w:kern w:val="0"/>
                <w:lang w:eastAsia="en-AU"/>
                <w14:ligatures w14:val="none"/>
              </w:rPr>
              <w:t>lve</w:t>
            </w:r>
            <w:proofErr w:type="spellEnd"/>
            <w:r w:rsidRPr="00C95D1D">
              <w:rPr>
                <w:rFonts w:ascii="Calibri" w:eastAsia="Times New Roman" w:hAnsi="Calibri" w:cs="Calibri"/>
                <w:color w:val="000000"/>
                <w:kern w:val="0"/>
                <w:lang w:eastAsia="en-AU"/>
                <w14:ligatures w14:val="none"/>
              </w:rPr>
              <w:t xml:space="preserve"> </w:t>
            </w:r>
            <w:proofErr w:type="spellStart"/>
            <w:r w:rsidRPr="00C95D1D">
              <w:rPr>
                <w:rFonts w:ascii="Calibri" w:eastAsia="Times New Roman" w:hAnsi="Calibri" w:cs="Calibri"/>
                <w:color w:val="000000"/>
                <w:kern w:val="0"/>
                <w:lang w:eastAsia="en-AU"/>
                <w14:ligatures w14:val="none"/>
              </w:rPr>
              <w:t>w'out</w:t>
            </w:r>
            <w:proofErr w:type="spellEnd"/>
            <w:r w:rsidRPr="00C95D1D">
              <w:rPr>
                <w:rFonts w:ascii="Calibri" w:eastAsia="Times New Roman" w:hAnsi="Calibri" w:cs="Calibri"/>
                <w:color w:val="000000"/>
                <w:kern w:val="0"/>
                <w:lang w:eastAsia="en-AU"/>
                <w14:ligatures w14:val="none"/>
              </w:rPr>
              <w:t xml:space="preserve"> pay 38hr  </w:t>
            </w:r>
          </w:p>
        </w:tc>
        <w:tc>
          <w:tcPr>
            <w:tcW w:w="2268" w:type="dxa"/>
            <w:shd w:val="clear" w:color="000000" w:fill="D0CECE"/>
            <w:noWrap/>
            <w:vAlign w:val="bottom"/>
            <w:hideMark/>
          </w:tcPr>
          <w:p w14:paraId="5D696CF5"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9980 LWOP - Factoring</w:t>
            </w:r>
          </w:p>
        </w:tc>
      </w:tr>
      <w:tr w:rsidR="002A4660" w:rsidRPr="00C95D1D" w14:paraId="2275A5C3" w14:textId="77777777" w:rsidTr="00660F97">
        <w:trPr>
          <w:trHeight w:val="290"/>
        </w:trPr>
        <w:tc>
          <w:tcPr>
            <w:tcW w:w="944" w:type="dxa"/>
            <w:noWrap/>
            <w:vAlign w:val="bottom"/>
            <w:hideMark/>
          </w:tcPr>
          <w:p w14:paraId="1A213459"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1800</w:t>
            </w:r>
          </w:p>
        </w:tc>
        <w:tc>
          <w:tcPr>
            <w:tcW w:w="2879" w:type="dxa"/>
            <w:noWrap/>
            <w:vAlign w:val="bottom"/>
            <w:hideMark/>
          </w:tcPr>
          <w:p w14:paraId="06E1F65A"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Leave without pay        </w:t>
            </w:r>
          </w:p>
        </w:tc>
        <w:tc>
          <w:tcPr>
            <w:tcW w:w="1275" w:type="dxa"/>
            <w:noWrap/>
            <w:vAlign w:val="bottom"/>
            <w:hideMark/>
          </w:tcPr>
          <w:p w14:paraId="25B4A121"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1500</w:t>
            </w:r>
          </w:p>
        </w:tc>
        <w:tc>
          <w:tcPr>
            <w:tcW w:w="2694" w:type="dxa"/>
            <w:noWrap/>
            <w:vAlign w:val="bottom"/>
            <w:hideMark/>
          </w:tcPr>
          <w:p w14:paraId="1D963EF0"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Leave without pay        </w:t>
            </w:r>
          </w:p>
        </w:tc>
        <w:tc>
          <w:tcPr>
            <w:tcW w:w="2268" w:type="dxa"/>
            <w:shd w:val="clear" w:color="000000" w:fill="D0CECE"/>
            <w:noWrap/>
            <w:vAlign w:val="bottom"/>
            <w:hideMark/>
          </w:tcPr>
          <w:p w14:paraId="27F94FC3"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9980 LWOP - Factoring</w:t>
            </w:r>
          </w:p>
        </w:tc>
      </w:tr>
      <w:tr w:rsidR="002A4660" w:rsidRPr="00C95D1D" w14:paraId="44CEF470" w14:textId="77777777" w:rsidTr="00660F97">
        <w:trPr>
          <w:trHeight w:val="290"/>
        </w:trPr>
        <w:tc>
          <w:tcPr>
            <w:tcW w:w="944" w:type="dxa"/>
            <w:noWrap/>
            <w:vAlign w:val="bottom"/>
            <w:hideMark/>
          </w:tcPr>
          <w:p w14:paraId="1664ECFA"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1810</w:t>
            </w:r>
          </w:p>
        </w:tc>
        <w:tc>
          <w:tcPr>
            <w:tcW w:w="2879" w:type="dxa"/>
            <w:noWrap/>
            <w:vAlign w:val="bottom"/>
            <w:hideMark/>
          </w:tcPr>
          <w:p w14:paraId="38E40312"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SLWOP with off-duty IP   </w:t>
            </w:r>
          </w:p>
        </w:tc>
        <w:tc>
          <w:tcPr>
            <w:tcW w:w="1275" w:type="dxa"/>
            <w:noWrap/>
            <w:vAlign w:val="bottom"/>
            <w:hideMark/>
          </w:tcPr>
          <w:p w14:paraId="1E56919F"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1510</w:t>
            </w:r>
          </w:p>
        </w:tc>
        <w:tc>
          <w:tcPr>
            <w:tcW w:w="2694" w:type="dxa"/>
            <w:noWrap/>
            <w:vAlign w:val="bottom"/>
            <w:hideMark/>
          </w:tcPr>
          <w:p w14:paraId="7A1D508F"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SLWOP with off-duty IP   </w:t>
            </w:r>
          </w:p>
        </w:tc>
        <w:tc>
          <w:tcPr>
            <w:tcW w:w="2268" w:type="dxa"/>
            <w:shd w:val="clear" w:color="000000" w:fill="D0CECE"/>
            <w:noWrap/>
            <w:vAlign w:val="bottom"/>
            <w:hideMark/>
          </w:tcPr>
          <w:p w14:paraId="51A868F2"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9980 LWOP - Factoring</w:t>
            </w:r>
          </w:p>
        </w:tc>
      </w:tr>
      <w:tr w:rsidR="002A4660" w:rsidRPr="00C95D1D" w14:paraId="63DC665D" w14:textId="77777777" w:rsidTr="00660F97">
        <w:trPr>
          <w:trHeight w:val="290"/>
        </w:trPr>
        <w:tc>
          <w:tcPr>
            <w:tcW w:w="944" w:type="dxa"/>
            <w:noWrap/>
            <w:vAlign w:val="bottom"/>
            <w:hideMark/>
          </w:tcPr>
          <w:p w14:paraId="52845570"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2100</w:t>
            </w:r>
          </w:p>
        </w:tc>
        <w:tc>
          <w:tcPr>
            <w:tcW w:w="2879" w:type="dxa"/>
            <w:noWrap/>
            <w:vAlign w:val="bottom"/>
            <w:hideMark/>
          </w:tcPr>
          <w:p w14:paraId="39CE80FB"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Maternity leave </w:t>
            </w:r>
            <w:proofErr w:type="spellStart"/>
            <w:r w:rsidRPr="00C95D1D">
              <w:rPr>
                <w:rFonts w:ascii="Calibri" w:eastAsia="Times New Roman" w:hAnsi="Calibri" w:cs="Calibri"/>
                <w:color w:val="000000"/>
                <w:kern w:val="0"/>
                <w:lang w:eastAsia="en-AU"/>
                <w14:ligatures w14:val="none"/>
              </w:rPr>
              <w:t>w'out</w:t>
            </w:r>
            <w:proofErr w:type="spellEnd"/>
            <w:r w:rsidRPr="00C95D1D">
              <w:rPr>
                <w:rFonts w:ascii="Calibri" w:eastAsia="Times New Roman" w:hAnsi="Calibri" w:cs="Calibri"/>
                <w:color w:val="000000"/>
                <w:kern w:val="0"/>
                <w:lang w:eastAsia="en-AU"/>
                <w14:ligatures w14:val="none"/>
              </w:rPr>
              <w:t xml:space="preserve"> pay</w:t>
            </w:r>
          </w:p>
        </w:tc>
        <w:tc>
          <w:tcPr>
            <w:tcW w:w="1275" w:type="dxa"/>
            <w:noWrap/>
            <w:vAlign w:val="bottom"/>
            <w:hideMark/>
          </w:tcPr>
          <w:p w14:paraId="4236E81D"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700</w:t>
            </w:r>
          </w:p>
        </w:tc>
        <w:tc>
          <w:tcPr>
            <w:tcW w:w="2694" w:type="dxa"/>
            <w:noWrap/>
            <w:vAlign w:val="bottom"/>
            <w:hideMark/>
          </w:tcPr>
          <w:p w14:paraId="4F736C96"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Mat leave </w:t>
            </w:r>
            <w:proofErr w:type="spellStart"/>
            <w:r w:rsidRPr="00C95D1D">
              <w:rPr>
                <w:rFonts w:ascii="Calibri" w:eastAsia="Times New Roman" w:hAnsi="Calibri" w:cs="Calibri"/>
                <w:color w:val="000000"/>
                <w:kern w:val="0"/>
                <w:lang w:eastAsia="en-AU"/>
                <w14:ligatures w14:val="none"/>
              </w:rPr>
              <w:t>w'out</w:t>
            </w:r>
            <w:proofErr w:type="spellEnd"/>
            <w:r w:rsidRPr="00C95D1D">
              <w:rPr>
                <w:rFonts w:ascii="Calibri" w:eastAsia="Times New Roman" w:hAnsi="Calibri" w:cs="Calibri"/>
                <w:color w:val="000000"/>
                <w:kern w:val="0"/>
                <w:lang w:eastAsia="en-AU"/>
                <w14:ligatures w14:val="none"/>
              </w:rPr>
              <w:t xml:space="preserve"> pay      </w:t>
            </w:r>
          </w:p>
        </w:tc>
        <w:tc>
          <w:tcPr>
            <w:tcW w:w="2268" w:type="dxa"/>
            <w:shd w:val="clear" w:color="000000" w:fill="D0CECE"/>
            <w:noWrap/>
            <w:vAlign w:val="bottom"/>
            <w:hideMark/>
          </w:tcPr>
          <w:p w14:paraId="1A199E58"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9980 LWOP - Factoring</w:t>
            </w:r>
          </w:p>
        </w:tc>
      </w:tr>
      <w:tr w:rsidR="002A4660" w:rsidRPr="00C95D1D" w14:paraId="7D868FFF" w14:textId="77777777" w:rsidTr="00660F97">
        <w:trPr>
          <w:trHeight w:val="290"/>
        </w:trPr>
        <w:tc>
          <w:tcPr>
            <w:tcW w:w="944" w:type="dxa"/>
            <w:noWrap/>
            <w:vAlign w:val="bottom"/>
            <w:hideMark/>
          </w:tcPr>
          <w:p w14:paraId="194FFA2B"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2110</w:t>
            </w:r>
          </w:p>
        </w:tc>
        <w:tc>
          <w:tcPr>
            <w:tcW w:w="2879" w:type="dxa"/>
            <w:noWrap/>
            <w:vAlign w:val="bottom"/>
            <w:hideMark/>
          </w:tcPr>
          <w:p w14:paraId="2C3D0B2E"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Unpaid Parental Leave    </w:t>
            </w:r>
          </w:p>
        </w:tc>
        <w:tc>
          <w:tcPr>
            <w:tcW w:w="1275" w:type="dxa"/>
            <w:noWrap/>
            <w:vAlign w:val="bottom"/>
            <w:hideMark/>
          </w:tcPr>
          <w:p w14:paraId="3CE2A918"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710</w:t>
            </w:r>
          </w:p>
        </w:tc>
        <w:tc>
          <w:tcPr>
            <w:tcW w:w="2694" w:type="dxa"/>
            <w:noWrap/>
            <w:vAlign w:val="bottom"/>
            <w:hideMark/>
          </w:tcPr>
          <w:p w14:paraId="5E7DDF33"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Unpaid Parental Leave    </w:t>
            </w:r>
          </w:p>
        </w:tc>
        <w:tc>
          <w:tcPr>
            <w:tcW w:w="2268" w:type="dxa"/>
            <w:shd w:val="clear" w:color="000000" w:fill="D0CECE"/>
            <w:noWrap/>
            <w:vAlign w:val="bottom"/>
            <w:hideMark/>
          </w:tcPr>
          <w:p w14:paraId="1DE88D6F"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9980 LWOP - Factoring</w:t>
            </w:r>
          </w:p>
        </w:tc>
      </w:tr>
      <w:tr w:rsidR="002A4660" w:rsidRPr="00C95D1D" w14:paraId="0D0F1B6C" w14:textId="77777777" w:rsidTr="00660F97">
        <w:trPr>
          <w:trHeight w:val="290"/>
        </w:trPr>
        <w:tc>
          <w:tcPr>
            <w:tcW w:w="944" w:type="dxa"/>
            <w:noWrap/>
            <w:vAlign w:val="bottom"/>
            <w:hideMark/>
          </w:tcPr>
          <w:p w14:paraId="2E4F1E14"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2300</w:t>
            </w:r>
          </w:p>
        </w:tc>
        <w:tc>
          <w:tcPr>
            <w:tcW w:w="2879" w:type="dxa"/>
            <w:noWrap/>
            <w:vAlign w:val="bottom"/>
            <w:hideMark/>
          </w:tcPr>
          <w:p w14:paraId="2C41A33C"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Adoption leave </w:t>
            </w:r>
            <w:proofErr w:type="spellStart"/>
            <w:r w:rsidRPr="00C95D1D">
              <w:rPr>
                <w:rFonts w:ascii="Calibri" w:eastAsia="Times New Roman" w:hAnsi="Calibri" w:cs="Calibri"/>
                <w:color w:val="000000"/>
                <w:kern w:val="0"/>
                <w:lang w:eastAsia="en-AU"/>
                <w14:ligatures w14:val="none"/>
              </w:rPr>
              <w:t>w'out</w:t>
            </w:r>
            <w:proofErr w:type="spellEnd"/>
            <w:r w:rsidRPr="00C95D1D">
              <w:rPr>
                <w:rFonts w:ascii="Calibri" w:eastAsia="Times New Roman" w:hAnsi="Calibri" w:cs="Calibri"/>
                <w:color w:val="000000"/>
                <w:kern w:val="0"/>
                <w:lang w:eastAsia="en-AU"/>
                <w14:ligatures w14:val="none"/>
              </w:rPr>
              <w:t xml:space="preserve"> pay </w:t>
            </w:r>
          </w:p>
        </w:tc>
        <w:tc>
          <w:tcPr>
            <w:tcW w:w="1275" w:type="dxa"/>
            <w:noWrap/>
            <w:vAlign w:val="bottom"/>
            <w:hideMark/>
          </w:tcPr>
          <w:p w14:paraId="6D1FF096"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900</w:t>
            </w:r>
          </w:p>
        </w:tc>
        <w:tc>
          <w:tcPr>
            <w:tcW w:w="2694" w:type="dxa"/>
            <w:noWrap/>
            <w:vAlign w:val="bottom"/>
            <w:hideMark/>
          </w:tcPr>
          <w:p w14:paraId="7D5DA8BE"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Adopt </w:t>
            </w:r>
            <w:proofErr w:type="spellStart"/>
            <w:r w:rsidRPr="00C95D1D">
              <w:rPr>
                <w:rFonts w:ascii="Calibri" w:eastAsia="Times New Roman" w:hAnsi="Calibri" w:cs="Calibri"/>
                <w:color w:val="000000"/>
                <w:kern w:val="0"/>
                <w:lang w:eastAsia="en-AU"/>
                <w14:ligatures w14:val="none"/>
              </w:rPr>
              <w:t>lve</w:t>
            </w:r>
            <w:proofErr w:type="spellEnd"/>
            <w:r w:rsidRPr="00C95D1D">
              <w:rPr>
                <w:rFonts w:ascii="Calibri" w:eastAsia="Times New Roman" w:hAnsi="Calibri" w:cs="Calibri"/>
                <w:color w:val="000000"/>
                <w:kern w:val="0"/>
                <w:lang w:eastAsia="en-AU"/>
                <w14:ligatures w14:val="none"/>
              </w:rPr>
              <w:t xml:space="preserve"> </w:t>
            </w:r>
            <w:proofErr w:type="spellStart"/>
            <w:r w:rsidRPr="00C95D1D">
              <w:rPr>
                <w:rFonts w:ascii="Calibri" w:eastAsia="Times New Roman" w:hAnsi="Calibri" w:cs="Calibri"/>
                <w:color w:val="000000"/>
                <w:kern w:val="0"/>
                <w:lang w:eastAsia="en-AU"/>
                <w14:ligatures w14:val="none"/>
              </w:rPr>
              <w:t>w'out</w:t>
            </w:r>
            <w:proofErr w:type="spellEnd"/>
            <w:r w:rsidRPr="00C95D1D">
              <w:rPr>
                <w:rFonts w:ascii="Calibri" w:eastAsia="Times New Roman" w:hAnsi="Calibri" w:cs="Calibri"/>
                <w:color w:val="000000"/>
                <w:kern w:val="0"/>
                <w:lang w:eastAsia="en-AU"/>
                <w14:ligatures w14:val="none"/>
              </w:rPr>
              <w:t xml:space="preserve"> pay      </w:t>
            </w:r>
          </w:p>
        </w:tc>
        <w:tc>
          <w:tcPr>
            <w:tcW w:w="2268" w:type="dxa"/>
            <w:shd w:val="clear" w:color="000000" w:fill="D0CECE"/>
            <w:noWrap/>
            <w:vAlign w:val="bottom"/>
            <w:hideMark/>
          </w:tcPr>
          <w:p w14:paraId="0D1F83C7"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9980 LWOP - Factoring</w:t>
            </w:r>
          </w:p>
        </w:tc>
      </w:tr>
      <w:tr w:rsidR="002A4660" w:rsidRPr="00C95D1D" w14:paraId="009064B5" w14:textId="77777777" w:rsidTr="00660F97">
        <w:trPr>
          <w:trHeight w:val="290"/>
        </w:trPr>
        <w:tc>
          <w:tcPr>
            <w:tcW w:w="944" w:type="dxa"/>
            <w:noWrap/>
            <w:vAlign w:val="bottom"/>
            <w:hideMark/>
          </w:tcPr>
          <w:p w14:paraId="179BC592"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2400</w:t>
            </w:r>
          </w:p>
        </w:tc>
        <w:tc>
          <w:tcPr>
            <w:tcW w:w="2879" w:type="dxa"/>
            <w:noWrap/>
            <w:vAlign w:val="bottom"/>
            <w:hideMark/>
          </w:tcPr>
          <w:p w14:paraId="4DF72284"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Parental leave </w:t>
            </w:r>
            <w:proofErr w:type="spellStart"/>
            <w:r w:rsidRPr="00C95D1D">
              <w:rPr>
                <w:rFonts w:ascii="Calibri" w:eastAsia="Times New Roman" w:hAnsi="Calibri" w:cs="Calibri"/>
                <w:color w:val="000000"/>
                <w:kern w:val="0"/>
                <w:lang w:eastAsia="en-AU"/>
                <w14:ligatures w14:val="none"/>
              </w:rPr>
              <w:t>w'out</w:t>
            </w:r>
            <w:proofErr w:type="spellEnd"/>
            <w:r w:rsidRPr="00C95D1D">
              <w:rPr>
                <w:rFonts w:ascii="Calibri" w:eastAsia="Times New Roman" w:hAnsi="Calibri" w:cs="Calibri"/>
                <w:color w:val="000000"/>
                <w:kern w:val="0"/>
                <w:lang w:eastAsia="en-AU"/>
                <w14:ligatures w14:val="none"/>
              </w:rPr>
              <w:t xml:space="preserve"> pay </w:t>
            </w:r>
          </w:p>
        </w:tc>
        <w:tc>
          <w:tcPr>
            <w:tcW w:w="1275" w:type="dxa"/>
            <w:noWrap/>
            <w:vAlign w:val="bottom"/>
            <w:hideMark/>
          </w:tcPr>
          <w:p w14:paraId="1CF40FCD"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1000</w:t>
            </w:r>
          </w:p>
        </w:tc>
        <w:tc>
          <w:tcPr>
            <w:tcW w:w="2694" w:type="dxa"/>
            <w:noWrap/>
            <w:vAlign w:val="bottom"/>
            <w:hideMark/>
          </w:tcPr>
          <w:p w14:paraId="5A0EE9E3"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Parent </w:t>
            </w:r>
            <w:proofErr w:type="spellStart"/>
            <w:r w:rsidRPr="00C95D1D">
              <w:rPr>
                <w:rFonts w:ascii="Calibri" w:eastAsia="Times New Roman" w:hAnsi="Calibri" w:cs="Calibri"/>
                <w:color w:val="000000"/>
                <w:kern w:val="0"/>
                <w:lang w:eastAsia="en-AU"/>
                <w14:ligatures w14:val="none"/>
              </w:rPr>
              <w:t>lve</w:t>
            </w:r>
            <w:proofErr w:type="spellEnd"/>
            <w:r w:rsidRPr="00C95D1D">
              <w:rPr>
                <w:rFonts w:ascii="Calibri" w:eastAsia="Times New Roman" w:hAnsi="Calibri" w:cs="Calibri"/>
                <w:color w:val="000000"/>
                <w:kern w:val="0"/>
                <w:lang w:eastAsia="en-AU"/>
                <w14:ligatures w14:val="none"/>
              </w:rPr>
              <w:t xml:space="preserve"> </w:t>
            </w:r>
            <w:proofErr w:type="spellStart"/>
            <w:r w:rsidRPr="00C95D1D">
              <w:rPr>
                <w:rFonts w:ascii="Calibri" w:eastAsia="Times New Roman" w:hAnsi="Calibri" w:cs="Calibri"/>
                <w:color w:val="000000"/>
                <w:kern w:val="0"/>
                <w:lang w:eastAsia="en-AU"/>
                <w14:ligatures w14:val="none"/>
              </w:rPr>
              <w:t>w'out</w:t>
            </w:r>
            <w:proofErr w:type="spellEnd"/>
            <w:r w:rsidRPr="00C95D1D">
              <w:rPr>
                <w:rFonts w:ascii="Calibri" w:eastAsia="Times New Roman" w:hAnsi="Calibri" w:cs="Calibri"/>
                <w:color w:val="000000"/>
                <w:kern w:val="0"/>
                <w:lang w:eastAsia="en-AU"/>
                <w14:ligatures w14:val="none"/>
              </w:rPr>
              <w:t xml:space="preserve"> pay     </w:t>
            </w:r>
          </w:p>
        </w:tc>
        <w:tc>
          <w:tcPr>
            <w:tcW w:w="2268" w:type="dxa"/>
            <w:shd w:val="clear" w:color="000000" w:fill="D0CECE"/>
            <w:noWrap/>
            <w:vAlign w:val="bottom"/>
            <w:hideMark/>
          </w:tcPr>
          <w:p w14:paraId="092F8F12"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9980 LWOP - Factoring</w:t>
            </w:r>
          </w:p>
        </w:tc>
      </w:tr>
      <w:tr w:rsidR="002A4660" w:rsidRPr="00C95D1D" w14:paraId="6A9400C1" w14:textId="77777777" w:rsidTr="00660F97">
        <w:trPr>
          <w:trHeight w:val="290"/>
        </w:trPr>
        <w:tc>
          <w:tcPr>
            <w:tcW w:w="944" w:type="dxa"/>
            <w:noWrap/>
            <w:vAlign w:val="bottom"/>
            <w:hideMark/>
          </w:tcPr>
          <w:p w14:paraId="3E742BF3"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2800</w:t>
            </w:r>
          </w:p>
        </w:tc>
        <w:tc>
          <w:tcPr>
            <w:tcW w:w="2879" w:type="dxa"/>
            <w:noWrap/>
            <w:vAlign w:val="bottom"/>
            <w:hideMark/>
          </w:tcPr>
          <w:p w14:paraId="09C6EBF6"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Sick leave without </w:t>
            </w:r>
            <w:proofErr w:type="gramStart"/>
            <w:r w:rsidRPr="00C95D1D">
              <w:rPr>
                <w:rFonts w:ascii="Calibri" w:eastAsia="Times New Roman" w:hAnsi="Calibri" w:cs="Calibri"/>
                <w:color w:val="000000"/>
                <w:kern w:val="0"/>
                <w:lang w:eastAsia="en-AU"/>
                <w14:ligatures w14:val="none"/>
              </w:rPr>
              <w:t>pay</w:t>
            </w:r>
            <w:proofErr w:type="gramEnd"/>
            <w:r w:rsidRPr="00C95D1D">
              <w:rPr>
                <w:rFonts w:ascii="Calibri" w:eastAsia="Times New Roman" w:hAnsi="Calibri" w:cs="Calibri"/>
                <w:color w:val="000000"/>
                <w:kern w:val="0"/>
                <w:lang w:eastAsia="en-AU"/>
                <w14:ligatures w14:val="none"/>
              </w:rPr>
              <w:t xml:space="preserve">   </w:t>
            </w:r>
          </w:p>
        </w:tc>
        <w:tc>
          <w:tcPr>
            <w:tcW w:w="1275" w:type="dxa"/>
            <w:noWrap/>
            <w:vAlign w:val="bottom"/>
            <w:hideMark/>
          </w:tcPr>
          <w:p w14:paraId="2F5703C6"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1300</w:t>
            </w:r>
          </w:p>
        </w:tc>
        <w:tc>
          <w:tcPr>
            <w:tcW w:w="2694" w:type="dxa"/>
            <w:noWrap/>
            <w:vAlign w:val="bottom"/>
            <w:hideMark/>
          </w:tcPr>
          <w:p w14:paraId="3838A0BE"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Sick leave </w:t>
            </w:r>
            <w:proofErr w:type="spellStart"/>
            <w:r w:rsidRPr="00C95D1D">
              <w:rPr>
                <w:rFonts w:ascii="Calibri" w:eastAsia="Times New Roman" w:hAnsi="Calibri" w:cs="Calibri"/>
                <w:color w:val="000000"/>
                <w:kern w:val="0"/>
                <w:lang w:eastAsia="en-AU"/>
                <w14:ligatures w14:val="none"/>
              </w:rPr>
              <w:t>w'out</w:t>
            </w:r>
            <w:proofErr w:type="spellEnd"/>
            <w:r w:rsidRPr="00C95D1D">
              <w:rPr>
                <w:rFonts w:ascii="Calibri" w:eastAsia="Times New Roman" w:hAnsi="Calibri" w:cs="Calibri"/>
                <w:color w:val="000000"/>
                <w:kern w:val="0"/>
                <w:lang w:eastAsia="en-AU"/>
                <w14:ligatures w14:val="none"/>
              </w:rPr>
              <w:t xml:space="preserve"> pay     </w:t>
            </w:r>
          </w:p>
        </w:tc>
        <w:tc>
          <w:tcPr>
            <w:tcW w:w="2268" w:type="dxa"/>
            <w:shd w:val="clear" w:color="000000" w:fill="D0CECE"/>
            <w:noWrap/>
            <w:vAlign w:val="bottom"/>
            <w:hideMark/>
          </w:tcPr>
          <w:p w14:paraId="6F7B5C62"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9980 LWOP - Factoring</w:t>
            </w:r>
          </w:p>
        </w:tc>
      </w:tr>
      <w:tr w:rsidR="002A4660" w:rsidRPr="00C95D1D" w14:paraId="0570AD6C" w14:textId="77777777" w:rsidTr="00660F97">
        <w:trPr>
          <w:trHeight w:val="290"/>
        </w:trPr>
        <w:tc>
          <w:tcPr>
            <w:tcW w:w="944" w:type="dxa"/>
            <w:noWrap/>
            <w:vAlign w:val="bottom"/>
            <w:hideMark/>
          </w:tcPr>
          <w:p w14:paraId="4AEDCE58"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4150</w:t>
            </w:r>
          </w:p>
        </w:tc>
        <w:tc>
          <w:tcPr>
            <w:tcW w:w="2879" w:type="dxa"/>
            <w:noWrap/>
            <w:vAlign w:val="bottom"/>
            <w:hideMark/>
          </w:tcPr>
          <w:p w14:paraId="2011E4D5"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Special leave without </w:t>
            </w:r>
            <w:proofErr w:type="gramStart"/>
            <w:r w:rsidRPr="00C95D1D">
              <w:rPr>
                <w:rFonts w:ascii="Calibri" w:eastAsia="Times New Roman" w:hAnsi="Calibri" w:cs="Calibri"/>
                <w:color w:val="000000"/>
                <w:kern w:val="0"/>
                <w:lang w:eastAsia="en-AU"/>
                <w14:ligatures w14:val="none"/>
              </w:rPr>
              <w:t>pay</w:t>
            </w:r>
            <w:proofErr w:type="gramEnd"/>
          </w:p>
        </w:tc>
        <w:tc>
          <w:tcPr>
            <w:tcW w:w="1275" w:type="dxa"/>
            <w:noWrap/>
            <w:vAlign w:val="bottom"/>
            <w:hideMark/>
          </w:tcPr>
          <w:p w14:paraId="69847134"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1450</w:t>
            </w:r>
          </w:p>
        </w:tc>
        <w:tc>
          <w:tcPr>
            <w:tcW w:w="2694" w:type="dxa"/>
            <w:noWrap/>
            <w:vAlign w:val="bottom"/>
            <w:hideMark/>
          </w:tcPr>
          <w:p w14:paraId="18F7D014"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Special leave without </w:t>
            </w:r>
            <w:proofErr w:type="gramStart"/>
            <w:r w:rsidRPr="00C95D1D">
              <w:rPr>
                <w:rFonts w:ascii="Calibri" w:eastAsia="Times New Roman" w:hAnsi="Calibri" w:cs="Calibri"/>
                <w:color w:val="000000"/>
                <w:kern w:val="0"/>
                <w:lang w:eastAsia="en-AU"/>
                <w14:ligatures w14:val="none"/>
              </w:rPr>
              <w:t>pay</w:t>
            </w:r>
            <w:proofErr w:type="gramEnd"/>
          </w:p>
        </w:tc>
        <w:tc>
          <w:tcPr>
            <w:tcW w:w="2268" w:type="dxa"/>
            <w:shd w:val="clear" w:color="000000" w:fill="D0CECE"/>
            <w:noWrap/>
            <w:vAlign w:val="bottom"/>
            <w:hideMark/>
          </w:tcPr>
          <w:p w14:paraId="75F6503A"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9980 LWOP - Factoring</w:t>
            </w:r>
          </w:p>
        </w:tc>
      </w:tr>
      <w:tr w:rsidR="002A4660" w:rsidRPr="00C95D1D" w14:paraId="2A8E650A" w14:textId="77777777" w:rsidTr="00660F97">
        <w:trPr>
          <w:trHeight w:val="290"/>
        </w:trPr>
        <w:tc>
          <w:tcPr>
            <w:tcW w:w="944" w:type="dxa"/>
            <w:noWrap/>
            <w:vAlign w:val="bottom"/>
            <w:hideMark/>
          </w:tcPr>
          <w:p w14:paraId="4EB9AE86"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4400</w:t>
            </w:r>
          </w:p>
        </w:tc>
        <w:tc>
          <w:tcPr>
            <w:tcW w:w="2879" w:type="dxa"/>
            <w:noWrap/>
            <w:vAlign w:val="bottom"/>
            <w:hideMark/>
          </w:tcPr>
          <w:p w14:paraId="44691D8D"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Study </w:t>
            </w:r>
            <w:proofErr w:type="gramStart"/>
            <w:r w:rsidRPr="00C95D1D">
              <w:rPr>
                <w:rFonts w:ascii="Calibri" w:eastAsia="Times New Roman" w:hAnsi="Calibri" w:cs="Calibri"/>
                <w:color w:val="000000"/>
                <w:kern w:val="0"/>
                <w:lang w:eastAsia="en-AU"/>
                <w14:ligatures w14:val="none"/>
              </w:rPr>
              <w:t>leave</w:t>
            </w:r>
            <w:proofErr w:type="gramEnd"/>
            <w:r w:rsidRPr="00C95D1D">
              <w:rPr>
                <w:rFonts w:ascii="Calibri" w:eastAsia="Times New Roman" w:hAnsi="Calibri" w:cs="Calibri"/>
                <w:color w:val="000000"/>
                <w:kern w:val="0"/>
                <w:lang w:eastAsia="en-AU"/>
                <w14:ligatures w14:val="none"/>
              </w:rPr>
              <w:t xml:space="preserve"> without pay  </w:t>
            </w:r>
          </w:p>
        </w:tc>
        <w:tc>
          <w:tcPr>
            <w:tcW w:w="1275" w:type="dxa"/>
            <w:noWrap/>
            <w:vAlign w:val="bottom"/>
            <w:hideMark/>
          </w:tcPr>
          <w:p w14:paraId="0F9F8005"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1650</w:t>
            </w:r>
          </w:p>
        </w:tc>
        <w:tc>
          <w:tcPr>
            <w:tcW w:w="2694" w:type="dxa"/>
            <w:noWrap/>
            <w:vAlign w:val="bottom"/>
            <w:hideMark/>
          </w:tcPr>
          <w:p w14:paraId="74FEF277"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Study </w:t>
            </w:r>
            <w:proofErr w:type="gramStart"/>
            <w:r w:rsidRPr="00C95D1D">
              <w:rPr>
                <w:rFonts w:ascii="Calibri" w:eastAsia="Times New Roman" w:hAnsi="Calibri" w:cs="Calibri"/>
                <w:color w:val="000000"/>
                <w:kern w:val="0"/>
                <w:lang w:eastAsia="en-AU"/>
                <w14:ligatures w14:val="none"/>
              </w:rPr>
              <w:t>leave</w:t>
            </w:r>
            <w:proofErr w:type="gramEnd"/>
            <w:r w:rsidRPr="00C95D1D">
              <w:rPr>
                <w:rFonts w:ascii="Calibri" w:eastAsia="Times New Roman" w:hAnsi="Calibri" w:cs="Calibri"/>
                <w:color w:val="000000"/>
                <w:kern w:val="0"/>
                <w:lang w:eastAsia="en-AU"/>
                <w14:ligatures w14:val="none"/>
              </w:rPr>
              <w:t xml:space="preserve"> without pay  </w:t>
            </w:r>
          </w:p>
        </w:tc>
        <w:tc>
          <w:tcPr>
            <w:tcW w:w="2268" w:type="dxa"/>
            <w:shd w:val="clear" w:color="000000" w:fill="D0CECE"/>
            <w:noWrap/>
            <w:vAlign w:val="bottom"/>
            <w:hideMark/>
          </w:tcPr>
          <w:p w14:paraId="73A8B756"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9980 LWOP - Factoring</w:t>
            </w:r>
          </w:p>
        </w:tc>
      </w:tr>
      <w:tr w:rsidR="002A4660" w:rsidRPr="00C95D1D" w14:paraId="6F7F9BC4" w14:textId="77777777" w:rsidTr="00660F97">
        <w:trPr>
          <w:trHeight w:val="290"/>
        </w:trPr>
        <w:tc>
          <w:tcPr>
            <w:tcW w:w="944" w:type="dxa"/>
            <w:noWrap/>
            <w:vAlign w:val="bottom"/>
            <w:hideMark/>
          </w:tcPr>
          <w:p w14:paraId="33C701C8"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5100</w:t>
            </w:r>
          </w:p>
        </w:tc>
        <w:tc>
          <w:tcPr>
            <w:tcW w:w="2879" w:type="dxa"/>
            <w:noWrap/>
            <w:vAlign w:val="bottom"/>
            <w:hideMark/>
          </w:tcPr>
          <w:p w14:paraId="749C24A1"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Suspended without pay    </w:t>
            </w:r>
          </w:p>
        </w:tc>
        <w:tc>
          <w:tcPr>
            <w:tcW w:w="1275" w:type="dxa"/>
            <w:noWrap/>
            <w:vAlign w:val="bottom"/>
            <w:hideMark/>
          </w:tcPr>
          <w:p w14:paraId="25361F90"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1850</w:t>
            </w:r>
          </w:p>
        </w:tc>
        <w:tc>
          <w:tcPr>
            <w:tcW w:w="2694" w:type="dxa"/>
            <w:noWrap/>
            <w:vAlign w:val="bottom"/>
            <w:hideMark/>
          </w:tcPr>
          <w:p w14:paraId="2865A085"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Suspended without pay    </w:t>
            </w:r>
          </w:p>
        </w:tc>
        <w:tc>
          <w:tcPr>
            <w:tcW w:w="2268" w:type="dxa"/>
            <w:shd w:val="clear" w:color="000000" w:fill="D0CECE"/>
            <w:noWrap/>
            <w:vAlign w:val="bottom"/>
            <w:hideMark/>
          </w:tcPr>
          <w:p w14:paraId="5DCBD38C"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9980 LWOP - Factoring</w:t>
            </w:r>
          </w:p>
        </w:tc>
      </w:tr>
      <w:tr w:rsidR="002A4660" w:rsidRPr="00C95D1D" w14:paraId="5FBC5D84" w14:textId="77777777" w:rsidTr="00660F97">
        <w:trPr>
          <w:trHeight w:val="290"/>
        </w:trPr>
        <w:tc>
          <w:tcPr>
            <w:tcW w:w="944" w:type="dxa"/>
            <w:noWrap/>
            <w:vAlign w:val="bottom"/>
            <w:hideMark/>
          </w:tcPr>
          <w:p w14:paraId="0D879C5A"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5110</w:t>
            </w:r>
          </w:p>
        </w:tc>
        <w:tc>
          <w:tcPr>
            <w:tcW w:w="2879" w:type="dxa"/>
            <w:noWrap/>
            <w:vAlign w:val="bottom"/>
            <w:hideMark/>
          </w:tcPr>
          <w:p w14:paraId="2685DCC6"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Susp Without Pay No Rec  </w:t>
            </w:r>
          </w:p>
        </w:tc>
        <w:tc>
          <w:tcPr>
            <w:tcW w:w="1275" w:type="dxa"/>
            <w:noWrap/>
            <w:vAlign w:val="bottom"/>
            <w:hideMark/>
          </w:tcPr>
          <w:p w14:paraId="7873549E"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1851</w:t>
            </w:r>
          </w:p>
        </w:tc>
        <w:tc>
          <w:tcPr>
            <w:tcW w:w="2694" w:type="dxa"/>
            <w:noWrap/>
            <w:vAlign w:val="bottom"/>
            <w:hideMark/>
          </w:tcPr>
          <w:p w14:paraId="7B82368B"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Susp Without Pay No Rec  </w:t>
            </w:r>
          </w:p>
        </w:tc>
        <w:tc>
          <w:tcPr>
            <w:tcW w:w="2268" w:type="dxa"/>
            <w:shd w:val="clear" w:color="000000" w:fill="D0CECE"/>
            <w:noWrap/>
            <w:vAlign w:val="bottom"/>
            <w:hideMark/>
          </w:tcPr>
          <w:p w14:paraId="4D736A28"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9980 LWOP - Factoring</w:t>
            </w:r>
          </w:p>
        </w:tc>
      </w:tr>
      <w:tr w:rsidR="002A4660" w:rsidRPr="00C95D1D" w14:paraId="43F465CB" w14:textId="77777777" w:rsidTr="00660F97">
        <w:trPr>
          <w:trHeight w:val="290"/>
        </w:trPr>
        <w:tc>
          <w:tcPr>
            <w:tcW w:w="944" w:type="dxa"/>
            <w:noWrap/>
            <w:vAlign w:val="bottom"/>
            <w:hideMark/>
          </w:tcPr>
          <w:p w14:paraId="585C7AC0"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5400</w:t>
            </w:r>
          </w:p>
        </w:tc>
        <w:tc>
          <w:tcPr>
            <w:tcW w:w="2879" w:type="dxa"/>
            <w:noWrap/>
            <w:vAlign w:val="bottom"/>
            <w:hideMark/>
          </w:tcPr>
          <w:p w14:paraId="6EDE03DE"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Unauthorised Leave       </w:t>
            </w:r>
          </w:p>
        </w:tc>
        <w:tc>
          <w:tcPr>
            <w:tcW w:w="1275" w:type="dxa"/>
            <w:noWrap/>
            <w:vAlign w:val="bottom"/>
            <w:hideMark/>
          </w:tcPr>
          <w:p w14:paraId="56475FF9"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2000</w:t>
            </w:r>
          </w:p>
        </w:tc>
        <w:tc>
          <w:tcPr>
            <w:tcW w:w="2694" w:type="dxa"/>
            <w:noWrap/>
            <w:vAlign w:val="bottom"/>
            <w:hideMark/>
          </w:tcPr>
          <w:p w14:paraId="0B39A4E8"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Unauthorised leave       </w:t>
            </w:r>
          </w:p>
        </w:tc>
        <w:tc>
          <w:tcPr>
            <w:tcW w:w="2268" w:type="dxa"/>
            <w:shd w:val="clear" w:color="000000" w:fill="D0CECE"/>
            <w:noWrap/>
            <w:vAlign w:val="bottom"/>
            <w:hideMark/>
          </w:tcPr>
          <w:p w14:paraId="3D781CC4"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9980 LWOP - Factoring</w:t>
            </w:r>
          </w:p>
        </w:tc>
      </w:tr>
      <w:tr w:rsidR="002A4660" w:rsidRPr="00C95D1D" w14:paraId="725057DD" w14:textId="77777777" w:rsidTr="00660F97">
        <w:trPr>
          <w:trHeight w:val="290"/>
        </w:trPr>
        <w:tc>
          <w:tcPr>
            <w:tcW w:w="944" w:type="dxa"/>
            <w:noWrap/>
            <w:vAlign w:val="bottom"/>
            <w:hideMark/>
          </w:tcPr>
          <w:p w14:paraId="11F1E761"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5450</w:t>
            </w:r>
          </w:p>
        </w:tc>
        <w:tc>
          <w:tcPr>
            <w:tcW w:w="2879" w:type="dxa"/>
            <w:noWrap/>
            <w:vAlign w:val="bottom"/>
            <w:hideMark/>
          </w:tcPr>
          <w:p w14:paraId="0846246C"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Secondment </w:t>
            </w:r>
            <w:proofErr w:type="spellStart"/>
            <w:r w:rsidRPr="00C95D1D">
              <w:rPr>
                <w:rFonts w:ascii="Calibri" w:eastAsia="Times New Roman" w:hAnsi="Calibri" w:cs="Calibri"/>
                <w:color w:val="000000"/>
                <w:kern w:val="0"/>
                <w:lang w:eastAsia="en-AU"/>
                <w14:ligatures w14:val="none"/>
              </w:rPr>
              <w:t>lve</w:t>
            </w:r>
            <w:proofErr w:type="spellEnd"/>
            <w:r w:rsidRPr="00C95D1D">
              <w:rPr>
                <w:rFonts w:ascii="Calibri" w:eastAsia="Times New Roman" w:hAnsi="Calibri" w:cs="Calibri"/>
                <w:color w:val="000000"/>
                <w:kern w:val="0"/>
                <w:lang w:eastAsia="en-AU"/>
                <w14:ligatures w14:val="none"/>
              </w:rPr>
              <w:t xml:space="preserve"> w/out pay </w:t>
            </w:r>
          </w:p>
        </w:tc>
        <w:tc>
          <w:tcPr>
            <w:tcW w:w="1275" w:type="dxa"/>
            <w:noWrap/>
            <w:vAlign w:val="bottom"/>
            <w:hideMark/>
          </w:tcPr>
          <w:p w14:paraId="05EFEED9"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2050</w:t>
            </w:r>
          </w:p>
        </w:tc>
        <w:tc>
          <w:tcPr>
            <w:tcW w:w="2694" w:type="dxa"/>
            <w:noWrap/>
            <w:vAlign w:val="bottom"/>
            <w:hideMark/>
          </w:tcPr>
          <w:p w14:paraId="60AAA35E"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Secondment </w:t>
            </w:r>
            <w:proofErr w:type="spellStart"/>
            <w:r w:rsidRPr="00C95D1D">
              <w:rPr>
                <w:rFonts w:ascii="Calibri" w:eastAsia="Times New Roman" w:hAnsi="Calibri" w:cs="Calibri"/>
                <w:color w:val="000000"/>
                <w:kern w:val="0"/>
                <w:lang w:eastAsia="en-AU"/>
                <w14:ligatures w14:val="none"/>
              </w:rPr>
              <w:t>Lve</w:t>
            </w:r>
            <w:proofErr w:type="spellEnd"/>
            <w:r w:rsidRPr="00C95D1D">
              <w:rPr>
                <w:rFonts w:ascii="Calibri" w:eastAsia="Times New Roman" w:hAnsi="Calibri" w:cs="Calibri"/>
                <w:color w:val="000000"/>
                <w:kern w:val="0"/>
                <w:lang w:eastAsia="en-AU"/>
                <w14:ligatures w14:val="none"/>
              </w:rPr>
              <w:t xml:space="preserve"> W/out Pay </w:t>
            </w:r>
          </w:p>
        </w:tc>
        <w:tc>
          <w:tcPr>
            <w:tcW w:w="2268" w:type="dxa"/>
            <w:shd w:val="clear" w:color="000000" w:fill="D0CECE"/>
            <w:noWrap/>
            <w:vAlign w:val="bottom"/>
            <w:hideMark/>
          </w:tcPr>
          <w:p w14:paraId="0D4A3142"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9980 LWOP - Factoring</w:t>
            </w:r>
          </w:p>
        </w:tc>
      </w:tr>
      <w:tr w:rsidR="002A4660" w:rsidRPr="00C95D1D" w14:paraId="0F358C50" w14:textId="77777777" w:rsidTr="00660F97">
        <w:trPr>
          <w:trHeight w:val="290"/>
        </w:trPr>
        <w:tc>
          <w:tcPr>
            <w:tcW w:w="944" w:type="dxa"/>
            <w:noWrap/>
            <w:vAlign w:val="bottom"/>
            <w:hideMark/>
          </w:tcPr>
          <w:p w14:paraId="0F479D8B"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5600</w:t>
            </w:r>
          </w:p>
        </w:tc>
        <w:tc>
          <w:tcPr>
            <w:tcW w:w="2879" w:type="dxa"/>
            <w:noWrap/>
            <w:vAlign w:val="bottom"/>
            <w:hideMark/>
          </w:tcPr>
          <w:p w14:paraId="49739278"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Military LWOP Overseas   </w:t>
            </w:r>
          </w:p>
        </w:tc>
        <w:tc>
          <w:tcPr>
            <w:tcW w:w="1275" w:type="dxa"/>
            <w:noWrap/>
            <w:vAlign w:val="bottom"/>
            <w:hideMark/>
          </w:tcPr>
          <w:p w14:paraId="71C6EF8A"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2360</w:t>
            </w:r>
          </w:p>
        </w:tc>
        <w:tc>
          <w:tcPr>
            <w:tcW w:w="2694" w:type="dxa"/>
            <w:noWrap/>
            <w:vAlign w:val="bottom"/>
            <w:hideMark/>
          </w:tcPr>
          <w:p w14:paraId="77E07B30"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Military LWOP Overseas   </w:t>
            </w:r>
          </w:p>
        </w:tc>
        <w:tc>
          <w:tcPr>
            <w:tcW w:w="2268" w:type="dxa"/>
            <w:shd w:val="clear" w:color="000000" w:fill="D0CECE"/>
            <w:noWrap/>
            <w:vAlign w:val="bottom"/>
            <w:hideMark/>
          </w:tcPr>
          <w:p w14:paraId="79E2DC97"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9980 LWOP - Factoring</w:t>
            </w:r>
          </w:p>
        </w:tc>
      </w:tr>
      <w:tr w:rsidR="002A4660" w:rsidRPr="00C95D1D" w14:paraId="610BC012" w14:textId="77777777" w:rsidTr="00660F97">
        <w:trPr>
          <w:trHeight w:val="290"/>
        </w:trPr>
        <w:tc>
          <w:tcPr>
            <w:tcW w:w="944" w:type="dxa"/>
            <w:noWrap/>
            <w:vAlign w:val="bottom"/>
            <w:hideMark/>
          </w:tcPr>
          <w:p w14:paraId="14548B7E"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5601</w:t>
            </w:r>
          </w:p>
        </w:tc>
        <w:tc>
          <w:tcPr>
            <w:tcW w:w="2879" w:type="dxa"/>
            <w:noWrap/>
            <w:vAlign w:val="bottom"/>
            <w:hideMark/>
          </w:tcPr>
          <w:p w14:paraId="0A781D9E"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Military LWOP (Top </w:t>
            </w:r>
            <w:proofErr w:type="gramStart"/>
            <w:r w:rsidRPr="00C95D1D">
              <w:rPr>
                <w:rFonts w:ascii="Calibri" w:eastAsia="Times New Roman" w:hAnsi="Calibri" w:cs="Calibri"/>
                <w:color w:val="000000"/>
                <w:kern w:val="0"/>
                <w:lang w:eastAsia="en-AU"/>
                <w14:ligatures w14:val="none"/>
              </w:rPr>
              <w:t xml:space="preserve">Up)   </w:t>
            </w:r>
            <w:proofErr w:type="gramEnd"/>
          </w:p>
        </w:tc>
        <w:tc>
          <w:tcPr>
            <w:tcW w:w="1275" w:type="dxa"/>
            <w:noWrap/>
            <w:vAlign w:val="bottom"/>
            <w:hideMark/>
          </w:tcPr>
          <w:p w14:paraId="3D14FCC2"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2361</w:t>
            </w:r>
          </w:p>
        </w:tc>
        <w:tc>
          <w:tcPr>
            <w:tcW w:w="2694" w:type="dxa"/>
            <w:noWrap/>
            <w:vAlign w:val="bottom"/>
            <w:hideMark/>
          </w:tcPr>
          <w:p w14:paraId="69316774"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 xml:space="preserve">Military LWOP (Top </w:t>
            </w:r>
            <w:proofErr w:type="gramStart"/>
            <w:r w:rsidRPr="00C95D1D">
              <w:rPr>
                <w:rFonts w:ascii="Calibri" w:eastAsia="Times New Roman" w:hAnsi="Calibri" w:cs="Calibri"/>
                <w:color w:val="000000"/>
                <w:kern w:val="0"/>
                <w:lang w:eastAsia="en-AU"/>
                <w14:ligatures w14:val="none"/>
              </w:rPr>
              <w:t xml:space="preserve">Up)   </w:t>
            </w:r>
            <w:proofErr w:type="gramEnd"/>
          </w:p>
        </w:tc>
        <w:tc>
          <w:tcPr>
            <w:tcW w:w="2268" w:type="dxa"/>
            <w:shd w:val="clear" w:color="000000" w:fill="D0CECE"/>
            <w:noWrap/>
            <w:vAlign w:val="bottom"/>
            <w:hideMark/>
          </w:tcPr>
          <w:p w14:paraId="275ACA33"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sidRPr="00C95D1D">
              <w:rPr>
                <w:rFonts w:ascii="Calibri" w:eastAsia="Times New Roman" w:hAnsi="Calibri" w:cs="Calibri"/>
                <w:color w:val="000000"/>
                <w:kern w:val="0"/>
                <w:lang w:eastAsia="en-AU"/>
                <w14:ligatures w14:val="none"/>
              </w:rPr>
              <w:t>9980 LWOP - Factoring</w:t>
            </w:r>
          </w:p>
        </w:tc>
      </w:tr>
      <w:tr w:rsidR="002A4660" w:rsidRPr="00C95D1D" w14:paraId="0D2ECEDC" w14:textId="77777777" w:rsidTr="00660F97">
        <w:trPr>
          <w:trHeight w:val="290"/>
        </w:trPr>
        <w:tc>
          <w:tcPr>
            <w:tcW w:w="944" w:type="dxa"/>
            <w:shd w:val="clear" w:color="000000" w:fill="FFFFFF"/>
            <w:noWrap/>
            <w:vAlign w:val="bottom"/>
            <w:hideMark/>
          </w:tcPr>
          <w:p w14:paraId="1AD45F90"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Pr>
                <w:rFonts w:ascii="Calibri" w:hAnsi="Calibri" w:cs="Calibri"/>
                <w:color w:val="000000"/>
              </w:rPr>
              <w:t>5502</w:t>
            </w:r>
          </w:p>
        </w:tc>
        <w:tc>
          <w:tcPr>
            <w:tcW w:w="2879" w:type="dxa"/>
            <w:shd w:val="clear" w:color="000000" w:fill="FFFFFF"/>
            <w:noWrap/>
            <w:vAlign w:val="bottom"/>
            <w:hideMark/>
          </w:tcPr>
          <w:p w14:paraId="6062D5CD"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Pr>
                <w:rFonts w:ascii="Calibri" w:hAnsi="Calibri" w:cs="Calibri"/>
                <w:color w:val="000000"/>
              </w:rPr>
              <w:t xml:space="preserve">WC Suspended without pay </w:t>
            </w:r>
          </w:p>
        </w:tc>
        <w:tc>
          <w:tcPr>
            <w:tcW w:w="1275" w:type="dxa"/>
            <w:noWrap/>
            <w:vAlign w:val="bottom"/>
            <w:hideMark/>
          </w:tcPr>
          <w:p w14:paraId="4AB1060B"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Pr>
                <w:rFonts w:ascii="Calibri" w:hAnsi="Calibri" w:cs="Calibri"/>
                <w:color w:val="000000"/>
              </w:rPr>
              <w:t>2312</w:t>
            </w:r>
          </w:p>
        </w:tc>
        <w:tc>
          <w:tcPr>
            <w:tcW w:w="2694" w:type="dxa"/>
            <w:noWrap/>
            <w:vAlign w:val="bottom"/>
            <w:hideMark/>
          </w:tcPr>
          <w:p w14:paraId="0441B568"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Pr>
                <w:rFonts w:ascii="Calibri" w:hAnsi="Calibri" w:cs="Calibri"/>
                <w:color w:val="000000"/>
              </w:rPr>
              <w:t xml:space="preserve">WC Suspended Without Pay </w:t>
            </w:r>
          </w:p>
        </w:tc>
        <w:tc>
          <w:tcPr>
            <w:tcW w:w="2268" w:type="dxa"/>
            <w:shd w:val="clear" w:color="000000" w:fill="FFF2CC"/>
            <w:noWrap/>
            <w:vAlign w:val="bottom"/>
            <w:hideMark/>
          </w:tcPr>
          <w:p w14:paraId="67D90F5A"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Pr>
                <w:rFonts w:ascii="Calibri" w:hAnsi="Calibri" w:cs="Calibri"/>
                <w:color w:val="000000"/>
              </w:rPr>
              <w:t xml:space="preserve">9984 Suspended w/pay - </w:t>
            </w:r>
            <w:proofErr w:type="spellStart"/>
            <w:r>
              <w:rPr>
                <w:rFonts w:ascii="Calibri" w:hAnsi="Calibri" w:cs="Calibri"/>
                <w:color w:val="000000"/>
              </w:rPr>
              <w:t>Factori</w:t>
            </w:r>
            <w:proofErr w:type="spellEnd"/>
          </w:p>
        </w:tc>
      </w:tr>
      <w:tr w:rsidR="002A4660" w:rsidRPr="00C95D1D" w14:paraId="7C125196" w14:textId="77777777" w:rsidTr="00660F97">
        <w:trPr>
          <w:trHeight w:val="290"/>
        </w:trPr>
        <w:tc>
          <w:tcPr>
            <w:tcW w:w="944" w:type="dxa"/>
            <w:shd w:val="clear" w:color="000000" w:fill="FFFFFF"/>
            <w:noWrap/>
            <w:vAlign w:val="bottom"/>
            <w:hideMark/>
          </w:tcPr>
          <w:p w14:paraId="57C27542"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Pr>
                <w:rFonts w:ascii="Calibri" w:hAnsi="Calibri" w:cs="Calibri"/>
                <w:color w:val="000000"/>
              </w:rPr>
              <w:t>5505</w:t>
            </w:r>
          </w:p>
        </w:tc>
        <w:tc>
          <w:tcPr>
            <w:tcW w:w="2879" w:type="dxa"/>
            <w:shd w:val="clear" w:color="000000" w:fill="FFFFFF"/>
            <w:noWrap/>
            <w:vAlign w:val="bottom"/>
            <w:hideMark/>
          </w:tcPr>
          <w:p w14:paraId="5A194CAD"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proofErr w:type="spellStart"/>
            <w:r>
              <w:rPr>
                <w:rFonts w:ascii="Calibri" w:hAnsi="Calibri" w:cs="Calibri"/>
                <w:color w:val="000000"/>
              </w:rPr>
              <w:t>WCSusp</w:t>
            </w:r>
            <w:proofErr w:type="spellEnd"/>
            <w:r>
              <w:rPr>
                <w:rFonts w:ascii="Calibri" w:hAnsi="Calibri" w:cs="Calibri"/>
                <w:color w:val="000000"/>
              </w:rPr>
              <w:t xml:space="preserve"> Without Pay No Rec</w:t>
            </w:r>
          </w:p>
        </w:tc>
        <w:tc>
          <w:tcPr>
            <w:tcW w:w="1275" w:type="dxa"/>
            <w:noWrap/>
            <w:vAlign w:val="bottom"/>
            <w:hideMark/>
          </w:tcPr>
          <w:p w14:paraId="179F71AD" w14:textId="77777777" w:rsidR="002A4660" w:rsidRPr="00C95D1D" w:rsidRDefault="002A4660" w:rsidP="00660F97">
            <w:pPr>
              <w:spacing w:after="0" w:line="240" w:lineRule="auto"/>
              <w:jc w:val="right"/>
              <w:rPr>
                <w:rFonts w:ascii="Calibri" w:eastAsia="Times New Roman" w:hAnsi="Calibri" w:cs="Calibri"/>
                <w:color w:val="000000"/>
                <w:kern w:val="0"/>
                <w:lang w:eastAsia="en-AU"/>
                <w14:ligatures w14:val="none"/>
              </w:rPr>
            </w:pPr>
            <w:r>
              <w:rPr>
                <w:rFonts w:ascii="Calibri" w:hAnsi="Calibri" w:cs="Calibri"/>
                <w:color w:val="000000"/>
              </w:rPr>
              <w:t>2315</w:t>
            </w:r>
          </w:p>
        </w:tc>
        <w:tc>
          <w:tcPr>
            <w:tcW w:w="2694" w:type="dxa"/>
            <w:noWrap/>
            <w:vAlign w:val="bottom"/>
            <w:hideMark/>
          </w:tcPr>
          <w:p w14:paraId="5AD8B1BE"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proofErr w:type="spellStart"/>
            <w:r>
              <w:rPr>
                <w:rFonts w:ascii="Calibri" w:hAnsi="Calibri" w:cs="Calibri"/>
                <w:color w:val="000000"/>
              </w:rPr>
              <w:t>WCSusp</w:t>
            </w:r>
            <w:proofErr w:type="spellEnd"/>
            <w:r>
              <w:rPr>
                <w:rFonts w:ascii="Calibri" w:hAnsi="Calibri" w:cs="Calibri"/>
                <w:color w:val="000000"/>
              </w:rPr>
              <w:t xml:space="preserve"> Without Pay No Rec</w:t>
            </w:r>
          </w:p>
        </w:tc>
        <w:tc>
          <w:tcPr>
            <w:tcW w:w="2268" w:type="dxa"/>
            <w:shd w:val="clear" w:color="000000" w:fill="FFF2CC"/>
            <w:noWrap/>
            <w:vAlign w:val="bottom"/>
            <w:hideMark/>
          </w:tcPr>
          <w:p w14:paraId="4627B332" w14:textId="77777777" w:rsidR="002A4660" w:rsidRPr="00C95D1D" w:rsidRDefault="002A4660" w:rsidP="00660F97">
            <w:pPr>
              <w:spacing w:after="0" w:line="240" w:lineRule="auto"/>
              <w:rPr>
                <w:rFonts w:ascii="Calibri" w:eastAsia="Times New Roman" w:hAnsi="Calibri" w:cs="Calibri"/>
                <w:color w:val="000000"/>
                <w:kern w:val="0"/>
                <w:lang w:eastAsia="en-AU"/>
                <w14:ligatures w14:val="none"/>
              </w:rPr>
            </w:pPr>
            <w:r>
              <w:rPr>
                <w:rFonts w:ascii="Calibri" w:hAnsi="Calibri" w:cs="Calibri"/>
                <w:color w:val="000000"/>
              </w:rPr>
              <w:t xml:space="preserve">9984 Suspended w/pay - </w:t>
            </w:r>
            <w:proofErr w:type="spellStart"/>
            <w:r>
              <w:rPr>
                <w:rFonts w:ascii="Calibri" w:hAnsi="Calibri" w:cs="Calibri"/>
                <w:color w:val="000000"/>
              </w:rPr>
              <w:t>Factori</w:t>
            </w:r>
            <w:proofErr w:type="spellEnd"/>
          </w:p>
        </w:tc>
      </w:tr>
      <w:tr w:rsidR="002A4660" w:rsidRPr="00744F7F" w14:paraId="55729B10" w14:textId="77777777" w:rsidTr="00660F97">
        <w:trPr>
          <w:trHeight w:val="290"/>
        </w:trPr>
        <w:tc>
          <w:tcPr>
            <w:tcW w:w="94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D0F22F" w14:textId="77777777" w:rsidR="002A4660" w:rsidRPr="00744F7F" w:rsidRDefault="002A4660" w:rsidP="00660F97">
            <w:pPr>
              <w:spacing w:after="0" w:line="240" w:lineRule="auto"/>
              <w:jc w:val="right"/>
              <w:rPr>
                <w:rFonts w:ascii="Calibri" w:hAnsi="Calibri" w:cs="Calibri"/>
                <w:color w:val="000000"/>
              </w:rPr>
            </w:pPr>
            <w:r w:rsidRPr="00744F7F">
              <w:rPr>
                <w:rFonts w:ascii="Calibri" w:hAnsi="Calibri" w:cs="Calibri"/>
                <w:color w:val="000000"/>
              </w:rPr>
              <w:t>5501</w:t>
            </w:r>
          </w:p>
        </w:tc>
        <w:tc>
          <w:tcPr>
            <w:tcW w:w="287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E7D74F" w14:textId="77777777" w:rsidR="002A4660" w:rsidRPr="00744F7F" w:rsidRDefault="002A4660" w:rsidP="00660F97">
            <w:pPr>
              <w:spacing w:after="0" w:line="240" w:lineRule="auto"/>
              <w:rPr>
                <w:rFonts w:ascii="Calibri" w:hAnsi="Calibri" w:cs="Calibri"/>
                <w:color w:val="000000"/>
              </w:rPr>
            </w:pPr>
            <w:r w:rsidRPr="00744F7F">
              <w:rPr>
                <w:rFonts w:ascii="Calibri" w:hAnsi="Calibri" w:cs="Calibri"/>
                <w:color w:val="000000"/>
              </w:rPr>
              <w:t xml:space="preserve">W C effective 14.09.2012 </w:t>
            </w:r>
          </w:p>
        </w:tc>
        <w:tc>
          <w:tcPr>
            <w:tcW w:w="1275" w:type="dxa"/>
            <w:tcBorders>
              <w:top w:val="single" w:sz="4" w:space="0" w:color="auto"/>
              <w:left w:val="single" w:sz="4" w:space="0" w:color="auto"/>
              <w:bottom w:val="single" w:sz="4" w:space="0" w:color="auto"/>
              <w:right w:val="single" w:sz="4" w:space="0" w:color="auto"/>
            </w:tcBorders>
            <w:noWrap/>
            <w:vAlign w:val="bottom"/>
            <w:hideMark/>
          </w:tcPr>
          <w:p w14:paraId="283BAA32" w14:textId="77777777" w:rsidR="002A4660" w:rsidRPr="00744F7F" w:rsidRDefault="002A4660" w:rsidP="00660F97">
            <w:pPr>
              <w:spacing w:after="0" w:line="240" w:lineRule="auto"/>
              <w:jc w:val="right"/>
              <w:rPr>
                <w:rFonts w:ascii="Calibri" w:hAnsi="Calibri" w:cs="Calibri"/>
                <w:color w:val="000000"/>
              </w:rPr>
            </w:pPr>
            <w:r w:rsidRPr="00744F7F">
              <w:rPr>
                <w:rFonts w:ascii="Calibri" w:hAnsi="Calibri" w:cs="Calibri"/>
                <w:color w:val="000000"/>
              </w:rPr>
              <w:t>2311</w:t>
            </w:r>
          </w:p>
        </w:tc>
        <w:tc>
          <w:tcPr>
            <w:tcW w:w="2694" w:type="dxa"/>
            <w:tcBorders>
              <w:top w:val="single" w:sz="4" w:space="0" w:color="auto"/>
              <w:left w:val="single" w:sz="4" w:space="0" w:color="auto"/>
              <w:bottom w:val="single" w:sz="4" w:space="0" w:color="auto"/>
              <w:right w:val="single" w:sz="4" w:space="0" w:color="auto"/>
            </w:tcBorders>
            <w:noWrap/>
            <w:vAlign w:val="bottom"/>
            <w:hideMark/>
          </w:tcPr>
          <w:p w14:paraId="13FD185C" w14:textId="77777777" w:rsidR="002A4660" w:rsidRPr="00744F7F" w:rsidRDefault="002A4660" w:rsidP="00660F97">
            <w:pPr>
              <w:spacing w:after="0" w:line="240" w:lineRule="auto"/>
              <w:rPr>
                <w:rFonts w:ascii="Calibri" w:hAnsi="Calibri" w:cs="Calibri"/>
                <w:color w:val="000000"/>
              </w:rPr>
            </w:pPr>
            <w:r w:rsidRPr="00744F7F">
              <w:rPr>
                <w:rFonts w:ascii="Calibri" w:hAnsi="Calibri" w:cs="Calibri"/>
                <w:color w:val="000000"/>
              </w:rPr>
              <w:t xml:space="preserve">WC Autopay Suppress      </w:t>
            </w:r>
          </w:p>
        </w:tc>
        <w:tc>
          <w:tcPr>
            <w:tcW w:w="2268"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6F9C2CE1" w14:textId="77777777" w:rsidR="002A4660" w:rsidRPr="00744F7F" w:rsidRDefault="002A4660" w:rsidP="00660F97">
            <w:pPr>
              <w:spacing w:after="0" w:line="240" w:lineRule="auto"/>
              <w:rPr>
                <w:rFonts w:ascii="Calibri" w:hAnsi="Calibri" w:cs="Calibri"/>
                <w:color w:val="FF0000"/>
              </w:rPr>
            </w:pPr>
            <w:r w:rsidRPr="00744F7F">
              <w:rPr>
                <w:rFonts w:ascii="Calibri" w:hAnsi="Calibri" w:cs="Calibri"/>
                <w:color w:val="FF0000"/>
              </w:rPr>
              <w:t xml:space="preserve">TBC if used, </w:t>
            </w:r>
            <w:r>
              <w:rPr>
                <w:rFonts w:ascii="Calibri" w:hAnsi="Calibri" w:cs="Calibri"/>
                <w:color w:val="FF0000"/>
              </w:rPr>
              <w:t xml:space="preserve">and if to include as LWOP for </w:t>
            </w:r>
            <w:r>
              <w:rPr>
                <w:rFonts w:ascii="Calibri" w:hAnsi="Calibri" w:cs="Calibri"/>
                <w:color w:val="FF0000"/>
              </w:rPr>
              <w:lastRenderedPageBreak/>
              <w:t>EPSS given it does not reduce basic pay</w:t>
            </w:r>
          </w:p>
        </w:tc>
      </w:tr>
    </w:tbl>
    <w:p w14:paraId="5E6B1606" w14:textId="77777777" w:rsidR="002A4660" w:rsidRPr="002A4660" w:rsidRDefault="002A4660" w:rsidP="002A4660"/>
    <w:sectPr w:rsidR="002A4660" w:rsidRPr="002A4660">
      <w:footerReference w:type="default" r:id="rId6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2784D" w14:textId="77777777" w:rsidR="002A1DBA" w:rsidRDefault="002A1DBA" w:rsidP="001B5118">
      <w:pPr>
        <w:spacing w:after="0" w:line="240" w:lineRule="auto"/>
      </w:pPr>
      <w:r>
        <w:separator/>
      </w:r>
    </w:p>
  </w:endnote>
  <w:endnote w:type="continuationSeparator" w:id="0">
    <w:p w14:paraId="4AAC57B0" w14:textId="77777777" w:rsidR="002A1DBA" w:rsidRDefault="002A1DBA" w:rsidP="001B5118">
      <w:pPr>
        <w:spacing w:after="0" w:line="240" w:lineRule="auto"/>
      </w:pPr>
      <w:r>
        <w:continuationSeparator/>
      </w:r>
    </w:p>
  </w:endnote>
  <w:endnote w:type="continuationNotice" w:id="1">
    <w:p w14:paraId="11EA2247" w14:textId="77777777" w:rsidR="002A1DBA" w:rsidRDefault="002A1DB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altName w:val="游明朝"/>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60977" w14:textId="77777777" w:rsidR="008F7248" w:rsidRDefault="008F72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28"/>
      <w:gridCol w:w="4498"/>
    </w:tblGrid>
    <w:tr w:rsidR="002A4660" w14:paraId="5EF452E5" w14:textId="77777777">
      <w:trPr>
        <w:trHeight w:hRule="exact" w:val="115"/>
        <w:jc w:val="center"/>
      </w:trPr>
      <w:tc>
        <w:tcPr>
          <w:tcW w:w="4686" w:type="dxa"/>
          <w:shd w:val="clear" w:color="auto" w:fill="4472C4" w:themeFill="accent1"/>
          <w:tcMar>
            <w:top w:w="0" w:type="dxa"/>
            <w:bottom w:w="0" w:type="dxa"/>
          </w:tcMar>
        </w:tcPr>
        <w:p w14:paraId="1C67AA27" w14:textId="77777777" w:rsidR="002A4660" w:rsidRDefault="002A4660">
          <w:pPr>
            <w:pStyle w:val="Header"/>
            <w:rPr>
              <w:caps/>
              <w:sz w:val="18"/>
            </w:rPr>
          </w:pPr>
        </w:p>
      </w:tc>
      <w:tc>
        <w:tcPr>
          <w:tcW w:w="4674" w:type="dxa"/>
          <w:shd w:val="clear" w:color="auto" w:fill="4472C4" w:themeFill="accent1"/>
          <w:tcMar>
            <w:top w:w="0" w:type="dxa"/>
            <w:bottom w:w="0" w:type="dxa"/>
          </w:tcMar>
        </w:tcPr>
        <w:p w14:paraId="4FF757E9" w14:textId="77777777" w:rsidR="002A4660" w:rsidRDefault="002A4660">
          <w:pPr>
            <w:pStyle w:val="Header"/>
            <w:jc w:val="right"/>
            <w:rPr>
              <w:caps/>
              <w:sz w:val="18"/>
            </w:rPr>
          </w:pPr>
        </w:p>
      </w:tc>
    </w:tr>
    <w:tr w:rsidR="002A4660" w14:paraId="74AB56F4" w14:textId="77777777">
      <w:trPr>
        <w:jc w:val="center"/>
      </w:trPr>
      <w:sdt>
        <w:sdtPr>
          <w:rPr>
            <w:caps/>
            <w:color w:val="808080" w:themeColor="background1" w:themeShade="80"/>
            <w:sz w:val="18"/>
            <w:szCs w:val="18"/>
          </w:rPr>
          <w:alias w:val="Author"/>
          <w:tag w:val=""/>
          <w:id w:val="1583176947"/>
          <w:placeholder>
            <w:docPart w:val="011A5CCDCEA142FA9808E6330B5D5A81"/>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E1CFF72" w14:textId="01035D79" w:rsidR="002A4660" w:rsidRDefault="002A4660">
              <w:pPr>
                <w:pStyle w:val="Footer"/>
                <w:rPr>
                  <w:caps/>
                  <w:color w:val="808080" w:themeColor="background1" w:themeShade="80"/>
                  <w:sz w:val="18"/>
                  <w:szCs w:val="18"/>
                </w:rPr>
              </w:pPr>
              <w:r>
                <w:rPr>
                  <w:caps/>
                  <w:color w:val="808080" w:themeColor="background1" w:themeShade="80"/>
                  <w:sz w:val="18"/>
                  <w:szCs w:val="18"/>
                </w:rPr>
                <w:t>EPSS period 2 SAP design</w:t>
              </w:r>
            </w:p>
          </w:tc>
        </w:sdtContent>
      </w:sdt>
      <w:tc>
        <w:tcPr>
          <w:tcW w:w="4674" w:type="dxa"/>
          <w:vAlign w:val="center"/>
        </w:tcPr>
        <w:p w14:paraId="1980939B" w14:textId="77777777" w:rsidR="002A4660" w:rsidRDefault="002A4660">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6C33D0F0" w14:textId="77777777" w:rsidR="002A4660" w:rsidRDefault="002A46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9DCCC" w14:textId="77777777" w:rsidR="008F7248" w:rsidRDefault="008F724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28"/>
      <w:gridCol w:w="4498"/>
    </w:tblGrid>
    <w:tr w:rsidR="001B5118" w14:paraId="1DCC6382" w14:textId="77777777">
      <w:trPr>
        <w:trHeight w:hRule="exact" w:val="115"/>
        <w:jc w:val="center"/>
      </w:trPr>
      <w:tc>
        <w:tcPr>
          <w:tcW w:w="4686" w:type="dxa"/>
          <w:shd w:val="clear" w:color="auto" w:fill="4472C4" w:themeFill="accent1"/>
          <w:tcMar>
            <w:top w:w="0" w:type="dxa"/>
            <w:bottom w:w="0" w:type="dxa"/>
          </w:tcMar>
        </w:tcPr>
        <w:p w14:paraId="020623E2" w14:textId="77777777" w:rsidR="001B5118" w:rsidRDefault="001B5118">
          <w:pPr>
            <w:pStyle w:val="Header"/>
            <w:rPr>
              <w:caps/>
              <w:sz w:val="18"/>
            </w:rPr>
          </w:pPr>
        </w:p>
      </w:tc>
      <w:tc>
        <w:tcPr>
          <w:tcW w:w="4674" w:type="dxa"/>
          <w:shd w:val="clear" w:color="auto" w:fill="4472C4" w:themeFill="accent1"/>
          <w:tcMar>
            <w:top w:w="0" w:type="dxa"/>
            <w:bottom w:w="0" w:type="dxa"/>
          </w:tcMar>
        </w:tcPr>
        <w:p w14:paraId="409B3851" w14:textId="77777777" w:rsidR="001B5118" w:rsidRDefault="001B5118">
          <w:pPr>
            <w:pStyle w:val="Header"/>
            <w:jc w:val="right"/>
            <w:rPr>
              <w:caps/>
              <w:sz w:val="18"/>
            </w:rPr>
          </w:pPr>
        </w:p>
      </w:tc>
    </w:tr>
    <w:tr w:rsidR="001B5118" w14:paraId="35E888E3" w14:textId="77777777">
      <w:trPr>
        <w:jc w:val="center"/>
      </w:trPr>
      <w:sdt>
        <w:sdtPr>
          <w:rPr>
            <w:caps/>
            <w:color w:val="808080" w:themeColor="background1" w:themeShade="80"/>
            <w:sz w:val="18"/>
            <w:szCs w:val="18"/>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451221CE" w14:textId="73C23B93" w:rsidR="001B5118" w:rsidRDefault="003D7790">
              <w:pPr>
                <w:pStyle w:val="Footer"/>
                <w:rPr>
                  <w:caps/>
                  <w:color w:val="808080" w:themeColor="background1" w:themeShade="80"/>
                  <w:sz w:val="18"/>
                  <w:szCs w:val="18"/>
                </w:rPr>
              </w:pPr>
              <w:r>
                <w:rPr>
                  <w:caps/>
                  <w:color w:val="808080" w:themeColor="background1" w:themeShade="80"/>
                  <w:sz w:val="18"/>
                  <w:szCs w:val="18"/>
                </w:rPr>
                <w:t>EPSS period 2 SAP design</w:t>
              </w:r>
            </w:p>
          </w:tc>
        </w:sdtContent>
      </w:sdt>
      <w:tc>
        <w:tcPr>
          <w:tcW w:w="4674" w:type="dxa"/>
          <w:vAlign w:val="center"/>
        </w:tcPr>
        <w:p w14:paraId="63A7C2C9" w14:textId="77777777" w:rsidR="001B5118" w:rsidRDefault="001B5118">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16F579F" w14:textId="77777777" w:rsidR="001B5118" w:rsidRDefault="001B51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1F4C7" w14:textId="77777777" w:rsidR="002A1DBA" w:rsidRDefault="002A1DBA" w:rsidP="001B5118">
      <w:pPr>
        <w:spacing w:after="0" w:line="240" w:lineRule="auto"/>
      </w:pPr>
      <w:r>
        <w:separator/>
      </w:r>
    </w:p>
  </w:footnote>
  <w:footnote w:type="continuationSeparator" w:id="0">
    <w:p w14:paraId="2A313608" w14:textId="77777777" w:rsidR="002A1DBA" w:rsidRDefault="002A1DBA" w:rsidP="001B5118">
      <w:pPr>
        <w:spacing w:after="0" w:line="240" w:lineRule="auto"/>
      </w:pPr>
      <w:r>
        <w:continuationSeparator/>
      </w:r>
    </w:p>
  </w:footnote>
  <w:footnote w:type="continuationNotice" w:id="1">
    <w:p w14:paraId="439BBDEC" w14:textId="77777777" w:rsidR="002A1DBA" w:rsidRDefault="002A1DB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4DA5F" w14:textId="77777777" w:rsidR="008F7248" w:rsidRDefault="008F72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2871C" w14:textId="77777777" w:rsidR="008F7248" w:rsidRDefault="008F72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38775" w14:textId="77777777" w:rsidR="008F7248" w:rsidRDefault="008F72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3859"/>
    <w:multiLevelType w:val="hybridMultilevel"/>
    <w:tmpl w:val="C4045482"/>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 w15:restartNumberingAfterBreak="0">
    <w:nsid w:val="06937439"/>
    <w:multiLevelType w:val="hybridMultilevel"/>
    <w:tmpl w:val="526C855E"/>
    <w:lvl w:ilvl="0" w:tplc="0C090017">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51044C1"/>
    <w:multiLevelType w:val="hybridMultilevel"/>
    <w:tmpl w:val="CA3AA10A"/>
    <w:lvl w:ilvl="0" w:tplc="EE84D128">
      <w:start w:val="9212"/>
      <w:numFmt w:val="bullet"/>
      <w:lvlText w:val="-"/>
      <w:lvlJc w:val="left"/>
      <w:pPr>
        <w:ind w:left="720" w:hanging="360"/>
      </w:pPr>
      <w:rPr>
        <w:rFonts w:ascii="Calibri" w:eastAsia="Calibr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15:restartNumberingAfterBreak="0">
    <w:nsid w:val="161611F9"/>
    <w:multiLevelType w:val="hybridMultilevel"/>
    <w:tmpl w:val="7FB47D12"/>
    <w:lvl w:ilvl="0" w:tplc="451C9E7C">
      <w:start w:val="105"/>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0CC6416"/>
    <w:multiLevelType w:val="hybridMultilevel"/>
    <w:tmpl w:val="469E8482"/>
    <w:lvl w:ilvl="0" w:tplc="0C09000F">
      <w:start w:val="1"/>
      <w:numFmt w:val="decimal"/>
      <w:lvlText w:val="%1."/>
      <w:lvlJc w:val="left"/>
      <w:pPr>
        <w:ind w:left="820" w:hanging="360"/>
      </w:pPr>
    </w:lvl>
    <w:lvl w:ilvl="1" w:tplc="0C090019">
      <w:start w:val="1"/>
      <w:numFmt w:val="lowerLetter"/>
      <w:lvlText w:val="%2."/>
      <w:lvlJc w:val="left"/>
      <w:pPr>
        <w:ind w:left="1540" w:hanging="360"/>
      </w:pPr>
    </w:lvl>
    <w:lvl w:ilvl="2" w:tplc="0C09001B">
      <w:start w:val="1"/>
      <w:numFmt w:val="lowerRoman"/>
      <w:lvlText w:val="%3."/>
      <w:lvlJc w:val="right"/>
      <w:pPr>
        <w:ind w:left="2260" w:hanging="180"/>
      </w:pPr>
    </w:lvl>
    <w:lvl w:ilvl="3" w:tplc="0C09000F">
      <w:start w:val="1"/>
      <w:numFmt w:val="decimal"/>
      <w:lvlText w:val="%4."/>
      <w:lvlJc w:val="left"/>
      <w:pPr>
        <w:ind w:left="2980" w:hanging="360"/>
      </w:pPr>
    </w:lvl>
    <w:lvl w:ilvl="4" w:tplc="0C090019">
      <w:start w:val="1"/>
      <w:numFmt w:val="lowerLetter"/>
      <w:lvlText w:val="%5."/>
      <w:lvlJc w:val="left"/>
      <w:pPr>
        <w:ind w:left="3700" w:hanging="360"/>
      </w:pPr>
    </w:lvl>
    <w:lvl w:ilvl="5" w:tplc="0C09001B">
      <w:start w:val="1"/>
      <w:numFmt w:val="lowerRoman"/>
      <w:lvlText w:val="%6."/>
      <w:lvlJc w:val="right"/>
      <w:pPr>
        <w:ind w:left="4420" w:hanging="180"/>
      </w:pPr>
    </w:lvl>
    <w:lvl w:ilvl="6" w:tplc="0C09000F">
      <w:start w:val="1"/>
      <w:numFmt w:val="decimal"/>
      <w:lvlText w:val="%7."/>
      <w:lvlJc w:val="left"/>
      <w:pPr>
        <w:ind w:left="5140" w:hanging="360"/>
      </w:pPr>
    </w:lvl>
    <w:lvl w:ilvl="7" w:tplc="0C090019">
      <w:start w:val="1"/>
      <w:numFmt w:val="lowerLetter"/>
      <w:lvlText w:val="%8."/>
      <w:lvlJc w:val="left"/>
      <w:pPr>
        <w:ind w:left="5860" w:hanging="360"/>
      </w:pPr>
    </w:lvl>
    <w:lvl w:ilvl="8" w:tplc="0C09001B">
      <w:start w:val="1"/>
      <w:numFmt w:val="lowerRoman"/>
      <w:lvlText w:val="%9."/>
      <w:lvlJc w:val="right"/>
      <w:pPr>
        <w:ind w:left="6580" w:hanging="180"/>
      </w:pPr>
    </w:lvl>
  </w:abstractNum>
  <w:abstractNum w:abstractNumId="5" w15:restartNumberingAfterBreak="0">
    <w:nsid w:val="2A215CE8"/>
    <w:multiLevelType w:val="hybridMultilevel"/>
    <w:tmpl w:val="C7545B78"/>
    <w:lvl w:ilvl="0" w:tplc="0C09000F">
      <w:start w:val="1"/>
      <w:numFmt w:val="decimal"/>
      <w:lvlText w:val="%1."/>
      <w:lvlJc w:val="left"/>
      <w:pPr>
        <w:ind w:left="1332" w:hanging="360"/>
      </w:pPr>
    </w:lvl>
    <w:lvl w:ilvl="1" w:tplc="0C090019" w:tentative="1">
      <w:start w:val="1"/>
      <w:numFmt w:val="lowerLetter"/>
      <w:lvlText w:val="%2."/>
      <w:lvlJc w:val="left"/>
      <w:pPr>
        <w:ind w:left="2052" w:hanging="360"/>
      </w:pPr>
    </w:lvl>
    <w:lvl w:ilvl="2" w:tplc="0C09001B" w:tentative="1">
      <w:start w:val="1"/>
      <w:numFmt w:val="lowerRoman"/>
      <w:lvlText w:val="%3."/>
      <w:lvlJc w:val="right"/>
      <w:pPr>
        <w:ind w:left="2772" w:hanging="180"/>
      </w:pPr>
    </w:lvl>
    <w:lvl w:ilvl="3" w:tplc="0C09000F" w:tentative="1">
      <w:start w:val="1"/>
      <w:numFmt w:val="decimal"/>
      <w:lvlText w:val="%4."/>
      <w:lvlJc w:val="left"/>
      <w:pPr>
        <w:ind w:left="3492" w:hanging="360"/>
      </w:pPr>
    </w:lvl>
    <w:lvl w:ilvl="4" w:tplc="0C090019" w:tentative="1">
      <w:start w:val="1"/>
      <w:numFmt w:val="lowerLetter"/>
      <w:lvlText w:val="%5."/>
      <w:lvlJc w:val="left"/>
      <w:pPr>
        <w:ind w:left="4212" w:hanging="360"/>
      </w:pPr>
    </w:lvl>
    <w:lvl w:ilvl="5" w:tplc="0C09001B" w:tentative="1">
      <w:start w:val="1"/>
      <w:numFmt w:val="lowerRoman"/>
      <w:lvlText w:val="%6."/>
      <w:lvlJc w:val="right"/>
      <w:pPr>
        <w:ind w:left="4932" w:hanging="180"/>
      </w:pPr>
    </w:lvl>
    <w:lvl w:ilvl="6" w:tplc="0C09000F" w:tentative="1">
      <w:start w:val="1"/>
      <w:numFmt w:val="decimal"/>
      <w:lvlText w:val="%7."/>
      <w:lvlJc w:val="left"/>
      <w:pPr>
        <w:ind w:left="5652" w:hanging="360"/>
      </w:pPr>
    </w:lvl>
    <w:lvl w:ilvl="7" w:tplc="0C090019" w:tentative="1">
      <w:start w:val="1"/>
      <w:numFmt w:val="lowerLetter"/>
      <w:lvlText w:val="%8."/>
      <w:lvlJc w:val="left"/>
      <w:pPr>
        <w:ind w:left="6372" w:hanging="360"/>
      </w:pPr>
    </w:lvl>
    <w:lvl w:ilvl="8" w:tplc="0C09001B" w:tentative="1">
      <w:start w:val="1"/>
      <w:numFmt w:val="lowerRoman"/>
      <w:lvlText w:val="%9."/>
      <w:lvlJc w:val="right"/>
      <w:pPr>
        <w:ind w:left="7092" w:hanging="180"/>
      </w:pPr>
    </w:lvl>
  </w:abstractNum>
  <w:abstractNum w:abstractNumId="6" w15:restartNumberingAfterBreak="0">
    <w:nsid w:val="405F3EC7"/>
    <w:multiLevelType w:val="hybridMultilevel"/>
    <w:tmpl w:val="B672DCDE"/>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7" w15:restartNumberingAfterBreak="0">
    <w:nsid w:val="455062EE"/>
    <w:multiLevelType w:val="hybridMultilevel"/>
    <w:tmpl w:val="A55A1044"/>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7AC5FD5"/>
    <w:multiLevelType w:val="hybridMultilevel"/>
    <w:tmpl w:val="F418DAD0"/>
    <w:lvl w:ilvl="0" w:tplc="4234207E">
      <w:start w:val="9987"/>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96A3766"/>
    <w:multiLevelType w:val="hybridMultilevel"/>
    <w:tmpl w:val="8B4416A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58C773F"/>
    <w:multiLevelType w:val="hybridMultilevel"/>
    <w:tmpl w:val="A55A1044"/>
    <w:lvl w:ilvl="0" w:tplc="0C090017">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6E52AEB"/>
    <w:multiLevelType w:val="multilevel"/>
    <w:tmpl w:val="6FC09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ED10B1"/>
    <w:multiLevelType w:val="hybridMultilevel"/>
    <w:tmpl w:val="0212CE84"/>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3" w15:restartNumberingAfterBreak="0">
    <w:nsid w:val="6951251B"/>
    <w:multiLevelType w:val="hybridMultilevel"/>
    <w:tmpl w:val="10F26874"/>
    <w:lvl w:ilvl="0" w:tplc="FFFFFFFF">
      <w:start w:val="1"/>
      <w:numFmt w:val="lowerLetter"/>
      <w:lvlText w:val="%1)"/>
      <w:lvlJc w:val="left"/>
      <w:pPr>
        <w:ind w:left="720" w:hanging="360"/>
      </w:pPr>
    </w:lvl>
    <w:lvl w:ilvl="1" w:tplc="0C09000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750470A6"/>
    <w:multiLevelType w:val="hybridMultilevel"/>
    <w:tmpl w:val="38801832"/>
    <w:lvl w:ilvl="0" w:tplc="26A845DA">
      <w:start w:val="9987"/>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22057706">
    <w:abstractNumId w:val="10"/>
  </w:num>
  <w:num w:numId="2" w16cid:durableId="2116052816">
    <w:abstractNumId w:val="7"/>
  </w:num>
  <w:num w:numId="3" w16cid:durableId="62147302">
    <w:abstractNumId w:val="11"/>
  </w:num>
  <w:num w:numId="4" w16cid:durableId="1963924175">
    <w:abstractNumId w:val="8"/>
  </w:num>
  <w:num w:numId="5" w16cid:durableId="1736472577">
    <w:abstractNumId w:val="14"/>
  </w:num>
  <w:num w:numId="6" w16cid:durableId="2058233798">
    <w:abstractNumId w:val="3"/>
  </w:num>
  <w:num w:numId="7" w16cid:durableId="570313685">
    <w:abstractNumId w:val="2"/>
  </w:num>
  <w:num w:numId="8" w16cid:durableId="1170605257">
    <w:abstractNumId w:val="9"/>
  </w:num>
  <w:num w:numId="9" w16cid:durableId="1349984902">
    <w:abstractNumId w:val="1"/>
  </w:num>
  <w:num w:numId="10" w16cid:durableId="13562304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342051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401301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72570721">
    <w:abstractNumId w:val="5"/>
  </w:num>
  <w:num w:numId="14" w16cid:durableId="1513717741">
    <w:abstractNumId w:val="0"/>
  </w:num>
  <w:num w:numId="15" w16cid:durableId="16960349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CF3"/>
    <w:rsid w:val="000003B1"/>
    <w:rsid w:val="000005FF"/>
    <w:rsid w:val="00000D81"/>
    <w:rsid w:val="00000E17"/>
    <w:rsid w:val="000010E3"/>
    <w:rsid w:val="000018D7"/>
    <w:rsid w:val="00001AB9"/>
    <w:rsid w:val="00001C0A"/>
    <w:rsid w:val="00001C4F"/>
    <w:rsid w:val="00001C73"/>
    <w:rsid w:val="00001DBE"/>
    <w:rsid w:val="0000225D"/>
    <w:rsid w:val="00002451"/>
    <w:rsid w:val="000024B9"/>
    <w:rsid w:val="00002716"/>
    <w:rsid w:val="00002A80"/>
    <w:rsid w:val="00002AB6"/>
    <w:rsid w:val="00002D85"/>
    <w:rsid w:val="00002F57"/>
    <w:rsid w:val="000032C4"/>
    <w:rsid w:val="00003578"/>
    <w:rsid w:val="00003854"/>
    <w:rsid w:val="000038E4"/>
    <w:rsid w:val="00003B5F"/>
    <w:rsid w:val="00003D29"/>
    <w:rsid w:val="00003D88"/>
    <w:rsid w:val="00003E46"/>
    <w:rsid w:val="000049EC"/>
    <w:rsid w:val="00004D38"/>
    <w:rsid w:val="00004DA0"/>
    <w:rsid w:val="00004F2E"/>
    <w:rsid w:val="000050C1"/>
    <w:rsid w:val="00005301"/>
    <w:rsid w:val="000053A8"/>
    <w:rsid w:val="00005DA1"/>
    <w:rsid w:val="00005DB2"/>
    <w:rsid w:val="00005FBE"/>
    <w:rsid w:val="0000602E"/>
    <w:rsid w:val="00006144"/>
    <w:rsid w:val="000064A8"/>
    <w:rsid w:val="00006E52"/>
    <w:rsid w:val="00006E5B"/>
    <w:rsid w:val="000072ED"/>
    <w:rsid w:val="0000752C"/>
    <w:rsid w:val="00007943"/>
    <w:rsid w:val="00007B51"/>
    <w:rsid w:val="00007CA3"/>
    <w:rsid w:val="000107F5"/>
    <w:rsid w:val="00010804"/>
    <w:rsid w:val="00011850"/>
    <w:rsid w:val="00011AA1"/>
    <w:rsid w:val="000124E3"/>
    <w:rsid w:val="000124FD"/>
    <w:rsid w:val="000126FE"/>
    <w:rsid w:val="00012740"/>
    <w:rsid w:val="00012799"/>
    <w:rsid w:val="00012803"/>
    <w:rsid w:val="00012D9D"/>
    <w:rsid w:val="0001317B"/>
    <w:rsid w:val="000132C0"/>
    <w:rsid w:val="00013417"/>
    <w:rsid w:val="000138C5"/>
    <w:rsid w:val="00013CB6"/>
    <w:rsid w:val="00013CF3"/>
    <w:rsid w:val="00013E20"/>
    <w:rsid w:val="00014317"/>
    <w:rsid w:val="0001437B"/>
    <w:rsid w:val="000143F5"/>
    <w:rsid w:val="000148A8"/>
    <w:rsid w:val="00014C8A"/>
    <w:rsid w:val="00015190"/>
    <w:rsid w:val="00015BF1"/>
    <w:rsid w:val="00016558"/>
    <w:rsid w:val="000166C4"/>
    <w:rsid w:val="00016A02"/>
    <w:rsid w:val="00016BD4"/>
    <w:rsid w:val="00016FAD"/>
    <w:rsid w:val="000172DC"/>
    <w:rsid w:val="00017666"/>
    <w:rsid w:val="0001778C"/>
    <w:rsid w:val="000177AA"/>
    <w:rsid w:val="000177DD"/>
    <w:rsid w:val="00017888"/>
    <w:rsid w:val="000202B4"/>
    <w:rsid w:val="000202E5"/>
    <w:rsid w:val="00020508"/>
    <w:rsid w:val="0002081E"/>
    <w:rsid w:val="00020AD9"/>
    <w:rsid w:val="00020C16"/>
    <w:rsid w:val="00020FA9"/>
    <w:rsid w:val="000210B1"/>
    <w:rsid w:val="0002161B"/>
    <w:rsid w:val="000220FF"/>
    <w:rsid w:val="000222EB"/>
    <w:rsid w:val="000226E4"/>
    <w:rsid w:val="00022700"/>
    <w:rsid w:val="0002271F"/>
    <w:rsid w:val="00022D09"/>
    <w:rsid w:val="00022E37"/>
    <w:rsid w:val="0002341F"/>
    <w:rsid w:val="00023AF7"/>
    <w:rsid w:val="000247DC"/>
    <w:rsid w:val="00024BB5"/>
    <w:rsid w:val="00024CC2"/>
    <w:rsid w:val="00024D1D"/>
    <w:rsid w:val="00024FF8"/>
    <w:rsid w:val="00025214"/>
    <w:rsid w:val="00025CDE"/>
    <w:rsid w:val="00026856"/>
    <w:rsid w:val="00026BCE"/>
    <w:rsid w:val="000272CB"/>
    <w:rsid w:val="00027414"/>
    <w:rsid w:val="0002758B"/>
    <w:rsid w:val="00027EAB"/>
    <w:rsid w:val="000301E5"/>
    <w:rsid w:val="000304C8"/>
    <w:rsid w:val="000304DC"/>
    <w:rsid w:val="0003073C"/>
    <w:rsid w:val="0003166B"/>
    <w:rsid w:val="000319D3"/>
    <w:rsid w:val="000319DF"/>
    <w:rsid w:val="00031A62"/>
    <w:rsid w:val="00031DE4"/>
    <w:rsid w:val="00031FAA"/>
    <w:rsid w:val="0003242D"/>
    <w:rsid w:val="000327C2"/>
    <w:rsid w:val="000333D5"/>
    <w:rsid w:val="00033C4A"/>
    <w:rsid w:val="000341F7"/>
    <w:rsid w:val="000342B0"/>
    <w:rsid w:val="00034683"/>
    <w:rsid w:val="0003477A"/>
    <w:rsid w:val="0003479D"/>
    <w:rsid w:val="0003486C"/>
    <w:rsid w:val="000355DC"/>
    <w:rsid w:val="00035CF5"/>
    <w:rsid w:val="0003688D"/>
    <w:rsid w:val="00037022"/>
    <w:rsid w:val="00037171"/>
    <w:rsid w:val="00037DE9"/>
    <w:rsid w:val="000400D2"/>
    <w:rsid w:val="00040161"/>
    <w:rsid w:val="00040310"/>
    <w:rsid w:val="00040665"/>
    <w:rsid w:val="000410DB"/>
    <w:rsid w:val="000411F6"/>
    <w:rsid w:val="000412EA"/>
    <w:rsid w:val="000413A9"/>
    <w:rsid w:val="000413EC"/>
    <w:rsid w:val="00041662"/>
    <w:rsid w:val="00041AF7"/>
    <w:rsid w:val="00041B8C"/>
    <w:rsid w:val="00041CAB"/>
    <w:rsid w:val="00041CF7"/>
    <w:rsid w:val="000420A6"/>
    <w:rsid w:val="000424FD"/>
    <w:rsid w:val="00042FE9"/>
    <w:rsid w:val="00043104"/>
    <w:rsid w:val="00043140"/>
    <w:rsid w:val="000433C0"/>
    <w:rsid w:val="00043541"/>
    <w:rsid w:val="00043888"/>
    <w:rsid w:val="00043D8C"/>
    <w:rsid w:val="00043DF7"/>
    <w:rsid w:val="000448B6"/>
    <w:rsid w:val="00044CE2"/>
    <w:rsid w:val="00045088"/>
    <w:rsid w:val="0004511D"/>
    <w:rsid w:val="000456D3"/>
    <w:rsid w:val="000457F3"/>
    <w:rsid w:val="00045C16"/>
    <w:rsid w:val="00046025"/>
    <w:rsid w:val="00046396"/>
    <w:rsid w:val="000464B2"/>
    <w:rsid w:val="000467D8"/>
    <w:rsid w:val="000467DE"/>
    <w:rsid w:val="00046924"/>
    <w:rsid w:val="00046A7D"/>
    <w:rsid w:val="000474A8"/>
    <w:rsid w:val="0004791A"/>
    <w:rsid w:val="000479F3"/>
    <w:rsid w:val="00047C89"/>
    <w:rsid w:val="00047EC4"/>
    <w:rsid w:val="00050100"/>
    <w:rsid w:val="000501F9"/>
    <w:rsid w:val="00050777"/>
    <w:rsid w:val="00051335"/>
    <w:rsid w:val="00051983"/>
    <w:rsid w:val="00051A0B"/>
    <w:rsid w:val="00051B47"/>
    <w:rsid w:val="00051EE6"/>
    <w:rsid w:val="0005242A"/>
    <w:rsid w:val="000526DF"/>
    <w:rsid w:val="00052C9A"/>
    <w:rsid w:val="00052D46"/>
    <w:rsid w:val="00052F68"/>
    <w:rsid w:val="00053222"/>
    <w:rsid w:val="000537A3"/>
    <w:rsid w:val="00053864"/>
    <w:rsid w:val="00053DC3"/>
    <w:rsid w:val="00054029"/>
    <w:rsid w:val="000543FD"/>
    <w:rsid w:val="000547EC"/>
    <w:rsid w:val="00054A57"/>
    <w:rsid w:val="00054F15"/>
    <w:rsid w:val="000551AC"/>
    <w:rsid w:val="00055454"/>
    <w:rsid w:val="00055A2E"/>
    <w:rsid w:val="00055B28"/>
    <w:rsid w:val="00055E22"/>
    <w:rsid w:val="000560DB"/>
    <w:rsid w:val="000563A3"/>
    <w:rsid w:val="00056F2C"/>
    <w:rsid w:val="00057042"/>
    <w:rsid w:val="000571EA"/>
    <w:rsid w:val="00057214"/>
    <w:rsid w:val="000576F8"/>
    <w:rsid w:val="0005799B"/>
    <w:rsid w:val="00057F8E"/>
    <w:rsid w:val="00060292"/>
    <w:rsid w:val="000606FB"/>
    <w:rsid w:val="00060E99"/>
    <w:rsid w:val="0006170B"/>
    <w:rsid w:val="0006173A"/>
    <w:rsid w:val="00061A6B"/>
    <w:rsid w:val="00061F8A"/>
    <w:rsid w:val="00062189"/>
    <w:rsid w:val="0006231C"/>
    <w:rsid w:val="0006287B"/>
    <w:rsid w:val="00062B94"/>
    <w:rsid w:val="00062BCE"/>
    <w:rsid w:val="00062FFE"/>
    <w:rsid w:val="000631EF"/>
    <w:rsid w:val="000633CD"/>
    <w:rsid w:val="000637F6"/>
    <w:rsid w:val="00063DF2"/>
    <w:rsid w:val="0006473B"/>
    <w:rsid w:val="00064C4C"/>
    <w:rsid w:val="00064CD0"/>
    <w:rsid w:val="00065461"/>
    <w:rsid w:val="00065715"/>
    <w:rsid w:val="00065BE2"/>
    <w:rsid w:val="00065E92"/>
    <w:rsid w:val="000660ED"/>
    <w:rsid w:val="00067656"/>
    <w:rsid w:val="000678A9"/>
    <w:rsid w:val="00067C4C"/>
    <w:rsid w:val="00067EA1"/>
    <w:rsid w:val="000700CF"/>
    <w:rsid w:val="000701C9"/>
    <w:rsid w:val="00070CAE"/>
    <w:rsid w:val="00070FAB"/>
    <w:rsid w:val="00071803"/>
    <w:rsid w:val="00071C4A"/>
    <w:rsid w:val="00071F83"/>
    <w:rsid w:val="00072012"/>
    <w:rsid w:val="00072159"/>
    <w:rsid w:val="0007241F"/>
    <w:rsid w:val="000729DA"/>
    <w:rsid w:val="00072A8E"/>
    <w:rsid w:val="00072ABE"/>
    <w:rsid w:val="00072F86"/>
    <w:rsid w:val="00073191"/>
    <w:rsid w:val="00074C6D"/>
    <w:rsid w:val="00075CE2"/>
    <w:rsid w:val="00075FFE"/>
    <w:rsid w:val="00076760"/>
    <w:rsid w:val="00076C23"/>
    <w:rsid w:val="0007720D"/>
    <w:rsid w:val="00077589"/>
    <w:rsid w:val="00077C86"/>
    <w:rsid w:val="000804B7"/>
    <w:rsid w:val="0008057B"/>
    <w:rsid w:val="0008057E"/>
    <w:rsid w:val="0008071E"/>
    <w:rsid w:val="0008086D"/>
    <w:rsid w:val="0008089A"/>
    <w:rsid w:val="00080B05"/>
    <w:rsid w:val="00080E2D"/>
    <w:rsid w:val="000814E5"/>
    <w:rsid w:val="0008157C"/>
    <w:rsid w:val="00081824"/>
    <w:rsid w:val="000818DB"/>
    <w:rsid w:val="00081BF8"/>
    <w:rsid w:val="00082467"/>
    <w:rsid w:val="000830F0"/>
    <w:rsid w:val="0008320B"/>
    <w:rsid w:val="00083596"/>
    <w:rsid w:val="00083A2F"/>
    <w:rsid w:val="00083A69"/>
    <w:rsid w:val="00083B11"/>
    <w:rsid w:val="00083D09"/>
    <w:rsid w:val="00083EBE"/>
    <w:rsid w:val="00083F45"/>
    <w:rsid w:val="0008405D"/>
    <w:rsid w:val="0008438C"/>
    <w:rsid w:val="000843C6"/>
    <w:rsid w:val="000845E3"/>
    <w:rsid w:val="0008478C"/>
    <w:rsid w:val="00084B4D"/>
    <w:rsid w:val="00084B8E"/>
    <w:rsid w:val="00084BB3"/>
    <w:rsid w:val="00084C0A"/>
    <w:rsid w:val="00084F7C"/>
    <w:rsid w:val="000855AA"/>
    <w:rsid w:val="00085A39"/>
    <w:rsid w:val="00085A76"/>
    <w:rsid w:val="00085D9F"/>
    <w:rsid w:val="00085F44"/>
    <w:rsid w:val="00086152"/>
    <w:rsid w:val="000861FC"/>
    <w:rsid w:val="00086D65"/>
    <w:rsid w:val="00086E07"/>
    <w:rsid w:val="000878CD"/>
    <w:rsid w:val="00087BCD"/>
    <w:rsid w:val="00087F11"/>
    <w:rsid w:val="000900DB"/>
    <w:rsid w:val="000903D4"/>
    <w:rsid w:val="00090911"/>
    <w:rsid w:val="00091511"/>
    <w:rsid w:val="00092058"/>
    <w:rsid w:val="0009233A"/>
    <w:rsid w:val="00092CB8"/>
    <w:rsid w:val="00093F30"/>
    <w:rsid w:val="00094055"/>
    <w:rsid w:val="0009412A"/>
    <w:rsid w:val="00094A40"/>
    <w:rsid w:val="00094BBD"/>
    <w:rsid w:val="0009505A"/>
    <w:rsid w:val="00095105"/>
    <w:rsid w:val="000955EF"/>
    <w:rsid w:val="000958B6"/>
    <w:rsid w:val="000963E3"/>
    <w:rsid w:val="000968A2"/>
    <w:rsid w:val="000968B2"/>
    <w:rsid w:val="00096C2E"/>
    <w:rsid w:val="00096C94"/>
    <w:rsid w:val="00096CB9"/>
    <w:rsid w:val="000974D8"/>
    <w:rsid w:val="00097910"/>
    <w:rsid w:val="0009796E"/>
    <w:rsid w:val="00097C31"/>
    <w:rsid w:val="00097DA2"/>
    <w:rsid w:val="000A000D"/>
    <w:rsid w:val="000A0097"/>
    <w:rsid w:val="000A00B8"/>
    <w:rsid w:val="000A0542"/>
    <w:rsid w:val="000A098E"/>
    <w:rsid w:val="000A0F44"/>
    <w:rsid w:val="000A11D1"/>
    <w:rsid w:val="000A161E"/>
    <w:rsid w:val="000A1679"/>
    <w:rsid w:val="000A1A85"/>
    <w:rsid w:val="000A26E6"/>
    <w:rsid w:val="000A2976"/>
    <w:rsid w:val="000A29DF"/>
    <w:rsid w:val="000A2A96"/>
    <w:rsid w:val="000A2D20"/>
    <w:rsid w:val="000A2FF3"/>
    <w:rsid w:val="000A388B"/>
    <w:rsid w:val="000A3AEE"/>
    <w:rsid w:val="000A3B6F"/>
    <w:rsid w:val="000A40CB"/>
    <w:rsid w:val="000A42BB"/>
    <w:rsid w:val="000A4B33"/>
    <w:rsid w:val="000A4D3B"/>
    <w:rsid w:val="000A50BA"/>
    <w:rsid w:val="000A57A9"/>
    <w:rsid w:val="000A599B"/>
    <w:rsid w:val="000A6182"/>
    <w:rsid w:val="000A716B"/>
    <w:rsid w:val="000A76F1"/>
    <w:rsid w:val="000A7A37"/>
    <w:rsid w:val="000A7B51"/>
    <w:rsid w:val="000A7CC3"/>
    <w:rsid w:val="000A7D8D"/>
    <w:rsid w:val="000B0502"/>
    <w:rsid w:val="000B0801"/>
    <w:rsid w:val="000B085E"/>
    <w:rsid w:val="000B0913"/>
    <w:rsid w:val="000B09AE"/>
    <w:rsid w:val="000B0C3B"/>
    <w:rsid w:val="000B1560"/>
    <w:rsid w:val="000B17A0"/>
    <w:rsid w:val="000B1AF3"/>
    <w:rsid w:val="000B1C53"/>
    <w:rsid w:val="000B2179"/>
    <w:rsid w:val="000B268E"/>
    <w:rsid w:val="000B2ADE"/>
    <w:rsid w:val="000B2D47"/>
    <w:rsid w:val="000B35CB"/>
    <w:rsid w:val="000B39F4"/>
    <w:rsid w:val="000B3D03"/>
    <w:rsid w:val="000B44A0"/>
    <w:rsid w:val="000B48A9"/>
    <w:rsid w:val="000B4A2A"/>
    <w:rsid w:val="000B4CE5"/>
    <w:rsid w:val="000B4D0D"/>
    <w:rsid w:val="000B4F00"/>
    <w:rsid w:val="000B5C21"/>
    <w:rsid w:val="000B5E8F"/>
    <w:rsid w:val="000B614A"/>
    <w:rsid w:val="000B6374"/>
    <w:rsid w:val="000B66F7"/>
    <w:rsid w:val="000B6CAD"/>
    <w:rsid w:val="000B6CC8"/>
    <w:rsid w:val="000B6D99"/>
    <w:rsid w:val="000B740D"/>
    <w:rsid w:val="000B7820"/>
    <w:rsid w:val="000B7899"/>
    <w:rsid w:val="000B78FB"/>
    <w:rsid w:val="000B7AAF"/>
    <w:rsid w:val="000B7BEF"/>
    <w:rsid w:val="000B7DEA"/>
    <w:rsid w:val="000B7F33"/>
    <w:rsid w:val="000B7F6E"/>
    <w:rsid w:val="000C03FC"/>
    <w:rsid w:val="000C0571"/>
    <w:rsid w:val="000C0FEE"/>
    <w:rsid w:val="000C11B1"/>
    <w:rsid w:val="000C140F"/>
    <w:rsid w:val="000C1478"/>
    <w:rsid w:val="000C15FB"/>
    <w:rsid w:val="000C1D05"/>
    <w:rsid w:val="000C1D17"/>
    <w:rsid w:val="000C213F"/>
    <w:rsid w:val="000C2164"/>
    <w:rsid w:val="000C2384"/>
    <w:rsid w:val="000C2514"/>
    <w:rsid w:val="000C25C4"/>
    <w:rsid w:val="000C2FD5"/>
    <w:rsid w:val="000C3E0B"/>
    <w:rsid w:val="000C3E5F"/>
    <w:rsid w:val="000C42BD"/>
    <w:rsid w:val="000C457A"/>
    <w:rsid w:val="000C5DCE"/>
    <w:rsid w:val="000C5EF1"/>
    <w:rsid w:val="000C5EF2"/>
    <w:rsid w:val="000C6036"/>
    <w:rsid w:val="000C6179"/>
    <w:rsid w:val="000C6E2E"/>
    <w:rsid w:val="000C6E58"/>
    <w:rsid w:val="000C6EA3"/>
    <w:rsid w:val="000C6F92"/>
    <w:rsid w:val="000C6FAB"/>
    <w:rsid w:val="000C6FD4"/>
    <w:rsid w:val="000C708A"/>
    <w:rsid w:val="000C70F4"/>
    <w:rsid w:val="000C74AB"/>
    <w:rsid w:val="000C7E10"/>
    <w:rsid w:val="000C7E17"/>
    <w:rsid w:val="000D01B6"/>
    <w:rsid w:val="000D04C6"/>
    <w:rsid w:val="000D063D"/>
    <w:rsid w:val="000D0F31"/>
    <w:rsid w:val="000D0F93"/>
    <w:rsid w:val="000D1018"/>
    <w:rsid w:val="000D123B"/>
    <w:rsid w:val="000D181E"/>
    <w:rsid w:val="000D1A74"/>
    <w:rsid w:val="000D1B8D"/>
    <w:rsid w:val="000D1EC3"/>
    <w:rsid w:val="000D1F22"/>
    <w:rsid w:val="000D2080"/>
    <w:rsid w:val="000D236F"/>
    <w:rsid w:val="000D265C"/>
    <w:rsid w:val="000D26A8"/>
    <w:rsid w:val="000D282E"/>
    <w:rsid w:val="000D2926"/>
    <w:rsid w:val="000D2DA3"/>
    <w:rsid w:val="000D3029"/>
    <w:rsid w:val="000D33E0"/>
    <w:rsid w:val="000D341E"/>
    <w:rsid w:val="000D34B8"/>
    <w:rsid w:val="000D3560"/>
    <w:rsid w:val="000D3BE7"/>
    <w:rsid w:val="000D4425"/>
    <w:rsid w:val="000D46B5"/>
    <w:rsid w:val="000D50B3"/>
    <w:rsid w:val="000D5764"/>
    <w:rsid w:val="000D5A77"/>
    <w:rsid w:val="000D6D9E"/>
    <w:rsid w:val="000D7301"/>
    <w:rsid w:val="000D7AF9"/>
    <w:rsid w:val="000D7B78"/>
    <w:rsid w:val="000D7D03"/>
    <w:rsid w:val="000D7D10"/>
    <w:rsid w:val="000E0158"/>
    <w:rsid w:val="000E027D"/>
    <w:rsid w:val="000E066B"/>
    <w:rsid w:val="000E0A75"/>
    <w:rsid w:val="000E0B9B"/>
    <w:rsid w:val="000E145D"/>
    <w:rsid w:val="000E1625"/>
    <w:rsid w:val="000E2187"/>
    <w:rsid w:val="000E2825"/>
    <w:rsid w:val="000E28A8"/>
    <w:rsid w:val="000E2EF0"/>
    <w:rsid w:val="000E3444"/>
    <w:rsid w:val="000E38B4"/>
    <w:rsid w:val="000E3951"/>
    <w:rsid w:val="000E3D8E"/>
    <w:rsid w:val="000E43C1"/>
    <w:rsid w:val="000E4862"/>
    <w:rsid w:val="000E4B05"/>
    <w:rsid w:val="000E4EEF"/>
    <w:rsid w:val="000E5062"/>
    <w:rsid w:val="000E5174"/>
    <w:rsid w:val="000E56AA"/>
    <w:rsid w:val="000E5816"/>
    <w:rsid w:val="000E5B38"/>
    <w:rsid w:val="000E5F8A"/>
    <w:rsid w:val="000E612E"/>
    <w:rsid w:val="000E639F"/>
    <w:rsid w:val="000E678E"/>
    <w:rsid w:val="000E6DD3"/>
    <w:rsid w:val="000E73E2"/>
    <w:rsid w:val="000E748F"/>
    <w:rsid w:val="000E74B2"/>
    <w:rsid w:val="000E779E"/>
    <w:rsid w:val="000E7B99"/>
    <w:rsid w:val="000E7F75"/>
    <w:rsid w:val="000F08AB"/>
    <w:rsid w:val="000F0920"/>
    <w:rsid w:val="000F0E73"/>
    <w:rsid w:val="000F1823"/>
    <w:rsid w:val="000F1B7A"/>
    <w:rsid w:val="000F1C66"/>
    <w:rsid w:val="000F1C83"/>
    <w:rsid w:val="000F21B8"/>
    <w:rsid w:val="000F24F3"/>
    <w:rsid w:val="000F27BD"/>
    <w:rsid w:val="000F2C84"/>
    <w:rsid w:val="000F31DC"/>
    <w:rsid w:val="000F323C"/>
    <w:rsid w:val="000F363A"/>
    <w:rsid w:val="000F3B18"/>
    <w:rsid w:val="000F4EB4"/>
    <w:rsid w:val="000F4F8B"/>
    <w:rsid w:val="000F51CF"/>
    <w:rsid w:val="000F5236"/>
    <w:rsid w:val="000F52FF"/>
    <w:rsid w:val="000F55F1"/>
    <w:rsid w:val="000F560F"/>
    <w:rsid w:val="000F5DF0"/>
    <w:rsid w:val="000F5F6B"/>
    <w:rsid w:val="000F64AB"/>
    <w:rsid w:val="000F6B4F"/>
    <w:rsid w:val="000F71FC"/>
    <w:rsid w:val="000F7499"/>
    <w:rsid w:val="000F7942"/>
    <w:rsid w:val="000F7C00"/>
    <w:rsid w:val="000F7E3D"/>
    <w:rsid w:val="00100621"/>
    <w:rsid w:val="0010138F"/>
    <w:rsid w:val="001016BA"/>
    <w:rsid w:val="00101C7E"/>
    <w:rsid w:val="00101FAE"/>
    <w:rsid w:val="0010201F"/>
    <w:rsid w:val="001022C3"/>
    <w:rsid w:val="001029D5"/>
    <w:rsid w:val="001035E9"/>
    <w:rsid w:val="00103632"/>
    <w:rsid w:val="0010365D"/>
    <w:rsid w:val="00103F37"/>
    <w:rsid w:val="00104083"/>
    <w:rsid w:val="00104128"/>
    <w:rsid w:val="001044C9"/>
    <w:rsid w:val="0010475E"/>
    <w:rsid w:val="001048B7"/>
    <w:rsid w:val="00104D4E"/>
    <w:rsid w:val="00104E8F"/>
    <w:rsid w:val="001050B1"/>
    <w:rsid w:val="001052EF"/>
    <w:rsid w:val="0010531A"/>
    <w:rsid w:val="001055BE"/>
    <w:rsid w:val="00105603"/>
    <w:rsid w:val="00105964"/>
    <w:rsid w:val="00105D04"/>
    <w:rsid w:val="00105F79"/>
    <w:rsid w:val="0010626C"/>
    <w:rsid w:val="00106284"/>
    <w:rsid w:val="00106286"/>
    <w:rsid w:val="001063A8"/>
    <w:rsid w:val="001063E6"/>
    <w:rsid w:val="00106809"/>
    <w:rsid w:val="00106DBA"/>
    <w:rsid w:val="00106FFC"/>
    <w:rsid w:val="001070D0"/>
    <w:rsid w:val="001076BD"/>
    <w:rsid w:val="00107A5F"/>
    <w:rsid w:val="00107A7A"/>
    <w:rsid w:val="00107B15"/>
    <w:rsid w:val="001104A1"/>
    <w:rsid w:val="0011076A"/>
    <w:rsid w:val="00110845"/>
    <w:rsid w:val="00110A52"/>
    <w:rsid w:val="00110B93"/>
    <w:rsid w:val="00111088"/>
    <w:rsid w:val="00111A39"/>
    <w:rsid w:val="00111ADE"/>
    <w:rsid w:val="00111B5D"/>
    <w:rsid w:val="00111CF3"/>
    <w:rsid w:val="00112280"/>
    <w:rsid w:val="001124B4"/>
    <w:rsid w:val="001124BA"/>
    <w:rsid w:val="00112871"/>
    <w:rsid w:val="001128F4"/>
    <w:rsid w:val="00113252"/>
    <w:rsid w:val="00113B28"/>
    <w:rsid w:val="00113C82"/>
    <w:rsid w:val="00113CDD"/>
    <w:rsid w:val="001140C6"/>
    <w:rsid w:val="001141E5"/>
    <w:rsid w:val="00114358"/>
    <w:rsid w:val="00114407"/>
    <w:rsid w:val="001145E6"/>
    <w:rsid w:val="00114AD6"/>
    <w:rsid w:val="00114AFB"/>
    <w:rsid w:val="00114E68"/>
    <w:rsid w:val="00114FEB"/>
    <w:rsid w:val="00115160"/>
    <w:rsid w:val="0011562B"/>
    <w:rsid w:val="00115D0E"/>
    <w:rsid w:val="00115FFD"/>
    <w:rsid w:val="00116183"/>
    <w:rsid w:val="001161CA"/>
    <w:rsid w:val="00116730"/>
    <w:rsid w:val="00116B34"/>
    <w:rsid w:val="00116C74"/>
    <w:rsid w:val="001179FD"/>
    <w:rsid w:val="00117C43"/>
    <w:rsid w:val="0012003C"/>
    <w:rsid w:val="00120384"/>
    <w:rsid w:val="00120597"/>
    <w:rsid w:val="001209E0"/>
    <w:rsid w:val="00120BA0"/>
    <w:rsid w:val="0012130D"/>
    <w:rsid w:val="001214C1"/>
    <w:rsid w:val="00121605"/>
    <w:rsid w:val="001216CA"/>
    <w:rsid w:val="00121B11"/>
    <w:rsid w:val="00121C7C"/>
    <w:rsid w:val="001221AC"/>
    <w:rsid w:val="00122CDB"/>
    <w:rsid w:val="001231DE"/>
    <w:rsid w:val="001237AD"/>
    <w:rsid w:val="00123822"/>
    <w:rsid w:val="00123926"/>
    <w:rsid w:val="001242A0"/>
    <w:rsid w:val="001243EB"/>
    <w:rsid w:val="0012464C"/>
    <w:rsid w:val="0012475A"/>
    <w:rsid w:val="00124D68"/>
    <w:rsid w:val="00124D92"/>
    <w:rsid w:val="00124FE9"/>
    <w:rsid w:val="00125E19"/>
    <w:rsid w:val="0012608C"/>
    <w:rsid w:val="0012668B"/>
    <w:rsid w:val="0012677F"/>
    <w:rsid w:val="00127286"/>
    <w:rsid w:val="00127A3A"/>
    <w:rsid w:val="00127B8D"/>
    <w:rsid w:val="00127BBC"/>
    <w:rsid w:val="00127E35"/>
    <w:rsid w:val="0013018B"/>
    <w:rsid w:val="001304D8"/>
    <w:rsid w:val="0013097E"/>
    <w:rsid w:val="00130BF7"/>
    <w:rsid w:val="0013133A"/>
    <w:rsid w:val="00131929"/>
    <w:rsid w:val="00131B2C"/>
    <w:rsid w:val="00131B52"/>
    <w:rsid w:val="00131C20"/>
    <w:rsid w:val="00131D6C"/>
    <w:rsid w:val="00131F11"/>
    <w:rsid w:val="00132024"/>
    <w:rsid w:val="00132038"/>
    <w:rsid w:val="00132C4D"/>
    <w:rsid w:val="00132E84"/>
    <w:rsid w:val="0013338C"/>
    <w:rsid w:val="00133886"/>
    <w:rsid w:val="0013415F"/>
    <w:rsid w:val="0013436F"/>
    <w:rsid w:val="0013490B"/>
    <w:rsid w:val="00134A65"/>
    <w:rsid w:val="00134AFD"/>
    <w:rsid w:val="00134E52"/>
    <w:rsid w:val="00134E56"/>
    <w:rsid w:val="00135C13"/>
    <w:rsid w:val="00135DAE"/>
    <w:rsid w:val="00135DBC"/>
    <w:rsid w:val="00136104"/>
    <w:rsid w:val="001365DE"/>
    <w:rsid w:val="0013692F"/>
    <w:rsid w:val="00136C5F"/>
    <w:rsid w:val="00136DC6"/>
    <w:rsid w:val="00137600"/>
    <w:rsid w:val="0013784A"/>
    <w:rsid w:val="00137988"/>
    <w:rsid w:val="00140193"/>
    <w:rsid w:val="00140241"/>
    <w:rsid w:val="001402CD"/>
    <w:rsid w:val="0014095E"/>
    <w:rsid w:val="00140A34"/>
    <w:rsid w:val="00141283"/>
    <w:rsid w:val="001416D3"/>
    <w:rsid w:val="0014182E"/>
    <w:rsid w:val="00141BAC"/>
    <w:rsid w:val="00142140"/>
    <w:rsid w:val="001421C6"/>
    <w:rsid w:val="001424C3"/>
    <w:rsid w:val="001424FC"/>
    <w:rsid w:val="001427DE"/>
    <w:rsid w:val="00142B31"/>
    <w:rsid w:val="00142E47"/>
    <w:rsid w:val="00142EF8"/>
    <w:rsid w:val="00143220"/>
    <w:rsid w:val="00143727"/>
    <w:rsid w:val="0014386D"/>
    <w:rsid w:val="00143C39"/>
    <w:rsid w:val="00143CCB"/>
    <w:rsid w:val="001446DD"/>
    <w:rsid w:val="00144C45"/>
    <w:rsid w:val="00144CF0"/>
    <w:rsid w:val="00144FFC"/>
    <w:rsid w:val="0014516A"/>
    <w:rsid w:val="0014537B"/>
    <w:rsid w:val="00145C2C"/>
    <w:rsid w:val="0014630D"/>
    <w:rsid w:val="00146A99"/>
    <w:rsid w:val="00146F88"/>
    <w:rsid w:val="00147362"/>
    <w:rsid w:val="00147607"/>
    <w:rsid w:val="00147990"/>
    <w:rsid w:val="00147EE0"/>
    <w:rsid w:val="00147EE6"/>
    <w:rsid w:val="001500E3"/>
    <w:rsid w:val="00150D67"/>
    <w:rsid w:val="001510A0"/>
    <w:rsid w:val="0015129C"/>
    <w:rsid w:val="00151549"/>
    <w:rsid w:val="00151747"/>
    <w:rsid w:val="001519BE"/>
    <w:rsid w:val="00151ADE"/>
    <w:rsid w:val="00151C79"/>
    <w:rsid w:val="001523CC"/>
    <w:rsid w:val="001525E2"/>
    <w:rsid w:val="00152870"/>
    <w:rsid w:val="00152F4B"/>
    <w:rsid w:val="00152F7A"/>
    <w:rsid w:val="0015394B"/>
    <w:rsid w:val="00153E35"/>
    <w:rsid w:val="00154769"/>
    <w:rsid w:val="001548E6"/>
    <w:rsid w:val="00154BEC"/>
    <w:rsid w:val="00154D6C"/>
    <w:rsid w:val="00154EA6"/>
    <w:rsid w:val="00154EBE"/>
    <w:rsid w:val="00154FF5"/>
    <w:rsid w:val="00155261"/>
    <w:rsid w:val="00156400"/>
    <w:rsid w:val="00156D01"/>
    <w:rsid w:val="00156D12"/>
    <w:rsid w:val="00156E3E"/>
    <w:rsid w:val="00156E66"/>
    <w:rsid w:val="00157160"/>
    <w:rsid w:val="00157366"/>
    <w:rsid w:val="00157CD3"/>
    <w:rsid w:val="00157D87"/>
    <w:rsid w:val="00160428"/>
    <w:rsid w:val="0016092D"/>
    <w:rsid w:val="0016094A"/>
    <w:rsid w:val="00160B15"/>
    <w:rsid w:val="001611DE"/>
    <w:rsid w:val="00161267"/>
    <w:rsid w:val="00161664"/>
    <w:rsid w:val="00161A0D"/>
    <w:rsid w:val="0016204E"/>
    <w:rsid w:val="00162156"/>
    <w:rsid w:val="00162179"/>
    <w:rsid w:val="001627CD"/>
    <w:rsid w:val="00162D4A"/>
    <w:rsid w:val="00162E5C"/>
    <w:rsid w:val="00162FCF"/>
    <w:rsid w:val="00163010"/>
    <w:rsid w:val="00163331"/>
    <w:rsid w:val="0016401D"/>
    <w:rsid w:val="00164235"/>
    <w:rsid w:val="00164377"/>
    <w:rsid w:val="00164750"/>
    <w:rsid w:val="00164866"/>
    <w:rsid w:val="00164928"/>
    <w:rsid w:val="00164AB6"/>
    <w:rsid w:val="00164C6B"/>
    <w:rsid w:val="00164E27"/>
    <w:rsid w:val="00164F85"/>
    <w:rsid w:val="001654EC"/>
    <w:rsid w:val="00165697"/>
    <w:rsid w:val="00165A66"/>
    <w:rsid w:val="00166228"/>
    <w:rsid w:val="00166539"/>
    <w:rsid w:val="00166746"/>
    <w:rsid w:val="0016675A"/>
    <w:rsid w:val="0016693E"/>
    <w:rsid w:val="00166B27"/>
    <w:rsid w:val="00166D5F"/>
    <w:rsid w:val="001705DE"/>
    <w:rsid w:val="001706DD"/>
    <w:rsid w:val="00170A1A"/>
    <w:rsid w:val="00170E1A"/>
    <w:rsid w:val="00170F4A"/>
    <w:rsid w:val="00171C15"/>
    <w:rsid w:val="00171D63"/>
    <w:rsid w:val="001720F8"/>
    <w:rsid w:val="0017226E"/>
    <w:rsid w:val="001726E9"/>
    <w:rsid w:val="00172911"/>
    <w:rsid w:val="001729ED"/>
    <w:rsid w:val="00172B99"/>
    <w:rsid w:val="001731CD"/>
    <w:rsid w:val="00173731"/>
    <w:rsid w:val="00173A79"/>
    <w:rsid w:val="00173DAF"/>
    <w:rsid w:val="00173E79"/>
    <w:rsid w:val="00173F23"/>
    <w:rsid w:val="00173FD8"/>
    <w:rsid w:val="001740C0"/>
    <w:rsid w:val="00174103"/>
    <w:rsid w:val="00174485"/>
    <w:rsid w:val="00174665"/>
    <w:rsid w:val="00174836"/>
    <w:rsid w:val="00174A41"/>
    <w:rsid w:val="00174A45"/>
    <w:rsid w:val="00174C64"/>
    <w:rsid w:val="00174DE3"/>
    <w:rsid w:val="001755A9"/>
    <w:rsid w:val="00175911"/>
    <w:rsid w:val="0017608E"/>
    <w:rsid w:val="00176095"/>
    <w:rsid w:val="001760F9"/>
    <w:rsid w:val="001765BD"/>
    <w:rsid w:val="00176A2B"/>
    <w:rsid w:val="00176A7C"/>
    <w:rsid w:val="00176F78"/>
    <w:rsid w:val="0017739D"/>
    <w:rsid w:val="001773D0"/>
    <w:rsid w:val="0017750E"/>
    <w:rsid w:val="001779C3"/>
    <w:rsid w:val="00177D3D"/>
    <w:rsid w:val="00177E35"/>
    <w:rsid w:val="00177E60"/>
    <w:rsid w:val="001807D7"/>
    <w:rsid w:val="00180D68"/>
    <w:rsid w:val="00180D9A"/>
    <w:rsid w:val="00181150"/>
    <w:rsid w:val="00181813"/>
    <w:rsid w:val="00181999"/>
    <w:rsid w:val="00181DDE"/>
    <w:rsid w:val="00181EA3"/>
    <w:rsid w:val="001821BA"/>
    <w:rsid w:val="001824B7"/>
    <w:rsid w:val="001824E5"/>
    <w:rsid w:val="001831E6"/>
    <w:rsid w:val="00183E0E"/>
    <w:rsid w:val="00183EFF"/>
    <w:rsid w:val="0018412B"/>
    <w:rsid w:val="0018440F"/>
    <w:rsid w:val="001849B7"/>
    <w:rsid w:val="00184A1B"/>
    <w:rsid w:val="00184B3A"/>
    <w:rsid w:val="00184B48"/>
    <w:rsid w:val="00184BC7"/>
    <w:rsid w:val="00184D06"/>
    <w:rsid w:val="001852E9"/>
    <w:rsid w:val="001855E5"/>
    <w:rsid w:val="001856A0"/>
    <w:rsid w:val="001859E5"/>
    <w:rsid w:val="00185EB6"/>
    <w:rsid w:val="0018679A"/>
    <w:rsid w:val="00186FB6"/>
    <w:rsid w:val="0018717F"/>
    <w:rsid w:val="0018779E"/>
    <w:rsid w:val="00187A59"/>
    <w:rsid w:val="00187CB6"/>
    <w:rsid w:val="00187CBA"/>
    <w:rsid w:val="0019021F"/>
    <w:rsid w:val="00190561"/>
    <w:rsid w:val="00190701"/>
    <w:rsid w:val="0019078F"/>
    <w:rsid w:val="00190C6E"/>
    <w:rsid w:val="00190CF5"/>
    <w:rsid w:val="00190E8B"/>
    <w:rsid w:val="00190EE0"/>
    <w:rsid w:val="00190F52"/>
    <w:rsid w:val="00191005"/>
    <w:rsid w:val="00191134"/>
    <w:rsid w:val="001914FC"/>
    <w:rsid w:val="0019158B"/>
    <w:rsid w:val="00192945"/>
    <w:rsid w:val="00192B0C"/>
    <w:rsid w:val="00192CE4"/>
    <w:rsid w:val="00192D76"/>
    <w:rsid w:val="0019386F"/>
    <w:rsid w:val="00193CA1"/>
    <w:rsid w:val="00193E31"/>
    <w:rsid w:val="001940CE"/>
    <w:rsid w:val="00194410"/>
    <w:rsid w:val="0019450B"/>
    <w:rsid w:val="00195EF2"/>
    <w:rsid w:val="001965D6"/>
    <w:rsid w:val="001965E5"/>
    <w:rsid w:val="00196664"/>
    <w:rsid w:val="001966D1"/>
    <w:rsid w:val="00196713"/>
    <w:rsid w:val="00196926"/>
    <w:rsid w:val="001969F5"/>
    <w:rsid w:val="00196CC9"/>
    <w:rsid w:val="001973AA"/>
    <w:rsid w:val="00197892"/>
    <w:rsid w:val="001978CF"/>
    <w:rsid w:val="00197E5E"/>
    <w:rsid w:val="001A0088"/>
    <w:rsid w:val="001A0146"/>
    <w:rsid w:val="001A022D"/>
    <w:rsid w:val="001A0387"/>
    <w:rsid w:val="001A03D3"/>
    <w:rsid w:val="001A07FD"/>
    <w:rsid w:val="001A0826"/>
    <w:rsid w:val="001A09BA"/>
    <w:rsid w:val="001A0FBE"/>
    <w:rsid w:val="001A1908"/>
    <w:rsid w:val="001A199A"/>
    <w:rsid w:val="001A1E88"/>
    <w:rsid w:val="001A20CC"/>
    <w:rsid w:val="001A25F1"/>
    <w:rsid w:val="001A27BF"/>
    <w:rsid w:val="001A28CF"/>
    <w:rsid w:val="001A2AB0"/>
    <w:rsid w:val="001A2B70"/>
    <w:rsid w:val="001A2FA1"/>
    <w:rsid w:val="001A321F"/>
    <w:rsid w:val="001A33AA"/>
    <w:rsid w:val="001A3CCE"/>
    <w:rsid w:val="001A4139"/>
    <w:rsid w:val="001A46A3"/>
    <w:rsid w:val="001A48F6"/>
    <w:rsid w:val="001A4FDB"/>
    <w:rsid w:val="001A5150"/>
    <w:rsid w:val="001A5170"/>
    <w:rsid w:val="001A51C3"/>
    <w:rsid w:val="001A5584"/>
    <w:rsid w:val="001A598B"/>
    <w:rsid w:val="001A5A65"/>
    <w:rsid w:val="001A60A3"/>
    <w:rsid w:val="001A6770"/>
    <w:rsid w:val="001A67D1"/>
    <w:rsid w:val="001A76C6"/>
    <w:rsid w:val="001A79E0"/>
    <w:rsid w:val="001A7EC3"/>
    <w:rsid w:val="001B008F"/>
    <w:rsid w:val="001B0460"/>
    <w:rsid w:val="001B08BF"/>
    <w:rsid w:val="001B131D"/>
    <w:rsid w:val="001B13FA"/>
    <w:rsid w:val="001B1A5F"/>
    <w:rsid w:val="001B1AD5"/>
    <w:rsid w:val="001B1E72"/>
    <w:rsid w:val="001B200E"/>
    <w:rsid w:val="001B2142"/>
    <w:rsid w:val="001B3972"/>
    <w:rsid w:val="001B4119"/>
    <w:rsid w:val="001B4761"/>
    <w:rsid w:val="001B483F"/>
    <w:rsid w:val="001B4EE4"/>
    <w:rsid w:val="001B4F5C"/>
    <w:rsid w:val="001B5118"/>
    <w:rsid w:val="001B52EA"/>
    <w:rsid w:val="001B53EE"/>
    <w:rsid w:val="001B5F0B"/>
    <w:rsid w:val="001B66C2"/>
    <w:rsid w:val="001B67BB"/>
    <w:rsid w:val="001B6B5D"/>
    <w:rsid w:val="001B6F18"/>
    <w:rsid w:val="001B725C"/>
    <w:rsid w:val="001B752C"/>
    <w:rsid w:val="001B7AEC"/>
    <w:rsid w:val="001B7C02"/>
    <w:rsid w:val="001B7C7E"/>
    <w:rsid w:val="001B7D58"/>
    <w:rsid w:val="001C0417"/>
    <w:rsid w:val="001C096B"/>
    <w:rsid w:val="001C1709"/>
    <w:rsid w:val="001C1F29"/>
    <w:rsid w:val="001C2121"/>
    <w:rsid w:val="001C22A2"/>
    <w:rsid w:val="001C2321"/>
    <w:rsid w:val="001C2439"/>
    <w:rsid w:val="001C2490"/>
    <w:rsid w:val="001C2B58"/>
    <w:rsid w:val="001C2C53"/>
    <w:rsid w:val="001C2D8A"/>
    <w:rsid w:val="001C2F70"/>
    <w:rsid w:val="001C2F9F"/>
    <w:rsid w:val="001C32E2"/>
    <w:rsid w:val="001C3376"/>
    <w:rsid w:val="001C367E"/>
    <w:rsid w:val="001C37C3"/>
    <w:rsid w:val="001C39BA"/>
    <w:rsid w:val="001C3EA5"/>
    <w:rsid w:val="001C4135"/>
    <w:rsid w:val="001C43AE"/>
    <w:rsid w:val="001C4935"/>
    <w:rsid w:val="001C4938"/>
    <w:rsid w:val="001C4B9B"/>
    <w:rsid w:val="001C4C3A"/>
    <w:rsid w:val="001C4D21"/>
    <w:rsid w:val="001C4F9C"/>
    <w:rsid w:val="001C561E"/>
    <w:rsid w:val="001C5814"/>
    <w:rsid w:val="001C59AD"/>
    <w:rsid w:val="001C5DA9"/>
    <w:rsid w:val="001C5F47"/>
    <w:rsid w:val="001C6137"/>
    <w:rsid w:val="001C6D43"/>
    <w:rsid w:val="001C738D"/>
    <w:rsid w:val="001C748C"/>
    <w:rsid w:val="001C763D"/>
    <w:rsid w:val="001C771D"/>
    <w:rsid w:val="001C775D"/>
    <w:rsid w:val="001C7B7C"/>
    <w:rsid w:val="001C7EBD"/>
    <w:rsid w:val="001D01D0"/>
    <w:rsid w:val="001D025A"/>
    <w:rsid w:val="001D0443"/>
    <w:rsid w:val="001D0762"/>
    <w:rsid w:val="001D07F5"/>
    <w:rsid w:val="001D083E"/>
    <w:rsid w:val="001D0A26"/>
    <w:rsid w:val="001D0C3A"/>
    <w:rsid w:val="001D1136"/>
    <w:rsid w:val="001D1825"/>
    <w:rsid w:val="001D2247"/>
    <w:rsid w:val="001D251C"/>
    <w:rsid w:val="001D2A89"/>
    <w:rsid w:val="001D2B18"/>
    <w:rsid w:val="001D2F58"/>
    <w:rsid w:val="001D3B02"/>
    <w:rsid w:val="001D418F"/>
    <w:rsid w:val="001D4B58"/>
    <w:rsid w:val="001D54F1"/>
    <w:rsid w:val="001D59F1"/>
    <w:rsid w:val="001D6371"/>
    <w:rsid w:val="001D668E"/>
    <w:rsid w:val="001D66A2"/>
    <w:rsid w:val="001D68E6"/>
    <w:rsid w:val="001D6AD0"/>
    <w:rsid w:val="001D6AD9"/>
    <w:rsid w:val="001D6AEF"/>
    <w:rsid w:val="001D721A"/>
    <w:rsid w:val="001D7255"/>
    <w:rsid w:val="001D7473"/>
    <w:rsid w:val="001D7531"/>
    <w:rsid w:val="001D761F"/>
    <w:rsid w:val="001D7953"/>
    <w:rsid w:val="001D7A0C"/>
    <w:rsid w:val="001D7A93"/>
    <w:rsid w:val="001D7DB8"/>
    <w:rsid w:val="001E026B"/>
    <w:rsid w:val="001E08F5"/>
    <w:rsid w:val="001E09D5"/>
    <w:rsid w:val="001E0D23"/>
    <w:rsid w:val="001E0F6A"/>
    <w:rsid w:val="001E133E"/>
    <w:rsid w:val="001E13AF"/>
    <w:rsid w:val="001E158D"/>
    <w:rsid w:val="001E237E"/>
    <w:rsid w:val="001E2477"/>
    <w:rsid w:val="001E2740"/>
    <w:rsid w:val="001E2A23"/>
    <w:rsid w:val="001E2AD0"/>
    <w:rsid w:val="001E34D9"/>
    <w:rsid w:val="001E3A75"/>
    <w:rsid w:val="001E3B2B"/>
    <w:rsid w:val="001E417B"/>
    <w:rsid w:val="001E44AF"/>
    <w:rsid w:val="001E4FB0"/>
    <w:rsid w:val="001E5065"/>
    <w:rsid w:val="001E50E4"/>
    <w:rsid w:val="001E52CB"/>
    <w:rsid w:val="001E5325"/>
    <w:rsid w:val="001E5432"/>
    <w:rsid w:val="001E584E"/>
    <w:rsid w:val="001E59FA"/>
    <w:rsid w:val="001E61F8"/>
    <w:rsid w:val="001E678D"/>
    <w:rsid w:val="001E679D"/>
    <w:rsid w:val="001E6803"/>
    <w:rsid w:val="001E683E"/>
    <w:rsid w:val="001E69A4"/>
    <w:rsid w:val="001E6D04"/>
    <w:rsid w:val="001E6FD5"/>
    <w:rsid w:val="001E7030"/>
    <w:rsid w:val="001E70AD"/>
    <w:rsid w:val="001E7ACD"/>
    <w:rsid w:val="001E7E5A"/>
    <w:rsid w:val="001F0133"/>
    <w:rsid w:val="001F02A6"/>
    <w:rsid w:val="001F03FB"/>
    <w:rsid w:val="001F0513"/>
    <w:rsid w:val="001F0B8C"/>
    <w:rsid w:val="001F0E9D"/>
    <w:rsid w:val="001F1128"/>
    <w:rsid w:val="001F11C0"/>
    <w:rsid w:val="001F1B8B"/>
    <w:rsid w:val="001F1DCB"/>
    <w:rsid w:val="001F1DF1"/>
    <w:rsid w:val="001F1E97"/>
    <w:rsid w:val="001F213D"/>
    <w:rsid w:val="001F21D1"/>
    <w:rsid w:val="001F25CA"/>
    <w:rsid w:val="001F27E5"/>
    <w:rsid w:val="001F2C26"/>
    <w:rsid w:val="001F2C39"/>
    <w:rsid w:val="001F2E29"/>
    <w:rsid w:val="001F2E2D"/>
    <w:rsid w:val="001F2E9C"/>
    <w:rsid w:val="001F30F1"/>
    <w:rsid w:val="001F3A09"/>
    <w:rsid w:val="001F3AD4"/>
    <w:rsid w:val="001F3C1A"/>
    <w:rsid w:val="001F3CD8"/>
    <w:rsid w:val="001F41BF"/>
    <w:rsid w:val="001F476D"/>
    <w:rsid w:val="001F4F3F"/>
    <w:rsid w:val="001F4F44"/>
    <w:rsid w:val="001F50A4"/>
    <w:rsid w:val="001F51FF"/>
    <w:rsid w:val="001F57B0"/>
    <w:rsid w:val="001F5E1F"/>
    <w:rsid w:val="001F61CE"/>
    <w:rsid w:val="001F657B"/>
    <w:rsid w:val="001F732A"/>
    <w:rsid w:val="001F7D27"/>
    <w:rsid w:val="002001FB"/>
    <w:rsid w:val="00200DBD"/>
    <w:rsid w:val="00200E8B"/>
    <w:rsid w:val="00200EA3"/>
    <w:rsid w:val="002010D9"/>
    <w:rsid w:val="002015B4"/>
    <w:rsid w:val="00201638"/>
    <w:rsid w:val="00201852"/>
    <w:rsid w:val="00201B75"/>
    <w:rsid w:val="00201E7E"/>
    <w:rsid w:val="0020213A"/>
    <w:rsid w:val="00202700"/>
    <w:rsid w:val="00202774"/>
    <w:rsid w:val="00202B54"/>
    <w:rsid w:val="00202C63"/>
    <w:rsid w:val="00202C80"/>
    <w:rsid w:val="00202D1E"/>
    <w:rsid w:val="00202D73"/>
    <w:rsid w:val="00202E98"/>
    <w:rsid w:val="0020307C"/>
    <w:rsid w:val="002030DA"/>
    <w:rsid w:val="00203B73"/>
    <w:rsid w:val="00203C55"/>
    <w:rsid w:val="00203CB0"/>
    <w:rsid w:val="00203E4F"/>
    <w:rsid w:val="00203EF6"/>
    <w:rsid w:val="002040A4"/>
    <w:rsid w:val="00204448"/>
    <w:rsid w:val="002045D5"/>
    <w:rsid w:val="0020477D"/>
    <w:rsid w:val="00204B33"/>
    <w:rsid w:val="00204BF9"/>
    <w:rsid w:val="002051B4"/>
    <w:rsid w:val="0020564F"/>
    <w:rsid w:val="00205766"/>
    <w:rsid w:val="00205DDE"/>
    <w:rsid w:val="00206023"/>
    <w:rsid w:val="00206C66"/>
    <w:rsid w:val="00206DE1"/>
    <w:rsid w:val="00207B9A"/>
    <w:rsid w:val="00207F18"/>
    <w:rsid w:val="002101FF"/>
    <w:rsid w:val="002103BA"/>
    <w:rsid w:val="0021048C"/>
    <w:rsid w:val="0021074B"/>
    <w:rsid w:val="002109BB"/>
    <w:rsid w:val="00210D2A"/>
    <w:rsid w:val="00210D69"/>
    <w:rsid w:val="002111B9"/>
    <w:rsid w:val="00211357"/>
    <w:rsid w:val="002114B1"/>
    <w:rsid w:val="00211641"/>
    <w:rsid w:val="00212563"/>
    <w:rsid w:val="0021295E"/>
    <w:rsid w:val="00212CA1"/>
    <w:rsid w:val="00212E2A"/>
    <w:rsid w:val="0021336D"/>
    <w:rsid w:val="0021340C"/>
    <w:rsid w:val="002136C3"/>
    <w:rsid w:val="00213AE4"/>
    <w:rsid w:val="00213FD2"/>
    <w:rsid w:val="00213FDC"/>
    <w:rsid w:val="002146FF"/>
    <w:rsid w:val="00214A04"/>
    <w:rsid w:val="00214BAD"/>
    <w:rsid w:val="00214C8D"/>
    <w:rsid w:val="002151C1"/>
    <w:rsid w:val="002152E3"/>
    <w:rsid w:val="00215506"/>
    <w:rsid w:val="00215751"/>
    <w:rsid w:val="002162E3"/>
    <w:rsid w:val="00216555"/>
    <w:rsid w:val="00216A59"/>
    <w:rsid w:val="00216A8A"/>
    <w:rsid w:val="00217424"/>
    <w:rsid w:val="00217C86"/>
    <w:rsid w:val="002201D6"/>
    <w:rsid w:val="0022055B"/>
    <w:rsid w:val="00220790"/>
    <w:rsid w:val="00220B86"/>
    <w:rsid w:val="00220F4E"/>
    <w:rsid w:val="002213BD"/>
    <w:rsid w:val="00221693"/>
    <w:rsid w:val="002220CA"/>
    <w:rsid w:val="002221A6"/>
    <w:rsid w:val="002225DB"/>
    <w:rsid w:val="00222C19"/>
    <w:rsid w:val="00222CA7"/>
    <w:rsid w:val="00222E49"/>
    <w:rsid w:val="00222E87"/>
    <w:rsid w:val="00223048"/>
    <w:rsid w:val="00223B0E"/>
    <w:rsid w:val="00223F22"/>
    <w:rsid w:val="00223FA2"/>
    <w:rsid w:val="0022417C"/>
    <w:rsid w:val="0022422C"/>
    <w:rsid w:val="00224703"/>
    <w:rsid w:val="00224F9B"/>
    <w:rsid w:val="00224FF5"/>
    <w:rsid w:val="002253C3"/>
    <w:rsid w:val="002254B6"/>
    <w:rsid w:val="002260B8"/>
    <w:rsid w:val="002268C9"/>
    <w:rsid w:val="00226D43"/>
    <w:rsid w:val="00226F4C"/>
    <w:rsid w:val="00227018"/>
    <w:rsid w:val="0022732B"/>
    <w:rsid w:val="00227695"/>
    <w:rsid w:val="0023000B"/>
    <w:rsid w:val="00230B29"/>
    <w:rsid w:val="00230BB3"/>
    <w:rsid w:val="002311A9"/>
    <w:rsid w:val="00231A58"/>
    <w:rsid w:val="00231C6C"/>
    <w:rsid w:val="00231CAC"/>
    <w:rsid w:val="002320B5"/>
    <w:rsid w:val="002328C4"/>
    <w:rsid w:val="00233F7B"/>
    <w:rsid w:val="00234530"/>
    <w:rsid w:val="0023459E"/>
    <w:rsid w:val="0023461F"/>
    <w:rsid w:val="00234D26"/>
    <w:rsid w:val="00234D54"/>
    <w:rsid w:val="0023586D"/>
    <w:rsid w:val="00235B23"/>
    <w:rsid w:val="00235F90"/>
    <w:rsid w:val="002360CF"/>
    <w:rsid w:val="0023724C"/>
    <w:rsid w:val="002372D0"/>
    <w:rsid w:val="0023739B"/>
    <w:rsid w:val="0023788C"/>
    <w:rsid w:val="002379FD"/>
    <w:rsid w:val="00237ABA"/>
    <w:rsid w:val="00237CEF"/>
    <w:rsid w:val="00237D23"/>
    <w:rsid w:val="0024013B"/>
    <w:rsid w:val="002403FD"/>
    <w:rsid w:val="00240870"/>
    <w:rsid w:val="00240F9D"/>
    <w:rsid w:val="00240FA6"/>
    <w:rsid w:val="0024120C"/>
    <w:rsid w:val="002412AC"/>
    <w:rsid w:val="00241319"/>
    <w:rsid w:val="00241338"/>
    <w:rsid w:val="0024151F"/>
    <w:rsid w:val="00241E80"/>
    <w:rsid w:val="0024240B"/>
    <w:rsid w:val="002424AA"/>
    <w:rsid w:val="00242672"/>
    <w:rsid w:val="0024274C"/>
    <w:rsid w:val="002427AB"/>
    <w:rsid w:val="002427FA"/>
    <w:rsid w:val="00243014"/>
    <w:rsid w:val="002430A1"/>
    <w:rsid w:val="002433EA"/>
    <w:rsid w:val="002436D2"/>
    <w:rsid w:val="00243A6B"/>
    <w:rsid w:val="002442BF"/>
    <w:rsid w:val="0024546E"/>
    <w:rsid w:val="00245881"/>
    <w:rsid w:val="0024592C"/>
    <w:rsid w:val="00245A0C"/>
    <w:rsid w:val="00246010"/>
    <w:rsid w:val="002461DD"/>
    <w:rsid w:val="00246A75"/>
    <w:rsid w:val="00246AD7"/>
    <w:rsid w:val="00246F67"/>
    <w:rsid w:val="00246F82"/>
    <w:rsid w:val="002471F7"/>
    <w:rsid w:val="00247BF9"/>
    <w:rsid w:val="00250107"/>
    <w:rsid w:val="002505F9"/>
    <w:rsid w:val="0025132E"/>
    <w:rsid w:val="00251484"/>
    <w:rsid w:val="00251A33"/>
    <w:rsid w:val="00251EB2"/>
    <w:rsid w:val="00252166"/>
    <w:rsid w:val="0025244E"/>
    <w:rsid w:val="00252480"/>
    <w:rsid w:val="002524EB"/>
    <w:rsid w:val="00252619"/>
    <w:rsid w:val="0025285F"/>
    <w:rsid w:val="00252A33"/>
    <w:rsid w:val="00252C50"/>
    <w:rsid w:val="0025301F"/>
    <w:rsid w:val="0025316D"/>
    <w:rsid w:val="0025343E"/>
    <w:rsid w:val="002534C3"/>
    <w:rsid w:val="002535C6"/>
    <w:rsid w:val="00253678"/>
    <w:rsid w:val="00253697"/>
    <w:rsid w:val="00253957"/>
    <w:rsid w:val="00253993"/>
    <w:rsid w:val="00254BB0"/>
    <w:rsid w:val="00254E0D"/>
    <w:rsid w:val="00254EA4"/>
    <w:rsid w:val="00255059"/>
    <w:rsid w:val="0025554B"/>
    <w:rsid w:val="002559A4"/>
    <w:rsid w:val="00255A88"/>
    <w:rsid w:val="00255B92"/>
    <w:rsid w:val="00255B9B"/>
    <w:rsid w:val="00255E33"/>
    <w:rsid w:val="00256134"/>
    <w:rsid w:val="00256149"/>
    <w:rsid w:val="00256331"/>
    <w:rsid w:val="0025634E"/>
    <w:rsid w:val="0025657E"/>
    <w:rsid w:val="00256DB4"/>
    <w:rsid w:val="00256E10"/>
    <w:rsid w:val="0025700A"/>
    <w:rsid w:val="002575A1"/>
    <w:rsid w:val="002575CE"/>
    <w:rsid w:val="00257C2A"/>
    <w:rsid w:val="00257C5F"/>
    <w:rsid w:val="00257CCA"/>
    <w:rsid w:val="00260029"/>
    <w:rsid w:val="002609F0"/>
    <w:rsid w:val="00260C7E"/>
    <w:rsid w:val="00261169"/>
    <w:rsid w:val="00261196"/>
    <w:rsid w:val="00261BC1"/>
    <w:rsid w:val="00261E37"/>
    <w:rsid w:val="0026216E"/>
    <w:rsid w:val="00262490"/>
    <w:rsid w:val="0026294A"/>
    <w:rsid w:val="00262979"/>
    <w:rsid w:val="00262B12"/>
    <w:rsid w:val="00262C15"/>
    <w:rsid w:val="00262CC2"/>
    <w:rsid w:val="00262CF8"/>
    <w:rsid w:val="00263161"/>
    <w:rsid w:val="00263619"/>
    <w:rsid w:val="0026384D"/>
    <w:rsid w:val="0026392D"/>
    <w:rsid w:val="00263ADA"/>
    <w:rsid w:val="00264A5A"/>
    <w:rsid w:val="00264AEA"/>
    <w:rsid w:val="00264C9A"/>
    <w:rsid w:val="00264DD3"/>
    <w:rsid w:val="00264E5F"/>
    <w:rsid w:val="00265506"/>
    <w:rsid w:val="00265660"/>
    <w:rsid w:val="00265715"/>
    <w:rsid w:val="002659A5"/>
    <w:rsid w:val="00265DC5"/>
    <w:rsid w:val="00265DF3"/>
    <w:rsid w:val="00266617"/>
    <w:rsid w:val="0026661B"/>
    <w:rsid w:val="002672DB"/>
    <w:rsid w:val="0026732E"/>
    <w:rsid w:val="002674F6"/>
    <w:rsid w:val="00267543"/>
    <w:rsid w:val="002676FB"/>
    <w:rsid w:val="00267895"/>
    <w:rsid w:val="00267AD9"/>
    <w:rsid w:val="00267B80"/>
    <w:rsid w:val="00267C44"/>
    <w:rsid w:val="00267E4C"/>
    <w:rsid w:val="00270E70"/>
    <w:rsid w:val="00271831"/>
    <w:rsid w:val="002719DC"/>
    <w:rsid w:val="0027225B"/>
    <w:rsid w:val="00272388"/>
    <w:rsid w:val="0027247C"/>
    <w:rsid w:val="00272753"/>
    <w:rsid w:val="00272A1D"/>
    <w:rsid w:val="00272B1C"/>
    <w:rsid w:val="0027356B"/>
    <w:rsid w:val="00273841"/>
    <w:rsid w:val="002738AC"/>
    <w:rsid w:val="00273AFD"/>
    <w:rsid w:val="002742CF"/>
    <w:rsid w:val="0027441F"/>
    <w:rsid w:val="002745AE"/>
    <w:rsid w:val="00274801"/>
    <w:rsid w:val="00274D58"/>
    <w:rsid w:val="00275410"/>
    <w:rsid w:val="002759AE"/>
    <w:rsid w:val="00275AD3"/>
    <w:rsid w:val="00275B6A"/>
    <w:rsid w:val="00275D83"/>
    <w:rsid w:val="00276133"/>
    <w:rsid w:val="002769FF"/>
    <w:rsid w:val="00276ACB"/>
    <w:rsid w:val="00276FD8"/>
    <w:rsid w:val="002772F7"/>
    <w:rsid w:val="002773AA"/>
    <w:rsid w:val="00277548"/>
    <w:rsid w:val="0027769E"/>
    <w:rsid w:val="00277716"/>
    <w:rsid w:val="0027798E"/>
    <w:rsid w:val="00277C5D"/>
    <w:rsid w:val="00277E56"/>
    <w:rsid w:val="0028063E"/>
    <w:rsid w:val="0028067D"/>
    <w:rsid w:val="002807D7"/>
    <w:rsid w:val="00280841"/>
    <w:rsid w:val="00281246"/>
    <w:rsid w:val="00281730"/>
    <w:rsid w:val="00281ABB"/>
    <w:rsid w:val="002822F5"/>
    <w:rsid w:val="00282785"/>
    <w:rsid w:val="002832BA"/>
    <w:rsid w:val="0028397C"/>
    <w:rsid w:val="002840E9"/>
    <w:rsid w:val="00284138"/>
    <w:rsid w:val="002848D1"/>
    <w:rsid w:val="00284B67"/>
    <w:rsid w:val="00284DE4"/>
    <w:rsid w:val="00285656"/>
    <w:rsid w:val="002858BB"/>
    <w:rsid w:val="00286008"/>
    <w:rsid w:val="00286320"/>
    <w:rsid w:val="00286485"/>
    <w:rsid w:val="0028660B"/>
    <w:rsid w:val="00286613"/>
    <w:rsid w:val="00286AD1"/>
    <w:rsid w:val="00286F15"/>
    <w:rsid w:val="002870ED"/>
    <w:rsid w:val="002871DF"/>
    <w:rsid w:val="00287315"/>
    <w:rsid w:val="00287643"/>
    <w:rsid w:val="00287ACE"/>
    <w:rsid w:val="00287B04"/>
    <w:rsid w:val="00287B3D"/>
    <w:rsid w:val="00287FDF"/>
    <w:rsid w:val="002902F4"/>
    <w:rsid w:val="0029096A"/>
    <w:rsid w:val="00290985"/>
    <w:rsid w:val="00290CAD"/>
    <w:rsid w:val="00290D30"/>
    <w:rsid w:val="0029103D"/>
    <w:rsid w:val="002915EB"/>
    <w:rsid w:val="00291679"/>
    <w:rsid w:val="002921F6"/>
    <w:rsid w:val="00292310"/>
    <w:rsid w:val="00292502"/>
    <w:rsid w:val="00292583"/>
    <w:rsid w:val="00292BB2"/>
    <w:rsid w:val="00292EEE"/>
    <w:rsid w:val="00293007"/>
    <w:rsid w:val="00293B21"/>
    <w:rsid w:val="00293DE7"/>
    <w:rsid w:val="00293DEA"/>
    <w:rsid w:val="00294202"/>
    <w:rsid w:val="00294360"/>
    <w:rsid w:val="0029472F"/>
    <w:rsid w:val="00294854"/>
    <w:rsid w:val="00294CF3"/>
    <w:rsid w:val="00294DA1"/>
    <w:rsid w:val="00294E00"/>
    <w:rsid w:val="0029516E"/>
    <w:rsid w:val="0029542A"/>
    <w:rsid w:val="0029547C"/>
    <w:rsid w:val="00295928"/>
    <w:rsid w:val="00295CCC"/>
    <w:rsid w:val="00295DB4"/>
    <w:rsid w:val="002965A3"/>
    <w:rsid w:val="00296F31"/>
    <w:rsid w:val="00296F3C"/>
    <w:rsid w:val="002970C4"/>
    <w:rsid w:val="0029759A"/>
    <w:rsid w:val="00297602"/>
    <w:rsid w:val="00297BED"/>
    <w:rsid w:val="002A0014"/>
    <w:rsid w:val="002A056A"/>
    <w:rsid w:val="002A0828"/>
    <w:rsid w:val="002A0881"/>
    <w:rsid w:val="002A1140"/>
    <w:rsid w:val="002A11D7"/>
    <w:rsid w:val="002A19F7"/>
    <w:rsid w:val="002A1BA3"/>
    <w:rsid w:val="002A1CC9"/>
    <w:rsid w:val="002A1DBA"/>
    <w:rsid w:val="002A1E18"/>
    <w:rsid w:val="002A2082"/>
    <w:rsid w:val="002A267B"/>
    <w:rsid w:val="002A27BD"/>
    <w:rsid w:val="002A2815"/>
    <w:rsid w:val="002A287B"/>
    <w:rsid w:val="002A2A59"/>
    <w:rsid w:val="002A2C54"/>
    <w:rsid w:val="002A2C6C"/>
    <w:rsid w:val="002A2D8E"/>
    <w:rsid w:val="002A317C"/>
    <w:rsid w:val="002A329C"/>
    <w:rsid w:val="002A3D42"/>
    <w:rsid w:val="002A4660"/>
    <w:rsid w:val="002A4A66"/>
    <w:rsid w:val="002A5279"/>
    <w:rsid w:val="002A57BE"/>
    <w:rsid w:val="002A585B"/>
    <w:rsid w:val="002A5FB5"/>
    <w:rsid w:val="002A64B6"/>
    <w:rsid w:val="002A672B"/>
    <w:rsid w:val="002A73DD"/>
    <w:rsid w:val="002A7C6D"/>
    <w:rsid w:val="002B00F5"/>
    <w:rsid w:val="002B03EF"/>
    <w:rsid w:val="002B06D7"/>
    <w:rsid w:val="002B0819"/>
    <w:rsid w:val="002B087B"/>
    <w:rsid w:val="002B0E87"/>
    <w:rsid w:val="002B180C"/>
    <w:rsid w:val="002B195C"/>
    <w:rsid w:val="002B1A22"/>
    <w:rsid w:val="002B1B3E"/>
    <w:rsid w:val="002B1B41"/>
    <w:rsid w:val="002B1CF7"/>
    <w:rsid w:val="002B1DBF"/>
    <w:rsid w:val="002B2432"/>
    <w:rsid w:val="002B27B2"/>
    <w:rsid w:val="002B292F"/>
    <w:rsid w:val="002B2C35"/>
    <w:rsid w:val="002B3C6A"/>
    <w:rsid w:val="002B3C7F"/>
    <w:rsid w:val="002B3DB5"/>
    <w:rsid w:val="002B3E11"/>
    <w:rsid w:val="002B4955"/>
    <w:rsid w:val="002B499C"/>
    <w:rsid w:val="002B4A29"/>
    <w:rsid w:val="002B4E98"/>
    <w:rsid w:val="002B4F74"/>
    <w:rsid w:val="002B4FA7"/>
    <w:rsid w:val="002B4FC1"/>
    <w:rsid w:val="002B5149"/>
    <w:rsid w:val="002B5285"/>
    <w:rsid w:val="002B59F3"/>
    <w:rsid w:val="002B5BB4"/>
    <w:rsid w:val="002B619D"/>
    <w:rsid w:val="002B665D"/>
    <w:rsid w:val="002B6697"/>
    <w:rsid w:val="002B692F"/>
    <w:rsid w:val="002B6C53"/>
    <w:rsid w:val="002B6EEE"/>
    <w:rsid w:val="002B73FD"/>
    <w:rsid w:val="002B7486"/>
    <w:rsid w:val="002B7A8E"/>
    <w:rsid w:val="002B7CE0"/>
    <w:rsid w:val="002B7D3D"/>
    <w:rsid w:val="002B7F14"/>
    <w:rsid w:val="002C011D"/>
    <w:rsid w:val="002C0245"/>
    <w:rsid w:val="002C0697"/>
    <w:rsid w:val="002C06B6"/>
    <w:rsid w:val="002C078C"/>
    <w:rsid w:val="002C083F"/>
    <w:rsid w:val="002C09EE"/>
    <w:rsid w:val="002C1230"/>
    <w:rsid w:val="002C168F"/>
    <w:rsid w:val="002C1691"/>
    <w:rsid w:val="002C16AB"/>
    <w:rsid w:val="002C19D0"/>
    <w:rsid w:val="002C1B6A"/>
    <w:rsid w:val="002C1C66"/>
    <w:rsid w:val="002C1CAC"/>
    <w:rsid w:val="002C1DA1"/>
    <w:rsid w:val="002C1E10"/>
    <w:rsid w:val="002C1FDF"/>
    <w:rsid w:val="002C27E8"/>
    <w:rsid w:val="002C2BFF"/>
    <w:rsid w:val="002C2E79"/>
    <w:rsid w:val="002C3646"/>
    <w:rsid w:val="002C3B30"/>
    <w:rsid w:val="002C3F46"/>
    <w:rsid w:val="002C3FE9"/>
    <w:rsid w:val="002C437C"/>
    <w:rsid w:val="002C4CD3"/>
    <w:rsid w:val="002C5379"/>
    <w:rsid w:val="002C57B0"/>
    <w:rsid w:val="002C635F"/>
    <w:rsid w:val="002C65A4"/>
    <w:rsid w:val="002C6D00"/>
    <w:rsid w:val="002C6E2A"/>
    <w:rsid w:val="002C6F18"/>
    <w:rsid w:val="002C6F69"/>
    <w:rsid w:val="002C7970"/>
    <w:rsid w:val="002C7CE4"/>
    <w:rsid w:val="002C7D3F"/>
    <w:rsid w:val="002D0026"/>
    <w:rsid w:val="002D03EA"/>
    <w:rsid w:val="002D04FB"/>
    <w:rsid w:val="002D0C30"/>
    <w:rsid w:val="002D0CB1"/>
    <w:rsid w:val="002D0D68"/>
    <w:rsid w:val="002D1049"/>
    <w:rsid w:val="002D115D"/>
    <w:rsid w:val="002D154F"/>
    <w:rsid w:val="002D1557"/>
    <w:rsid w:val="002D1948"/>
    <w:rsid w:val="002D1CBE"/>
    <w:rsid w:val="002D2F0B"/>
    <w:rsid w:val="002D31CD"/>
    <w:rsid w:val="002D3356"/>
    <w:rsid w:val="002D34EF"/>
    <w:rsid w:val="002D38A6"/>
    <w:rsid w:val="002D4049"/>
    <w:rsid w:val="002D45FE"/>
    <w:rsid w:val="002D4F76"/>
    <w:rsid w:val="002D5822"/>
    <w:rsid w:val="002D599D"/>
    <w:rsid w:val="002D5CF8"/>
    <w:rsid w:val="002D5DBE"/>
    <w:rsid w:val="002D5E26"/>
    <w:rsid w:val="002D606A"/>
    <w:rsid w:val="002D617C"/>
    <w:rsid w:val="002D6C5B"/>
    <w:rsid w:val="002D7492"/>
    <w:rsid w:val="002D74F3"/>
    <w:rsid w:val="002E0008"/>
    <w:rsid w:val="002E01AE"/>
    <w:rsid w:val="002E01B5"/>
    <w:rsid w:val="002E030D"/>
    <w:rsid w:val="002E0758"/>
    <w:rsid w:val="002E0B3B"/>
    <w:rsid w:val="002E0FD5"/>
    <w:rsid w:val="002E1307"/>
    <w:rsid w:val="002E16D6"/>
    <w:rsid w:val="002E1D7B"/>
    <w:rsid w:val="002E2187"/>
    <w:rsid w:val="002E24D5"/>
    <w:rsid w:val="002E27CC"/>
    <w:rsid w:val="002E282C"/>
    <w:rsid w:val="002E2C3C"/>
    <w:rsid w:val="002E30A5"/>
    <w:rsid w:val="002E33EE"/>
    <w:rsid w:val="002E3CFB"/>
    <w:rsid w:val="002E4E7F"/>
    <w:rsid w:val="002E527C"/>
    <w:rsid w:val="002E5754"/>
    <w:rsid w:val="002E5854"/>
    <w:rsid w:val="002E58C2"/>
    <w:rsid w:val="002E5CFE"/>
    <w:rsid w:val="002E747B"/>
    <w:rsid w:val="002E7607"/>
    <w:rsid w:val="002E7678"/>
    <w:rsid w:val="002E7B03"/>
    <w:rsid w:val="002E7BE8"/>
    <w:rsid w:val="002E7C96"/>
    <w:rsid w:val="002F0307"/>
    <w:rsid w:val="002F0781"/>
    <w:rsid w:val="002F0788"/>
    <w:rsid w:val="002F08A8"/>
    <w:rsid w:val="002F0D76"/>
    <w:rsid w:val="002F1094"/>
    <w:rsid w:val="002F110B"/>
    <w:rsid w:val="002F1D24"/>
    <w:rsid w:val="002F2255"/>
    <w:rsid w:val="002F2431"/>
    <w:rsid w:val="002F329B"/>
    <w:rsid w:val="002F34E1"/>
    <w:rsid w:val="002F3F50"/>
    <w:rsid w:val="002F40F4"/>
    <w:rsid w:val="002F494A"/>
    <w:rsid w:val="002F4C48"/>
    <w:rsid w:val="002F512D"/>
    <w:rsid w:val="002F534E"/>
    <w:rsid w:val="002F5A9A"/>
    <w:rsid w:val="002F5BA5"/>
    <w:rsid w:val="002F6C59"/>
    <w:rsid w:val="002F6DA2"/>
    <w:rsid w:val="002F72A4"/>
    <w:rsid w:val="002F7586"/>
    <w:rsid w:val="002F7DB2"/>
    <w:rsid w:val="002F7DFF"/>
    <w:rsid w:val="002F7E0D"/>
    <w:rsid w:val="002F7FB3"/>
    <w:rsid w:val="00300519"/>
    <w:rsid w:val="0030055B"/>
    <w:rsid w:val="00300744"/>
    <w:rsid w:val="003008CE"/>
    <w:rsid w:val="00300C26"/>
    <w:rsid w:val="003013E1"/>
    <w:rsid w:val="003013E4"/>
    <w:rsid w:val="003015EF"/>
    <w:rsid w:val="0030194A"/>
    <w:rsid w:val="00301CA4"/>
    <w:rsid w:val="003022BD"/>
    <w:rsid w:val="0030265F"/>
    <w:rsid w:val="003026BA"/>
    <w:rsid w:val="003032AE"/>
    <w:rsid w:val="00303383"/>
    <w:rsid w:val="00303C10"/>
    <w:rsid w:val="00303E39"/>
    <w:rsid w:val="00303F68"/>
    <w:rsid w:val="003040AB"/>
    <w:rsid w:val="00304619"/>
    <w:rsid w:val="003047CF"/>
    <w:rsid w:val="0030481D"/>
    <w:rsid w:val="00304AC7"/>
    <w:rsid w:val="00304EDA"/>
    <w:rsid w:val="003055F8"/>
    <w:rsid w:val="00305B79"/>
    <w:rsid w:val="00305C38"/>
    <w:rsid w:val="00305EE2"/>
    <w:rsid w:val="003067D6"/>
    <w:rsid w:val="00306D4A"/>
    <w:rsid w:val="00306D9E"/>
    <w:rsid w:val="003070A7"/>
    <w:rsid w:val="00307178"/>
    <w:rsid w:val="00307C7A"/>
    <w:rsid w:val="00307D4A"/>
    <w:rsid w:val="00307ECD"/>
    <w:rsid w:val="00310121"/>
    <w:rsid w:val="003103E2"/>
    <w:rsid w:val="0031086A"/>
    <w:rsid w:val="003108F5"/>
    <w:rsid w:val="0031178A"/>
    <w:rsid w:val="00311EA4"/>
    <w:rsid w:val="00311F96"/>
    <w:rsid w:val="003122A4"/>
    <w:rsid w:val="003123BF"/>
    <w:rsid w:val="003123DD"/>
    <w:rsid w:val="003125E1"/>
    <w:rsid w:val="00312C3C"/>
    <w:rsid w:val="00312CF8"/>
    <w:rsid w:val="00313705"/>
    <w:rsid w:val="00313922"/>
    <w:rsid w:val="00313A70"/>
    <w:rsid w:val="00313C92"/>
    <w:rsid w:val="00314565"/>
    <w:rsid w:val="0031464A"/>
    <w:rsid w:val="00314691"/>
    <w:rsid w:val="003149A0"/>
    <w:rsid w:val="003149DD"/>
    <w:rsid w:val="00314A69"/>
    <w:rsid w:val="00314B3F"/>
    <w:rsid w:val="00314B87"/>
    <w:rsid w:val="00314E95"/>
    <w:rsid w:val="00315024"/>
    <w:rsid w:val="0031504E"/>
    <w:rsid w:val="003158FA"/>
    <w:rsid w:val="00315E00"/>
    <w:rsid w:val="00316456"/>
    <w:rsid w:val="00316676"/>
    <w:rsid w:val="00316819"/>
    <w:rsid w:val="003169DF"/>
    <w:rsid w:val="00316A52"/>
    <w:rsid w:val="00316C66"/>
    <w:rsid w:val="00316EDC"/>
    <w:rsid w:val="00317704"/>
    <w:rsid w:val="003201C2"/>
    <w:rsid w:val="003202B0"/>
    <w:rsid w:val="003203C1"/>
    <w:rsid w:val="00320989"/>
    <w:rsid w:val="00321102"/>
    <w:rsid w:val="0032119D"/>
    <w:rsid w:val="003214D3"/>
    <w:rsid w:val="003215F8"/>
    <w:rsid w:val="003223CB"/>
    <w:rsid w:val="00322636"/>
    <w:rsid w:val="00322F90"/>
    <w:rsid w:val="003232F2"/>
    <w:rsid w:val="00323500"/>
    <w:rsid w:val="003236CA"/>
    <w:rsid w:val="003237A6"/>
    <w:rsid w:val="0032398D"/>
    <w:rsid w:val="00323A4D"/>
    <w:rsid w:val="00323B26"/>
    <w:rsid w:val="00323E1A"/>
    <w:rsid w:val="00323FF3"/>
    <w:rsid w:val="0032433E"/>
    <w:rsid w:val="0032434A"/>
    <w:rsid w:val="00324800"/>
    <w:rsid w:val="00324A31"/>
    <w:rsid w:val="00325065"/>
    <w:rsid w:val="0032519E"/>
    <w:rsid w:val="00325244"/>
    <w:rsid w:val="003255DD"/>
    <w:rsid w:val="003257C7"/>
    <w:rsid w:val="00325BA2"/>
    <w:rsid w:val="00325D97"/>
    <w:rsid w:val="00325E4C"/>
    <w:rsid w:val="003264B5"/>
    <w:rsid w:val="003264FF"/>
    <w:rsid w:val="00326B27"/>
    <w:rsid w:val="00326C2F"/>
    <w:rsid w:val="00326D42"/>
    <w:rsid w:val="00326EA2"/>
    <w:rsid w:val="0032759D"/>
    <w:rsid w:val="00327625"/>
    <w:rsid w:val="00327B94"/>
    <w:rsid w:val="00327C66"/>
    <w:rsid w:val="00327CC3"/>
    <w:rsid w:val="00327CF8"/>
    <w:rsid w:val="00330278"/>
    <w:rsid w:val="00330512"/>
    <w:rsid w:val="00330CA4"/>
    <w:rsid w:val="00330EBF"/>
    <w:rsid w:val="0033122F"/>
    <w:rsid w:val="0033130B"/>
    <w:rsid w:val="00331925"/>
    <w:rsid w:val="003319BA"/>
    <w:rsid w:val="0033200B"/>
    <w:rsid w:val="003325D5"/>
    <w:rsid w:val="00332B95"/>
    <w:rsid w:val="00332C47"/>
    <w:rsid w:val="00332FB5"/>
    <w:rsid w:val="003330DF"/>
    <w:rsid w:val="003337A9"/>
    <w:rsid w:val="00333D1F"/>
    <w:rsid w:val="00334478"/>
    <w:rsid w:val="0033481B"/>
    <w:rsid w:val="00334867"/>
    <w:rsid w:val="00334C37"/>
    <w:rsid w:val="00334CD5"/>
    <w:rsid w:val="0033521F"/>
    <w:rsid w:val="00335BC1"/>
    <w:rsid w:val="00335C4E"/>
    <w:rsid w:val="0033618E"/>
    <w:rsid w:val="003364A3"/>
    <w:rsid w:val="00336F2C"/>
    <w:rsid w:val="0033717A"/>
    <w:rsid w:val="003371CA"/>
    <w:rsid w:val="00337755"/>
    <w:rsid w:val="0033775B"/>
    <w:rsid w:val="00337FEE"/>
    <w:rsid w:val="00340444"/>
    <w:rsid w:val="00340BE4"/>
    <w:rsid w:val="00340C2C"/>
    <w:rsid w:val="00341447"/>
    <w:rsid w:val="0034148B"/>
    <w:rsid w:val="003414E4"/>
    <w:rsid w:val="00341515"/>
    <w:rsid w:val="003418A7"/>
    <w:rsid w:val="00341D16"/>
    <w:rsid w:val="00341FE3"/>
    <w:rsid w:val="00342E51"/>
    <w:rsid w:val="003434F6"/>
    <w:rsid w:val="003437B6"/>
    <w:rsid w:val="00344024"/>
    <w:rsid w:val="003448BA"/>
    <w:rsid w:val="00344D71"/>
    <w:rsid w:val="00344D96"/>
    <w:rsid w:val="003452A7"/>
    <w:rsid w:val="0034571E"/>
    <w:rsid w:val="003457FE"/>
    <w:rsid w:val="00345905"/>
    <w:rsid w:val="00345D49"/>
    <w:rsid w:val="00345F45"/>
    <w:rsid w:val="0034614D"/>
    <w:rsid w:val="00346DC9"/>
    <w:rsid w:val="00347297"/>
    <w:rsid w:val="00347DAC"/>
    <w:rsid w:val="00347EDB"/>
    <w:rsid w:val="00350091"/>
    <w:rsid w:val="003500B4"/>
    <w:rsid w:val="0035028C"/>
    <w:rsid w:val="003502E2"/>
    <w:rsid w:val="0035035F"/>
    <w:rsid w:val="003504F4"/>
    <w:rsid w:val="00350B85"/>
    <w:rsid w:val="00350CA8"/>
    <w:rsid w:val="003517FB"/>
    <w:rsid w:val="00351CEB"/>
    <w:rsid w:val="00351DBE"/>
    <w:rsid w:val="003521B0"/>
    <w:rsid w:val="00352277"/>
    <w:rsid w:val="003522E8"/>
    <w:rsid w:val="00353104"/>
    <w:rsid w:val="003531BE"/>
    <w:rsid w:val="003531DE"/>
    <w:rsid w:val="003532CC"/>
    <w:rsid w:val="003538AD"/>
    <w:rsid w:val="0035393B"/>
    <w:rsid w:val="00354035"/>
    <w:rsid w:val="003542F2"/>
    <w:rsid w:val="003544D5"/>
    <w:rsid w:val="00354551"/>
    <w:rsid w:val="003545D3"/>
    <w:rsid w:val="00354959"/>
    <w:rsid w:val="00354CDB"/>
    <w:rsid w:val="00354D56"/>
    <w:rsid w:val="003550EE"/>
    <w:rsid w:val="0035594B"/>
    <w:rsid w:val="00355A2F"/>
    <w:rsid w:val="00355B8B"/>
    <w:rsid w:val="00355C9B"/>
    <w:rsid w:val="00355D8F"/>
    <w:rsid w:val="00355FBD"/>
    <w:rsid w:val="0035615A"/>
    <w:rsid w:val="00356314"/>
    <w:rsid w:val="00356CE6"/>
    <w:rsid w:val="00356D4B"/>
    <w:rsid w:val="00356DEF"/>
    <w:rsid w:val="003572AF"/>
    <w:rsid w:val="00357FCA"/>
    <w:rsid w:val="00360742"/>
    <w:rsid w:val="00360D3C"/>
    <w:rsid w:val="00360E3B"/>
    <w:rsid w:val="00360FF6"/>
    <w:rsid w:val="003614F1"/>
    <w:rsid w:val="00361598"/>
    <w:rsid w:val="003617E1"/>
    <w:rsid w:val="003617EA"/>
    <w:rsid w:val="00361A77"/>
    <w:rsid w:val="00361CC9"/>
    <w:rsid w:val="0036200F"/>
    <w:rsid w:val="00362307"/>
    <w:rsid w:val="00362621"/>
    <w:rsid w:val="003629B6"/>
    <w:rsid w:val="00362EA2"/>
    <w:rsid w:val="00363250"/>
    <w:rsid w:val="003632C7"/>
    <w:rsid w:val="003636A5"/>
    <w:rsid w:val="00363B1C"/>
    <w:rsid w:val="003640A2"/>
    <w:rsid w:val="003640B2"/>
    <w:rsid w:val="0036411E"/>
    <w:rsid w:val="00364930"/>
    <w:rsid w:val="003656B9"/>
    <w:rsid w:val="0036583B"/>
    <w:rsid w:val="00365A81"/>
    <w:rsid w:val="00365DA5"/>
    <w:rsid w:val="00366290"/>
    <w:rsid w:val="00366982"/>
    <w:rsid w:val="00366D2E"/>
    <w:rsid w:val="00367781"/>
    <w:rsid w:val="003678D8"/>
    <w:rsid w:val="0036790D"/>
    <w:rsid w:val="00367E88"/>
    <w:rsid w:val="00370203"/>
    <w:rsid w:val="0037065D"/>
    <w:rsid w:val="003710ED"/>
    <w:rsid w:val="003719C0"/>
    <w:rsid w:val="00371B7D"/>
    <w:rsid w:val="00371C4A"/>
    <w:rsid w:val="00371C56"/>
    <w:rsid w:val="00371F20"/>
    <w:rsid w:val="00372368"/>
    <w:rsid w:val="00372BD6"/>
    <w:rsid w:val="00372BFF"/>
    <w:rsid w:val="00372E54"/>
    <w:rsid w:val="00373162"/>
    <w:rsid w:val="00373BAB"/>
    <w:rsid w:val="00373C68"/>
    <w:rsid w:val="00373FE8"/>
    <w:rsid w:val="003741BE"/>
    <w:rsid w:val="0037451A"/>
    <w:rsid w:val="003750F2"/>
    <w:rsid w:val="003753E4"/>
    <w:rsid w:val="00375BDD"/>
    <w:rsid w:val="00375CE9"/>
    <w:rsid w:val="003764D4"/>
    <w:rsid w:val="00376998"/>
    <w:rsid w:val="00376D3C"/>
    <w:rsid w:val="003770C7"/>
    <w:rsid w:val="00377221"/>
    <w:rsid w:val="003774B9"/>
    <w:rsid w:val="003779B4"/>
    <w:rsid w:val="003779BA"/>
    <w:rsid w:val="00377CBE"/>
    <w:rsid w:val="00377DBE"/>
    <w:rsid w:val="00380369"/>
    <w:rsid w:val="00380442"/>
    <w:rsid w:val="00380958"/>
    <w:rsid w:val="00380ABA"/>
    <w:rsid w:val="00380C5F"/>
    <w:rsid w:val="003813D5"/>
    <w:rsid w:val="00381919"/>
    <w:rsid w:val="00381A0F"/>
    <w:rsid w:val="00381A86"/>
    <w:rsid w:val="00381C50"/>
    <w:rsid w:val="00381CA5"/>
    <w:rsid w:val="00381CDB"/>
    <w:rsid w:val="00381DB4"/>
    <w:rsid w:val="0038273B"/>
    <w:rsid w:val="00382D95"/>
    <w:rsid w:val="00382E9B"/>
    <w:rsid w:val="003831C2"/>
    <w:rsid w:val="00383A9F"/>
    <w:rsid w:val="00383D93"/>
    <w:rsid w:val="00383FF8"/>
    <w:rsid w:val="0038401E"/>
    <w:rsid w:val="003846A4"/>
    <w:rsid w:val="0038488D"/>
    <w:rsid w:val="00384EE6"/>
    <w:rsid w:val="00384FB9"/>
    <w:rsid w:val="00385111"/>
    <w:rsid w:val="00385186"/>
    <w:rsid w:val="0038521E"/>
    <w:rsid w:val="00385473"/>
    <w:rsid w:val="0038574B"/>
    <w:rsid w:val="00385915"/>
    <w:rsid w:val="00385C0C"/>
    <w:rsid w:val="00385C7B"/>
    <w:rsid w:val="00386302"/>
    <w:rsid w:val="003863EC"/>
    <w:rsid w:val="0038640E"/>
    <w:rsid w:val="003866EE"/>
    <w:rsid w:val="003868E8"/>
    <w:rsid w:val="0038691C"/>
    <w:rsid w:val="00386D97"/>
    <w:rsid w:val="00386E3E"/>
    <w:rsid w:val="00386EE8"/>
    <w:rsid w:val="003876D6"/>
    <w:rsid w:val="003877D9"/>
    <w:rsid w:val="00387977"/>
    <w:rsid w:val="00387D4F"/>
    <w:rsid w:val="00387EFA"/>
    <w:rsid w:val="00390552"/>
    <w:rsid w:val="0039064E"/>
    <w:rsid w:val="00390B2A"/>
    <w:rsid w:val="00390B46"/>
    <w:rsid w:val="00390D10"/>
    <w:rsid w:val="00390EE1"/>
    <w:rsid w:val="00390F13"/>
    <w:rsid w:val="00391141"/>
    <w:rsid w:val="00391181"/>
    <w:rsid w:val="00391330"/>
    <w:rsid w:val="0039142A"/>
    <w:rsid w:val="00391689"/>
    <w:rsid w:val="0039213B"/>
    <w:rsid w:val="003921D1"/>
    <w:rsid w:val="00392F9E"/>
    <w:rsid w:val="003935C1"/>
    <w:rsid w:val="0039388F"/>
    <w:rsid w:val="0039400D"/>
    <w:rsid w:val="0039419B"/>
    <w:rsid w:val="0039447F"/>
    <w:rsid w:val="00394698"/>
    <w:rsid w:val="003954D8"/>
    <w:rsid w:val="00395A0F"/>
    <w:rsid w:val="00396207"/>
    <w:rsid w:val="0039636D"/>
    <w:rsid w:val="003964E6"/>
    <w:rsid w:val="003969B6"/>
    <w:rsid w:val="00396A7E"/>
    <w:rsid w:val="003970D8"/>
    <w:rsid w:val="0039778B"/>
    <w:rsid w:val="00397BC6"/>
    <w:rsid w:val="00397C25"/>
    <w:rsid w:val="00397F6B"/>
    <w:rsid w:val="003A0421"/>
    <w:rsid w:val="003A054D"/>
    <w:rsid w:val="003A0558"/>
    <w:rsid w:val="003A05DD"/>
    <w:rsid w:val="003A05FF"/>
    <w:rsid w:val="003A064E"/>
    <w:rsid w:val="003A073C"/>
    <w:rsid w:val="003A0EAB"/>
    <w:rsid w:val="003A1042"/>
    <w:rsid w:val="003A1086"/>
    <w:rsid w:val="003A1314"/>
    <w:rsid w:val="003A169C"/>
    <w:rsid w:val="003A16CA"/>
    <w:rsid w:val="003A1801"/>
    <w:rsid w:val="003A1A44"/>
    <w:rsid w:val="003A1B06"/>
    <w:rsid w:val="003A27A9"/>
    <w:rsid w:val="003A28F0"/>
    <w:rsid w:val="003A2DA8"/>
    <w:rsid w:val="003A31BE"/>
    <w:rsid w:val="003A3536"/>
    <w:rsid w:val="003A3645"/>
    <w:rsid w:val="003A3D93"/>
    <w:rsid w:val="003A3E42"/>
    <w:rsid w:val="003A3E6C"/>
    <w:rsid w:val="003A3F1E"/>
    <w:rsid w:val="003A41FD"/>
    <w:rsid w:val="003A42D6"/>
    <w:rsid w:val="003A431F"/>
    <w:rsid w:val="003A43D6"/>
    <w:rsid w:val="003A4A8A"/>
    <w:rsid w:val="003A595F"/>
    <w:rsid w:val="003A5D67"/>
    <w:rsid w:val="003A6366"/>
    <w:rsid w:val="003A66DC"/>
    <w:rsid w:val="003A687F"/>
    <w:rsid w:val="003A6893"/>
    <w:rsid w:val="003A70E3"/>
    <w:rsid w:val="003A71F6"/>
    <w:rsid w:val="003A79DE"/>
    <w:rsid w:val="003A7BEA"/>
    <w:rsid w:val="003A7E26"/>
    <w:rsid w:val="003A7FCA"/>
    <w:rsid w:val="003B0119"/>
    <w:rsid w:val="003B0800"/>
    <w:rsid w:val="003B09BA"/>
    <w:rsid w:val="003B0A4A"/>
    <w:rsid w:val="003B0C72"/>
    <w:rsid w:val="003B1167"/>
    <w:rsid w:val="003B1452"/>
    <w:rsid w:val="003B14AE"/>
    <w:rsid w:val="003B158E"/>
    <w:rsid w:val="003B1AE3"/>
    <w:rsid w:val="003B20A5"/>
    <w:rsid w:val="003B27BD"/>
    <w:rsid w:val="003B2803"/>
    <w:rsid w:val="003B2B3B"/>
    <w:rsid w:val="003B322D"/>
    <w:rsid w:val="003B341E"/>
    <w:rsid w:val="003B3429"/>
    <w:rsid w:val="003B37C3"/>
    <w:rsid w:val="003B3BC5"/>
    <w:rsid w:val="003B4727"/>
    <w:rsid w:val="003B47AA"/>
    <w:rsid w:val="003B497B"/>
    <w:rsid w:val="003B4A2C"/>
    <w:rsid w:val="003B50AC"/>
    <w:rsid w:val="003B538A"/>
    <w:rsid w:val="003B57C0"/>
    <w:rsid w:val="003B5AFD"/>
    <w:rsid w:val="003B5FAC"/>
    <w:rsid w:val="003B5FAE"/>
    <w:rsid w:val="003B612F"/>
    <w:rsid w:val="003B624C"/>
    <w:rsid w:val="003B661B"/>
    <w:rsid w:val="003B6EDB"/>
    <w:rsid w:val="003B7069"/>
    <w:rsid w:val="003B774E"/>
    <w:rsid w:val="003B7A15"/>
    <w:rsid w:val="003B7A75"/>
    <w:rsid w:val="003B7B42"/>
    <w:rsid w:val="003B7D51"/>
    <w:rsid w:val="003B7FF8"/>
    <w:rsid w:val="003C005A"/>
    <w:rsid w:val="003C042D"/>
    <w:rsid w:val="003C0A96"/>
    <w:rsid w:val="003C0C03"/>
    <w:rsid w:val="003C1064"/>
    <w:rsid w:val="003C11CA"/>
    <w:rsid w:val="003C1250"/>
    <w:rsid w:val="003C129D"/>
    <w:rsid w:val="003C1556"/>
    <w:rsid w:val="003C17D0"/>
    <w:rsid w:val="003C1A5A"/>
    <w:rsid w:val="003C1D24"/>
    <w:rsid w:val="003C1E1E"/>
    <w:rsid w:val="003C22BA"/>
    <w:rsid w:val="003C2621"/>
    <w:rsid w:val="003C26DD"/>
    <w:rsid w:val="003C26F0"/>
    <w:rsid w:val="003C2702"/>
    <w:rsid w:val="003C27F3"/>
    <w:rsid w:val="003C294E"/>
    <w:rsid w:val="003C29C0"/>
    <w:rsid w:val="003C3120"/>
    <w:rsid w:val="003C3BFD"/>
    <w:rsid w:val="003C3C5A"/>
    <w:rsid w:val="003C3CB9"/>
    <w:rsid w:val="003C3D32"/>
    <w:rsid w:val="003C3EBD"/>
    <w:rsid w:val="003C41A3"/>
    <w:rsid w:val="003C4358"/>
    <w:rsid w:val="003C4F18"/>
    <w:rsid w:val="003C546A"/>
    <w:rsid w:val="003C58DF"/>
    <w:rsid w:val="003C604F"/>
    <w:rsid w:val="003C67A7"/>
    <w:rsid w:val="003C6875"/>
    <w:rsid w:val="003C7845"/>
    <w:rsid w:val="003D029E"/>
    <w:rsid w:val="003D09FC"/>
    <w:rsid w:val="003D0B41"/>
    <w:rsid w:val="003D0BA5"/>
    <w:rsid w:val="003D0C9F"/>
    <w:rsid w:val="003D1057"/>
    <w:rsid w:val="003D15A6"/>
    <w:rsid w:val="003D16B8"/>
    <w:rsid w:val="003D1822"/>
    <w:rsid w:val="003D1CDC"/>
    <w:rsid w:val="003D1FD8"/>
    <w:rsid w:val="003D223D"/>
    <w:rsid w:val="003D2532"/>
    <w:rsid w:val="003D30C4"/>
    <w:rsid w:val="003D3379"/>
    <w:rsid w:val="003D36A8"/>
    <w:rsid w:val="003D36CC"/>
    <w:rsid w:val="003D3931"/>
    <w:rsid w:val="003D3B88"/>
    <w:rsid w:val="003D5447"/>
    <w:rsid w:val="003D5CBE"/>
    <w:rsid w:val="003D6846"/>
    <w:rsid w:val="003D6934"/>
    <w:rsid w:val="003D6CEC"/>
    <w:rsid w:val="003D7299"/>
    <w:rsid w:val="003D75E8"/>
    <w:rsid w:val="003D7790"/>
    <w:rsid w:val="003D7C0A"/>
    <w:rsid w:val="003D7D01"/>
    <w:rsid w:val="003D7EC2"/>
    <w:rsid w:val="003D7F35"/>
    <w:rsid w:val="003E04F8"/>
    <w:rsid w:val="003E0813"/>
    <w:rsid w:val="003E1031"/>
    <w:rsid w:val="003E1D4E"/>
    <w:rsid w:val="003E1D84"/>
    <w:rsid w:val="003E2270"/>
    <w:rsid w:val="003E2BF0"/>
    <w:rsid w:val="003E3A42"/>
    <w:rsid w:val="003E454D"/>
    <w:rsid w:val="003E478F"/>
    <w:rsid w:val="003E4A86"/>
    <w:rsid w:val="003E4E3E"/>
    <w:rsid w:val="003E53CF"/>
    <w:rsid w:val="003E5D7C"/>
    <w:rsid w:val="003E5EA2"/>
    <w:rsid w:val="003E680E"/>
    <w:rsid w:val="003E6864"/>
    <w:rsid w:val="003E6890"/>
    <w:rsid w:val="003E6CB3"/>
    <w:rsid w:val="003E73E7"/>
    <w:rsid w:val="003E75F6"/>
    <w:rsid w:val="003E766B"/>
    <w:rsid w:val="003E795F"/>
    <w:rsid w:val="003E7A7E"/>
    <w:rsid w:val="003E7BB9"/>
    <w:rsid w:val="003E7FB2"/>
    <w:rsid w:val="003F0170"/>
    <w:rsid w:val="003F023A"/>
    <w:rsid w:val="003F08CC"/>
    <w:rsid w:val="003F0925"/>
    <w:rsid w:val="003F093D"/>
    <w:rsid w:val="003F09B1"/>
    <w:rsid w:val="003F0CE7"/>
    <w:rsid w:val="003F1DCB"/>
    <w:rsid w:val="003F1F31"/>
    <w:rsid w:val="003F2885"/>
    <w:rsid w:val="003F29CE"/>
    <w:rsid w:val="003F2EC5"/>
    <w:rsid w:val="003F36EC"/>
    <w:rsid w:val="003F37C4"/>
    <w:rsid w:val="003F40EE"/>
    <w:rsid w:val="003F4708"/>
    <w:rsid w:val="003F4D1F"/>
    <w:rsid w:val="003F4F35"/>
    <w:rsid w:val="003F5597"/>
    <w:rsid w:val="003F5A55"/>
    <w:rsid w:val="003F5F28"/>
    <w:rsid w:val="003F6396"/>
    <w:rsid w:val="003F6966"/>
    <w:rsid w:val="003F6B50"/>
    <w:rsid w:val="003F6B6E"/>
    <w:rsid w:val="003F74AC"/>
    <w:rsid w:val="003F76E8"/>
    <w:rsid w:val="003F7D25"/>
    <w:rsid w:val="003F7DBF"/>
    <w:rsid w:val="003F7FBE"/>
    <w:rsid w:val="004003CB"/>
    <w:rsid w:val="00400660"/>
    <w:rsid w:val="0040151A"/>
    <w:rsid w:val="00401E58"/>
    <w:rsid w:val="004021B8"/>
    <w:rsid w:val="0040266D"/>
    <w:rsid w:val="00402789"/>
    <w:rsid w:val="004028CA"/>
    <w:rsid w:val="00402F09"/>
    <w:rsid w:val="00403752"/>
    <w:rsid w:val="00403D0C"/>
    <w:rsid w:val="00403ED4"/>
    <w:rsid w:val="00404B27"/>
    <w:rsid w:val="00404E88"/>
    <w:rsid w:val="00405619"/>
    <w:rsid w:val="00405816"/>
    <w:rsid w:val="0040623D"/>
    <w:rsid w:val="004067F3"/>
    <w:rsid w:val="00407748"/>
    <w:rsid w:val="00407D03"/>
    <w:rsid w:val="0041073F"/>
    <w:rsid w:val="00410762"/>
    <w:rsid w:val="004108D6"/>
    <w:rsid w:val="00410CDD"/>
    <w:rsid w:val="00410D73"/>
    <w:rsid w:val="0041109A"/>
    <w:rsid w:val="0041112B"/>
    <w:rsid w:val="0041183F"/>
    <w:rsid w:val="00411A70"/>
    <w:rsid w:val="00411CCE"/>
    <w:rsid w:val="00411E43"/>
    <w:rsid w:val="00411EC9"/>
    <w:rsid w:val="004124D4"/>
    <w:rsid w:val="00412838"/>
    <w:rsid w:val="00412AC7"/>
    <w:rsid w:val="00412C3B"/>
    <w:rsid w:val="00412CE7"/>
    <w:rsid w:val="004130D0"/>
    <w:rsid w:val="0041315B"/>
    <w:rsid w:val="00413362"/>
    <w:rsid w:val="00413A98"/>
    <w:rsid w:val="00413CC7"/>
    <w:rsid w:val="004142B4"/>
    <w:rsid w:val="004142EE"/>
    <w:rsid w:val="004147F0"/>
    <w:rsid w:val="00414E3A"/>
    <w:rsid w:val="004153E7"/>
    <w:rsid w:val="00415AC9"/>
    <w:rsid w:val="00415E95"/>
    <w:rsid w:val="004167DD"/>
    <w:rsid w:val="004170AE"/>
    <w:rsid w:val="004176FA"/>
    <w:rsid w:val="00417A11"/>
    <w:rsid w:val="00417B02"/>
    <w:rsid w:val="00417D8F"/>
    <w:rsid w:val="004200FF"/>
    <w:rsid w:val="004208D6"/>
    <w:rsid w:val="0042106B"/>
    <w:rsid w:val="004214AC"/>
    <w:rsid w:val="00421659"/>
    <w:rsid w:val="00421869"/>
    <w:rsid w:val="004218A7"/>
    <w:rsid w:val="00421F8F"/>
    <w:rsid w:val="00422193"/>
    <w:rsid w:val="004221C8"/>
    <w:rsid w:val="004221C9"/>
    <w:rsid w:val="00422273"/>
    <w:rsid w:val="004227A3"/>
    <w:rsid w:val="00422B83"/>
    <w:rsid w:val="00422D9F"/>
    <w:rsid w:val="00423537"/>
    <w:rsid w:val="004236E9"/>
    <w:rsid w:val="00423962"/>
    <w:rsid w:val="0042425F"/>
    <w:rsid w:val="00424571"/>
    <w:rsid w:val="004246FD"/>
    <w:rsid w:val="00424A6E"/>
    <w:rsid w:val="00424B08"/>
    <w:rsid w:val="00425078"/>
    <w:rsid w:val="004250FB"/>
    <w:rsid w:val="00425272"/>
    <w:rsid w:val="004257D5"/>
    <w:rsid w:val="00425CDF"/>
    <w:rsid w:val="00425D4D"/>
    <w:rsid w:val="004263BB"/>
    <w:rsid w:val="004266B3"/>
    <w:rsid w:val="00426745"/>
    <w:rsid w:val="0042685C"/>
    <w:rsid w:val="004270C8"/>
    <w:rsid w:val="004270F0"/>
    <w:rsid w:val="00427178"/>
    <w:rsid w:val="00427472"/>
    <w:rsid w:val="0042751E"/>
    <w:rsid w:val="004276D7"/>
    <w:rsid w:val="00427AF8"/>
    <w:rsid w:val="00427BCD"/>
    <w:rsid w:val="00427C73"/>
    <w:rsid w:val="00427D77"/>
    <w:rsid w:val="0043006A"/>
    <w:rsid w:val="00430491"/>
    <w:rsid w:val="00430915"/>
    <w:rsid w:val="00430AEB"/>
    <w:rsid w:val="00430B0D"/>
    <w:rsid w:val="00430E74"/>
    <w:rsid w:val="00430F39"/>
    <w:rsid w:val="004313B5"/>
    <w:rsid w:val="00431AE2"/>
    <w:rsid w:val="00431B31"/>
    <w:rsid w:val="00431CDC"/>
    <w:rsid w:val="00431E58"/>
    <w:rsid w:val="00432094"/>
    <w:rsid w:val="00432A91"/>
    <w:rsid w:val="00432F4F"/>
    <w:rsid w:val="004330C0"/>
    <w:rsid w:val="004336E3"/>
    <w:rsid w:val="004337ED"/>
    <w:rsid w:val="00433B2A"/>
    <w:rsid w:val="00433C56"/>
    <w:rsid w:val="00434587"/>
    <w:rsid w:val="00434632"/>
    <w:rsid w:val="00434D0B"/>
    <w:rsid w:val="00434E17"/>
    <w:rsid w:val="004356DF"/>
    <w:rsid w:val="00435712"/>
    <w:rsid w:val="00435A4B"/>
    <w:rsid w:val="00435BC6"/>
    <w:rsid w:val="00435D88"/>
    <w:rsid w:val="004363D9"/>
    <w:rsid w:val="004365DE"/>
    <w:rsid w:val="00436A8B"/>
    <w:rsid w:val="00437A99"/>
    <w:rsid w:val="00437C2A"/>
    <w:rsid w:val="00437D8A"/>
    <w:rsid w:val="00440078"/>
    <w:rsid w:val="00440286"/>
    <w:rsid w:val="004402DC"/>
    <w:rsid w:val="00440551"/>
    <w:rsid w:val="00440E7F"/>
    <w:rsid w:val="00441128"/>
    <w:rsid w:val="00441356"/>
    <w:rsid w:val="00441433"/>
    <w:rsid w:val="0044145B"/>
    <w:rsid w:val="00441569"/>
    <w:rsid w:val="0044169B"/>
    <w:rsid w:val="00441A44"/>
    <w:rsid w:val="00441C1E"/>
    <w:rsid w:val="0044214C"/>
    <w:rsid w:val="0044260B"/>
    <w:rsid w:val="004426A1"/>
    <w:rsid w:val="00442B2D"/>
    <w:rsid w:val="00442C29"/>
    <w:rsid w:val="004431F5"/>
    <w:rsid w:val="0044329C"/>
    <w:rsid w:val="00443545"/>
    <w:rsid w:val="004435BF"/>
    <w:rsid w:val="00443B63"/>
    <w:rsid w:val="00443C93"/>
    <w:rsid w:val="0044416E"/>
    <w:rsid w:val="004446F4"/>
    <w:rsid w:val="00444AD1"/>
    <w:rsid w:val="00444BE9"/>
    <w:rsid w:val="00444C28"/>
    <w:rsid w:val="00444E65"/>
    <w:rsid w:val="00445437"/>
    <w:rsid w:val="00445AD7"/>
    <w:rsid w:val="00445D3C"/>
    <w:rsid w:val="00446210"/>
    <w:rsid w:val="0044636F"/>
    <w:rsid w:val="00446AB7"/>
    <w:rsid w:val="00446F12"/>
    <w:rsid w:val="0044782D"/>
    <w:rsid w:val="00447C14"/>
    <w:rsid w:val="00447C1C"/>
    <w:rsid w:val="00447C89"/>
    <w:rsid w:val="00447FF7"/>
    <w:rsid w:val="0045008B"/>
    <w:rsid w:val="0045031F"/>
    <w:rsid w:val="00450454"/>
    <w:rsid w:val="00450700"/>
    <w:rsid w:val="00450767"/>
    <w:rsid w:val="00450D53"/>
    <w:rsid w:val="00450E14"/>
    <w:rsid w:val="004516A3"/>
    <w:rsid w:val="00451BC7"/>
    <w:rsid w:val="00452406"/>
    <w:rsid w:val="00452EE7"/>
    <w:rsid w:val="004532F2"/>
    <w:rsid w:val="004537F0"/>
    <w:rsid w:val="00453A5B"/>
    <w:rsid w:val="00454188"/>
    <w:rsid w:val="004542AB"/>
    <w:rsid w:val="00454479"/>
    <w:rsid w:val="00454A5B"/>
    <w:rsid w:val="00454BCC"/>
    <w:rsid w:val="00454D3E"/>
    <w:rsid w:val="00454D66"/>
    <w:rsid w:val="00455170"/>
    <w:rsid w:val="00455C71"/>
    <w:rsid w:val="00455DBC"/>
    <w:rsid w:val="00456997"/>
    <w:rsid w:val="00456D10"/>
    <w:rsid w:val="004573E4"/>
    <w:rsid w:val="004575FE"/>
    <w:rsid w:val="00457B65"/>
    <w:rsid w:val="00457BF1"/>
    <w:rsid w:val="00457CAE"/>
    <w:rsid w:val="00460157"/>
    <w:rsid w:val="004605B2"/>
    <w:rsid w:val="00460AA5"/>
    <w:rsid w:val="00460AFC"/>
    <w:rsid w:val="00460DE2"/>
    <w:rsid w:val="00460F97"/>
    <w:rsid w:val="00460FF3"/>
    <w:rsid w:val="004618A5"/>
    <w:rsid w:val="00461BCE"/>
    <w:rsid w:val="00461CE7"/>
    <w:rsid w:val="00461D07"/>
    <w:rsid w:val="00461E34"/>
    <w:rsid w:val="00461F51"/>
    <w:rsid w:val="00462317"/>
    <w:rsid w:val="0046252A"/>
    <w:rsid w:val="00462569"/>
    <w:rsid w:val="00462602"/>
    <w:rsid w:val="00462C97"/>
    <w:rsid w:val="00462F9C"/>
    <w:rsid w:val="004630B3"/>
    <w:rsid w:val="004634FF"/>
    <w:rsid w:val="0046386F"/>
    <w:rsid w:val="00463909"/>
    <w:rsid w:val="004639F8"/>
    <w:rsid w:val="00463B96"/>
    <w:rsid w:val="00464565"/>
    <w:rsid w:val="00464F6D"/>
    <w:rsid w:val="00465434"/>
    <w:rsid w:val="00465495"/>
    <w:rsid w:val="00466099"/>
    <w:rsid w:val="004669AB"/>
    <w:rsid w:val="00466E7F"/>
    <w:rsid w:val="00466FBB"/>
    <w:rsid w:val="00467093"/>
    <w:rsid w:val="00467A33"/>
    <w:rsid w:val="00467EF8"/>
    <w:rsid w:val="004706B0"/>
    <w:rsid w:val="00470BC4"/>
    <w:rsid w:val="00470C69"/>
    <w:rsid w:val="00470D1E"/>
    <w:rsid w:val="00470E7A"/>
    <w:rsid w:val="00470F13"/>
    <w:rsid w:val="00470FBC"/>
    <w:rsid w:val="00471251"/>
    <w:rsid w:val="0047131B"/>
    <w:rsid w:val="00471C63"/>
    <w:rsid w:val="00471FA0"/>
    <w:rsid w:val="00472F62"/>
    <w:rsid w:val="004733C9"/>
    <w:rsid w:val="0047373A"/>
    <w:rsid w:val="004737DC"/>
    <w:rsid w:val="00473F0A"/>
    <w:rsid w:val="0047402D"/>
    <w:rsid w:val="00474378"/>
    <w:rsid w:val="0047443F"/>
    <w:rsid w:val="00474496"/>
    <w:rsid w:val="00474623"/>
    <w:rsid w:val="0047465C"/>
    <w:rsid w:val="00474A08"/>
    <w:rsid w:val="00474AD5"/>
    <w:rsid w:val="00474D8A"/>
    <w:rsid w:val="00474FE7"/>
    <w:rsid w:val="0047502D"/>
    <w:rsid w:val="00475610"/>
    <w:rsid w:val="00475988"/>
    <w:rsid w:val="004761D9"/>
    <w:rsid w:val="0047641E"/>
    <w:rsid w:val="004764B6"/>
    <w:rsid w:val="00476749"/>
    <w:rsid w:val="00476846"/>
    <w:rsid w:val="00476C55"/>
    <w:rsid w:val="00477123"/>
    <w:rsid w:val="00477C31"/>
    <w:rsid w:val="00477FE7"/>
    <w:rsid w:val="00480251"/>
    <w:rsid w:val="00480D17"/>
    <w:rsid w:val="004816EE"/>
    <w:rsid w:val="004817AA"/>
    <w:rsid w:val="00481E93"/>
    <w:rsid w:val="00481F53"/>
    <w:rsid w:val="0048208A"/>
    <w:rsid w:val="00482774"/>
    <w:rsid w:val="00482A09"/>
    <w:rsid w:val="00482AAD"/>
    <w:rsid w:val="00482DBF"/>
    <w:rsid w:val="00482E0D"/>
    <w:rsid w:val="00482FE4"/>
    <w:rsid w:val="00483296"/>
    <w:rsid w:val="0048370C"/>
    <w:rsid w:val="00483BB5"/>
    <w:rsid w:val="00483BFE"/>
    <w:rsid w:val="00483ECF"/>
    <w:rsid w:val="00483FA0"/>
    <w:rsid w:val="004841B6"/>
    <w:rsid w:val="004844E8"/>
    <w:rsid w:val="00484885"/>
    <w:rsid w:val="004848DE"/>
    <w:rsid w:val="00485A4C"/>
    <w:rsid w:val="00485B76"/>
    <w:rsid w:val="00485B9F"/>
    <w:rsid w:val="004861A6"/>
    <w:rsid w:val="0048637E"/>
    <w:rsid w:val="00486554"/>
    <w:rsid w:val="00486BAA"/>
    <w:rsid w:val="00486E2C"/>
    <w:rsid w:val="0048756C"/>
    <w:rsid w:val="00487639"/>
    <w:rsid w:val="00487AC7"/>
    <w:rsid w:val="00487DF6"/>
    <w:rsid w:val="00490030"/>
    <w:rsid w:val="00490131"/>
    <w:rsid w:val="00490516"/>
    <w:rsid w:val="00490FA7"/>
    <w:rsid w:val="00491039"/>
    <w:rsid w:val="00491483"/>
    <w:rsid w:val="004914CE"/>
    <w:rsid w:val="00491BB5"/>
    <w:rsid w:val="00491F7D"/>
    <w:rsid w:val="00492121"/>
    <w:rsid w:val="004923C4"/>
    <w:rsid w:val="004924B9"/>
    <w:rsid w:val="004927C7"/>
    <w:rsid w:val="00492E36"/>
    <w:rsid w:val="00493335"/>
    <w:rsid w:val="004935F4"/>
    <w:rsid w:val="00493629"/>
    <w:rsid w:val="0049388F"/>
    <w:rsid w:val="004942DD"/>
    <w:rsid w:val="0049436F"/>
    <w:rsid w:val="004943A0"/>
    <w:rsid w:val="00494761"/>
    <w:rsid w:val="004948C2"/>
    <w:rsid w:val="00494937"/>
    <w:rsid w:val="00494B60"/>
    <w:rsid w:val="00494C12"/>
    <w:rsid w:val="004950D9"/>
    <w:rsid w:val="004951A7"/>
    <w:rsid w:val="0049541E"/>
    <w:rsid w:val="0049566A"/>
    <w:rsid w:val="004958FF"/>
    <w:rsid w:val="00495A75"/>
    <w:rsid w:val="00495AB5"/>
    <w:rsid w:val="004961DA"/>
    <w:rsid w:val="00496293"/>
    <w:rsid w:val="004962EC"/>
    <w:rsid w:val="00496385"/>
    <w:rsid w:val="004966EC"/>
    <w:rsid w:val="004968C5"/>
    <w:rsid w:val="00496C56"/>
    <w:rsid w:val="0049749A"/>
    <w:rsid w:val="00497A87"/>
    <w:rsid w:val="004A030F"/>
    <w:rsid w:val="004A03F6"/>
    <w:rsid w:val="004A12AC"/>
    <w:rsid w:val="004A14D8"/>
    <w:rsid w:val="004A1970"/>
    <w:rsid w:val="004A19AE"/>
    <w:rsid w:val="004A23E8"/>
    <w:rsid w:val="004A27BD"/>
    <w:rsid w:val="004A27D1"/>
    <w:rsid w:val="004A296B"/>
    <w:rsid w:val="004A33BF"/>
    <w:rsid w:val="004A34F5"/>
    <w:rsid w:val="004A39C8"/>
    <w:rsid w:val="004A3A03"/>
    <w:rsid w:val="004A3D62"/>
    <w:rsid w:val="004A49EE"/>
    <w:rsid w:val="004A4C52"/>
    <w:rsid w:val="004A51BF"/>
    <w:rsid w:val="004A5693"/>
    <w:rsid w:val="004A597D"/>
    <w:rsid w:val="004A6179"/>
    <w:rsid w:val="004A6282"/>
    <w:rsid w:val="004A6310"/>
    <w:rsid w:val="004A65A1"/>
    <w:rsid w:val="004A65FE"/>
    <w:rsid w:val="004A6811"/>
    <w:rsid w:val="004A6DF7"/>
    <w:rsid w:val="004A6E83"/>
    <w:rsid w:val="004A7119"/>
    <w:rsid w:val="004A72B2"/>
    <w:rsid w:val="004A74D1"/>
    <w:rsid w:val="004A77C3"/>
    <w:rsid w:val="004A7ED4"/>
    <w:rsid w:val="004B08D1"/>
    <w:rsid w:val="004B0AA8"/>
    <w:rsid w:val="004B0C49"/>
    <w:rsid w:val="004B10D3"/>
    <w:rsid w:val="004B188B"/>
    <w:rsid w:val="004B1D7F"/>
    <w:rsid w:val="004B1EAA"/>
    <w:rsid w:val="004B20CB"/>
    <w:rsid w:val="004B248F"/>
    <w:rsid w:val="004B2513"/>
    <w:rsid w:val="004B2683"/>
    <w:rsid w:val="004B296B"/>
    <w:rsid w:val="004B2A62"/>
    <w:rsid w:val="004B2AF4"/>
    <w:rsid w:val="004B2BAC"/>
    <w:rsid w:val="004B2D31"/>
    <w:rsid w:val="004B3041"/>
    <w:rsid w:val="004B32D6"/>
    <w:rsid w:val="004B3329"/>
    <w:rsid w:val="004B3475"/>
    <w:rsid w:val="004B3837"/>
    <w:rsid w:val="004B3954"/>
    <w:rsid w:val="004B3B42"/>
    <w:rsid w:val="004B3CA2"/>
    <w:rsid w:val="004B404B"/>
    <w:rsid w:val="004B4781"/>
    <w:rsid w:val="004B4B48"/>
    <w:rsid w:val="004B4C55"/>
    <w:rsid w:val="004B501B"/>
    <w:rsid w:val="004B5050"/>
    <w:rsid w:val="004B56D8"/>
    <w:rsid w:val="004B5A15"/>
    <w:rsid w:val="004B5A2A"/>
    <w:rsid w:val="004B5AEB"/>
    <w:rsid w:val="004B5C69"/>
    <w:rsid w:val="004B6667"/>
    <w:rsid w:val="004B6A21"/>
    <w:rsid w:val="004B6F7A"/>
    <w:rsid w:val="004B729A"/>
    <w:rsid w:val="004B7386"/>
    <w:rsid w:val="004B7721"/>
    <w:rsid w:val="004B7975"/>
    <w:rsid w:val="004B7AEE"/>
    <w:rsid w:val="004B7F0F"/>
    <w:rsid w:val="004C00DF"/>
    <w:rsid w:val="004C02AE"/>
    <w:rsid w:val="004C058A"/>
    <w:rsid w:val="004C0FA4"/>
    <w:rsid w:val="004C167A"/>
    <w:rsid w:val="004C279B"/>
    <w:rsid w:val="004C28DF"/>
    <w:rsid w:val="004C296D"/>
    <w:rsid w:val="004C2AF2"/>
    <w:rsid w:val="004C2C3C"/>
    <w:rsid w:val="004C2DA6"/>
    <w:rsid w:val="004C2F01"/>
    <w:rsid w:val="004C3E55"/>
    <w:rsid w:val="004C3EFD"/>
    <w:rsid w:val="004C41B5"/>
    <w:rsid w:val="004C4A5D"/>
    <w:rsid w:val="004C4F4C"/>
    <w:rsid w:val="004C58D2"/>
    <w:rsid w:val="004C78AA"/>
    <w:rsid w:val="004C7D07"/>
    <w:rsid w:val="004C7DA2"/>
    <w:rsid w:val="004C7F52"/>
    <w:rsid w:val="004D0430"/>
    <w:rsid w:val="004D07A7"/>
    <w:rsid w:val="004D0C46"/>
    <w:rsid w:val="004D0D80"/>
    <w:rsid w:val="004D12D4"/>
    <w:rsid w:val="004D1606"/>
    <w:rsid w:val="004D177F"/>
    <w:rsid w:val="004D1B50"/>
    <w:rsid w:val="004D1BC3"/>
    <w:rsid w:val="004D2025"/>
    <w:rsid w:val="004D24AF"/>
    <w:rsid w:val="004D2D64"/>
    <w:rsid w:val="004D2EFE"/>
    <w:rsid w:val="004D34CE"/>
    <w:rsid w:val="004D3550"/>
    <w:rsid w:val="004D36F4"/>
    <w:rsid w:val="004D39FD"/>
    <w:rsid w:val="004D3D98"/>
    <w:rsid w:val="004D3EB1"/>
    <w:rsid w:val="004D3F0B"/>
    <w:rsid w:val="004D3F0E"/>
    <w:rsid w:val="004D4027"/>
    <w:rsid w:val="004D41F4"/>
    <w:rsid w:val="004D43BD"/>
    <w:rsid w:val="004D448C"/>
    <w:rsid w:val="004D4D68"/>
    <w:rsid w:val="004D51DA"/>
    <w:rsid w:val="004D528B"/>
    <w:rsid w:val="004D5369"/>
    <w:rsid w:val="004D53BB"/>
    <w:rsid w:val="004D550F"/>
    <w:rsid w:val="004D58D5"/>
    <w:rsid w:val="004D5D50"/>
    <w:rsid w:val="004D625E"/>
    <w:rsid w:val="004D62D8"/>
    <w:rsid w:val="004D6416"/>
    <w:rsid w:val="004D6BAA"/>
    <w:rsid w:val="004D7492"/>
    <w:rsid w:val="004D7E12"/>
    <w:rsid w:val="004D7E85"/>
    <w:rsid w:val="004E08EC"/>
    <w:rsid w:val="004E0A9E"/>
    <w:rsid w:val="004E0EF5"/>
    <w:rsid w:val="004E1015"/>
    <w:rsid w:val="004E1286"/>
    <w:rsid w:val="004E17B1"/>
    <w:rsid w:val="004E2042"/>
    <w:rsid w:val="004E25F2"/>
    <w:rsid w:val="004E2678"/>
    <w:rsid w:val="004E2AE3"/>
    <w:rsid w:val="004E2DFB"/>
    <w:rsid w:val="004E3115"/>
    <w:rsid w:val="004E3248"/>
    <w:rsid w:val="004E326D"/>
    <w:rsid w:val="004E33D0"/>
    <w:rsid w:val="004E387E"/>
    <w:rsid w:val="004E3A42"/>
    <w:rsid w:val="004E3CE7"/>
    <w:rsid w:val="004E426F"/>
    <w:rsid w:val="004E4594"/>
    <w:rsid w:val="004E460C"/>
    <w:rsid w:val="004E4E0C"/>
    <w:rsid w:val="004E519C"/>
    <w:rsid w:val="004E53E2"/>
    <w:rsid w:val="004E55A1"/>
    <w:rsid w:val="004E57A4"/>
    <w:rsid w:val="004E58AE"/>
    <w:rsid w:val="004E5A7F"/>
    <w:rsid w:val="004E5D35"/>
    <w:rsid w:val="004E5D40"/>
    <w:rsid w:val="004E5ED8"/>
    <w:rsid w:val="004E5FB1"/>
    <w:rsid w:val="004E6034"/>
    <w:rsid w:val="004E6711"/>
    <w:rsid w:val="004E67F6"/>
    <w:rsid w:val="004E6A87"/>
    <w:rsid w:val="004E6AA1"/>
    <w:rsid w:val="004E6D99"/>
    <w:rsid w:val="004E6DF1"/>
    <w:rsid w:val="004E706F"/>
    <w:rsid w:val="004E721E"/>
    <w:rsid w:val="004E72D3"/>
    <w:rsid w:val="004E7D69"/>
    <w:rsid w:val="004F03DA"/>
    <w:rsid w:val="004F07FE"/>
    <w:rsid w:val="004F09CC"/>
    <w:rsid w:val="004F09F7"/>
    <w:rsid w:val="004F0EA3"/>
    <w:rsid w:val="004F11CF"/>
    <w:rsid w:val="004F1333"/>
    <w:rsid w:val="004F138B"/>
    <w:rsid w:val="004F15C7"/>
    <w:rsid w:val="004F1744"/>
    <w:rsid w:val="004F19B4"/>
    <w:rsid w:val="004F213D"/>
    <w:rsid w:val="004F24C7"/>
    <w:rsid w:val="004F25AD"/>
    <w:rsid w:val="004F2BC4"/>
    <w:rsid w:val="004F2E64"/>
    <w:rsid w:val="004F3122"/>
    <w:rsid w:val="004F3753"/>
    <w:rsid w:val="004F3E91"/>
    <w:rsid w:val="004F439B"/>
    <w:rsid w:val="004F4BB6"/>
    <w:rsid w:val="004F4D0F"/>
    <w:rsid w:val="004F4F79"/>
    <w:rsid w:val="004F5090"/>
    <w:rsid w:val="004F54ED"/>
    <w:rsid w:val="004F5C1D"/>
    <w:rsid w:val="004F601B"/>
    <w:rsid w:val="004F62F3"/>
    <w:rsid w:val="004F65C3"/>
    <w:rsid w:val="004F68E6"/>
    <w:rsid w:val="004F6E01"/>
    <w:rsid w:val="004F74B9"/>
    <w:rsid w:val="004F7665"/>
    <w:rsid w:val="004F777C"/>
    <w:rsid w:val="004F77A4"/>
    <w:rsid w:val="004F77D8"/>
    <w:rsid w:val="004F7A06"/>
    <w:rsid w:val="005004AD"/>
    <w:rsid w:val="005007EA"/>
    <w:rsid w:val="005012C3"/>
    <w:rsid w:val="00501354"/>
    <w:rsid w:val="005016AB"/>
    <w:rsid w:val="00501737"/>
    <w:rsid w:val="005018CF"/>
    <w:rsid w:val="00501A42"/>
    <w:rsid w:val="00501F21"/>
    <w:rsid w:val="005027EA"/>
    <w:rsid w:val="0050292C"/>
    <w:rsid w:val="0050308A"/>
    <w:rsid w:val="00503682"/>
    <w:rsid w:val="00503961"/>
    <w:rsid w:val="00503C38"/>
    <w:rsid w:val="00503E15"/>
    <w:rsid w:val="005048A4"/>
    <w:rsid w:val="00504A80"/>
    <w:rsid w:val="00504DAA"/>
    <w:rsid w:val="00504E69"/>
    <w:rsid w:val="0050539C"/>
    <w:rsid w:val="005053EF"/>
    <w:rsid w:val="0050549C"/>
    <w:rsid w:val="005058A0"/>
    <w:rsid w:val="0050604E"/>
    <w:rsid w:val="005061A4"/>
    <w:rsid w:val="005063F0"/>
    <w:rsid w:val="00506724"/>
    <w:rsid w:val="00506C56"/>
    <w:rsid w:val="005071E6"/>
    <w:rsid w:val="005073AD"/>
    <w:rsid w:val="005079CB"/>
    <w:rsid w:val="00507A71"/>
    <w:rsid w:val="00507F8F"/>
    <w:rsid w:val="005100E1"/>
    <w:rsid w:val="00510376"/>
    <w:rsid w:val="005103B4"/>
    <w:rsid w:val="005104B3"/>
    <w:rsid w:val="00510844"/>
    <w:rsid w:val="00510886"/>
    <w:rsid w:val="00510FF5"/>
    <w:rsid w:val="00511439"/>
    <w:rsid w:val="00511674"/>
    <w:rsid w:val="0051186C"/>
    <w:rsid w:val="00511954"/>
    <w:rsid w:val="0051219C"/>
    <w:rsid w:val="005126C1"/>
    <w:rsid w:val="00512A24"/>
    <w:rsid w:val="0051332E"/>
    <w:rsid w:val="005133AF"/>
    <w:rsid w:val="005134F4"/>
    <w:rsid w:val="00513824"/>
    <w:rsid w:val="00513852"/>
    <w:rsid w:val="005139B0"/>
    <w:rsid w:val="00513BAB"/>
    <w:rsid w:val="00514995"/>
    <w:rsid w:val="00514D40"/>
    <w:rsid w:val="00514DA4"/>
    <w:rsid w:val="005150F4"/>
    <w:rsid w:val="00515528"/>
    <w:rsid w:val="005156E3"/>
    <w:rsid w:val="00515BCF"/>
    <w:rsid w:val="00516563"/>
    <w:rsid w:val="005166A4"/>
    <w:rsid w:val="00516B5D"/>
    <w:rsid w:val="00516EEB"/>
    <w:rsid w:val="00517068"/>
    <w:rsid w:val="00517490"/>
    <w:rsid w:val="0051790F"/>
    <w:rsid w:val="00517965"/>
    <w:rsid w:val="00520385"/>
    <w:rsid w:val="005203DA"/>
    <w:rsid w:val="00520730"/>
    <w:rsid w:val="00520E43"/>
    <w:rsid w:val="00521030"/>
    <w:rsid w:val="005211CC"/>
    <w:rsid w:val="005211E3"/>
    <w:rsid w:val="00521997"/>
    <w:rsid w:val="00521A79"/>
    <w:rsid w:val="00521C76"/>
    <w:rsid w:val="00521DFE"/>
    <w:rsid w:val="00522268"/>
    <w:rsid w:val="005226AD"/>
    <w:rsid w:val="00523239"/>
    <w:rsid w:val="005234FD"/>
    <w:rsid w:val="005235EC"/>
    <w:rsid w:val="005238DD"/>
    <w:rsid w:val="00523B10"/>
    <w:rsid w:val="00523E03"/>
    <w:rsid w:val="00523E4A"/>
    <w:rsid w:val="00523F03"/>
    <w:rsid w:val="005240BB"/>
    <w:rsid w:val="0052422C"/>
    <w:rsid w:val="005242F3"/>
    <w:rsid w:val="00524380"/>
    <w:rsid w:val="005244D1"/>
    <w:rsid w:val="005247F8"/>
    <w:rsid w:val="0052485F"/>
    <w:rsid w:val="00524C55"/>
    <w:rsid w:val="00524F2B"/>
    <w:rsid w:val="00525477"/>
    <w:rsid w:val="00525652"/>
    <w:rsid w:val="00525DB8"/>
    <w:rsid w:val="00526144"/>
    <w:rsid w:val="0052647C"/>
    <w:rsid w:val="005265FE"/>
    <w:rsid w:val="00526D14"/>
    <w:rsid w:val="00527049"/>
    <w:rsid w:val="00527366"/>
    <w:rsid w:val="0053027C"/>
    <w:rsid w:val="00531084"/>
    <w:rsid w:val="005312AB"/>
    <w:rsid w:val="005312FD"/>
    <w:rsid w:val="00531582"/>
    <w:rsid w:val="00531957"/>
    <w:rsid w:val="00531E72"/>
    <w:rsid w:val="00531F6B"/>
    <w:rsid w:val="00531F79"/>
    <w:rsid w:val="00531FFE"/>
    <w:rsid w:val="00532817"/>
    <w:rsid w:val="0053285F"/>
    <w:rsid w:val="0053315B"/>
    <w:rsid w:val="00533764"/>
    <w:rsid w:val="00533D0C"/>
    <w:rsid w:val="00533D6B"/>
    <w:rsid w:val="00533EE0"/>
    <w:rsid w:val="00534885"/>
    <w:rsid w:val="00534A7E"/>
    <w:rsid w:val="00534AE3"/>
    <w:rsid w:val="00534DA2"/>
    <w:rsid w:val="0053528E"/>
    <w:rsid w:val="0053546D"/>
    <w:rsid w:val="0053562A"/>
    <w:rsid w:val="00535795"/>
    <w:rsid w:val="00535B8E"/>
    <w:rsid w:val="00535ECC"/>
    <w:rsid w:val="00536068"/>
    <w:rsid w:val="00536191"/>
    <w:rsid w:val="005368F4"/>
    <w:rsid w:val="00536B96"/>
    <w:rsid w:val="00536BDA"/>
    <w:rsid w:val="00537560"/>
    <w:rsid w:val="00537944"/>
    <w:rsid w:val="00537BAF"/>
    <w:rsid w:val="00537DBB"/>
    <w:rsid w:val="00540014"/>
    <w:rsid w:val="00540451"/>
    <w:rsid w:val="00540657"/>
    <w:rsid w:val="005408EA"/>
    <w:rsid w:val="00540DBF"/>
    <w:rsid w:val="00541163"/>
    <w:rsid w:val="005411D0"/>
    <w:rsid w:val="005412A6"/>
    <w:rsid w:val="005417A1"/>
    <w:rsid w:val="005418A6"/>
    <w:rsid w:val="005419D0"/>
    <w:rsid w:val="00541EED"/>
    <w:rsid w:val="005420E2"/>
    <w:rsid w:val="005421B9"/>
    <w:rsid w:val="00542328"/>
    <w:rsid w:val="00542517"/>
    <w:rsid w:val="00542B7F"/>
    <w:rsid w:val="005431A0"/>
    <w:rsid w:val="0054376F"/>
    <w:rsid w:val="00543CC7"/>
    <w:rsid w:val="00543DE9"/>
    <w:rsid w:val="00543F62"/>
    <w:rsid w:val="0054418A"/>
    <w:rsid w:val="005444CF"/>
    <w:rsid w:val="00544C1F"/>
    <w:rsid w:val="00544C45"/>
    <w:rsid w:val="00544CBE"/>
    <w:rsid w:val="00545279"/>
    <w:rsid w:val="00545299"/>
    <w:rsid w:val="005452D8"/>
    <w:rsid w:val="0054567D"/>
    <w:rsid w:val="00545BBC"/>
    <w:rsid w:val="00545C56"/>
    <w:rsid w:val="00545E8F"/>
    <w:rsid w:val="00545EE1"/>
    <w:rsid w:val="00546328"/>
    <w:rsid w:val="0054635B"/>
    <w:rsid w:val="00546376"/>
    <w:rsid w:val="005465B9"/>
    <w:rsid w:val="00546792"/>
    <w:rsid w:val="005468C9"/>
    <w:rsid w:val="00547834"/>
    <w:rsid w:val="00547B7C"/>
    <w:rsid w:val="00547E69"/>
    <w:rsid w:val="00550153"/>
    <w:rsid w:val="0055045A"/>
    <w:rsid w:val="005504B3"/>
    <w:rsid w:val="00550634"/>
    <w:rsid w:val="00550837"/>
    <w:rsid w:val="005518F3"/>
    <w:rsid w:val="00551D8C"/>
    <w:rsid w:val="00552544"/>
    <w:rsid w:val="00552747"/>
    <w:rsid w:val="00552845"/>
    <w:rsid w:val="0055297C"/>
    <w:rsid w:val="00552A84"/>
    <w:rsid w:val="005538FC"/>
    <w:rsid w:val="005539CD"/>
    <w:rsid w:val="00553DF6"/>
    <w:rsid w:val="005541FD"/>
    <w:rsid w:val="005543A8"/>
    <w:rsid w:val="0055442A"/>
    <w:rsid w:val="005546B9"/>
    <w:rsid w:val="00554944"/>
    <w:rsid w:val="00554955"/>
    <w:rsid w:val="0055509D"/>
    <w:rsid w:val="005555C0"/>
    <w:rsid w:val="00555725"/>
    <w:rsid w:val="00555AA0"/>
    <w:rsid w:val="005566DF"/>
    <w:rsid w:val="005568B8"/>
    <w:rsid w:val="00556940"/>
    <w:rsid w:val="00556C3B"/>
    <w:rsid w:val="00556CCE"/>
    <w:rsid w:val="00556D44"/>
    <w:rsid w:val="00557571"/>
    <w:rsid w:val="0056026C"/>
    <w:rsid w:val="0056079A"/>
    <w:rsid w:val="00561116"/>
    <w:rsid w:val="00561A2A"/>
    <w:rsid w:val="00561E0C"/>
    <w:rsid w:val="0056235C"/>
    <w:rsid w:val="005623B5"/>
    <w:rsid w:val="0056269B"/>
    <w:rsid w:val="00562EBD"/>
    <w:rsid w:val="00563C6D"/>
    <w:rsid w:val="005640B4"/>
    <w:rsid w:val="00564311"/>
    <w:rsid w:val="00564BA6"/>
    <w:rsid w:val="00564CCB"/>
    <w:rsid w:val="00564F11"/>
    <w:rsid w:val="005655B4"/>
    <w:rsid w:val="00565CBA"/>
    <w:rsid w:val="00565D1F"/>
    <w:rsid w:val="00565E08"/>
    <w:rsid w:val="00566D06"/>
    <w:rsid w:val="00566DCC"/>
    <w:rsid w:val="00567010"/>
    <w:rsid w:val="0056751E"/>
    <w:rsid w:val="00567AB5"/>
    <w:rsid w:val="00567BA6"/>
    <w:rsid w:val="00567CB1"/>
    <w:rsid w:val="00567DEC"/>
    <w:rsid w:val="005700F9"/>
    <w:rsid w:val="0057031B"/>
    <w:rsid w:val="005704A9"/>
    <w:rsid w:val="005708D0"/>
    <w:rsid w:val="00570B7C"/>
    <w:rsid w:val="00570BB4"/>
    <w:rsid w:val="00570FC8"/>
    <w:rsid w:val="0057113E"/>
    <w:rsid w:val="005714DD"/>
    <w:rsid w:val="005715C2"/>
    <w:rsid w:val="005719C3"/>
    <w:rsid w:val="00571A75"/>
    <w:rsid w:val="00571AC1"/>
    <w:rsid w:val="00571AD9"/>
    <w:rsid w:val="00571C13"/>
    <w:rsid w:val="00571CC2"/>
    <w:rsid w:val="005722AB"/>
    <w:rsid w:val="005736E7"/>
    <w:rsid w:val="00574303"/>
    <w:rsid w:val="00574EDB"/>
    <w:rsid w:val="005750B7"/>
    <w:rsid w:val="00575663"/>
    <w:rsid w:val="005756CE"/>
    <w:rsid w:val="00576730"/>
    <w:rsid w:val="005767F1"/>
    <w:rsid w:val="00576EAC"/>
    <w:rsid w:val="00576F9A"/>
    <w:rsid w:val="00577643"/>
    <w:rsid w:val="00577990"/>
    <w:rsid w:val="00577D43"/>
    <w:rsid w:val="005800CB"/>
    <w:rsid w:val="00580634"/>
    <w:rsid w:val="00580BD8"/>
    <w:rsid w:val="005819A7"/>
    <w:rsid w:val="00581E6E"/>
    <w:rsid w:val="005822FD"/>
    <w:rsid w:val="0058234B"/>
    <w:rsid w:val="00582726"/>
    <w:rsid w:val="00582E35"/>
    <w:rsid w:val="005836AF"/>
    <w:rsid w:val="00583AEF"/>
    <w:rsid w:val="0058473F"/>
    <w:rsid w:val="00584E2D"/>
    <w:rsid w:val="00584E9D"/>
    <w:rsid w:val="00585669"/>
    <w:rsid w:val="005859F5"/>
    <w:rsid w:val="00585F75"/>
    <w:rsid w:val="00585FD5"/>
    <w:rsid w:val="00586038"/>
    <w:rsid w:val="00586A13"/>
    <w:rsid w:val="00586C63"/>
    <w:rsid w:val="00586DF9"/>
    <w:rsid w:val="00586F3F"/>
    <w:rsid w:val="00586FCE"/>
    <w:rsid w:val="00587063"/>
    <w:rsid w:val="00587507"/>
    <w:rsid w:val="0058756C"/>
    <w:rsid w:val="00587AD0"/>
    <w:rsid w:val="0059033E"/>
    <w:rsid w:val="0059038A"/>
    <w:rsid w:val="00590465"/>
    <w:rsid w:val="005911DB"/>
    <w:rsid w:val="00591907"/>
    <w:rsid w:val="005920F9"/>
    <w:rsid w:val="0059228C"/>
    <w:rsid w:val="005927DC"/>
    <w:rsid w:val="00592D87"/>
    <w:rsid w:val="00592E4F"/>
    <w:rsid w:val="005930F9"/>
    <w:rsid w:val="00593AF3"/>
    <w:rsid w:val="00593B94"/>
    <w:rsid w:val="00594111"/>
    <w:rsid w:val="00594530"/>
    <w:rsid w:val="005945F1"/>
    <w:rsid w:val="00594AD6"/>
    <w:rsid w:val="00594BEF"/>
    <w:rsid w:val="005950E2"/>
    <w:rsid w:val="005954A2"/>
    <w:rsid w:val="005957FA"/>
    <w:rsid w:val="0059602F"/>
    <w:rsid w:val="005963AE"/>
    <w:rsid w:val="005970E7"/>
    <w:rsid w:val="005974E3"/>
    <w:rsid w:val="00597C54"/>
    <w:rsid w:val="005A0080"/>
    <w:rsid w:val="005A0152"/>
    <w:rsid w:val="005A0192"/>
    <w:rsid w:val="005A0431"/>
    <w:rsid w:val="005A05E3"/>
    <w:rsid w:val="005A0691"/>
    <w:rsid w:val="005A0B62"/>
    <w:rsid w:val="005A137F"/>
    <w:rsid w:val="005A14AB"/>
    <w:rsid w:val="005A1D6D"/>
    <w:rsid w:val="005A1F3F"/>
    <w:rsid w:val="005A2088"/>
    <w:rsid w:val="005A24CB"/>
    <w:rsid w:val="005A2820"/>
    <w:rsid w:val="005A2B62"/>
    <w:rsid w:val="005A2C7B"/>
    <w:rsid w:val="005A2DD9"/>
    <w:rsid w:val="005A2E76"/>
    <w:rsid w:val="005A33D3"/>
    <w:rsid w:val="005A3E8F"/>
    <w:rsid w:val="005A4278"/>
    <w:rsid w:val="005A430B"/>
    <w:rsid w:val="005A452F"/>
    <w:rsid w:val="005A4BDE"/>
    <w:rsid w:val="005A4D31"/>
    <w:rsid w:val="005A4FE3"/>
    <w:rsid w:val="005A5142"/>
    <w:rsid w:val="005A557F"/>
    <w:rsid w:val="005A5690"/>
    <w:rsid w:val="005A6114"/>
    <w:rsid w:val="005A6119"/>
    <w:rsid w:val="005A619E"/>
    <w:rsid w:val="005A68A1"/>
    <w:rsid w:val="005A6A85"/>
    <w:rsid w:val="005A6C6D"/>
    <w:rsid w:val="005A7022"/>
    <w:rsid w:val="005A7245"/>
    <w:rsid w:val="005A7400"/>
    <w:rsid w:val="005A76FF"/>
    <w:rsid w:val="005A785A"/>
    <w:rsid w:val="005A7F75"/>
    <w:rsid w:val="005B00DF"/>
    <w:rsid w:val="005B101C"/>
    <w:rsid w:val="005B1081"/>
    <w:rsid w:val="005B1343"/>
    <w:rsid w:val="005B13DF"/>
    <w:rsid w:val="005B14BD"/>
    <w:rsid w:val="005B16CA"/>
    <w:rsid w:val="005B184C"/>
    <w:rsid w:val="005B1EF9"/>
    <w:rsid w:val="005B21DE"/>
    <w:rsid w:val="005B225A"/>
    <w:rsid w:val="005B239A"/>
    <w:rsid w:val="005B302C"/>
    <w:rsid w:val="005B3191"/>
    <w:rsid w:val="005B32A1"/>
    <w:rsid w:val="005B36F0"/>
    <w:rsid w:val="005B37E3"/>
    <w:rsid w:val="005B3981"/>
    <w:rsid w:val="005B39FE"/>
    <w:rsid w:val="005B3E20"/>
    <w:rsid w:val="005B40B4"/>
    <w:rsid w:val="005B4682"/>
    <w:rsid w:val="005B4DC7"/>
    <w:rsid w:val="005B4EE2"/>
    <w:rsid w:val="005B5101"/>
    <w:rsid w:val="005B5673"/>
    <w:rsid w:val="005B5ED5"/>
    <w:rsid w:val="005B60A4"/>
    <w:rsid w:val="005B625E"/>
    <w:rsid w:val="005B68AF"/>
    <w:rsid w:val="005B6989"/>
    <w:rsid w:val="005B6C0B"/>
    <w:rsid w:val="005B6D48"/>
    <w:rsid w:val="005B7179"/>
    <w:rsid w:val="005B7456"/>
    <w:rsid w:val="005B77C9"/>
    <w:rsid w:val="005B77D6"/>
    <w:rsid w:val="005B7BFB"/>
    <w:rsid w:val="005C0378"/>
    <w:rsid w:val="005C09B9"/>
    <w:rsid w:val="005C1160"/>
    <w:rsid w:val="005C1D3A"/>
    <w:rsid w:val="005C1DC9"/>
    <w:rsid w:val="005C2146"/>
    <w:rsid w:val="005C218A"/>
    <w:rsid w:val="005C22ED"/>
    <w:rsid w:val="005C25F1"/>
    <w:rsid w:val="005C2687"/>
    <w:rsid w:val="005C2698"/>
    <w:rsid w:val="005C2712"/>
    <w:rsid w:val="005C2971"/>
    <w:rsid w:val="005C2C41"/>
    <w:rsid w:val="005C3047"/>
    <w:rsid w:val="005C30A9"/>
    <w:rsid w:val="005C3139"/>
    <w:rsid w:val="005C3140"/>
    <w:rsid w:val="005C31E6"/>
    <w:rsid w:val="005C345D"/>
    <w:rsid w:val="005C346D"/>
    <w:rsid w:val="005C3824"/>
    <w:rsid w:val="005C3CB4"/>
    <w:rsid w:val="005C424E"/>
    <w:rsid w:val="005C53EE"/>
    <w:rsid w:val="005C551E"/>
    <w:rsid w:val="005C56E7"/>
    <w:rsid w:val="005C676F"/>
    <w:rsid w:val="005C69F4"/>
    <w:rsid w:val="005C6B6C"/>
    <w:rsid w:val="005C6F70"/>
    <w:rsid w:val="005C6F8E"/>
    <w:rsid w:val="005C77B0"/>
    <w:rsid w:val="005C7DF0"/>
    <w:rsid w:val="005C7E78"/>
    <w:rsid w:val="005C7F35"/>
    <w:rsid w:val="005D0930"/>
    <w:rsid w:val="005D0F73"/>
    <w:rsid w:val="005D16E2"/>
    <w:rsid w:val="005D18A7"/>
    <w:rsid w:val="005D1C49"/>
    <w:rsid w:val="005D1E10"/>
    <w:rsid w:val="005D238F"/>
    <w:rsid w:val="005D2A24"/>
    <w:rsid w:val="005D2C7C"/>
    <w:rsid w:val="005D312C"/>
    <w:rsid w:val="005D4163"/>
    <w:rsid w:val="005D4827"/>
    <w:rsid w:val="005D4A4A"/>
    <w:rsid w:val="005D4D41"/>
    <w:rsid w:val="005D4EE3"/>
    <w:rsid w:val="005D62D7"/>
    <w:rsid w:val="005D633B"/>
    <w:rsid w:val="005D662F"/>
    <w:rsid w:val="005D67F6"/>
    <w:rsid w:val="005D6ABC"/>
    <w:rsid w:val="005D6CF7"/>
    <w:rsid w:val="005D6F27"/>
    <w:rsid w:val="005D7056"/>
    <w:rsid w:val="005D7117"/>
    <w:rsid w:val="005D72F2"/>
    <w:rsid w:val="005D7F41"/>
    <w:rsid w:val="005E01FC"/>
    <w:rsid w:val="005E0558"/>
    <w:rsid w:val="005E0CBD"/>
    <w:rsid w:val="005E0D96"/>
    <w:rsid w:val="005E0DBA"/>
    <w:rsid w:val="005E1087"/>
    <w:rsid w:val="005E1270"/>
    <w:rsid w:val="005E12C2"/>
    <w:rsid w:val="005E14BD"/>
    <w:rsid w:val="005E14C6"/>
    <w:rsid w:val="005E1B3F"/>
    <w:rsid w:val="005E1BAC"/>
    <w:rsid w:val="005E1F9D"/>
    <w:rsid w:val="005E26D9"/>
    <w:rsid w:val="005E2732"/>
    <w:rsid w:val="005E2C3A"/>
    <w:rsid w:val="005E3611"/>
    <w:rsid w:val="005E3673"/>
    <w:rsid w:val="005E3C3B"/>
    <w:rsid w:val="005E3E63"/>
    <w:rsid w:val="005E3F26"/>
    <w:rsid w:val="005E3F91"/>
    <w:rsid w:val="005E3FD4"/>
    <w:rsid w:val="005E47FB"/>
    <w:rsid w:val="005E4AB2"/>
    <w:rsid w:val="005E4E25"/>
    <w:rsid w:val="005E5107"/>
    <w:rsid w:val="005E5853"/>
    <w:rsid w:val="005E5B85"/>
    <w:rsid w:val="005E6D39"/>
    <w:rsid w:val="005E6F5A"/>
    <w:rsid w:val="005E7434"/>
    <w:rsid w:val="005E77A5"/>
    <w:rsid w:val="005E7C02"/>
    <w:rsid w:val="005F0619"/>
    <w:rsid w:val="005F08A7"/>
    <w:rsid w:val="005F0AE5"/>
    <w:rsid w:val="005F0B65"/>
    <w:rsid w:val="005F0FF2"/>
    <w:rsid w:val="005F16A1"/>
    <w:rsid w:val="005F23F2"/>
    <w:rsid w:val="005F2756"/>
    <w:rsid w:val="005F30C1"/>
    <w:rsid w:val="005F37EA"/>
    <w:rsid w:val="005F3808"/>
    <w:rsid w:val="005F39DE"/>
    <w:rsid w:val="005F45E8"/>
    <w:rsid w:val="005F45F8"/>
    <w:rsid w:val="005F46AA"/>
    <w:rsid w:val="005F4877"/>
    <w:rsid w:val="005F4ED4"/>
    <w:rsid w:val="005F50BA"/>
    <w:rsid w:val="005F5155"/>
    <w:rsid w:val="005F5226"/>
    <w:rsid w:val="005F52FB"/>
    <w:rsid w:val="005F552C"/>
    <w:rsid w:val="005F553E"/>
    <w:rsid w:val="005F5D27"/>
    <w:rsid w:val="005F688F"/>
    <w:rsid w:val="005F6ED1"/>
    <w:rsid w:val="005F6FC3"/>
    <w:rsid w:val="005F7BDD"/>
    <w:rsid w:val="00600226"/>
    <w:rsid w:val="00600309"/>
    <w:rsid w:val="006003B6"/>
    <w:rsid w:val="00600997"/>
    <w:rsid w:val="00600DBC"/>
    <w:rsid w:val="00600E15"/>
    <w:rsid w:val="00601059"/>
    <w:rsid w:val="006012E5"/>
    <w:rsid w:val="00601361"/>
    <w:rsid w:val="00602089"/>
    <w:rsid w:val="006028D8"/>
    <w:rsid w:val="00602C8D"/>
    <w:rsid w:val="006030B1"/>
    <w:rsid w:val="006035EA"/>
    <w:rsid w:val="0060371C"/>
    <w:rsid w:val="00604137"/>
    <w:rsid w:val="006042D0"/>
    <w:rsid w:val="00604458"/>
    <w:rsid w:val="0060479E"/>
    <w:rsid w:val="00604C83"/>
    <w:rsid w:val="00604CFA"/>
    <w:rsid w:val="00604DF6"/>
    <w:rsid w:val="00604FA4"/>
    <w:rsid w:val="00605105"/>
    <w:rsid w:val="0060529F"/>
    <w:rsid w:val="006052B2"/>
    <w:rsid w:val="00605797"/>
    <w:rsid w:val="006057C3"/>
    <w:rsid w:val="006059E7"/>
    <w:rsid w:val="00605A68"/>
    <w:rsid w:val="00605E2E"/>
    <w:rsid w:val="00606052"/>
    <w:rsid w:val="00606530"/>
    <w:rsid w:val="00606542"/>
    <w:rsid w:val="006065D5"/>
    <w:rsid w:val="006067F3"/>
    <w:rsid w:val="00606842"/>
    <w:rsid w:val="006068EA"/>
    <w:rsid w:val="006068F2"/>
    <w:rsid w:val="00606A1B"/>
    <w:rsid w:val="00607683"/>
    <w:rsid w:val="00607DAC"/>
    <w:rsid w:val="006109D5"/>
    <w:rsid w:val="00610D6D"/>
    <w:rsid w:val="00610D78"/>
    <w:rsid w:val="00610D88"/>
    <w:rsid w:val="006112F4"/>
    <w:rsid w:val="006115DE"/>
    <w:rsid w:val="00611938"/>
    <w:rsid w:val="00611CED"/>
    <w:rsid w:val="00611D06"/>
    <w:rsid w:val="00611D15"/>
    <w:rsid w:val="00611FE2"/>
    <w:rsid w:val="006122B6"/>
    <w:rsid w:val="0061252B"/>
    <w:rsid w:val="0061255B"/>
    <w:rsid w:val="006129C3"/>
    <w:rsid w:val="006131BC"/>
    <w:rsid w:val="006135D9"/>
    <w:rsid w:val="00613941"/>
    <w:rsid w:val="00613C3D"/>
    <w:rsid w:val="00613CB4"/>
    <w:rsid w:val="00613D1C"/>
    <w:rsid w:val="00614042"/>
    <w:rsid w:val="00614224"/>
    <w:rsid w:val="0061452A"/>
    <w:rsid w:val="00614737"/>
    <w:rsid w:val="006147FA"/>
    <w:rsid w:val="00614859"/>
    <w:rsid w:val="006149AA"/>
    <w:rsid w:val="006157AE"/>
    <w:rsid w:val="00615960"/>
    <w:rsid w:val="00615A89"/>
    <w:rsid w:val="00615E5B"/>
    <w:rsid w:val="00616228"/>
    <w:rsid w:val="0061665A"/>
    <w:rsid w:val="0061689E"/>
    <w:rsid w:val="00616B45"/>
    <w:rsid w:val="00617104"/>
    <w:rsid w:val="006172DC"/>
    <w:rsid w:val="006173CB"/>
    <w:rsid w:val="00617A62"/>
    <w:rsid w:val="00617E11"/>
    <w:rsid w:val="0062003B"/>
    <w:rsid w:val="006200A0"/>
    <w:rsid w:val="00620197"/>
    <w:rsid w:val="006202CD"/>
    <w:rsid w:val="00620332"/>
    <w:rsid w:val="006205F8"/>
    <w:rsid w:val="00620C11"/>
    <w:rsid w:val="00620FA4"/>
    <w:rsid w:val="00621436"/>
    <w:rsid w:val="0062147E"/>
    <w:rsid w:val="006217B1"/>
    <w:rsid w:val="00622034"/>
    <w:rsid w:val="00622083"/>
    <w:rsid w:val="00622500"/>
    <w:rsid w:val="00622802"/>
    <w:rsid w:val="00622BDF"/>
    <w:rsid w:val="00622CC9"/>
    <w:rsid w:val="00623085"/>
    <w:rsid w:val="00623223"/>
    <w:rsid w:val="00623471"/>
    <w:rsid w:val="0062349F"/>
    <w:rsid w:val="00623734"/>
    <w:rsid w:val="006238E2"/>
    <w:rsid w:val="00623D25"/>
    <w:rsid w:val="006243ED"/>
    <w:rsid w:val="0062452C"/>
    <w:rsid w:val="0062455B"/>
    <w:rsid w:val="0062473E"/>
    <w:rsid w:val="00624BF7"/>
    <w:rsid w:val="00624D6F"/>
    <w:rsid w:val="00625039"/>
    <w:rsid w:val="00625149"/>
    <w:rsid w:val="006251FC"/>
    <w:rsid w:val="006258AF"/>
    <w:rsid w:val="00625C6A"/>
    <w:rsid w:val="006263BA"/>
    <w:rsid w:val="006265BC"/>
    <w:rsid w:val="0062682D"/>
    <w:rsid w:val="00626904"/>
    <w:rsid w:val="00626B5D"/>
    <w:rsid w:val="00626E2B"/>
    <w:rsid w:val="00626ED4"/>
    <w:rsid w:val="0062706A"/>
    <w:rsid w:val="00627AC1"/>
    <w:rsid w:val="00627E0D"/>
    <w:rsid w:val="006301D5"/>
    <w:rsid w:val="006303B6"/>
    <w:rsid w:val="0063070E"/>
    <w:rsid w:val="006308C1"/>
    <w:rsid w:val="00630BA8"/>
    <w:rsid w:val="00630ECE"/>
    <w:rsid w:val="00630EF3"/>
    <w:rsid w:val="0063120C"/>
    <w:rsid w:val="0063120D"/>
    <w:rsid w:val="0063144B"/>
    <w:rsid w:val="00631978"/>
    <w:rsid w:val="00632019"/>
    <w:rsid w:val="00632153"/>
    <w:rsid w:val="0063220B"/>
    <w:rsid w:val="00632233"/>
    <w:rsid w:val="0063255D"/>
    <w:rsid w:val="00632891"/>
    <w:rsid w:val="00632CBC"/>
    <w:rsid w:val="00632EB6"/>
    <w:rsid w:val="00633863"/>
    <w:rsid w:val="0063397F"/>
    <w:rsid w:val="00633F1F"/>
    <w:rsid w:val="00633F2B"/>
    <w:rsid w:val="006345F4"/>
    <w:rsid w:val="00634693"/>
    <w:rsid w:val="006349F1"/>
    <w:rsid w:val="00634AA7"/>
    <w:rsid w:val="00634FBA"/>
    <w:rsid w:val="006350AA"/>
    <w:rsid w:val="00636060"/>
    <w:rsid w:val="00636766"/>
    <w:rsid w:val="0063698C"/>
    <w:rsid w:val="006369B1"/>
    <w:rsid w:val="00636F25"/>
    <w:rsid w:val="00637233"/>
    <w:rsid w:val="0063766F"/>
    <w:rsid w:val="00637B77"/>
    <w:rsid w:val="00637C0E"/>
    <w:rsid w:val="00637E9C"/>
    <w:rsid w:val="006400F8"/>
    <w:rsid w:val="0064011A"/>
    <w:rsid w:val="00640352"/>
    <w:rsid w:val="006405F0"/>
    <w:rsid w:val="0064060E"/>
    <w:rsid w:val="006407AC"/>
    <w:rsid w:val="00640D18"/>
    <w:rsid w:val="00640E2C"/>
    <w:rsid w:val="00640EBB"/>
    <w:rsid w:val="00641163"/>
    <w:rsid w:val="006411B2"/>
    <w:rsid w:val="0064132E"/>
    <w:rsid w:val="006415F6"/>
    <w:rsid w:val="006420B8"/>
    <w:rsid w:val="006427EE"/>
    <w:rsid w:val="00642BD0"/>
    <w:rsid w:val="006433BF"/>
    <w:rsid w:val="00643D57"/>
    <w:rsid w:val="00643DF7"/>
    <w:rsid w:val="00644364"/>
    <w:rsid w:val="00644375"/>
    <w:rsid w:val="006445C8"/>
    <w:rsid w:val="00644880"/>
    <w:rsid w:val="00644ABF"/>
    <w:rsid w:val="00644BF3"/>
    <w:rsid w:val="0064566D"/>
    <w:rsid w:val="006458CF"/>
    <w:rsid w:val="00645AA0"/>
    <w:rsid w:val="00645B0F"/>
    <w:rsid w:val="00645D4F"/>
    <w:rsid w:val="00645D9F"/>
    <w:rsid w:val="00645DD0"/>
    <w:rsid w:val="00646518"/>
    <w:rsid w:val="00646519"/>
    <w:rsid w:val="00646782"/>
    <w:rsid w:val="00646BC9"/>
    <w:rsid w:val="00647672"/>
    <w:rsid w:val="006476DD"/>
    <w:rsid w:val="00647763"/>
    <w:rsid w:val="00647869"/>
    <w:rsid w:val="00647D5E"/>
    <w:rsid w:val="00650167"/>
    <w:rsid w:val="006502FA"/>
    <w:rsid w:val="00650A26"/>
    <w:rsid w:val="00650B04"/>
    <w:rsid w:val="00650BAD"/>
    <w:rsid w:val="00651068"/>
    <w:rsid w:val="00651775"/>
    <w:rsid w:val="006519B7"/>
    <w:rsid w:val="00651E70"/>
    <w:rsid w:val="006524E5"/>
    <w:rsid w:val="006526F9"/>
    <w:rsid w:val="0065317C"/>
    <w:rsid w:val="006534D9"/>
    <w:rsid w:val="0065379A"/>
    <w:rsid w:val="006539E2"/>
    <w:rsid w:val="00653C13"/>
    <w:rsid w:val="00653E28"/>
    <w:rsid w:val="00653FA4"/>
    <w:rsid w:val="006540F2"/>
    <w:rsid w:val="0065473F"/>
    <w:rsid w:val="006548A0"/>
    <w:rsid w:val="00654B96"/>
    <w:rsid w:val="00655233"/>
    <w:rsid w:val="006557EA"/>
    <w:rsid w:val="00655DC5"/>
    <w:rsid w:val="0065662A"/>
    <w:rsid w:val="00656913"/>
    <w:rsid w:val="006575E2"/>
    <w:rsid w:val="0065771D"/>
    <w:rsid w:val="0065775A"/>
    <w:rsid w:val="0065787C"/>
    <w:rsid w:val="006579A6"/>
    <w:rsid w:val="00657DD0"/>
    <w:rsid w:val="00657FCB"/>
    <w:rsid w:val="0066026E"/>
    <w:rsid w:val="006606CA"/>
    <w:rsid w:val="00660940"/>
    <w:rsid w:val="00660F60"/>
    <w:rsid w:val="00660F97"/>
    <w:rsid w:val="006611D5"/>
    <w:rsid w:val="0066121A"/>
    <w:rsid w:val="00662177"/>
    <w:rsid w:val="0066222C"/>
    <w:rsid w:val="006622B2"/>
    <w:rsid w:val="00662517"/>
    <w:rsid w:val="00662690"/>
    <w:rsid w:val="006628A6"/>
    <w:rsid w:val="00662D55"/>
    <w:rsid w:val="00663A50"/>
    <w:rsid w:val="00663EF6"/>
    <w:rsid w:val="00663FAF"/>
    <w:rsid w:val="006640D7"/>
    <w:rsid w:val="00664248"/>
    <w:rsid w:val="006644D3"/>
    <w:rsid w:val="006645C4"/>
    <w:rsid w:val="0066490B"/>
    <w:rsid w:val="00664A6A"/>
    <w:rsid w:val="00664CB2"/>
    <w:rsid w:val="00665C3F"/>
    <w:rsid w:val="00665F3D"/>
    <w:rsid w:val="00666071"/>
    <w:rsid w:val="00666C15"/>
    <w:rsid w:val="00667A68"/>
    <w:rsid w:val="006701EC"/>
    <w:rsid w:val="0067044B"/>
    <w:rsid w:val="00670746"/>
    <w:rsid w:val="00670DCE"/>
    <w:rsid w:val="006715C7"/>
    <w:rsid w:val="006718FF"/>
    <w:rsid w:val="006729EC"/>
    <w:rsid w:val="00672DE1"/>
    <w:rsid w:val="00672E97"/>
    <w:rsid w:val="00673C4E"/>
    <w:rsid w:val="0067434F"/>
    <w:rsid w:val="006743A0"/>
    <w:rsid w:val="0067505A"/>
    <w:rsid w:val="006751D0"/>
    <w:rsid w:val="0067551A"/>
    <w:rsid w:val="00675822"/>
    <w:rsid w:val="00675C9D"/>
    <w:rsid w:val="00675CA9"/>
    <w:rsid w:val="00675CC6"/>
    <w:rsid w:val="00675CFC"/>
    <w:rsid w:val="00675DBE"/>
    <w:rsid w:val="00675DC5"/>
    <w:rsid w:val="00676126"/>
    <w:rsid w:val="00676133"/>
    <w:rsid w:val="00676260"/>
    <w:rsid w:val="006763A0"/>
    <w:rsid w:val="00676840"/>
    <w:rsid w:val="00676C7A"/>
    <w:rsid w:val="00677040"/>
    <w:rsid w:val="006774E6"/>
    <w:rsid w:val="006775E8"/>
    <w:rsid w:val="0067796D"/>
    <w:rsid w:val="00677D0B"/>
    <w:rsid w:val="00680743"/>
    <w:rsid w:val="006807C0"/>
    <w:rsid w:val="006808C7"/>
    <w:rsid w:val="0068099F"/>
    <w:rsid w:val="00680A31"/>
    <w:rsid w:val="00680DF7"/>
    <w:rsid w:val="00680F0C"/>
    <w:rsid w:val="00680FFD"/>
    <w:rsid w:val="0068114D"/>
    <w:rsid w:val="006818EE"/>
    <w:rsid w:val="00681C96"/>
    <w:rsid w:val="00681FAD"/>
    <w:rsid w:val="00682B93"/>
    <w:rsid w:val="006830A9"/>
    <w:rsid w:val="00683159"/>
    <w:rsid w:val="006832C5"/>
    <w:rsid w:val="006832E5"/>
    <w:rsid w:val="00683D6D"/>
    <w:rsid w:val="0068440B"/>
    <w:rsid w:val="00684B35"/>
    <w:rsid w:val="00684B57"/>
    <w:rsid w:val="00684BD8"/>
    <w:rsid w:val="00685424"/>
    <w:rsid w:val="00685DC4"/>
    <w:rsid w:val="006863AB"/>
    <w:rsid w:val="00686674"/>
    <w:rsid w:val="006867BD"/>
    <w:rsid w:val="00686F61"/>
    <w:rsid w:val="00687169"/>
    <w:rsid w:val="006872A7"/>
    <w:rsid w:val="0068733F"/>
    <w:rsid w:val="00687CE0"/>
    <w:rsid w:val="00687DE9"/>
    <w:rsid w:val="00687EBF"/>
    <w:rsid w:val="00687F8F"/>
    <w:rsid w:val="00687FCD"/>
    <w:rsid w:val="00690084"/>
    <w:rsid w:val="006901E2"/>
    <w:rsid w:val="006902B7"/>
    <w:rsid w:val="00690361"/>
    <w:rsid w:val="0069094D"/>
    <w:rsid w:val="00690A18"/>
    <w:rsid w:val="00690D88"/>
    <w:rsid w:val="00691121"/>
    <w:rsid w:val="006911A3"/>
    <w:rsid w:val="00691386"/>
    <w:rsid w:val="006914AC"/>
    <w:rsid w:val="00691739"/>
    <w:rsid w:val="00691ACB"/>
    <w:rsid w:val="00691E3D"/>
    <w:rsid w:val="006920C0"/>
    <w:rsid w:val="0069224A"/>
    <w:rsid w:val="00692AF3"/>
    <w:rsid w:val="00692D62"/>
    <w:rsid w:val="00693079"/>
    <w:rsid w:val="0069322F"/>
    <w:rsid w:val="006932B8"/>
    <w:rsid w:val="0069371F"/>
    <w:rsid w:val="00694106"/>
    <w:rsid w:val="00694168"/>
    <w:rsid w:val="0069446B"/>
    <w:rsid w:val="00694AE0"/>
    <w:rsid w:val="00694E29"/>
    <w:rsid w:val="00695E72"/>
    <w:rsid w:val="00696CD8"/>
    <w:rsid w:val="0069774D"/>
    <w:rsid w:val="006979C2"/>
    <w:rsid w:val="00697E0D"/>
    <w:rsid w:val="006A06A9"/>
    <w:rsid w:val="006A095D"/>
    <w:rsid w:val="006A0B10"/>
    <w:rsid w:val="006A12C8"/>
    <w:rsid w:val="006A14C6"/>
    <w:rsid w:val="006A15CE"/>
    <w:rsid w:val="006A167F"/>
    <w:rsid w:val="006A17D5"/>
    <w:rsid w:val="006A19F8"/>
    <w:rsid w:val="006A1C45"/>
    <w:rsid w:val="006A1C6B"/>
    <w:rsid w:val="006A1D2C"/>
    <w:rsid w:val="006A203E"/>
    <w:rsid w:val="006A2366"/>
    <w:rsid w:val="006A248B"/>
    <w:rsid w:val="006A2F17"/>
    <w:rsid w:val="006A36BC"/>
    <w:rsid w:val="006A407B"/>
    <w:rsid w:val="006A47FE"/>
    <w:rsid w:val="006A4CD6"/>
    <w:rsid w:val="006A4D92"/>
    <w:rsid w:val="006A50C0"/>
    <w:rsid w:val="006A533F"/>
    <w:rsid w:val="006A54D3"/>
    <w:rsid w:val="006A561B"/>
    <w:rsid w:val="006A664F"/>
    <w:rsid w:val="006A698E"/>
    <w:rsid w:val="006A6A7D"/>
    <w:rsid w:val="006A749A"/>
    <w:rsid w:val="006A7611"/>
    <w:rsid w:val="006A7846"/>
    <w:rsid w:val="006A78DB"/>
    <w:rsid w:val="006A7F12"/>
    <w:rsid w:val="006B0129"/>
    <w:rsid w:val="006B02CB"/>
    <w:rsid w:val="006B06CA"/>
    <w:rsid w:val="006B0BDA"/>
    <w:rsid w:val="006B0DED"/>
    <w:rsid w:val="006B129B"/>
    <w:rsid w:val="006B1396"/>
    <w:rsid w:val="006B15E0"/>
    <w:rsid w:val="006B16D4"/>
    <w:rsid w:val="006B1E06"/>
    <w:rsid w:val="006B2291"/>
    <w:rsid w:val="006B25C7"/>
    <w:rsid w:val="006B26CB"/>
    <w:rsid w:val="006B2768"/>
    <w:rsid w:val="006B2C6D"/>
    <w:rsid w:val="006B2DD7"/>
    <w:rsid w:val="006B2F31"/>
    <w:rsid w:val="006B3287"/>
    <w:rsid w:val="006B352F"/>
    <w:rsid w:val="006B39C3"/>
    <w:rsid w:val="006B3C98"/>
    <w:rsid w:val="006B479D"/>
    <w:rsid w:val="006B4A81"/>
    <w:rsid w:val="006B531D"/>
    <w:rsid w:val="006B55EC"/>
    <w:rsid w:val="006B5747"/>
    <w:rsid w:val="006B58B4"/>
    <w:rsid w:val="006B5AD7"/>
    <w:rsid w:val="006B6E2F"/>
    <w:rsid w:val="006B6F90"/>
    <w:rsid w:val="006B71AC"/>
    <w:rsid w:val="006B745F"/>
    <w:rsid w:val="006B7BAF"/>
    <w:rsid w:val="006C01F3"/>
    <w:rsid w:val="006C03BC"/>
    <w:rsid w:val="006C0E21"/>
    <w:rsid w:val="006C106F"/>
    <w:rsid w:val="006C1096"/>
    <w:rsid w:val="006C12D3"/>
    <w:rsid w:val="006C16FA"/>
    <w:rsid w:val="006C17B5"/>
    <w:rsid w:val="006C1A3B"/>
    <w:rsid w:val="006C1F10"/>
    <w:rsid w:val="006C2CF2"/>
    <w:rsid w:val="006C34DA"/>
    <w:rsid w:val="006C3B21"/>
    <w:rsid w:val="006C3DF9"/>
    <w:rsid w:val="006C3F85"/>
    <w:rsid w:val="006C4016"/>
    <w:rsid w:val="006C405D"/>
    <w:rsid w:val="006C4CAA"/>
    <w:rsid w:val="006C502D"/>
    <w:rsid w:val="006C5BD9"/>
    <w:rsid w:val="006C65B8"/>
    <w:rsid w:val="006C6A1B"/>
    <w:rsid w:val="006C6AA8"/>
    <w:rsid w:val="006C6CD6"/>
    <w:rsid w:val="006C6E67"/>
    <w:rsid w:val="006C79F0"/>
    <w:rsid w:val="006C7B65"/>
    <w:rsid w:val="006C7FA2"/>
    <w:rsid w:val="006D03D5"/>
    <w:rsid w:val="006D0A94"/>
    <w:rsid w:val="006D0DE6"/>
    <w:rsid w:val="006D1360"/>
    <w:rsid w:val="006D1710"/>
    <w:rsid w:val="006D172E"/>
    <w:rsid w:val="006D1E1E"/>
    <w:rsid w:val="006D230E"/>
    <w:rsid w:val="006D24FB"/>
    <w:rsid w:val="006D2AB2"/>
    <w:rsid w:val="006D2C08"/>
    <w:rsid w:val="006D2E59"/>
    <w:rsid w:val="006D37CD"/>
    <w:rsid w:val="006D3991"/>
    <w:rsid w:val="006D3C36"/>
    <w:rsid w:val="006D4063"/>
    <w:rsid w:val="006D43F8"/>
    <w:rsid w:val="006D4488"/>
    <w:rsid w:val="006D4DE9"/>
    <w:rsid w:val="006D5A0D"/>
    <w:rsid w:val="006D5A7E"/>
    <w:rsid w:val="006D5D2C"/>
    <w:rsid w:val="006D64F5"/>
    <w:rsid w:val="006D6A29"/>
    <w:rsid w:val="006D6B9D"/>
    <w:rsid w:val="006D7745"/>
    <w:rsid w:val="006D787C"/>
    <w:rsid w:val="006D7ADA"/>
    <w:rsid w:val="006E01FE"/>
    <w:rsid w:val="006E043C"/>
    <w:rsid w:val="006E0715"/>
    <w:rsid w:val="006E0764"/>
    <w:rsid w:val="006E13BE"/>
    <w:rsid w:val="006E1439"/>
    <w:rsid w:val="006E1C0B"/>
    <w:rsid w:val="006E1EF5"/>
    <w:rsid w:val="006E2F6B"/>
    <w:rsid w:val="006E2FDA"/>
    <w:rsid w:val="006E3294"/>
    <w:rsid w:val="006E35AF"/>
    <w:rsid w:val="006E3686"/>
    <w:rsid w:val="006E37CC"/>
    <w:rsid w:val="006E3E0C"/>
    <w:rsid w:val="006E3E94"/>
    <w:rsid w:val="006E4046"/>
    <w:rsid w:val="006E4369"/>
    <w:rsid w:val="006E4410"/>
    <w:rsid w:val="006E4546"/>
    <w:rsid w:val="006E4657"/>
    <w:rsid w:val="006E474A"/>
    <w:rsid w:val="006E4938"/>
    <w:rsid w:val="006E495E"/>
    <w:rsid w:val="006E49AD"/>
    <w:rsid w:val="006E4AB1"/>
    <w:rsid w:val="006E504C"/>
    <w:rsid w:val="006E5597"/>
    <w:rsid w:val="006E5727"/>
    <w:rsid w:val="006E5E4A"/>
    <w:rsid w:val="006E6035"/>
    <w:rsid w:val="006E60EA"/>
    <w:rsid w:val="006E621A"/>
    <w:rsid w:val="006E6A22"/>
    <w:rsid w:val="006E6AAB"/>
    <w:rsid w:val="006E6B08"/>
    <w:rsid w:val="006E6B09"/>
    <w:rsid w:val="006E6C59"/>
    <w:rsid w:val="006E7059"/>
    <w:rsid w:val="006E7599"/>
    <w:rsid w:val="006E7615"/>
    <w:rsid w:val="006E7975"/>
    <w:rsid w:val="006E7CB2"/>
    <w:rsid w:val="006E7CDC"/>
    <w:rsid w:val="006E7D45"/>
    <w:rsid w:val="006E7DBB"/>
    <w:rsid w:val="006F056C"/>
    <w:rsid w:val="006F075F"/>
    <w:rsid w:val="006F086C"/>
    <w:rsid w:val="006F09BD"/>
    <w:rsid w:val="006F0C57"/>
    <w:rsid w:val="006F0DC9"/>
    <w:rsid w:val="006F1004"/>
    <w:rsid w:val="006F11F5"/>
    <w:rsid w:val="006F1749"/>
    <w:rsid w:val="006F196D"/>
    <w:rsid w:val="006F1FC1"/>
    <w:rsid w:val="006F2957"/>
    <w:rsid w:val="006F2D85"/>
    <w:rsid w:val="006F2F15"/>
    <w:rsid w:val="006F302D"/>
    <w:rsid w:val="006F3AAF"/>
    <w:rsid w:val="006F3B3C"/>
    <w:rsid w:val="006F3C91"/>
    <w:rsid w:val="006F4563"/>
    <w:rsid w:val="006F4646"/>
    <w:rsid w:val="006F4DF2"/>
    <w:rsid w:val="006F53EC"/>
    <w:rsid w:val="006F54A4"/>
    <w:rsid w:val="006F5698"/>
    <w:rsid w:val="006F64FD"/>
    <w:rsid w:val="006F6533"/>
    <w:rsid w:val="006F66E5"/>
    <w:rsid w:val="006F68D9"/>
    <w:rsid w:val="006F6A3E"/>
    <w:rsid w:val="006F6BDE"/>
    <w:rsid w:val="006F6DDE"/>
    <w:rsid w:val="006F741C"/>
    <w:rsid w:val="006F7896"/>
    <w:rsid w:val="006F7CA1"/>
    <w:rsid w:val="007013DD"/>
    <w:rsid w:val="007015F9"/>
    <w:rsid w:val="007017B4"/>
    <w:rsid w:val="00701DF2"/>
    <w:rsid w:val="00702E68"/>
    <w:rsid w:val="00703771"/>
    <w:rsid w:val="00703873"/>
    <w:rsid w:val="00703D99"/>
    <w:rsid w:val="007041A6"/>
    <w:rsid w:val="00704612"/>
    <w:rsid w:val="007046C5"/>
    <w:rsid w:val="00704EF7"/>
    <w:rsid w:val="00704F0A"/>
    <w:rsid w:val="00704FFC"/>
    <w:rsid w:val="00705675"/>
    <w:rsid w:val="00706A35"/>
    <w:rsid w:val="00706E21"/>
    <w:rsid w:val="00706E3B"/>
    <w:rsid w:val="00707791"/>
    <w:rsid w:val="0071016A"/>
    <w:rsid w:val="007103D4"/>
    <w:rsid w:val="00710780"/>
    <w:rsid w:val="00710A31"/>
    <w:rsid w:val="00710DC0"/>
    <w:rsid w:val="007115CF"/>
    <w:rsid w:val="00711715"/>
    <w:rsid w:val="00711B20"/>
    <w:rsid w:val="00711BB2"/>
    <w:rsid w:val="00711DBB"/>
    <w:rsid w:val="00711DE9"/>
    <w:rsid w:val="00711E54"/>
    <w:rsid w:val="00711E7A"/>
    <w:rsid w:val="00712055"/>
    <w:rsid w:val="0071215E"/>
    <w:rsid w:val="00712755"/>
    <w:rsid w:val="007128B7"/>
    <w:rsid w:val="00712996"/>
    <w:rsid w:val="0071350B"/>
    <w:rsid w:val="00713510"/>
    <w:rsid w:val="00713A9A"/>
    <w:rsid w:val="00713C92"/>
    <w:rsid w:val="00714496"/>
    <w:rsid w:val="0071464E"/>
    <w:rsid w:val="00714762"/>
    <w:rsid w:val="00714799"/>
    <w:rsid w:val="007147D5"/>
    <w:rsid w:val="0071481A"/>
    <w:rsid w:val="00714961"/>
    <w:rsid w:val="00714D3C"/>
    <w:rsid w:val="00714E96"/>
    <w:rsid w:val="00714F6A"/>
    <w:rsid w:val="00715C4E"/>
    <w:rsid w:val="00715CE3"/>
    <w:rsid w:val="00715D07"/>
    <w:rsid w:val="00716373"/>
    <w:rsid w:val="007165D0"/>
    <w:rsid w:val="0071671F"/>
    <w:rsid w:val="00716E88"/>
    <w:rsid w:val="00716F1B"/>
    <w:rsid w:val="007171DD"/>
    <w:rsid w:val="007172DF"/>
    <w:rsid w:val="007177A5"/>
    <w:rsid w:val="00717A16"/>
    <w:rsid w:val="00720231"/>
    <w:rsid w:val="007206C4"/>
    <w:rsid w:val="00720940"/>
    <w:rsid w:val="007210FE"/>
    <w:rsid w:val="00721330"/>
    <w:rsid w:val="00721949"/>
    <w:rsid w:val="00721BFD"/>
    <w:rsid w:val="00721C35"/>
    <w:rsid w:val="007223EA"/>
    <w:rsid w:val="00722926"/>
    <w:rsid w:val="0072299C"/>
    <w:rsid w:val="00722E1F"/>
    <w:rsid w:val="00722ED5"/>
    <w:rsid w:val="0072343D"/>
    <w:rsid w:val="00723464"/>
    <w:rsid w:val="007234DD"/>
    <w:rsid w:val="007234FE"/>
    <w:rsid w:val="00723674"/>
    <w:rsid w:val="007238C5"/>
    <w:rsid w:val="00724417"/>
    <w:rsid w:val="00724EB9"/>
    <w:rsid w:val="0072504F"/>
    <w:rsid w:val="00725080"/>
    <w:rsid w:val="007255AD"/>
    <w:rsid w:val="007255BA"/>
    <w:rsid w:val="00725751"/>
    <w:rsid w:val="007259FA"/>
    <w:rsid w:val="0072690A"/>
    <w:rsid w:val="00726DF0"/>
    <w:rsid w:val="00727035"/>
    <w:rsid w:val="007274F1"/>
    <w:rsid w:val="0072768B"/>
    <w:rsid w:val="00727980"/>
    <w:rsid w:val="007279BC"/>
    <w:rsid w:val="00727D3C"/>
    <w:rsid w:val="00727ECF"/>
    <w:rsid w:val="0073068F"/>
    <w:rsid w:val="00730959"/>
    <w:rsid w:val="00730B20"/>
    <w:rsid w:val="00730C71"/>
    <w:rsid w:val="00730D62"/>
    <w:rsid w:val="00731337"/>
    <w:rsid w:val="007313C4"/>
    <w:rsid w:val="00731D52"/>
    <w:rsid w:val="00731E4B"/>
    <w:rsid w:val="00731FF1"/>
    <w:rsid w:val="00732027"/>
    <w:rsid w:val="0073247E"/>
    <w:rsid w:val="00732A94"/>
    <w:rsid w:val="00732B93"/>
    <w:rsid w:val="00732CCB"/>
    <w:rsid w:val="0073368A"/>
    <w:rsid w:val="00733751"/>
    <w:rsid w:val="00733869"/>
    <w:rsid w:val="00733B4A"/>
    <w:rsid w:val="00733DAD"/>
    <w:rsid w:val="00734DC2"/>
    <w:rsid w:val="00735675"/>
    <w:rsid w:val="0073599C"/>
    <w:rsid w:val="00735D5F"/>
    <w:rsid w:val="0073608B"/>
    <w:rsid w:val="0073671D"/>
    <w:rsid w:val="007367BF"/>
    <w:rsid w:val="00736AB0"/>
    <w:rsid w:val="00736D58"/>
    <w:rsid w:val="00736F1E"/>
    <w:rsid w:val="00737297"/>
    <w:rsid w:val="007373AC"/>
    <w:rsid w:val="007373DA"/>
    <w:rsid w:val="007374FD"/>
    <w:rsid w:val="00737732"/>
    <w:rsid w:val="00740116"/>
    <w:rsid w:val="0074066A"/>
    <w:rsid w:val="00740878"/>
    <w:rsid w:val="00740CE7"/>
    <w:rsid w:val="00740EDD"/>
    <w:rsid w:val="007412DD"/>
    <w:rsid w:val="0074130A"/>
    <w:rsid w:val="007413FF"/>
    <w:rsid w:val="00741637"/>
    <w:rsid w:val="00741AA7"/>
    <w:rsid w:val="00741CCB"/>
    <w:rsid w:val="00741E91"/>
    <w:rsid w:val="00741F77"/>
    <w:rsid w:val="00742006"/>
    <w:rsid w:val="007424A7"/>
    <w:rsid w:val="00742837"/>
    <w:rsid w:val="00742C5D"/>
    <w:rsid w:val="00742D6C"/>
    <w:rsid w:val="0074303E"/>
    <w:rsid w:val="0074340F"/>
    <w:rsid w:val="007437AE"/>
    <w:rsid w:val="007437D4"/>
    <w:rsid w:val="00743CBB"/>
    <w:rsid w:val="00743E76"/>
    <w:rsid w:val="007445F7"/>
    <w:rsid w:val="00744734"/>
    <w:rsid w:val="00744BF2"/>
    <w:rsid w:val="00744EEC"/>
    <w:rsid w:val="00744F3F"/>
    <w:rsid w:val="00744F6A"/>
    <w:rsid w:val="00744F7F"/>
    <w:rsid w:val="00745709"/>
    <w:rsid w:val="00745793"/>
    <w:rsid w:val="007459A8"/>
    <w:rsid w:val="00745ECF"/>
    <w:rsid w:val="00746075"/>
    <w:rsid w:val="007461E0"/>
    <w:rsid w:val="0074643D"/>
    <w:rsid w:val="00746617"/>
    <w:rsid w:val="0074723D"/>
    <w:rsid w:val="0074749C"/>
    <w:rsid w:val="007477B3"/>
    <w:rsid w:val="00747B12"/>
    <w:rsid w:val="007504EE"/>
    <w:rsid w:val="007505E9"/>
    <w:rsid w:val="00750728"/>
    <w:rsid w:val="007507DB"/>
    <w:rsid w:val="00750CB7"/>
    <w:rsid w:val="00750E44"/>
    <w:rsid w:val="00750F61"/>
    <w:rsid w:val="007510C3"/>
    <w:rsid w:val="007517E6"/>
    <w:rsid w:val="00751E2A"/>
    <w:rsid w:val="007520E4"/>
    <w:rsid w:val="0075297F"/>
    <w:rsid w:val="00752DE0"/>
    <w:rsid w:val="00752E58"/>
    <w:rsid w:val="0075301E"/>
    <w:rsid w:val="007530E6"/>
    <w:rsid w:val="00754173"/>
    <w:rsid w:val="00754190"/>
    <w:rsid w:val="0075419C"/>
    <w:rsid w:val="00754208"/>
    <w:rsid w:val="00754723"/>
    <w:rsid w:val="00754C50"/>
    <w:rsid w:val="00754E12"/>
    <w:rsid w:val="007555DD"/>
    <w:rsid w:val="00755675"/>
    <w:rsid w:val="00755910"/>
    <w:rsid w:val="00755BA4"/>
    <w:rsid w:val="00755CF7"/>
    <w:rsid w:val="00755E15"/>
    <w:rsid w:val="007560D2"/>
    <w:rsid w:val="007563FB"/>
    <w:rsid w:val="00756A9F"/>
    <w:rsid w:val="00756F23"/>
    <w:rsid w:val="007570E1"/>
    <w:rsid w:val="00757947"/>
    <w:rsid w:val="0075798B"/>
    <w:rsid w:val="00757AD6"/>
    <w:rsid w:val="00757D0C"/>
    <w:rsid w:val="007609F9"/>
    <w:rsid w:val="00761395"/>
    <w:rsid w:val="0076151D"/>
    <w:rsid w:val="00761627"/>
    <w:rsid w:val="00761764"/>
    <w:rsid w:val="00761A77"/>
    <w:rsid w:val="00761F91"/>
    <w:rsid w:val="00762073"/>
    <w:rsid w:val="00762115"/>
    <w:rsid w:val="00762190"/>
    <w:rsid w:val="007623D2"/>
    <w:rsid w:val="007626C5"/>
    <w:rsid w:val="007628EA"/>
    <w:rsid w:val="00762D93"/>
    <w:rsid w:val="00762E48"/>
    <w:rsid w:val="00762F23"/>
    <w:rsid w:val="00762F8E"/>
    <w:rsid w:val="0076323A"/>
    <w:rsid w:val="00763A1D"/>
    <w:rsid w:val="00763A98"/>
    <w:rsid w:val="00763C93"/>
    <w:rsid w:val="00763EED"/>
    <w:rsid w:val="00763F68"/>
    <w:rsid w:val="00764332"/>
    <w:rsid w:val="00764722"/>
    <w:rsid w:val="0076479C"/>
    <w:rsid w:val="0076499C"/>
    <w:rsid w:val="007650A2"/>
    <w:rsid w:val="00765F4A"/>
    <w:rsid w:val="00766169"/>
    <w:rsid w:val="007669BA"/>
    <w:rsid w:val="00766C6B"/>
    <w:rsid w:val="00767270"/>
    <w:rsid w:val="00767303"/>
    <w:rsid w:val="00767306"/>
    <w:rsid w:val="007673E8"/>
    <w:rsid w:val="00767B5C"/>
    <w:rsid w:val="007701F0"/>
    <w:rsid w:val="007701F3"/>
    <w:rsid w:val="007706D7"/>
    <w:rsid w:val="00770B8B"/>
    <w:rsid w:val="007723D2"/>
    <w:rsid w:val="00772C57"/>
    <w:rsid w:val="0077352F"/>
    <w:rsid w:val="0077477B"/>
    <w:rsid w:val="00774A0E"/>
    <w:rsid w:val="00774C61"/>
    <w:rsid w:val="00774C70"/>
    <w:rsid w:val="00774DE6"/>
    <w:rsid w:val="00774EB5"/>
    <w:rsid w:val="00774FD4"/>
    <w:rsid w:val="007750BF"/>
    <w:rsid w:val="00775590"/>
    <w:rsid w:val="00775627"/>
    <w:rsid w:val="00775B06"/>
    <w:rsid w:val="00775BDF"/>
    <w:rsid w:val="007760B9"/>
    <w:rsid w:val="0077731F"/>
    <w:rsid w:val="00777865"/>
    <w:rsid w:val="007779AE"/>
    <w:rsid w:val="00777C82"/>
    <w:rsid w:val="00777FF9"/>
    <w:rsid w:val="007800E4"/>
    <w:rsid w:val="007801D8"/>
    <w:rsid w:val="0078028F"/>
    <w:rsid w:val="0078033E"/>
    <w:rsid w:val="00780340"/>
    <w:rsid w:val="00780483"/>
    <w:rsid w:val="007805DC"/>
    <w:rsid w:val="00780713"/>
    <w:rsid w:val="0078081C"/>
    <w:rsid w:val="00780A8C"/>
    <w:rsid w:val="00780AEE"/>
    <w:rsid w:val="00780C67"/>
    <w:rsid w:val="00780CEC"/>
    <w:rsid w:val="00780E92"/>
    <w:rsid w:val="0078112C"/>
    <w:rsid w:val="00781353"/>
    <w:rsid w:val="0078184C"/>
    <w:rsid w:val="00781A55"/>
    <w:rsid w:val="00781CE1"/>
    <w:rsid w:val="00781D35"/>
    <w:rsid w:val="007823F5"/>
    <w:rsid w:val="00782BBC"/>
    <w:rsid w:val="00782C3E"/>
    <w:rsid w:val="00783297"/>
    <w:rsid w:val="007836E6"/>
    <w:rsid w:val="00783807"/>
    <w:rsid w:val="007838A4"/>
    <w:rsid w:val="00783A39"/>
    <w:rsid w:val="0078461A"/>
    <w:rsid w:val="00784658"/>
    <w:rsid w:val="007847B9"/>
    <w:rsid w:val="0078486E"/>
    <w:rsid w:val="00784A1C"/>
    <w:rsid w:val="00784D02"/>
    <w:rsid w:val="00784D25"/>
    <w:rsid w:val="00784DB5"/>
    <w:rsid w:val="00785038"/>
    <w:rsid w:val="007850DE"/>
    <w:rsid w:val="0078547A"/>
    <w:rsid w:val="007854CE"/>
    <w:rsid w:val="007856D6"/>
    <w:rsid w:val="00785803"/>
    <w:rsid w:val="00786163"/>
    <w:rsid w:val="00786E6E"/>
    <w:rsid w:val="0078712B"/>
    <w:rsid w:val="00787407"/>
    <w:rsid w:val="007876A9"/>
    <w:rsid w:val="007876B0"/>
    <w:rsid w:val="00787A53"/>
    <w:rsid w:val="00787BF3"/>
    <w:rsid w:val="007902A6"/>
    <w:rsid w:val="007909CD"/>
    <w:rsid w:val="00790F3C"/>
    <w:rsid w:val="0079123B"/>
    <w:rsid w:val="0079188B"/>
    <w:rsid w:val="0079190D"/>
    <w:rsid w:val="00791B84"/>
    <w:rsid w:val="00791DDB"/>
    <w:rsid w:val="00792125"/>
    <w:rsid w:val="0079234D"/>
    <w:rsid w:val="007924D8"/>
    <w:rsid w:val="00792899"/>
    <w:rsid w:val="007928BA"/>
    <w:rsid w:val="007929FB"/>
    <w:rsid w:val="00792C26"/>
    <w:rsid w:val="00792C30"/>
    <w:rsid w:val="00792DDE"/>
    <w:rsid w:val="00792F22"/>
    <w:rsid w:val="007930B6"/>
    <w:rsid w:val="007931B0"/>
    <w:rsid w:val="007935F9"/>
    <w:rsid w:val="007942CC"/>
    <w:rsid w:val="007943A1"/>
    <w:rsid w:val="00794677"/>
    <w:rsid w:val="00794A01"/>
    <w:rsid w:val="00794D84"/>
    <w:rsid w:val="0079553D"/>
    <w:rsid w:val="00795D7C"/>
    <w:rsid w:val="0079602D"/>
    <w:rsid w:val="007965AF"/>
    <w:rsid w:val="007966DC"/>
    <w:rsid w:val="00796BDC"/>
    <w:rsid w:val="0079713D"/>
    <w:rsid w:val="007972F1"/>
    <w:rsid w:val="00797353"/>
    <w:rsid w:val="00797FD7"/>
    <w:rsid w:val="007A0351"/>
    <w:rsid w:val="007A0646"/>
    <w:rsid w:val="007A0B07"/>
    <w:rsid w:val="007A0DC2"/>
    <w:rsid w:val="007A0F51"/>
    <w:rsid w:val="007A115B"/>
    <w:rsid w:val="007A15B0"/>
    <w:rsid w:val="007A27BF"/>
    <w:rsid w:val="007A3087"/>
    <w:rsid w:val="007A3454"/>
    <w:rsid w:val="007A360B"/>
    <w:rsid w:val="007A399F"/>
    <w:rsid w:val="007A3E13"/>
    <w:rsid w:val="007A3EA0"/>
    <w:rsid w:val="007A409B"/>
    <w:rsid w:val="007A415B"/>
    <w:rsid w:val="007A425E"/>
    <w:rsid w:val="007A43B7"/>
    <w:rsid w:val="007A4541"/>
    <w:rsid w:val="007A4572"/>
    <w:rsid w:val="007A4B53"/>
    <w:rsid w:val="007A4D24"/>
    <w:rsid w:val="007A5447"/>
    <w:rsid w:val="007A5F3B"/>
    <w:rsid w:val="007A6285"/>
    <w:rsid w:val="007A67B1"/>
    <w:rsid w:val="007A67C2"/>
    <w:rsid w:val="007A6C88"/>
    <w:rsid w:val="007A6F2B"/>
    <w:rsid w:val="007A6FB1"/>
    <w:rsid w:val="007A706F"/>
    <w:rsid w:val="007A7DB6"/>
    <w:rsid w:val="007A7F09"/>
    <w:rsid w:val="007A7F95"/>
    <w:rsid w:val="007B00D1"/>
    <w:rsid w:val="007B040D"/>
    <w:rsid w:val="007B0623"/>
    <w:rsid w:val="007B0FD5"/>
    <w:rsid w:val="007B127C"/>
    <w:rsid w:val="007B14D3"/>
    <w:rsid w:val="007B154C"/>
    <w:rsid w:val="007B177A"/>
    <w:rsid w:val="007B183C"/>
    <w:rsid w:val="007B1BBE"/>
    <w:rsid w:val="007B1F4B"/>
    <w:rsid w:val="007B3080"/>
    <w:rsid w:val="007B31C0"/>
    <w:rsid w:val="007B3202"/>
    <w:rsid w:val="007B3206"/>
    <w:rsid w:val="007B346B"/>
    <w:rsid w:val="007B354C"/>
    <w:rsid w:val="007B3B6A"/>
    <w:rsid w:val="007B3CFF"/>
    <w:rsid w:val="007B3EFD"/>
    <w:rsid w:val="007B424F"/>
    <w:rsid w:val="007B439C"/>
    <w:rsid w:val="007B46CE"/>
    <w:rsid w:val="007B4C2D"/>
    <w:rsid w:val="007B4C9A"/>
    <w:rsid w:val="007B4EF9"/>
    <w:rsid w:val="007B55A9"/>
    <w:rsid w:val="007B56A9"/>
    <w:rsid w:val="007B6514"/>
    <w:rsid w:val="007B68A6"/>
    <w:rsid w:val="007B68CD"/>
    <w:rsid w:val="007B6B87"/>
    <w:rsid w:val="007B722D"/>
    <w:rsid w:val="007B7378"/>
    <w:rsid w:val="007B7693"/>
    <w:rsid w:val="007B7A4B"/>
    <w:rsid w:val="007B7A85"/>
    <w:rsid w:val="007C0198"/>
    <w:rsid w:val="007C033D"/>
    <w:rsid w:val="007C05B9"/>
    <w:rsid w:val="007C0828"/>
    <w:rsid w:val="007C0877"/>
    <w:rsid w:val="007C09A6"/>
    <w:rsid w:val="007C0C33"/>
    <w:rsid w:val="007C0EBC"/>
    <w:rsid w:val="007C1069"/>
    <w:rsid w:val="007C15F7"/>
    <w:rsid w:val="007C187A"/>
    <w:rsid w:val="007C1AE3"/>
    <w:rsid w:val="007C1D1B"/>
    <w:rsid w:val="007C1E0D"/>
    <w:rsid w:val="007C2B26"/>
    <w:rsid w:val="007C2D03"/>
    <w:rsid w:val="007C362F"/>
    <w:rsid w:val="007C3AF8"/>
    <w:rsid w:val="007C3C1F"/>
    <w:rsid w:val="007C3C47"/>
    <w:rsid w:val="007C3C4A"/>
    <w:rsid w:val="007C3CE6"/>
    <w:rsid w:val="007C526B"/>
    <w:rsid w:val="007C5563"/>
    <w:rsid w:val="007C56A8"/>
    <w:rsid w:val="007C57A7"/>
    <w:rsid w:val="007C57F1"/>
    <w:rsid w:val="007C5872"/>
    <w:rsid w:val="007C593C"/>
    <w:rsid w:val="007C5B68"/>
    <w:rsid w:val="007C5C79"/>
    <w:rsid w:val="007C5E88"/>
    <w:rsid w:val="007C5EFA"/>
    <w:rsid w:val="007C632E"/>
    <w:rsid w:val="007C6995"/>
    <w:rsid w:val="007C7165"/>
    <w:rsid w:val="007C7A5A"/>
    <w:rsid w:val="007C7EC2"/>
    <w:rsid w:val="007D0CC2"/>
    <w:rsid w:val="007D127E"/>
    <w:rsid w:val="007D1617"/>
    <w:rsid w:val="007D17C4"/>
    <w:rsid w:val="007D1DF7"/>
    <w:rsid w:val="007D23A3"/>
    <w:rsid w:val="007D25FE"/>
    <w:rsid w:val="007D289C"/>
    <w:rsid w:val="007D2EC9"/>
    <w:rsid w:val="007D3256"/>
    <w:rsid w:val="007D32FE"/>
    <w:rsid w:val="007D3A02"/>
    <w:rsid w:val="007D3A84"/>
    <w:rsid w:val="007D3DE7"/>
    <w:rsid w:val="007D4198"/>
    <w:rsid w:val="007D43E3"/>
    <w:rsid w:val="007D4A4C"/>
    <w:rsid w:val="007D57B5"/>
    <w:rsid w:val="007D63F0"/>
    <w:rsid w:val="007D6698"/>
    <w:rsid w:val="007D670B"/>
    <w:rsid w:val="007D67DE"/>
    <w:rsid w:val="007D69A7"/>
    <w:rsid w:val="007D706E"/>
    <w:rsid w:val="007D75D3"/>
    <w:rsid w:val="007D7E65"/>
    <w:rsid w:val="007E057B"/>
    <w:rsid w:val="007E06CA"/>
    <w:rsid w:val="007E086D"/>
    <w:rsid w:val="007E095B"/>
    <w:rsid w:val="007E0DF6"/>
    <w:rsid w:val="007E10D4"/>
    <w:rsid w:val="007E1490"/>
    <w:rsid w:val="007E14B0"/>
    <w:rsid w:val="007E1566"/>
    <w:rsid w:val="007E1A46"/>
    <w:rsid w:val="007E1C3C"/>
    <w:rsid w:val="007E2466"/>
    <w:rsid w:val="007E2695"/>
    <w:rsid w:val="007E26E1"/>
    <w:rsid w:val="007E2B57"/>
    <w:rsid w:val="007E2DAA"/>
    <w:rsid w:val="007E2FC3"/>
    <w:rsid w:val="007E3074"/>
    <w:rsid w:val="007E3141"/>
    <w:rsid w:val="007E3475"/>
    <w:rsid w:val="007E3561"/>
    <w:rsid w:val="007E39DD"/>
    <w:rsid w:val="007E435D"/>
    <w:rsid w:val="007E465C"/>
    <w:rsid w:val="007E47E8"/>
    <w:rsid w:val="007E483D"/>
    <w:rsid w:val="007E4B0E"/>
    <w:rsid w:val="007E4E92"/>
    <w:rsid w:val="007E4EC9"/>
    <w:rsid w:val="007E4F2E"/>
    <w:rsid w:val="007E58CE"/>
    <w:rsid w:val="007E5B64"/>
    <w:rsid w:val="007E5CC7"/>
    <w:rsid w:val="007E5D06"/>
    <w:rsid w:val="007E5E33"/>
    <w:rsid w:val="007E60E2"/>
    <w:rsid w:val="007E63E5"/>
    <w:rsid w:val="007E68C2"/>
    <w:rsid w:val="007E68EA"/>
    <w:rsid w:val="007E699C"/>
    <w:rsid w:val="007E6CF0"/>
    <w:rsid w:val="007E757D"/>
    <w:rsid w:val="007E7938"/>
    <w:rsid w:val="007E7AA9"/>
    <w:rsid w:val="007E7BFB"/>
    <w:rsid w:val="007F06B4"/>
    <w:rsid w:val="007F1001"/>
    <w:rsid w:val="007F1217"/>
    <w:rsid w:val="007F1474"/>
    <w:rsid w:val="007F14FD"/>
    <w:rsid w:val="007F1B45"/>
    <w:rsid w:val="007F1BAB"/>
    <w:rsid w:val="007F2278"/>
    <w:rsid w:val="007F2405"/>
    <w:rsid w:val="007F27A4"/>
    <w:rsid w:val="007F28E0"/>
    <w:rsid w:val="007F2D49"/>
    <w:rsid w:val="007F3203"/>
    <w:rsid w:val="007F37A9"/>
    <w:rsid w:val="007F3FF2"/>
    <w:rsid w:val="007F4011"/>
    <w:rsid w:val="007F4320"/>
    <w:rsid w:val="007F4650"/>
    <w:rsid w:val="007F46B3"/>
    <w:rsid w:val="007F4AA7"/>
    <w:rsid w:val="007F4D04"/>
    <w:rsid w:val="007F4ECB"/>
    <w:rsid w:val="007F52CD"/>
    <w:rsid w:val="007F54AF"/>
    <w:rsid w:val="007F575A"/>
    <w:rsid w:val="007F60C7"/>
    <w:rsid w:val="007F61BA"/>
    <w:rsid w:val="007F6279"/>
    <w:rsid w:val="007F6420"/>
    <w:rsid w:val="007F6461"/>
    <w:rsid w:val="007F66BA"/>
    <w:rsid w:val="007F6736"/>
    <w:rsid w:val="007F6A04"/>
    <w:rsid w:val="007F6A7A"/>
    <w:rsid w:val="007F6B27"/>
    <w:rsid w:val="007F6F65"/>
    <w:rsid w:val="007F7A15"/>
    <w:rsid w:val="0080015A"/>
    <w:rsid w:val="00800392"/>
    <w:rsid w:val="008006A8"/>
    <w:rsid w:val="00800706"/>
    <w:rsid w:val="00800849"/>
    <w:rsid w:val="008008FC"/>
    <w:rsid w:val="00800B9A"/>
    <w:rsid w:val="00800E1F"/>
    <w:rsid w:val="0080133A"/>
    <w:rsid w:val="008018F6"/>
    <w:rsid w:val="00802B45"/>
    <w:rsid w:val="00802C56"/>
    <w:rsid w:val="00803343"/>
    <w:rsid w:val="00803501"/>
    <w:rsid w:val="00803503"/>
    <w:rsid w:val="008039E3"/>
    <w:rsid w:val="00803A2F"/>
    <w:rsid w:val="00803AA2"/>
    <w:rsid w:val="00804010"/>
    <w:rsid w:val="00804061"/>
    <w:rsid w:val="00804278"/>
    <w:rsid w:val="008046D8"/>
    <w:rsid w:val="00804FBF"/>
    <w:rsid w:val="008054EC"/>
    <w:rsid w:val="00805B3B"/>
    <w:rsid w:val="0080634D"/>
    <w:rsid w:val="00806906"/>
    <w:rsid w:val="00806953"/>
    <w:rsid w:val="00806D46"/>
    <w:rsid w:val="00806D64"/>
    <w:rsid w:val="00806D85"/>
    <w:rsid w:val="0080707F"/>
    <w:rsid w:val="00807116"/>
    <w:rsid w:val="0080796C"/>
    <w:rsid w:val="00810376"/>
    <w:rsid w:val="00810787"/>
    <w:rsid w:val="008107DF"/>
    <w:rsid w:val="008108F6"/>
    <w:rsid w:val="0081090F"/>
    <w:rsid w:val="00810EDD"/>
    <w:rsid w:val="008114F6"/>
    <w:rsid w:val="008115CF"/>
    <w:rsid w:val="00811661"/>
    <w:rsid w:val="008119DE"/>
    <w:rsid w:val="00812022"/>
    <w:rsid w:val="008126DC"/>
    <w:rsid w:val="00812CD3"/>
    <w:rsid w:val="008131E5"/>
    <w:rsid w:val="00813714"/>
    <w:rsid w:val="008137F1"/>
    <w:rsid w:val="00813B24"/>
    <w:rsid w:val="00813C3A"/>
    <w:rsid w:val="00813D38"/>
    <w:rsid w:val="00813D60"/>
    <w:rsid w:val="00814D83"/>
    <w:rsid w:val="0081518D"/>
    <w:rsid w:val="008155D6"/>
    <w:rsid w:val="00815C0E"/>
    <w:rsid w:val="00815CF4"/>
    <w:rsid w:val="00815DAA"/>
    <w:rsid w:val="0081603F"/>
    <w:rsid w:val="00816144"/>
    <w:rsid w:val="00816186"/>
    <w:rsid w:val="0081728E"/>
    <w:rsid w:val="00817663"/>
    <w:rsid w:val="00817705"/>
    <w:rsid w:val="0081783D"/>
    <w:rsid w:val="00817A59"/>
    <w:rsid w:val="00817D07"/>
    <w:rsid w:val="00817D62"/>
    <w:rsid w:val="008208BC"/>
    <w:rsid w:val="00821100"/>
    <w:rsid w:val="008212DC"/>
    <w:rsid w:val="008218DF"/>
    <w:rsid w:val="0082193E"/>
    <w:rsid w:val="00821F66"/>
    <w:rsid w:val="00821FC3"/>
    <w:rsid w:val="00822145"/>
    <w:rsid w:val="00822433"/>
    <w:rsid w:val="00822756"/>
    <w:rsid w:val="00822F31"/>
    <w:rsid w:val="00822FD3"/>
    <w:rsid w:val="00823239"/>
    <w:rsid w:val="00823359"/>
    <w:rsid w:val="00823373"/>
    <w:rsid w:val="008238FB"/>
    <w:rsid w:val="0082390E"/>
    <w:rsid w:val="008249CD"/>
    <w:rsid w:val="00825790"/>
    <w:rsid w:val="008257BD"/>
    <w:rsid w:val="00825DCB"/>
    <w:rsid w:val="0082601E"/>
    <w:rsid w:val="00826152"/>
    <w:rsid w:val="0082630C"/>
    <w:rsid w:val="008263A4"/>
    <w:rsid w:val="00826527"/>
    <w:rsid w:val="0082657F"/>
    <w:rsid w:val="00826682"/>
    <w:rsid w:val="008269B8"/>
    <w:rsid w:val="00826B34"/>
    <w:rsid w:val="00826ED2"/>
    <w:rsid w:val="00827035"/>
    <w:rsid w:val="008270E1"/>
    <w:rsid w:val="00827169"/>
    <w:rsid w:val="00827285"/>
    <w:rsid w:val="008273F5"/>
    <w:rsid w:val="00827890"/>
    <w:rsid w:val="008279B1"/>
    <w:rsid w:val="00827EC2"/>
    <w:rsid w:val="008305D5"/>
    <w:rsid w:val="00830CC1"/>
    <w:rsid w:val="00830DC2"/>
    <w:rsid w:val="0083118C"/>
    <w:rsid w:val="0083138F"/>
    <w:rsid w:val="00831A23"/>
    <w:rsid w:val="00831A49"/>
    <w:rsid w:val="00831BAA"/>
    <w:rsid w:val="00831C5E"/>
    <w:rsid w:val="00831F3A"/>
    <w:rsid w:val="00832662"/>
    <w:rsid w:val="0083286B"/>
    <w:rsid w:val="0083298A"/>
    <w:rsid w:val="0083299A"/>
    <w:rsid w:val="008330E4"/>
    <w:rsid w:val="0083322C"/>
    <w:rsid w:val="008334F0"/>
    <w:rsid w:val="0083390D"/>
    <w:rsid w:val="00834569"/>
    <w:rsid w:val="00834702"/>
    <w:rsid w:val="00834CBD"/>
    <w:rsid w:val="00835261"/>
    <w:rsid w:val="008357DF"/>
    <w:rsid w:val="00835D19"/>
    <w:rsid w:val="0083603F"/>
    <w:rsid w:val="00836042"/>
    <w:rsid w:val="00836624"/>
    <w:rsid w:val="00836E95"/>
    <w:rsid w:val="00837524"/>
    <w:rsid w:val="008375FA"/>
    <w:rsid w:val="0083779C"/>
    <w:rsid w:val="00840055"/>
    <w:rsid w:val="0084022F"/>
    <w:rsid w:val="0084023C"/>
    <w:rsid w:val="008404F7"/>
    <w:rsid w:val="008406E2"/>
    <w:rsid w:val="008407F4"/>
    <w:rsid w:val="00841015"/>
    <w:rsid w:val="0084197A"/>
    <w:rsid w:val="00842206"/>
    <w:rsid w:val="008422E3"/>
    <w:rsid w:val="008423D3"/>
    <w:rsid w:val="008424E4"/>
    <w:rsid w:val="0084255E"/>
    <w:rsid w:val="008425AF"/>
    <w:rsid w:val="00843D6D"/>
    <w:rsid w:val="00843DD1"/>
    <w:rsid w:val="0084420B"/>
    <w:rsid w:val="0084468E"/>
    <w:rsid w:val="008447BC"/>
    <w:rsid w:val="00844964"/>
    <w:rsid w:val="00844A5B"/>
    <w:rsid w:val="00844A87"/>
    <w:rsid w:val="00844CFC"/>
    <w:rsid w:val="0084502C"/>
    <w:rsid w:val="008451FD"/>
    <w:rsid w:val="00845376"/>
    <w:rsid w:val="0084563A"/>
    <w:rsid w:val="0084580A"/>
    <w:rsid w:val="00845A64"/>
    <w:rsid w:val="00845B18"/>
    <w:rsid w:val="0084603D"/>
    <w:rsid w:val="008463F2"/>
    <w:rsid w:val="008464A4"/>
    <w:rsid w:val="00846631"/>
    <w:rsid w:val="008469E7"/>
    <w:rsid w:val="00846B37"/>
    <w:rsid w:val="00846C48"/>
    <w:rsid w:val="008471D0"/>
    <w:rsid w:val="00847459"/>
    <w:rsid w:val="00847AA4"/>
    <w:rsid w:val="00847C07"/>
    <w:rsid w:val="00847DD5"/>
    <w:rsid w:val="00847DD6"/>
    <w:rsid w:val="0085047C"/>
    <w:rsid w:val="0085052E"/>
    <w:rsid w:val="00850592"/>
    <w:rsid w:val="00850B8E"/>
    <w:rsid w:val="00850D2F"/>
    <w:rsid w:val="00850F9B"/>
    <w:rsid w:val="00851100"/>
    <w:rsid w:val="00851104"/>
    <w:rsid w:val="00852091"/>
    <w:rsid w:val="00852230"/>
    <w:rsid w:val="00852612"/>
    <w:rsid w:val="00852C5D"/>
    <w:rsid w:val="00852D5F"/>
    <w:rsid w:val="0085303D"/>
    <w:rsid w:val="0085347F"/>
    <w:rsid w:val="0085359F"/>
    <w:rsid w:val="0085366D"/>
    <w:rsid w:val="00853A2F"/>
    <w:rsid w:val="00854500"/>
    <w:rsid w:val="00854888"/>
    <w:rsid w:val="0085494D"/>
    <w:rsid w:val="0085499F"/>
    <w:rsid w:val="008549E1"/>
    <w:rsid w:val="00854A16"/>
    <w:rsid w:val="00854C00"/>
    <w:rsid w:val="00854D0B"/>
    <w:rsid w:val="00854EE9"/>
    <w:rsid w:val="00854F48"/>
    <w:rsid w:val="00855472"/>
    <w:rsid w:val="00855A08"/>
    <w:rsid w:val="00855D4B"/>
    <w:rsid w:val="00855FBC"/>
    <w:rsid w:val="00856611"/>
    <w:rsid w:val="00856941"/>
    <w:rsid w:val="00856C67"/>
    <w:rsid w:val="00856CDD"/>
    <w:rsid w:val="00857222"/>
    <w:rsid w:val="00857A43"/>
    <w:rsid w:val="00860471"/>
    <w:rsid w:val="008608B2"/>
    <w:rsid w:val="00860942"/>
    <w:rsid w:val="0086098A"/>
    <w:rsid w:val="00860D7B"/>
    <w:rsid w:val="00860F9D"/>
    <w:rsid w:val="0086117E"/>
    <w:rsid w:val="008619FF"/>
    <w:rsid w:val="00861AC6"/>
    <w:rsid w:val="00862102"/>
    <w:rsid w:val="008622CC"/>
    <w:rsid w:val="00862C72"/>
    <w:rsid w:val="00862CB1"/>
    <w:rsid w:val="00863402"/>
    <w:rsid w:val="008634C6"/>
    <w:rsid w:val="00863B52"/>
    <w:rsid w:val="00863D9B"/>
    <w:rsid w:val="008647EC"/>
    <w:rsid w:val="00864DDD"/>
    <w:rsid w:val="00865AFE"/>
    <w:rsid w:val="00865C2A"/>
    <w:rsid w:val="00865C93"/>
    <w:rsid w:val="00865EBC"/>
    <w:rsid w:val="00866029"/>
    <w:rsid w:val="00866597"/>
    <w:rsid w:val="0086686C"/>
    <w:rsid w:val="00866E30"/>
    <w:rsid w:val="00867723"/>
    <w:rsid w:val="0086787B"/>
    <w:rsid w:val="00867989"/>
    <w:rsid w:val="00867ADB"/>
    <w:rsid w:val="00867BF2"/>
    <w:rsid w:val="00867D0A"/>
    <w:rsid w:val="0087001C"/>
    <w:rsid w:val="008706C7"/>
    <w:rsid w:val="00870937"/>
    <w:rsid w:val="00870A47"/>
    <w:rsid w:val="00870BCE"/>
    <w:rsid w:val="0087147B"/>
    <w:rsid w:val="0087192A"/>
    <w:rsid w:val="00871F40"/>
    <w:rsid w:val="00871F78"/>
    <w:rsid w:val="0087215E"/>
    <w:rsid w:val="00872243"/>
    <w:rsid w:val="0087269D"/>
    <w:rsid w:val="00872C43"/>
    <w:rsid w:val="00872C67"/>
    <w:rsid w:val="00872EC0"/>
    <w:rsid w:val="00872F55"/>
    <w:rsid w:val="008734EF"/>
    <w:rsid w:val="0087416B"/>
    <w:rsid w:val="0087479E"/>
    <w:rsid w:val="00874E1F"/>
    <w:rsid w:val="00875775"/>
    <w:rsid w:val="00875932"/>
    <w:rsid w:val="00875970"/>
    <w:rsid w:val="00875D07"/>
    <w:rsid w:val="008760E4"/>
    <w:rsid w:val="0087657C"/>
    <w:rsid w:val="0087664A"/>
    <w:rsid w:val="008766F7"/>
    <w:rsid w:val="00876C08"/>
    <w:rsid w:val="00876C44"/>
    <w:rsid w:val="00876C56"/>
    <w:rsid w:val="00876D8A"/>
    <w:rsid w:val="00876F49"/>
    <w:rsid w:val="00877074"/>
    <w:rsid w:val="00877423"/>
    <w:rsid w:val="00877724"/>
    <w:rsid w:val="0087787E"/>
    <w:rsid w:val="00880046"/>
    <w:rsid w:val="008804C0"/>
    <w:rsid w:val="0088077B"/>
    <w:rsid w:val="00880BA9"/>
    <w:rsid w:val="00880C3A"/>
    <w:rsid w:val="008811E2"/>
    <w:rsid w:val="00881231"/>
    <w:rsid w:val="00881425"/>
    <w:rsid w:val="0088146C"/>
    <w:rsid w:val="0088176C"/>
    <w:rsid w:val="00881AB7"/>
    <w:rsid w:val="00881AE8"/>
    <w:rsid w:val="0088240D"/>
    <w:rsid w:val="008824D6"/>
    <w:rsid w:val="00882583"/>
    <w:rsid w:val="00882602"/>
    <w:rsid w:val="008826FF"/>
    <w:rsid w:val="00882877"/>
    <w:rsid w:val="00882D1A"/>
    <w:rsid w:val="00883085"/>
    <w:rsid w:val="00883CCB"/>
    <w:rsid w:val="00883D15"/>
    <w:rsid w:val="00883F2A"/>
    <w:rsid w:val="0088467A"/>
    <w:rsid w:val="0088467D"/>
    <w:rsid w:val="008846AD"/>
    <w:rsid w:val="00884A33"/>
    <w:rsid w:val="00884CC2"/>
    <w:rsid w:val="00884F72"/>
    <w:rsid w:val="00885242"/>
    <w:rsid w:val="0088631A"/>
    <w:rsid w:val="008863C2"/>
    <w:rsid w:val="00886594"/>
    <w:rsid w:val="008866EC"/>
    <w:rsid w:val="0088673C"/>
    <w:rsid w:val="008869B0"/>
    <w:rsid w:val="00886D26"/>
    <w:rsid w:val="00886E75"/>
    <w:rsid w:val="0088708B"/>
    <w:rsid w:val="00887561"/>
    <w:rsid w:val="00887638"/>
    <w:rsid w:val="00887779"/>
    <w:rsid w:val="008878DF"/>
    <w:rsid w:val="00887A9A"/>
    <w:rsid w:val="00887CB7"/>
    <w:rsid w:val="00887D03"/>
    <w:rsid w:val="00887DEC"/>
    <w:rsid w:val="00887F5A"/>
    <w:rsid w:val="008900AC"/>
    <w:rsid w:val="00890152"/>
    <w:rsid w:val="00890ABE"/>
    <w:rsid w:val="00890AD6"/>
    <w:rsid w:val="008911C7"/>
    <w:rsid w:val="00891494"/>
    <w:rsid w:val="00891F7E"/>
    <w:rsid w:val="00893286"/>
    <w:rsid w:val="008932C1"/>
    <w:rsid w:val="00893378"/>
    <w:rsid w:val="0089381E"/>
    <w:rsid w:val="00893B52"/>
    <w:rsid w:val="00894997"/>
    <w:rsid w:val="00894DE6"/>
    <w:rsid w:val="00894F82"/>
    <w:rsid w:val="0089532B"/>
    <w:rsid w:val="00896077"/>
    <w:rsid w:val="008965CA"/>
    <w:rsid w:val="008967D3"/>
    <w:rsid w:val="00896A1B"/>
    <w:rsid w:val="00896D19"/>
    <w:rsid w:val="00897051"/>
    <w:rsid w:val="00897152"/>
    <w:rsid w:val="00897464"/>
    <w:rsid w:val="00897572"/>
    <w:rsid w:val="00897632"/>
    <w:rsid w:val="00897664"/>
    <w:rsid w:val="00897A72"/>
    <w:rsid w:val="008A0282"/>
    <w:rsid w:val="008A0399"/>
    <w:rsid w:val="008A0E56"/>
    <w:rsid w:val="008A0F2E"/>
    <w:rsid w:val="008A13E6"/>
    <w:rsid w:val="008A1445"/>
    <w:rsid w:val="008A147B"/>
    <w:rsid w:val="008A17EF"/>
    <w:rsid w:val="008A1A55"/>
    <w:rsid w:val="008A2191"/>
    <w:rsid w:val="008A265E"/>
    <w:rsid w:val="008A268C"/>
    <w:rsid w:val="008A2921"/>
    <w:rsid w:val="008A2AEB"/>
    <w:rsid w:val="008A2B8C"/>
    <w:rsid w:val="008A2D17"/>
    <w:rsid w:val="008A3424"/>
    <w:rsid w:val="008A34F8"/>
    <w:rsid w:val="008A3539"/>
    <w:rsid w:val="008A367B"/>
    <w:rsid w:val="008A3973"/>
    <w:rsid w:val="008A3A2E"/>
    <w:rsid w:val="008A3CA5"/>
    <w:rsid w:val="008A3D15"/>
    <w:rsid w:val="008A3F6C"/>
    <w:rsid w:val="008A4278"/>
    <w:rsid w:val="008A43B3"/>
    <w:rsid w:val="008A4579"/>
    <w:rsid w:val="008A5837"/>
    <w:rsid w:val="008A5A1C"/>
    <w:rsid w:val="008A5BEF"/>
    <w:rsid w:val="008A5E83"/>
    <w:rsid w:val="008A5FA7"/>
    <w:rsid w:val="008A60EF"/>
    <w:rsid w:val="008A670C"/>
    <w:rsid w:val="008A705F"/>
    <w:rsid w:val="008A7D8F"/>
    <w:rsid w:val="008B0040"/>
    <w:rsid w:val="008B0269"/>
    <w:rsid w:val="008B0867"/>
    <w:rsid w:val="008B0EFA"/>
    <w:rsid w:val="008B0F8C"/>
    <w:rsid w:val="008B1A24"/>
    <w:rsid w:val="008B1FA9"/>
    <w:rsid w:val="008B231B"/>
    <w:rsid w:val="008B24E4"/>
    <w:rsid w:val="008B286B"/>
    <w:rsid w:val="008B29A4"/>
    <w:rsid w:val="008B3FF6"/>
    <w:rsid w:val="008B45A7"/>
    <w:rsid w:val="008B4ADC"/>
    <w:rsid w:val="008B4C11"/>
    <w:rsid w:val="008B4C2D"/>
    <w:rsid w:val="008B4DF2"/>
    <w:rsid w:val="008B5034"/>
    <w:rsid w:val="008B583A"/>
    <w:rsid w:val="008B5F20"/>
    <w:rsid w:val="008B62BD"/>
    <w:rsid w:val="008B62F0"/>
    <w:rsid w:val="008B63BE"/>
    <w:rsid w:val="008B66BD"/>
    <w:rsid w:val="008B6AF4"/>
    <w:rsid w:val="008B6EE4"/>
    <w:rsid w:val="008B706D"/>
    <w:rsid w:val="008B7118"/>
    <w:rsid w:val="008B71A9"/>
    <w:rsid w:val="008B72B8"/>
    <w:rsid w:val="008B7543"/>
    <w:rsid w:val="008B789A"/>
    <w:rsid w:val="008B7901"/>
    <w:rsid w:val="008B7CED"/>
    <w:rsid w:val="008B7D65"/>
    <w:rsid w:val="008B7F16"/>
    <w:rsid w:val="008C0986"/>
    <w:rsid w:val="008C0BA4"/>
    <w:rsid w:val="008C0BD1"/>
    <w:rsid w:val="008C0C06"/>
    <w:rsid w:val="008C0EE8"/>
    <w:rsid w:val="008C11A6"/>
    <w:rsid w:val="008C1361"/>
    <w:rsid w:val="008C1E15"/>
    <w:rsid w:val="008C2353"/>
    <w:rsid w:val="008C2894"/>
    <w:rsid w:val="008C29A5"/>
    <w:rsid w:val="008C2AB2"/>
    <w:rsid w:val="008C2BF5"/>
    <w:rsid w:val="008C2CB6"/>
    <w:rsid w:val="008C2D7B"/>
    <w:rsid w:val="008C2E06"/>
    <w:rsid w:val="008C2E92"/>
    <w:rsid w:val="008C3024"/>
    <w:rsid w:val="008C3183"/>
    <w:rsid w:val="008C36EA"/>
    <w:rsid w:val="008C3C82"/>
    <w:rsid w:val="008C3E98"/>
    <w:rsid w:val="008C46E6"/>
    <w:rsid w:val="008C4824"/>
    <w:rsid w:val="008C4F94"/>
    <w:rsid w:val="008C514D"/>
    <w:rsid w:val="008C56A3"/>
    <w:rsid w:val="008C56C6"/>
    <w:rsid w:val="008C5B95"/>
    <w:rsid w:val="008C5BA8"/>
    <w:rsid w:val="008C5F32"/>
    <w:rsid w:val="008C5FFD"/>
    <w:rsid w:val="008C6645"/>
    <w:rsid w:val="008C676E"/>
    <w:rsid w:val="008C6793"/>
    <w:rsid w:val="008C6A63"/>
    <w:rsid w:val="008C7308"/>
    <w:rsid w:val="008C7E36"/>
    <w:rsid w:val="008C7F0F"/>
    <w:rsid w:val="008D0AF1"/>
    <w:rsid w:val="008D0D6E"/>
    <w:rsid w:val="008D0F8F"/>
    <w:rsid w:val="008D1049"/>
    <w:rsid w:val="008D1113"/>
    <w:rsid w:val="008D122C"/>
    <w:rsid w:val="008D240E"/>
    <w:rsid w:val="008D3529"/>
    <w:rsid w:val="008D3A83"/>
    <w:rsid w:val="008D3D2B"/>
    <w:rsid w:val="008D48E9"/>
    <w:rsid w:val="008D4BF7"/>
    <w:rsid w:val="008D5368"/>
    <w:rsid w:val="008D5696"/>
    <w:rsid w:val="008D5794"/>
    <w:rsid w:val="008D589E"/>
    <w:rsid w:val="008D5A27"/>
    <w:rsid w:val="008D5B38"/>
    <w:rsid w:val="008D5C57"/>
    <w:rsid w:val="008D6111"/>
    <w:rsid w:val="008D63B3"/>
    <w:rsid w:val="008D65DE"/>
    <w:rsid w:val="008D683A"/>
    <w:rsid w:val="008D6C2D"/>
    <w:rsid w:val="008D6E5B"/>
    <w:rsid w:val="008D7093"/>
    <w:rsid w:val="008D748B"/>
    <w:rsid w:val="008D7623"/>
    <w:rsid w:val="008D7A25"/>
    <w:rsid w:val="008D7B20"/>
    <w:rsid w:val="008D7D47"/>
    <w:rsid w:val="008D7E6D"/>
    <w:rsid w:val="008E09C2"/>
    <w:rsid w:val="008E0B20"/>
    <w:rsid w:val="008E0CCE"/>
    <w:rsid w:val="008E11CA"/>
    <w:rsid w:val="008E1216"/>
    <w:rsid w:val="008E16F0"/>
    <w:rsid w:val="008E1984"/>
    <w:rsid w:val="008E1D14"/>
    <w:rsid w:val="008E1D1C"/>
    <w:rsid w:val="008E24A1"/>
    <w:rsid w:val="008E2967"/>
    <w:rsid w:val="008E2A23"/>
    <w:rsid w:val="008E2B8D"/>
    <w:rsid w:val="008E2C46"/>
    <w:rsid w:val="008E33E3"/>
    <w:rsid w:val="008E3733"/>
    <w:rsid w:val="008E4EE2"/>
    <w:rsid w:val="008E4F00"/>
    <w:rsid w:val="008E4FCD"/>
    <w:rsid w:val="008E5083"/>
    <w:rsid w:val="008E518B"/>
    <w:rsid w:val="008E5319"/>
    <w:rsid w:val="008E5468"/>
    <w:rsid w:val="008E55DE"/>
    <w:rsid w:val="008E5614"/>
    <w:rsid w:val="008E6610"/>
    <w:rsid w:val="008E693B"/>
    <w:rsid w:val="008E6C1F"/>
    <w:rsid w:val="008E6E6E"/>
    <w:rsid w:val="008E7307"/>
    <w:rsid w:val="008E74A3"/>
    <w:rsid w:val="008E7C99"/>
    <w:rsid w:val="008F0BC6"/>
    <w:rsid w:val="008F0D56"/>
    <w:rsid w:val="008F0E40"/>
    <w:rsid w:val="008F12EB"/>
    <w:rsid w:val="008F15FE"/>
    <w:rsid w:val="008F196D"/>
    <w:rsid w:val="008F19F4"/>
    <w:rsid w:val="008F1A15"/>
    <w:rsid w:val="008F1A9C"/>
    <w:rsid w:val="008F1DA8"/>
    <w:rsid w:val="008F231D"/>
    <w:rsid w:val="008F23C9"/>
    <w:rsid w:val="008F244E"/>
    <w:rsid w:val="008F245A"/>
    <w:rsid w:val="008F288F"/>
    <w:rsid w:val="008F2B71"/>
    <w:rsid w:val="008F3150"/>
    <w:rsid w:val="008F38F9"/>
    <w:rsid w:val="008F3BD4"/>
    <w:rsid w:val="008F4280"/>
    <w:rsid w:val="008F433E"/>
    <w:rsid w:val="008F4679"/>
    <w:rsid w:val="008F4A94"/>
    <w:rsid w:val="008F4B04"/>
    <w:rsid w:val="008F4CBF"/>
    <w:rsid w:val="008F4F41"/>
    <w:rsid w:val="008F5318"/>
    <w:rsid w:val="008F5401"/>
    <w:rsid w:val="008F5A92"/>
    <w:rsid w:val="008F5B91"/>
    <w:rsid w:val="008F5F9B"/>
    <w:rsid w:val="008F6976"/>
    <w:rsid w:val="008F71D2"/>
    <w:rsid w:val="008F7223"/>
    <w:rsid w:val="008F7248"/>
    <w:rsid w:val="008F77B2"/>
    <w:rsid w:val="008F7F72"/>
    <w:rsid w:val="008F7FF7"/>
    <w:rsid w:val="009000E5"/>
    <w:rsid w:val="009002E3"/>
    <w:rsid w:val="00900578"/>
    <w:rsid w:val="00900B66"/>
    <w:rsid w:val="00900BB4"/>
    <w:rsid w:val="00900DA8"/>
    <w:rsid w:val="00901AC6"/>
    <w:rsid w:val="00902745"/>
    <w:rsid w:val="009029C7"/>
    <w:rsid w:val="0090322E"/>
    <w:rsid w:val="00903B44"/>
    <w:rsid w:val="009041F5"/>
    <w:rsid w:val="009048D4"/>
    <w:rsid w:val="009048D5"/>
    <w:rsid w:val="00905749"/>
    <w:rsid w:val="0090574E"/>
    <w:rsid w:val="00905803"/>
    <w:rsid w:val="00905F77"/>
    <w:rsid w:val="009066C7"/>
    <w:rsid w:val="00906996"/>
    <w:rsid w:val="00906D29"/>
    <w:rsid w:val="00906FED"/>
    <w:rsid w:val="009071C7"/>
    <w:rsid w:val="0090729B"/>
    <w:rsid w:val="00907660"/>
    <w:rsid w:val="00907B27"/>
    <w:rsid w:val="00907B66"/>
    <w:rsid w:val="00907BE7"/>
    <w:rsid w:val="00907D4A"/>
    <w:rsid w:val="0091041E"/>
    <w:rsid w:val="00910924"/>
    <w:rsid w:val="00910E04"/>
    <w:rsid w:val="00910FE1"/>
    <w:rsid w:val="0091134A"/>
    <w:rsid w:val="00911362"/>
    <w:rsid w:val="009116EB"/>
    <w:rsid w:val="00911D8D"/>
    <w:rsid w:val="00911FEF"/>
    <w:rsid w:val="009120EA"/>
    <w:rsid w:val="0091254C"/>
    <w:rsid w:val="0091270D"/>
    <w:rsid w:val="00912C14"/>
    <w:rsid w:val="00912E99"/>
    <w:rsid w:val="00913164"/>
    <w:rsid w:val="00913439"/>
    <w:rsid w:val="00913A4A"/>
    <w:rsid w:val="00913B8E"/>
    <w:rsid w:val="00913BB6"/>
    <w:rsid w:val="00913E2A"/>
    <w:rsid w:val="0091412D"/>
    <w:rsid w:val="00914383"/>
    <w:rsid w:val="00914679"/>
    <w:rsid w:val="00914926"/>
    <w:rsid w:val="00914CC8"/>
    <w:rsid w:val="009154DE"/>
    <w:rsid w:val="009157EF"/>
    <w:rsid w:val="00916399"/>
    <w:rsid w:val="0091749D"/>
    <w:rsid w:val="00917501"/>
    <w:rsid w:val="009201E5"/>
    <w:rsid w:val="00920402"/>
    <w:rsid w:val="009209D9"/>
    <w:rsid w:val="00920A40"/>
    <w:rsid w:val="00920D18"/>
    <w:rsid w:val="00920D9D"/>
    <w:rsid w:val="00920FB6"/>
    <w:rsid w:val="00921193"/>
    <w:rsid w:val="00921565"/>
    <w:rsid w:val="00921828"/>
    <w:rsid w:val="00921B18"/>
    <w:rsid w:val="00921D82"/>
    <w:rsid w:val="00921D8A"/>
    <w:rsid w:val="00921FD1"/>
    <w:rsid w:val="00922608"/>
    <w:rsid w:val="009229AB"/>
    <w:rsid w:val="00922CA5"/>
    <w:rsid w:val="00922DFC"/>
    <w:rsid w:val="0092380E"/>
    <w:rsid w:val="00923A31"/>
    <w:rsid w:val="0092402E"/>
    <w:rsid w:val="009240AD"/>
    <w:rsid w:val="00924972"/>
    <w:rsid w:val="00924B15"/>
    <w:rsid w:val="00924E7F"/>
    <w:rsid w:val="00924EB1"/>
    <w:rsid w:val="00925E3F"/>
    <w:rsid w:val="00925F5B"/>
    <w:rsid w:val="0092632C"/>
    <w:rsid w:val="0092662A"/>
    <w:rsid w:val="009266CB"/>
    <w:rsid w:val="0092684B"/>
    <w:rsid w:val="00926C6E"/>
    <w:rsid w:val="00926EA4"/>
    <w:rsid w:val="0092727B"/>
    <w:rsid w:val="009276FA"/>
    <w:rsid w:val="00927D7B"/>
    <w:rsid w:val="00927E31"/>
    <w:rsid w:val="0093032E"/>
    <w:rsid w:val="009303E3"/>
    <w:rsid w:val="00930424"/>
    <w:rsid w:val="0093089C"/>
    <w:rsid w:val="00930C59"/>
    <w:rsid w:val="009310F2"/>
    <w:rsid w:val="009312F4"/>
    <w:rsid w:val="00931855"/>
    <w:rsid w:val="00931B5B"/>
    <w:rsid w:val="00932178"/>
    <w:rsid w:val="00932668"/>
    <w:rsid w:val="00932B7D"/>
    <w:rsid w:val="00932D11"/>
    <w:rsid w:val="009332BD"/>
    <w:rsid w:val="009333A9"/>
    <w:rsid w:val="00933533"/>
    <w:rsid w:val="009336DA"/>
    <w:rsid w:val="00934104"/>
    <w:rsid w:val="00934211"/>
    <w:rsid w:val="0093458C"/>
    <w:rsid w:val="009345B1"/>
    <w:rsid w:val="00935630"/>
    <w:rsid w:val="00935E27"/>
    <w:rsid w:val="00935FED"/>
    <w:rsid w:val="00936042"/>
    <w:rsid w:val="00936125"/>
    <w:rsid w:val="009362DD"/>
    <w:rsid w:val="009363BA"/>
    <w:rsid w:val="009363CB"/>
    <w:rsid w:val="009372A2"/>
    <w:rsid w:val="009372AE"/>
    <w:rsid w:val="009374A8"/>
    <w:rsid w:val="00937888"/>
    <w:rsid w:val="00937EF1"/>
    <w:rsid w:val="0094053F"/>
    <w:rsid w:val="00940A1B"/>
    <w:rsid w:val="00940CF1"/>
    <w:rsid w:val="009410A9"/>
    <w:rsid w:val="009413EC"/>
    <w:rsid w:val="009414A1"/>
    <w:rsid w:val="0094166E"/>
    <w:rsid w:val="00941F99"/>
    <w:rsid w:val="00942372"/>
    <w:rsid w:val="0094240F"/>
    <w:rsid w:val="009428D3"/>
    <w:rsid w:val="00942926"/>
    <w:rsid w:val="009432D7"/>
    <w:rsid w:val="009432FE"/>
    <w:rsid w:val="009435AD"/>
    <w:rsid w:val="009437E8"/>
    <w:rsid w:val="009438F4"/>
    <w:rsid w:val="00944372"/>
    <w:rsid w:val="009448C0"/>
    <w:rsid w:val="00944B50"/>
    <w:rsid w:val="00944E5E"/>
    <w:rsid w:val="009450F8"/>
    <w:rsid w:val="009452E7"/>
    <w:rsid w:val="0094536B"/>
    <w:rsid w:val="0094633F"/>
    <w:rsid w:val="009466AB"/>
    <w:rsid w:val="00946B7B"/>
    <w:rsid w:val="00946C1E"/>
    <w:rsid w:val="00946F2D"/>
    <w:rsid w:val="00947167"/>
    <w:rsid w:val="009473A6"/>
    <w:rsid w:val="009474E3"/>
    <w:rsid w:val="0094754D"/>
    <w:rsid w:val="00947BD7"/>
    <w:rsid w:val="0095048B"/>
    <w:rsid w:val="009508C2"/>
    <w:rsid w:val="009508CA"/>
    <w:rsid w:val="009517BC"/>
    <w:rsid w:val="00951949"/>
    <w:rsid w:val="00951C7C"/>
    <w:rsid w:val="00951F40"/>
    <w:rsid w:val="009522DB"/>
    <w:rsid w:val="009523F4"/>
    <w:rsid w:val="00952D81"/>
    <w:rsid w:val="00953251"/>
    <w:rsid w:val="009534B4"/>
    <w:rsid w:val="00953770"/>
    <w:rsid w:val="00953AEB"/>
    <w:rsid w:val="009542DE"/>
    <w:rsid w:val="009543EE"/>
    <w:rsid w:val="00954462"/>
    <w:rsid w:val="0095481E"/>
    <w:rsid w:val="00954A8D"/>
    <w:rsid w:val="00954D20"/>
    <w:rsid w:val="00954E69"/>
    <w:rsid w:val="00954F2D"/>
    <w:rsid w:val="0095552E"/>
    <w:rsid w:val="009556D0"/>
    <w:rsid w:val="009558C0"/>
    <w:rsid w:val="009558EC"/>
    <w:rsid w:val="00955AD2"/>
    <w:rsid w:val="009562DF"/>
    <w:rsid w:val="00956469"/>
    <w:rsid w:val="00956C89"/>
    <w:rsid w:val="00956E24"/>
    <w:rsid w:val="00956E38"/>
    <w:rsid w:val="00957045"/>
    <w:rsid w:val="00957405"/>
    <w:rsid w:val="00957E11"/>
    <w:rsid w:val="00960523"/>
    <w:rsid w:val="00960B4E"/>
    <w:rsid w:val="00960BA2"/>
    <w:rsid w:val="00960C22"/>
    <w:rsid w:val="00960D7E"/>
    <w:rsid w:val="009612BE"/>
    <w:rsid w:val="009614F3"/>
    <w:rsid w:val="00961548"/>
    <w:rsid w:val="009619D3"/>
    <w:rsid w:val="00961A4F"/>
    <w:rsid w:val="009621AF"/>
    <w:rsid w:val="00962296"/>
    <w:rsid w:val="0096266A"/>
    <w:rsid w:val="00962CD3"/>
    <w:rsid w:val="00962E1E"/>
    <w:rsid w:val="00962EB8"/>
    <w:rsid w:val="009630CA"/>
    <w:rsid w:val="009630D4"/>
    <w:rsid w:val="00963116"/>
    <w:rsid w:val="0096330D"/>
    <w:rsid w:val="00963344"/>
    <w:rsid w:val="009635D5"/>
    <w:rsid w:val="00963C4E"/>
    <w:rsid w:val="00963C5D"/>
    <w:rsid w:val="0096421F"/>
    <w:rsid w:val="00964284"/>
    <w:rsid w:val="0096453A"/>
    <w:rsid w:val="00964684"/>
    <w:rsid w:val="0096475F"/>
    <w:rsid w:val="0096477B"/>
    <w:rsid w:val="009655F6"/>
    <w:rsid w:val="00966009"/>
    <w:rsid w:val="00966381"/>
    <w:rsid w:val="009668D7"/>
    <w:rsid w:val="009668E1"/>
    <w:rsid w:val="009668E6"/>
    <w:rsid w:val="00967982"/>
    <w:rsid w:val="00967A9F"/>
    <w:rsid w:val="00967AD7"/>
    <w:rsid w:val="00967FA8"/>
    <w:rsid w:val="0097006B"/>
    <w:rsid w:val="009700ED"/>
    <w:rsid w:val="0097065F"/>
    <w:rsid w:val="009707BA"/>
    <w:rsid w:val="00970B0D"/>
    <w:rsid w:val="009715F1"/>
    <w:rsid w:val="00971652"/>
    <w:rsid w:val="009716A0"/>
    <w:rsid w:val="009717B6"/>
    <w:rsid w:val="00971A67"/>
    <w:rsid w:val="00971BD2"/>
    <w:rsid w:val="00971D27"/>
    <w:rsid w:val="009728F3"/>
    <w:rsid w:val="0097305D"/>
    <w:rsid w:val="00973169"/>
    <w:rsid w:val="009734A6"/>
    <w:rsid w:val="00973602"/>
    <w:rsid w:val="009736CA"/>
    <w:rsid w:val="00973CA7"/>
    <w:rsid w:val="009744A6"/>
    <w:rsid w:val="00974729"/>
    <w:rsid w:val="00974CD4"/>
    <w:rsid w:val="00974D2A"/>
    <w:rsid w:val="00975026"/>
    <w:rsid w:val="0097559A"/>
    <w:rsid w:val="009758E6"/>
    <w:rsid w:val="009759C4"/>
    <w:rsid w:val="00975AD6"/>
    <w:rsid w:val="0097635A"/>
    <w:rsid w:val="00976B5B"/>
    <w:rsid w:val="00976CD9"/>
    <w:rsid w:val="009771AB"/>
    <w:rsid w:val="0097740F"/>
    <w:rsid w:val="009776B5"/>
    <w:rsid w:val="00977723"/>
    <w:rsid w:val="00977862"/>
    <w:rsid w:val="00977A15"/>
    <w:rsid w:val="00977F32"/>
    <w:rsid w:val="009808FC"/>
    <w:rsid w:val="00980D51"/>
    <w:rsid w:val="00980D88"/>
    <w:rsid w:val="00981000"/>
    <w:rsid w:val="009811F4"/>
    <w:rsid w:val="00981575"/>
    <w:rsid w:val="009819AE"/>
    <w:rsid w:val="00981ACA"/>
    <w:rsid w:val="00981C27"/>
    <w:rsid w:val="00981CE2"/>
    <w:rsid w:val="0098248C"/>
    <w:rsid w:val="00983255"/>
    <w:rsid w:val="00983367"/>
    <w:rsid w:val="00983467"/>
    <w:rsid w:val="0098353B"/>
    <w:rsid w:val="0098355F"/>
    <w:rsid w:val="00983747"/>
    <w:rsid w:val="0098375C"/>
    <w:rsid w:val="009840FD"/>
    <w:rsid w:val="009842BD"/>
    <w:rsid w:val="0098452F"/>
    <w:rsid w:val="0098458E"/>
    <w:rsid w:val="00984A40"/>
    <w:rsid w:val="00984BCB"/>
    <w:rsid w:val="00984E57"/>
    <w:rsid w:val="00984FEE"/>
    <w:rsid w:val="00985019"/>
    <w:rsid w:val="0098586F"/>
    <w:rsid w:val="0098599C"/>
    <w:rsid w:val="009859E0"/>
    <w:rsid w:val="00985D9B"/>
    <w:rsid w:val="0098607C"/>
    <w:rsid w:val="00986B7F"/>
    <w:rsid w:val="00987515"/>
    <w:rsid w:val="00987666"/>
    <w:rsid w:val="00987B70"/>
    <w:rsid w:val="00990138"/>
    <w:rsid w:val="009902DF"/>
    <w:rsid w:val="0099062A"/>
    <w:rsid w:val="00990DD8"/>
    <w:rsid w:val="00990FDC"/>
    <w:rsid w:val="00991141"/>
    <w:rsid w:val="009912C6"/>
    <w:rsid w:val="0099132F"/>
    <w:rsid w:val="0099144F"/>
    <w:rsid w:val="00991E0B"/>
    <w:rsid w:val="00991EEE"/>
    <w:rsid w:val="00991F7F"/>
    <w:rsid w:val="00992520"/>
    <w:rsid w:val="00992550"/>
    <w:rsid w:val="009925C5"/>
    <w:rsid w:val="0099272C"/>
    <w:rsid w:val="00992F78"/>
    <w:rsid w:val="00993128"/>
    <w:rsid w:val="009934BC"/>
    <w:rsid w:val="0099421C"/>
    <w:rsid w:val="0099466D"/>
    <w:rsid w:val="009947DF"/>
    <w:rsid w:val="00994BB7"/>
    <w:rsid w:val="00995046"/>
    <w:rsid w:val="0099562E"/>
    <w:rsid w:val="00995DAC"/>
    <w:rsid w:val="00995DE6"/>
    <w:rsid w:val="00995DF9"/>
    <w:rsid w:val="00995EEB"/>
    <w:rsid w:val="0099795F"/>
    <w:rsid w:val="009A05D9"/>
    <w:rsid w:val="009A07D8"/>
    <w:rsid w:val="009A107C"/>
    <w:rsid w:val="009A17A4"/>
    <w:rsid w:val="009A18BB"/>
    <w:rsid w:val="009A1A27"/>
    <w:rsid w:val="009A1F27"/>
    <w:rsid w:val="009A24E8"/>
    <w:rsid w:val="009A2886"/>
    <w:rsid w:val="009A292F"/>
    <w:rsid w:val="009A3FDD"/>
    <w:rsid w:val="009A412E"/>
    <w:rsid w:val="009A4233"/>
    <w:rsid w:val="009A42C6"/>
    <w:rsid w:val="009A4630"/>
    <w:rsid w:val="009A46CA"/>
    <w:rsid w:val="009A4E44"/>
    <w:rsid w:val="009A4ED0"/>
    <w:rsid w:val="009A4FFB"/>
    <w:rsid w:val="009A51A6"/>
    <w:rsid w:val="009A52DB"/>
    <w:rsid w:val="009A5482"/>
    <w:rsid w:val="009A6082"/>
    <w:rsid w:val="009A614C"/>
    <w:rsid w:val="009A623D"/>
    <w:rsid w:val="009A651C"/>
    <w:rsid w:val="009A66D8"/>
    <w:rsid w:val="009A6865"/>
    <w:rsid w:val="009A6AE9"/>
    <w:rsid w:val="009A6B6E"/>
    <w:rsid w:val="009A6D42"/>
    <w:rsid w:val="009A6F34"/>
    <w:rsid w:val="009A7100"/>
    <w:rsid w:val="009A75C0"/>
    <w:rsid w:val="009A7754"/>
    <w:rsid w:val="009A7A45"/>
    <w:rsid w:val="009A7AE2"/>
    <w:rsid w:val="009A7B65"/>
    <w:rsid w:val="009B025C"/>
    <w:rsid w:val="009B02BB"/>
    <w:rsid w:val="009B069B"/>
    <w:rsid w:val="009B06C2"/>
    <w:rsid w:val="009B0AFA"/>
    <w:rsid w:val="009B0DA2"/>
    <w:rsid w:val="009B0E3B"/>
    <w:rsid w:val="009B1040"/>
    <w:rsid w:val="009B1A78"/>
    <w:rsid w:val="009B2257"/>
    <w:rsid w:val="009B2868"/>
    <w:rsid w:val="009B2BB4"/>
    <w:rsid w:val="009B3A22"/>
    <w:rsid w:val="009B3B2A"/>
    <w:rsid w:val="009B456E"/>
    <w:rsid w:val="009B4729"/>
    <w:rsid w:val="009B47A7"/>
    <w:rsid w:val="009B4EF4"/>
    <w:rsid w:val="009B52A4"/>
    <w:rsid w:val="009B5D50"/>
    <w:rsid w:val="009B6050"/>
    <w:rsid w:val="009B6729"/>
    <w:rsid w:val="009B6BBE"/>
    <w:rsid w:val="009B72A6"/>
    <w:rsid w:val="009B75EB"/>
    <w:rsid w:val="009B765A"/>
    <w:rsid w:val="009C0C2C"/>
    <w:rsid w:val="009C0E7B"/>
    <w:rsid w:val="009C0F46"/>
    <w:rsid w:val="009C13B4"/>
    <w:rsid w:val="009C25DA"/>
    <w:rsid w:val="009C2BBA"/>
    <w:rsid w:val="009C2D40"/>
    <w:rsid w:val="009C300D"/>
    <w:rsid w:val="009C366C"/>
    <w:rsid w:val="009C39BD"/>
    <w:rsid w:val="009C3C69"/>
    <w:rsid w:val="009C4B3B"/>
    <w:rsid w:val="009C4CC6"/>
    <w:rsid w:val="009C5863"/>
    <w:rsid w:val="009C5AFE"/>
    <w:rsid w:val="009C5B2E"/>
    <w:rsid w:val="009C5D11"/>
    <w:rsid w:val="009C5D74"/>
    <w:rsid w:val="009C5E95"/>
    <w:rsid w:val="009C6005"/>
    <w:rsid w:val="009C6C88"/>
    <w:rsid w:val="009C6FA0"/>
    <w:rsid w:val="009C7256"/>
    <w:rsid w:val="009C72A9"/>
    <w:rsid w:val="009C72B5"/>
    <w:rsid w:val="009C7867"/>
    <w:rsid w:val="009C7CCE"/>
    <w:rsid w:val="009D0410"/>
    <w:rsid w:val="009D09DB"/>
    <w:rsid w:val="009D1009"/>
    <w:rsid w:val="009D1743"/>
    <w:rsid w:val="009D17FC"/>
    <w:rsid w:val="009D199D"/>
    <w:rsid w:val="009D1D4A"/>
    <w:rsid w:val="009D2643"/>
    <w:rsid w:val="009D2D7B"/>
    <w:rsid w:val="009D303E"/>
    <w:rsid w:val="009D330D"/>
    <w:rsid w:val="009D351C"/>
    <w:rsid w:val="009D373F"/>
    <w:rsid w:val="009D3E88"/>
    <w:rsid w:val="009D42DA"/>
    <w:rsid w:val="009D4752"/>
    <w:rsid w:val="009D499B"/>
    <w:rsid w:val="009D4A86"/>
    <w:rsid w:val="009D4CEB"/>
    <w:rsid w:val="009D559A"/>
    <w:rsid w:val="009D5956"/>
    <w:rsid w:val="009D5BAB"/>
    <w:rsid w:val="009D5F96"/>
    <w:rsid w:val="009D603F"/>
    <w:rsid w:val="009D6365"/>
    <w:rsid w:val="009D6C8A"/>
    <w:rsid w:val="009D70F3"/>
    <w:rsid w:val="009D757B"/>
    <w:rsid w:val="009D762E"/>
    <w:rsid w:val="009D787B"/>
    <w:rsid w:val="009D7913"/>
    <w:rsid w:val="009D79FC"/>
    <w:rsid w:val="009E0454"/>
    <w:rsid w:val="009E086C"/>
    <w:rsid w:val="009E0C30"/>
    <w:rsid w:val="009E0DD7"/>
    <w:rsid w:val="009E13A5"/>
    <w:rsid w:val="009E1EEF"/>
    <w:rsid w:val="009E1FAF"/>
    <w:rsid w:val="009E2230"/>
    <w:rsid w:val="009E22E0"/>
    <w:rsid w:val="009E2622"/>
    <w:rsid w:val="009E2771"/>
    <w:rsid w:val="009E28C3"/>
    <w:rsid w:val="009E2E92"/>
    <w:rsid w:val="009E396D"/>
    <w:rsid w:val="009E39D8"/>
    <w:rsid w:val="009E3EFF"/>
    <w:rsid w:val="009E4ACD"/>
    <w:rsid w:val="009E4FC9"/>
    <w:rsid w:val="009E5092"/>
    <w:rsid w:val="009E50EF"/>
    <w:rsid w:val="009E519E"/>
    <w:rsid w:val="009E5522"/>
    <w:rsid w:val="009E56A7"/>
    <w:rsid w:val="009E5ED5"/>
    <w:rsid w:val="009E671B"/>
    <w:rsid w:val="009E747A"/>
    <w:rsid w:val="009E76AB"/>
    <w:rsid w:val="009E778E"/>
    <w:rsid w:val="009E7C04"/>
    <w:rsid w:val="009F0389"/>
    <w:rsid w:val="009F0905"/>
    <w:rsid w:val="009F0A93"/>
    <w:rsid w:val="009F0B77"/>
    <w:rsid w:val="009F0DE1"/>
    <w:rsid w:val="009F1039"/>
    <w:rsid w:val="009F1322"/>
    <w:rsid w:val="009F1D9C"/>
    <w:rsid w:val="009F1E71"/>
    <w:rsid w:val="009F20A3"/>
    <w:rsid w:val="009F2387"/>
    <w:rsid w:val="009F23D4"/>
    <w:rsid w:val="009F240E"/>
    <w:rsid w:val="009F26CA"/>
    <w:rsid w:val="009F272D"/>
    <w:rsid w:val="009F27DF"/>
    <w:rsid w:val="009F2BDE"/>
    <w:rsid w:val="009F2D71"/>
    <w:rsid w:val="009F32CE"/>
    <w:rsid w:val="009F37F2"/>
    <w:rsid w:val="009F3C08"/>
    <w:rsid w:val="009F3C2A"/>
    <w:rsid w:val="009F40E8"/>
    <w:rsid w:val="009F4CA8"/>
    <w:rsid w:val="009F4CE0"/>
    <w:rsid w:val="009F4EDA"/>
    <w:rsid w:val="009F533B"/>
    <w:rsid w:val="009F55CA"/>
    <w:rsid w:val="009F580F"/>
    <w:rsid w:val="009F59E5"/>
    <w:rsid w:val="009F5AE2"/>
    <w:rsid w:val="009F5B62"/>
    <w:rsid w:val="009F6059"/>
    <w:rsid w:val="009F62A3"/>
    <w:rsid w:val="009F66E1"/>
    <w:rsid w:val="009F6781"/>
    <w:rsid w:val="009F6A11"/>
    <w:rsid w:val="009F6E2A"/>
    <w:rsid w:val="009F734C"/>
    <w:rsid w:val="009F74B2"/>
    <w:rsid w:val="009F7D45"/>
    <w:rsid w:val="009F7DD7"/>
    <w:rsid w:val="00A00599"/>
    <w:rsid w:val="00A0070E"/>
    <w:rsid w:val="00A00765"/>
    <w:rsid w:val="00A014F9"/>
    <w:rsid w:val="00A01619"/>
    <w:rsid w:val="00A01B17"/>
    <w:rsid w:val="00A01C9E"/>
    <w:rsid w:val="00A01E01"/>
    <w:rsid w:val="00A02211"/>
    <w:rsid w:val="00A024D5"/>
    <w:rsid w:val="00A02542"/>
    <w:rsid w:val="00A0256D"/>
    <w:rsid w:val="00A02CDD"/>
    <w:rsid w:val="00A030F6"/>
    <w:rsid w:val="00A03229"/>
    <w:rsid w:val="00A03314"/>
    <w:rsid w:val="00A03508"/>
    <w:rsid w:val="00A035D1"/>
    <w:rsid w:val="00A03794"/>
    <w:rsid w:val="00A038A5"/>
    <w:rsid w:val="00A038C4"/>
    <w:rsid w:val="00A039E1"/>
    <w:rsid w:val="00A03AA2"/>
    <w:rsid w:val="00A03B32"/>
    <w:rsid w:val="00A03EC9"/>
    <w:rsid w:val="00A04993"/>
    <w:rsid w:val="00A04C0A"/>
    <w:rsid w:val="00A04DBC"/>
    <w:rsid w:val="00A05762"/>
    <w:rsid w:val="00A05D1E"/>
    <w:rsid w:val="00A05D8C"/>
    <w:rsid w:val="00A05EBA"/>
    <w:rsid w:val="00A06057"/>
    <w:rsid w:val="00A0652C"/>
    <w:rsid w:val="00A06781"/>
    <w:rsid w:val="00A06E45"/>
    <w:rsid w:val="00A06E7C"/>
    <w:rsid w:val="00A06F80"/>
    <w:rsid w:val="00A07004"/>
    <w:rsid w:val="00A0700E"/>
    <w:rsid w:val="00A070D5"/>
    <w:rsid w:val="00A07547"/>
    <w:rsid w:val="00A07856"/>
    <w:rsid w:val="00A07860"/>
    <w:rsid w:val="00A1057F"/>
    <w:rsid w:val="00A10D09"/>
    <w:rsid w:val="00A115A7"/>
    <w:rsid w:val="00A1195C"/>
    <w:rsid w:val="00A11BCA"/>
    <w:rsid w:val="00A1205A"/>
    <w:rsid w:val="00A1264A"/>
    <w:rsid w:val="00A12A36"/>
    <w:rsid w:val="00A12AF5"/>
    <w:rsid w:val="00A12E78"/>
    <w:rsid w:val="00A132A7"/>
    <w:rsid w:val="00A13C74"/>
    <w:rsid w:val="00A1405A"/>
    <w:rsid w:val="00A1495D"/>
    <w:rsid w:val="00A14C8B"/>
    <w:rsid w:val="00A15397"/>
    <w:rsid w:val="00A1539D"/>
    <w:rsid w:val="00A15B8F"/>
    <w:rsid w:val="00A15C64"/>
    <w:rsid w:val="00A15CAE"/>
    <w:rsid w:val="00A15DA4"/>
    <w:rsid w:val="00A163BE"/>
    <w:rsid w:val="00A16671"/>
    <w:rsid w:val="00A16CE0"/>
    <w:rsid w:val="00A20231"/>
    <w:rsid w:val="00A203ED"/>
    <w:rsid w:val="00A204E4"/>
    <w:rsid w:val="00A215A0"/>
    <w:rsid w:val="00A220C9"/>
    <w:rsid w:val="00A226FA"/>
    <w:rsid w:val="00A22F21"/>
    <w:rsid w:val="00A23292"/>
    <w:rsid w:val="00A233F5"/>
    <w:rsid w:val="00A23AAF"/>
    <w:rsid w:val="00A24101"/>
    <w:rsid w:val="00A24613"/>
    <w:rsid w:val="00A24BB2"/>
    <w:rsid w:val="00A24F05"/>
    <w:rsid w:val="00A25149"/>
    <w:rsid w:val="00A2515E"/>
    <w:rsid w:val="00A25704"/>
    <w:rsid w:val="00A2574C"/>
    <w:rsid w:val="00A257A4"/>
    <w:rsid w:val="00A25954"/>
    <w:rsid w:val="00A25B20"/>
    <w:rsid w:val="00A26349"/>
    <w:rsid w:val="00A269BD"/>
    <w:rsid w:val="00A269E9"/>
    <w:rsid w:val="00A26B81"/>
    <w:rsid w:val="00A26DEE"/>
    <w:rsid w:val="00A270B9"/>
    <w:rsid w:val="00A2715D"/>
    <w:rsid w:val="00A279C3"/>
    <w:rsid w:val="00A302D7"/>
    <w:rsid w:val="00A30D7A"/>
    <w:rsid w:val="00A3163B"/>
    <w:rsid w:val="00A3189F"/>
    <w:rsid w:val="00A31B4E"/>
    <w:rsid w:val="00A31D99"/>
    <w:rsid w:val="00A3253A"/>
    <w:rsid w:val="00A32688"/>
    <w:rsid w:val="00A3309C"/>
    <w:rsid w:val="00A3369A"/>
    <w:rsid w:val="00A336CF"/>
    <w:rsid w:val="00A33A04"/>
    <w:rsid w:val="00A33EB4"/>
    <w:rsid w:val="00A343EC"/>
    <w:rsid w:val="00A34452"/>
    <w:rsid w:val="00A3494F"/>
    <w:rsid w:val="00A352F4"/>
    <w:rsid w:val="00A3556F"/>
    <w:rsid w:val="00A356A0"/>
    <w:rsid w:val="00A35860"/>
    <w:rsid w:val="00A35A5D"/>
    <w:rsid w:val="00A35C1C"/>
    <w:rsid w:val="00A3623F"/>
    <w:rsid w:val="00A36281"/>
    <w:rsid w:val="00A367E0"/>
    <w:rsid w:val="00A368B7"/>
    <w:rsid w:val="00A36EA3"/>
    <w:rsid w:val="00A3787E"/>
    <w:rsid w:val="00A378DC"/>
    <w:rsid w:val="00A37ADC"/>
    <w:rsid w:val="00A402D1"/>
    <w:rsid w:val="00A403B3"/>
    <w:rsid w:val="00A404C7"/>
    <w:rsid w:val="00A407D3"/>
    <w:rsid w:val="00A40943"/>
    <w:rsid w:val="00A41629"/>
    <w:rsid w:val="00A41BE3"/>
    <w:rsid w:val="00A41D51"/>
    <w:rsid w:val="00A41EB6"/>
    <w:rsid w:val="00A42201"/>
    <w:rsid w:val="00A422F7"/>
    <w:rsid w:val="00A434DC"/>
    <w:rsid w:val="00A43B3D"/>
    <w:rsid w:val="00A43B59"/>
    <w:rsid w:val="00A441BB"/>
    <w:rsid w:val="00A444B9"/>
    <w:rsid w:val="00A444F4"/>
    <w:rsid w:val="00A44A1D"/>
    <w:rsid w:val="00A452D0"/>
    <w:rsid w:val="00A46155"/>
    <w:rsid w:val="00A462B6"/>
    <w:rsid w:val="00A462D5"/>
    <w:rsid w:val="00A46336"/>
    <w:rsid w:val="00A4662B"/>
    <w:rsid w:val="00A4679B"/>
    <w:rsid w:val="00A467D6"/>
    <w:rsid w:val="00A46DB2"/>
    <w:rsid w:val="00A46E42"/>
    <w:rsid w:val="00A46F0B"/>
    <w:rsid w:val="00A470FB"/>
    <w:rsid w:val="00A47EFB"/>
    <w:rsid w:val="00A47FB1"/>
    <w:rsid w:val="00A50326"/>
    <w:rsid w:val="00A503E2"/>
    <w:rsid w:val="00A505A6"/>
    <w:rsid w:val="00A505F9"/>
    <w:rsid w:val="00A50700"/>
    <w:rsid w:val="00A50B85"/>
    <w:rsid w:val="00A50F3E"/>
    <w:rsid w:val="00A512F9"/>
    <w:rsid w:val="00A52636"/>
    <w:rsid w:val="00A52647"/>
    <w:rsid w:val="00A52CF0"/>
    <w:rsid w:val="00A530AF"/>
    <w:rsid w:val="00A53167"/>
    <w:rsid w:val="00A541D6"/>
    <w:rsid w:val="00A54227"/>
    <w:rsid w:val="00A54442"/>
    <w:rsid w:val="00A54834"/>
    <w:rsid w:val="00A549F8"/>
    <w:rsid w:val="00A54FD4"/>
    <w:rsid w:val="00A5500A"/>
    <w:rsid w:val="00A553A8"/>
    <w:rsid w:val="00A55592"/>
    <w:rsid w:val="00A56421"/>
    <w:rsid w:val="00A566D5"/>
    <w:rsid w:val="00A56D39"/>
    <w:rsid w:val="00A57995"/>
    <w:rsid w:val="00A57B42"/>
    <w:rsid w:val="00A57BF5"/>
    <w:rsid w:val="00A57E41"/>
    <w:rsid w:val="00A60751"/>
    <w:rsid w:val="00A60E7E"/>
    <w:rsid w:val="00A6184C"/>
    <w:rsid w:val="00A61986"/>
    <w:rsid w:val="00A619B3"/>
    <w:rsid w:val="00A61AE9"/>
    <w:rsid w:val="00A61BEC"/>
    <w:rsid w:val="00A61E96"/>
    <w:rsid w:val="00A621E7"/>
    <w:rsid w:val="00A6224A"/>
    <w:rsid w:val="00A6234F"/>
    <w:rsid w:val="00A62638"/>
    <w:rsid w:val="00A62C7E"/>
    <w:rsid w:val="00A634C4"/>
    <w:rsid w:val="00A639A8"/>
    <w:rsid w:val="00A63F59"/>
    <w:rsid w:val="00A640F6"/>
    <w:rsid w:val="00A64FBA"/>
    <w:rsid w:val="00A652A6"/>
    <w:rsid w:val="00A65BE1"/>
    <w:rsid w:val="00A66265"/>
    <w:rsid w:val="00A66287"/>
    <w:rsid w:val="00A6639A"/>
    <w:rsid w:val="00A6659E"/>
    <w:rsid w:val="00A665DE"/>
    <w:rsid w:val="00A66BCA"/>
    <w:rsid w:val="00A66C01"/>
    <w:rsid w:val="00A66D10"/>
    <w:rsid w:val="00A6728B"/>
    <w:rsid w:val="00A67344"/>
    <w:rsid w:val="00A673C7"/>
    <w:rsid w:val="00A67A4E"/>
    <w:rsid w:val="00A67CEF"/>
    <w:rsid w:val="00A70960"/>
    <w:rsid w:val="00A70C7A"/>
    <w:rsid w:val="00A71068"/>
    <w:rsid w:val="00A712F0"/>
    <w:rsid w:val="00A71557"/>
    <w:rsid w:val="00A7155C"/>
    <w:rsid w:val="00A72E3D"/>
    <w:rsid w:val="00A72F73"/>
    <w:rsid w:val="00A732EF"/>
    <w:rsid w:val="00A73712"/>
    <w:rsid w:val="00A7393E"/>
    <w:rsid w:val="00A73FFC"/>
    <w:rsid w:val="00A74AA2"/>
    <w:rsid w:val="00A74AC9"/>
    <w:rsid w:val="00A74C00"/>
    <w:rsid w:val="00A75559"/>
    <w:rsid w:val="00A756A4"/>
    <w:rsid w:val="00A757A4"/>
    <w:rsid w:val="00A75AE6"/>
    <w:rsid w:val="00A75C28"/>
    <w:rsid w:val="00A75CEE"/>
    <w:rsid w:val="00A76636"/>
    <w:rsid w:val="00A76E98"/>
    <w:rsid w:val="00A77269"/>
    <w:rsid w:val="00A7728C"/>
    <w:rsid w:val="00A778E7"/>
    <w:rsid w:val="00A77C16"/>
    <w:rsid w:val="00A77D97"/>
    <w:rsid w:val="00A77E5C"/>
    <w:rsid w:val="00A801D6"/>
    <w:rsid w:val="00A80318"/>
    <w:rsid w:val="00A804B3"/>
    <w:rsid w:val="00A80584"/>
    <w:rsid w:val="00A80932"/>
    <w:rsid w:val="00A80F7C"/>
    <w:rsid w:val="00A81106"/>
    <w:rsid w:val="00A81534"/>
    <w:rsid w:val="00A816B1"/>
    <w:rsid w:val="00A81E2F"/>
    <w:rsid w:val="00A821ED"/>
    <w:rsid w:val="00A823C3"/>
    <w:rsid w:val="00A824F6"/>
    <w:rsid w:val="00A82C1A"/>
    <w:rsid w:val="00A836E7"/>
    <w:rsid w:val="00A838DB"/>
    <w:rsid w:val="00A83AA7"/>
    <w:rsid w:val="00A83AEE"/>
    <w:rsid w:val="00A83B3A"/>
    <w:rsid w:val="00A83C45"/>
    <w:rsid w:val="00A843C3"/>
    <w:rsid w:val="00A84664"/>
    <w:rsid w:val="00A84FCA"/>
    <w:rsid w:val="00A85879"/>
    <w:rsid w:val="00A862BA"/>
    <w:rsid w:val="00A86605"/>
    <w:rsid w:val="00A867CC"/>
    <w:rsid w:val="00A86CCD"/>
    <w:rsid w:val="00A86D75"/>
    <w:rsid w:val="00A86FD4"/>
    <w:rsid w:val="00A87103"/>
    <w:rsid w:val="00A8712E"/>
    <w:rsid w:val="00A877CD"/>
    <w:rsid w:val="00A87889"/>
    <w:rsid w:val="00A87A37"/>
    <w:rsid w:val="00A87CA1"/>
    <w:rsid w:val="00A90A58"/>
    <w:rsid w:val="00A90BB4"/>
    <w:rsid w:val="00A90E29"/>
    <w:rsid w:val="00A91129"/>
    <w:rsid w:val="00A91527"/>
    <w:rsid w:val="00A91947"/>
    <w:rsid w:val="00A91E80"/>
    <w:rsid w:val="00A9256E"/>
    <w:rsid w:val="00A92AE2"/>
    <w:rsid w:val="00A92C3C"/>
    <w:rsid w:val="00A92DB6"/>
    <w:rsid w:val="00A930F1"/>
    <w:rsid w:val="00A93736"/>
    <w:rsid w:val="00A93898"/>
    <w:rsid w:val="00A93D2F"/>
    <w:rsid w:val="00A93E3B"/>
    <w:rsid w:val="00A942F0"/>
    <w:rsid w:val="00A9474E"/>
    <w:rsid w:val="00A94D65"/>
    <w:rsid w:val="00A950CF"/>
    <w:rsid w:val="00A9531C"/>
    <w:rsid w:val="00A956A5"/>
    <w:rsid w:val="00A9570B"/>
    <w:rsid w:val="00A95904"/>
    <w:rsid w:val="00A95EAA"/>
    <w:rsid w:val="00A96367"/>
    <w:rsid w:val="00A96769"/>
    <w:rsid w:val="00A96952"/>
    <w:rsid w:val="00A969B8"/>
    <w:rsid w:val="00A9712A"/>
    <w:rsid w:val="00A97522"/>
    <w:rsid w:val="00A977DC"/>
    <w:rsid w:val="00A97F2C"/>
    <w:rsid w:val="00AA007F"/>
    <w:rsid w:val="00AA048C"/>
    <w:rsid w:val="00AA0654"/>
    <w:rsid w:val="00AA06F1"/>
    <w:rsid w:val="00AA087A"/>
    <w:rsid w:val="00AA0DAB"/>
    <w:rsid w:val="00AA0E34"/>
    <w:rsid w:val="00AA0FE4"/>
    <w:rsid w:val="00AA17FC"/>
    <w:rsid w:val="00AA184D"/>
    <w:rsid w:val="00AA1885"/>
    <w:rsid w:val="00AA23ED"/>
    <w:rsid w:val="00AA2E7B"/>
    <w:rsid w:val="00AA301C"/>
    <w:rsid w:val="00AA3CB2"/>
    <w:rsid w:val="00AA3D74"/>
    <w:rsid w:val="00AA4225"/>
    <w:rsid w:val="00AA5186"/>
    <w:rsid w:val="00AA5676"/>
    <w:rsid w:val="00AA5750"/>
    <w:rsid w:val="00AA5BE4"/>
    <w:rsid w:val="00AA5CCF"/>
    <w:rsid w:val="00AA5DC0"/>
    <w:rsid w:val="00AA5DD4"/>
    <w:rsid w:val="00AA5EEA"/>
    <w:rsid w:val="00AA6117"/>
    <w:rsid w:val="00AA664E"/>
    <w:rsid w:val="00AA6BBC"/>
    <w:rsid w:val="00AA6C8B"/>
    <w:rsid w:val="00AA6CB4"/>
    <w:rsid w:val="00AA6E6C"/>
    <w:rsid w:val="00AA78E8"/>
    <w:rsid w:val="00AA7AD1"/>
    <w:rsid w:val="00AA7D4B"/>
    <w:rsid w:val="00AA7DF0"/>
    <w:rsid w:val="00AB0103"/>
    <w:rsid w:val="00AB03F8"/>
    <w:rsid w:val="00AB0695"/>
    <w:rsid w:val="00AB0791"/>
    <w:rsid w:val="00AB0D62"/>
    <w:rsid w:val="00AB12EC"/>
    <w:rsid w:val="00AB1679"/>
    <w:rsid w:val="00AB1BCE"/>
    <w:rsid w:val="00AB1C83"/>
    <w:rsid w:val="00AB1CAF"/>
    <w:rsid w:val="00AB1ED4"/>
    <w:rsid w:val="00AB2183"/>
    <w:rsid w:val="00AB2482"/>
    <w:rsid w:val="00AB314B"/>
    <w:rsid w:val="00AB32AD"/>
    <w:rsid w:val="00AB339B"/>
    <w:rsid w:val="00AB37FA"/>
    <w:rsid w:val="00AB3AA4"/>
    <w:rsid w:val="00AB3ADA"/>
    <w:rsid w:val="00AB3B5B"/>
    <w:rsid w:val="00AB3DB4"/>
    <w:rsid w:val="00AB40DD"/>
    <w:rsid w:val="00AB45E4"/>
    <w:rsid w:val="00AB4A3E"/>
    <w:rsid w:val="00AB4E48"/>
    <w:rsid w:val="00AB4EB8"/>
    <w:rsid w:val="00AB52DD"/>
    <w:rsid w:val="00AB535A"/>
    <w:rsid w:val="00AB563B"/>
    <w:rsid w:val="00AB6158"/>
    <w:rsid w:val="00AB63B6"/>
    <w:rsid w:val="00AB6909"/>
    <w:rsid w:val="00AB6950"/>
    <w:rsid w:val="00AB6CCF"/>
    <w:rsid w:val="00AB6D77"/>
    <w:rsid w:val="00AB7147"/>
    <w:rsid w:val="00AB76BF"/>
    <w:rsid w:val="00AB7A73"/>
    <w:rsid w:val="00AB7EAC"/>
    <w:rsid w:val="00AB7ED7"/>
    <w:rsid w:val="00AC0108"/>
    <w:rsid w:val="00AC0450"/>
    <w:rsid w:val="00AC0877"/>
    <w:rsid w:val="00AC0D9F"/>
    <w:rsid w:val="00AC1108"/>
    <w:rsid w:val="00AC142D"/>
    <w:rsid w:val="00AC164E"/>
    <w:rsid w:val="00AC1935"/>
    <w:rsid w:val="00AC1D6D"/>
    <w:rsid w:val="00AC2410"/>
    <w:rsid w:val="00AC2E69"/>
    <w:rsid w:val="00AC2FC8"/>
    <w:rsid w:val="00AC3665"/>
    <w:rsid w:val="00AC3907"/>
    <w:rsid w:val="00AC3A59"/>
    <w:rsid w:val="00AC3BBC"/>
    <w:rsid w:val="00AC3CFF"/>
    <w:rsid w:val="00AC3F6A"/>
    <w:rsid w:val="00AC4108"/>
    <w:rsid w:val="00AC41FF"/>
    <w:rsid w:val="00AC4410"/>
    <w:rsid w:val="00AC55DE"/>
    <w:rsid w:val="00AC5631"/>
    <w:rsid w:val="00AC5F1B"/>
    <w:rsid w:val="00AC66F1"/>
    <w:rsid w:val="00AC6861"/>
    <w:rsid w:val="00AC6C5C"/>
    <w:rsid w:val="00AC70AD"/>
    <w:rsid w:val="00AC7116"/>
    <w:rsid w:val="00AC7392"/>
    <w:rsid w:val="00AC776B"/>
    <w:rsid w:val="00AC7D05"/>
    <w:rsid w:val="00AC7EE2"/>
    <w:rsid w:val="00AC7F25"/>
    <w:rsid w:val="00AD0A3F"/>
    <w:rsid w:val="00AD0AFC"/>
    <w:rsid w:val="00AD0CB2"/>
    <w:rsid w:val="00AD0D1A"/>
    <w:rsid w:val="00AD172D"/>
    <w:rsid w:val="00AD1C3D"/>
    <w:rsid w:val="00AD1F46"/>
    <w:rsid w:val="00AD218D"/>
    <w:rsid w:val="00AD25D0"/>
    <w:rsid w:val="00AD27CD"/>
    <w:rsid w:val="00AD291E"/>
    <w:rsid w:val="00AD2BF5"/>
    <w:rsid w:val="00AD2F71"/>
    <w:rsid w:val="00AD34B1"/>
    <w:rsid w:val="00AD3744"/>
    <w:rsid w:val="00AD37A0"/>
    <w:rsid w:val="00AD37FB"/>
    <w:rsid w:val="00AD3947"/>
    <w:rsid w:val="00AD40F4"/>
    <w:rsid w:val="00AD4981"/>
    <w:rsid w:val="00AD4A4B"/>
    <w:rsid w:val="00AD4C07"/>
    <w:rsid w:val="00AD4C54"/>
    <w:rsid w:val="00AD5015"/>
    <w:rsid w:val="00AD520D"/>
    <w:rsid w:val="00AD521A"/>
    <w:rsid w:val="00AD52DF"/>
    <w:rsid w:val="00AD5A00"/>
    <w:rsid w:val="00AD62E6"/>
    <w:rsid w:val="00AD6331"/>
    <w:rsid w:val="00AD6335"/>
    <w:rsid w:val="00AD6619"/>
    <w:rsid w:val="00AD6C36"/>
    <w:rsid w:val="00AD6D90"/>
    <w:rsid w:val="00AD6DF3"/>
    <w:rsid w:val="00AD7385"/>
    <w:rsid w:val="00AD7E55"/>
    <w:rsid w:val="00AE0573"/>
    <w:rsid w:val="00AE0F12"/>
    <w:rsid w:val="00AE0FB1"/>
    <w:rsid w:val="00AE1176"/>
    <w:rsid w:val="00AE117A"/>
    <w:rsid w:val="00AE15C5"/>
    <w:rsid w:val="00AE1AA9"/>
    <w:rsid w:val="00AE1C9C"/>
    <w:rsid w:val="00AE2588"/>
    <w:rsid w:val="00AE2764"/>
    <w:rsid w:val="00AE2D04"/>
    <w:rsid w:val="00AE3164"/>
    <w:rsid w:val="00AE3570"/>
    <w:rsid w:val="00AE366D"/>
    <w:rsid w:val="00AE3BD7"/>
    <w:rsid w:val="00AE3D41"/>
    <w:rsid w:val="00AE3E23"/>
    <w:rsid w:val="00AE3E42"/>
    <w:rsid w:val="00AE3F20"/>
    <w:rsid w:val="00AE443C"/>
    <w:rsid w:val="00AE4A18"/>
    <w:rsid w:val="00AE4D32"/>
    <w:rsid w:val="00AE4E37"/>
    <w:rsid w:val="00AE5094"/>
    <w:rsid w:val="00AE529A"/>
    <w:rsid w:val="00AE5705"/>
    <w:rsid w:val="00AE59B1"/>
    <w:rsid w:val="00AE5D53"/>
    <w:rsid w:val="00AE607B"/>
    <w:rsid w:val="00AE62D9"/>
    <w:rsid w:val="00AE6B69"/>
    <w:rsid w:val="00AE6D04"/>
    <w:rsid w:val="00AE6E55"/>
    <w:rsid w:val="00AE7148"/>
    <w:rsid w:val="00AE768B"/>
    <w:rsid w:val="00AE771E"/>
    <w:rsid w:val="00AE7852"/>
    <w:rsid w:val="00AE7A23"/>
    <w:rsid w:val="00AE7D6A"/>
    <w:rsid w:val="00AF01EC"/>
    <w:rsid w:val="00AF0512"/>
    <w:rsid w:val="00AF0E3B"/>
    <w:rsid w:val="00AF19C1"/>
    <w:rsid w:val="00AF1D70"/>
    <w:rsid w:val="00AF1DED"/>
    <w:rsid w:val="00AF1EAA"/>
    <w:rsid w:val="00AF215B"/>
    <w:rsid w:val="00AF2327"/>
    <w:rsid w:val="00AF2667"/>
    <w:rsid w:val="00AF26C5"/>
    <w:rsid w:val="00AF2AAB"/>
    <w:rsid w:val="00AF39AC"/>
    <w:rsid w:val="00AF3B4D"/>
    <w:rsid w:val="00AF3BAF"/>
    <w:rsid w:val="00AF3CCA"/>
    <w:rsid w:val="00AF3DA3"/>
    <w:rsid w:val="00AF3E2E"/>
    <w:rsid w:val="00AF3EDE"/>
    <w:rsid w:val="00AF4023"/>
    <w:rsid w:val="00AF43DB"/>
    <w:rsid w:val="00AF45D7"/>
    <w:rsid w:val="00AF51B4"/>
    <w:rsid w:val="00AF532D"/>
    <w:rsid w:val="00AF57E6"/>
    <w:rsid w:val="00AF5E13"/>
    <w:rsid w:val="00AF5FD1"/>
    <w:rsid w:val="00AF63C5"/>
    <w:rsid w:val="00AF68E4"/>
    <w:rsid w:val="00AF6A00"/>
    <w:rsid w:val="00AF6B5D"/>
    <w:rsid w:val="00AF6C01"/>
    <w:rsid w:val="00AF7A15"/>
    <w:rsid w:val="00AF7A6D"/>
    <w:rsid w:val="00AF7FDA"/>
    <w:rsid w:val="00B00391"/>
    <w:rsid w:val="00B005FA"/>
    <w:rsid w:val="00B00A8A"/>
    <w:rsid w:val="00B00A95"/>
    <w:rsid w:val="00B00C4E"/>
    <w:rsid w:val="00B00C89"/>
    <w:rsid w:val="00B00ED8"/>
    <w:rsid w:val="00B00F46"/>
    <w:rsid w:val="00B018E2"/>
    <w:rsid w:val="00B01E75"/>
    <w:rsid w:val="00B01FE7"/>
    <w:rsid w:val="00B02E6A"/>
    <w:rsid w:val="00B03079"/>
    <w:rsid w:val="00B03206"/>
    <w:rsid w:val="00B04403"/>
    <w:rsid w:val="00B04453"/>
    <w:rsid w:val="00B045FF"/>
    <w:rsid w:val="00B047A7"/>
    <w:rsid w:val="00B04A89"/>
    <w:rsid w:val="00B04B74"/>
    <w:rsid w:val="00B04DE8"/>
    <w:rsid w:val="00B05208"/>
    <w:rsid w:val="00B054A0"/>
    <w:rsid w:val="00B05670"/>
    <w:rsid w:val="00B05B15"/>
    <w:rsid w:val="00B063C7"/>
    <w:rsid w:val="00B063E9"/>
    <w:rsid w:val="00B06A60"/>
    <w:rsid w:val="00B06B58"/>
    <w:rsid w:val="00B06D54"/>
    <w:rsid w:val="00B07455"/>
    <w:rsid w:val="00B07573"/>
    <w:rsid w:val="00B07B4C"/>
    <w:rsid w:val="00B07B85"/>
    <w:rsid w:val="00B100C7"/>
    <w:rsid w:val="00B10A5B"/>
    <w:rsid w:val="00B10BE6"/>
    <w:rsid w:val="00B10D12"/>
    <w:rsid w:val="00B1135A"/>
    <w:rsid w:val="00B11960"/>
    <w:rsid w:val="00B119BE"/>
    <w:rsid w:val="00B11CB2"/>
    <w:rsid w:val="00B1202F"/>
    <w:rsid w:val="00B1243B"/>
    <w:rsid w:val="00B1275A"/>
    <w:rsid w:val="00B12BDF"/>
    <w:rsid w:val="00B13CBD"/>
    <w:rsid w:val="00B13DA2"/>
    <w:rsid w:val="00B14020"/>
    <w:rsid w:val="00B14085"/>
    <w:rsid w:val="00B140FB"/>
    <w:rsid w:val="00B14207"/>
    <w:rsid w:val="00B14337"/>
    <w:rsid w:val="00B1433E"/>
    <w:rsid w:val="00B14368"/>
    <w:rsid w:val="00B14CC6"/>
    <w:rsid w:val="00B150F8"/>
    <w:rsid w:val="00B15542"/>
    <w:rsid w:val="00B156A8"/>
    <w:rsid w:val="00B15DE1"/>
    <w:rsid w:val="00B164FA"/>
    <w:rsid w:val="00B16A01"/>
    <w:rsid w:val="00B16E1C"/>
    <w:rsid w:val="00B177B7"/>
    <w:rsid w:val="00B17DE5"/>
    <w:rsid w:val="00B20023"/>
    <w:rsid w:val="00B2045B"/>
    <w:rsid w:val="00B2047C"/>
    <w:rsid w:val="00B2050A"/>
    <w:rsid w:val="00B2061F"/>
    <w:rsid w:val="00B20B3D"/>
    <w:rsid w:val="00B2136A"/>
    <w:rsid w:val="00B219F7"/>
    <w:rsid w:val="00B21C71"/>
    <w:rsid w:val="00B21D24"/>
    <w:rsid w:val="00B21D79"/>
    <w:rsid w:val="00B21E57"/>
    <w:rsid w:val="00B21F7A"/>
    <w:rsid w:val="00B22879"/>
    <w:rsid w:val="00B22AEF"/>
    <w:rsid w:val="00B22E5A"/>
    <w:rsid w:val="00B23470"/>
    <w:rsid w:val="00B23570"/>
    <w:rsid w:val="00B235F8"/>
    <w:rsid w:val="00B237FB"/>
    <w:rsid w:val="00B2391C"/>
    <w:rsid w:val="00B23AA2"/>
    <w:rsid w:val="00B23DD5"/>
    <w:rsid w:val="00B240CC"/>
    <w:rsid w:val="00B241AF"/>
    <w:rsid w:val="00B2434C"/>
    <w:rsid w:val="00B24484"/>
    <w:rsid w:val="00B24666"/>
    <w:rsid w:val="00B24940"/>
    <w:rsid w:val="00B24992"/>
    <w:rsid w:val="00B24BC5"/>
    <w:rsid w:val="00B24C18"/>
    <w:rsid w:val="00B25092"/>
    <w:rsid w:val="00B255A0"/>
    <w:rsid w:val="00B255C5"/>
    <w:rsid w:val="00B25801"/>
    <w:rsid w:val="00B259D3"/>
    <w:rsid w:val="00B25B8F"/>
    <w:rsid w:val="00B25CF0"/>
    <w:rsid w:val="00B25D0C"/>
    <w:rsid w:val="00B25DE1"/>
    <w:rsid w:val="00B263CD"/>
    <w:rsid w:val="00B26529"/>
    <w:rsid w:val="00B26693"/>
    <w:rsid w:val="00B26990"/>
    <w:rsid w:val="00B271FD"/>
    <w:rsid w:val="00B273EC"/>
    <w:rsid w:val="00B27967"/>
    <w:rsid w:val="00B30184"/>
    <w:rsid w:val="00B301E8"/>
    <w:rsid w:val="00B307FB"/>
    <w:rsid w:val="00B3098E"/>
    <w:rsid w:val="00B314C3"/>
    <w:rsid w:val="00B31624"/>
    <w:rsid w:val="00B3165E"/>
    <w:rsid w:val="00B31F4B"/>
    <w:rsid w:val="00B3236D"/>
    <w:rsid w:val="00B3240E"/>
    <w:rsid w:val="00B32DF5"/>
    <w:rsid w:val="00B32EE8"/>
    <w:rsid w:val="00B331E5"/>
    <w:rsid w:val="00B333C1"/>
    <w:rsid w:val="00B33634"/>
    <w:rsid w:val="00B33BF1"/>
    <w:rsid w:val="00B3459D"/>
    <w:rsid w:val="00B34A87"/>
    <w:rsid w:val="00B34CD8"/>
    <w:rsid w:val="00B35049"/>
    <w:rsid w:val="00B354AC"/>
    <w:rsid w:val="00B35CBA"/>
    <w:rsid w:val="00B35DA6"/>
    <w:rsid w:val="00B36296"/>
    <w:rsid w:val="00B3634E"/>
    <w:rsid w:val="00B36768"/>
    <w:rsid w:val="00B368A6"/>
    <w:rsid w:val="00B3690B"/>
    <w:rsid w:val="00B36ADB"/>
    <w:rsid w:val="00B36FD1"/>
    <w:rsid w:val="00B372F7"/>
    <w:rsid w:val="00B37801"/>
    <w:rsid w:val="00B37887"/>
    <w:rsid w:val="00B37C53"/>
    <w:rsid w:val="00B37CB8"/>
    <w:rsid w:val="00B402D2"/>
    <w:rsid w:val="00B40560"/>
    <w:rsid w:val="00B40AC5"/>
    <w:rsid w:val="00B40C70"/>
    <w:rsid w:val="00B41053"/>
    <w:rsid w:val="00B4149B"/>
    <w:rsid w:val="00B414E9"/>
    <w:rsid w:val="00B41AA6"/>
    <w:rsid w:val="00B41C79"/>
    <w:rsid w:val="00B424E6"/>
    <w:rsid w:val="00B42623"/>
    <w:rsid w:val="00B42661"/>
    <w:rsid w:val="00B429CF"/>
    <w:rsid w:val="00B43055"/>
    <w:rsid w:val="00B433BC"/>
    <w:rsid w:val="00B43BD7"/>
    <w:rsid w:val="00B43E7A"/>
    <w:rsid w:val="00B43EA1"/>
    <w:rsid w:val="00B44214"/>
    <w:rsid w:val="00B443C7"/>
    <w:rsid w:val="00B444D7"/>
    <w:rsid w:val="00B4464E"/>
    <w:rsid w:val="00B44906"/>
    <w:rsid w:val="00B44956"/>
    <w:rsid w:val="00B44F66"/>
    <w:rsid w:val="00B44FC1"/>
    <w:rsid w:val="00B45187"/>
    <w:rsid w:val="00B453DB"/>
    <w:rsid w:val="00B4548E"/>
    <w:rsid w:val="00B45775"/>
    <w:rsid w:val="00B45CFA"/>
    <w:rsid w:val="00B46493"/>
    <w:rsid w:val="00B46839"/>
    <w:rsid w:val="00B46A07"/>
    <w:rsid w:val="00B46BC1"/>
    <w:rsid w:val="00B4713D"/>
    <w:rsid w:val="00B4745F"/>
    <w:rsid w:val="00B476A2"/>
    <w:rsid w:val="00B47703"/>
    <w:rsid w:val="00B477A7"/>
    <w:rsid w:val="00B4784F"/>
    <w:rsid w:val="00B47902"/>
    <w:rsid w:val="00B479BC"/>
    <w:rsid w:val="00B513D7"/>
    <w:rsid w:val="00B516A8"/>
    <w:rsid w:val="00B51B75"/>
    <w:rsid w:val="00B524C4"/>
    <w:rsid w:val="00B526AD"/>
    <w:rsid w:val="00B526B6"/>
    <w:rsid w:val="00B52737"/>
    <w:rsid w:val="00B528B7"/>
    <w:rsid w:val="00B52F62"/>
    <w:rsid w:val="00B52F92"/>
    <w:rsid w:val="00B534D5"/>
    <w:rsid w:val="00B53854"/>
    <w:rsid w:val="00B53AA9"/>
    <w:rsid w:val="00B53E72"/>
    <w:rsid w:val="00B53EF7"/>
    <w:rsid w:val="00B53F72"/>
    <w:rsid w:val="00B54122"/>
    <w:rsid w:val="00B5428B"/>
    <w:rsid w:val="00B5452A"/>
    <w:rsid w:val="00B54684"/>
    <w:rsid w:val="00B54EE0"/>
    <w:rsid w:val="00B553EC"/>
    <w:rsid w:val="00B55D73"/>
    <w:rsid w:val="00B55EEE"/>
    <w:rsid w:val="00B56212"/>
    <w:rsid w:val="00B56286"/>
    <w:rsid w:val="00B56438"/>
    <w:rsid w:val="00B56634"/>
    <w:rsid w:val="00B56A4A"/>
    <w:rsid w:val="00B56AEE"/>
    <w:rsid w:val="00B56B63"/>
    <w:rsid w:val="00B571E7"/>
    <w:rsid w:val="00B57226"/>
    <w:rsid w:val="00B57F05"/>
    <w:rsid w:val="00B600A3"/>
    <w:rsid w:val="00B60494"/>
    <w:rsid w:val="00B60695"/>
    <w:rsid w:val="00B606E0"/>
    <w:rsid w:val="00B60874"/>
    <w:rsid w:val="00B60950"/>
    <w:rsid w:val="00B6099F"/>
    <w:rsid w:val="00B60B39"/>
    <w:rsid w:val="00B60C0F"/>
    <w:rsid w:val="00B60CC7"/>
    <w:rsid w:val="00B60F5A"/>
    <w:rsid w:val="00B61530"/>
    <w:rsid w:val="00B615C1"/>
    <w:rsid w:val="00B616CD"/>
    <w:rsid w:val="00B61844"/>
    <w:rsid w:val="00B61A19"/>
    <w:rsid w:val="00B61CC5"/>
    <w:rsid w:val="00B61D4D"/>
    <w:rsid w:val="00B62668"/>
    <w:rsid w:val="00B6282C"/>
    <w:rsid w:val="00B628BF"/>
    <w:rsid w:val="00B62A4A"/>
    <w:rsid w:val="00B62AAE"/>
    <w:rsid w:val="00B62D01"/>
    <w:rsid w:val="00B62FED"/>
    <w:rsid w:val="00B63398"/>
    <w:rsid w:val="00B63968"/>
    <w:rsid w:val="00B63A7D"/>
    <w:rsid w:val="00B63B2D"/>
    <w:rsid w:val="00B63E1A"/>
    <w:rsid w:val="00B645A6"/>
    <w:rsid w:val="00B6488F"/>
    <w:rsid w:val="00B64AD8"/>
    <w:rsid w:val="00B65056"/>
    <w:rsid w:val="00B65631"/>
    <w:rsid w:val="00B65787"/>
    <w:rsid w:val="00B65812"/>
    <w:rsid w:val="00B65B95"/>
    <w:rsid w:val="00B65E6E"/>
    <w:rsid w:val="00B66203"/>
    <w:rsid w:val="00B666A3"/>
    <w:rsid w:val="00B6681F"/>
    <w:rsid w:val="00B67212"/>
    <w:rsid w:val="00B6741A"/>
    <w:rsid w:val="00B67457"/>
    <w:rsid w:val="00B674BA"/>
    <w:rsid w:val="00B67C4F"/>
    <w:rsid w:val="00B67CF0"/>
    <w:rsid w:val="00B67DA6"/>
    <w:rsid w:val="00B67F85"/>
    <w:rsid w:val="00B703D3"/>
    <w:rsid w:val="00B7084C"/>
    <w:rsid w:val="00B70A09"/>
    <w:rsid w:val="00B70A9B"/>
    <w:rsid w:val="00B70D26"/>
    <w:rsid w:val="00B71278"/>
    <w:rsid w:val="00B717D2"/>
    <w:rsid w:val="00B717EA"/>
    <w:rsid w:val="00B71BCF"/>
    <w:rsid w:val="00B72411"/>
    <w:rsid w:val="00B72F4A"/>
    <w:rsid w:val="00B72FC0"/>
    <w:rsid w:val="00B73338"/>
    <w:rsid w:val="00B73CE1"/>
    <w:rsid w:val="00B73FF6"/>
    <w:rsid w:val="00B74018"/>
    <w:rsid w:val="00B7420D"/>
    <w:rsid w:val="00B74407"/>
    <w:rsid w:val="00B74F8E"/>
    <w:rsid w:val="00B7536C"/>
    <w:rsid w:val="00B7546C"/>
    <w:rsid w:val="00B75CBE"/>
    <w:rsid w:val="00B76AED"/>
    <w:rsid w:val="00B77006"/>
    <w:rsid w:val="00B77180"/>
    <w:rsid w:val="00B771C9"/>
    <w:rsid w:val="00B77A56"/>
    <w:rsid w:val="00B80399"/>
    <w:rsid w:val="00B804AB"/>
    <w:rsid w:val="00B80581"/>
    <w:rsid w:val="00B808DB"/>
    <w:rsid w:val="00B80EAE"/>
    <w:rsid w:val="00B8120D"/>
    <w:rsid w:val="00B8145F"/>
    <w:rsid w:val="00B81679"/>
    <w:rsid w:val="00B8185B"/>
    <w:rsid w:val="00B81B6E"/>
    <w:rsid w:val="00B81EC8"/>
    <w:rsid w:val="00B81EEE"/>
    <w:rsid w:val="00B82056"/>
    <w:rsid w:val="00B822FB"/>
    <w:rsid w:val="00B8243E"/>
    <w:rsid w:val="00B8330A"/>
    <w:rsid w:val="00B833DD"/>
    <w:rsid w:val="00B83681"/>
    <w:rsid w:val="00B8373D"/>
    <w:rsid w:val="00B8376F"/>
    <w:rsid w:val="00B83934"/>
    <w:rsid w:val="00B83EB9"/>
    <w:rsid w:val="00B84613"/>
    <w:rsid w:val="00B84B8A"/>
    <w:rsid w:val="00B84BA4"/>
    <w:rsid w:val="00B84CAD"/>
    <w:rsid w:val="00B84D60"/>
    <w:rsid w:val="00B84D83"/>
    <w:rsid w:val="00B84DE3"/>
    <w:rsid w:val="00B84DE9"/>
    <w:rsid w:val="00B84E9F"/>
    <w:rsid w:val="00B852DC"/>
    <w:rsid w:val="00B8542D"/>
    <w:rsid w:val="00B85565"/>
    <w:rsid w:val="00B856E0"/>
    <w:rsid w:val="00B85991"/>
    <w:rsid w:val="00B8636F"/>
    <w:rsid w:val="00B866B3"/>
    <w:rsid w:val="00B86B7C"/>
    <w:rsid w:val="00B86DC7"/>
    <w:rsid w:val="00B8708A"/>
    <w:rsid w:val="00B878A8"/>
    <w:rsid w:val="00B87CD2"/>
    <w:rsid w:val="00B9053D"/>
    <w:rsid w:val="00B90887"/>
    <w:rsid w:val="00B90A9C"/>
    <w:rsid w:val="00B90D84"/>
    <w:rsid w:val="00B90D96"/>
    <w:rsid w:val="00B90F84"/>
    <w:rsid w:val="00B9121E"/>
    <w:rsid w:val="00B9130F"/>
    <w:rsid w:val="00B91A41"/>
    <w:rsid w:val="00B9217E"/>
    <w:rsid w:val="00B926B1"/>
    <w:rsid w:val="00B9278A"/>
    <w:rsid w:val="00B9296B"/>
    <w:rsid w:val="00B92E38"/>
    <w:rsid w:val="00B92E89"/>
    <w:rsid w:val="00B93539"/>
    <w:rsid w:val="00B9369A"/>
    <w:rsid w:val="00B93ED6"/>
    <w:rsid w:val="00B942F3"/>
    <w:rsid w:val="00B9444C"/>
    <w:rsid w:val="00B94EF4"/>
    <w:rsid w:val="00B95093"/>
    <w:rsid w:val="00B95682"/>
    <w:rsid w:val="00B962BB"/>
    <w:rsid w:val="00B96545"/>
    <w:rsid w:val="00B96747"/>
    <w:rsid w:val="00B969D4"/>
    <w:rsid w:val="00B96A67"/>
    <w:rsid w:val="00B96AAA"/>
    <w:rsid w:val="00B96C64"/>
    <w:rsid w:val="00B96E99"/>
    <w:rsid w:val="00B97028"/>
    <w:rsid w:val="00BA00FC"/>
    <w:rsid w:val="00BA09AE"/>
    <w:rsid w:val="00BA0A58"/>
    <w:rsid w:val="00BA0DAE"/>
    <w:rsid w:val="00BA121C"/>
    <w:rsid w:val="00BA17EF"/>
    <w:rsid w:val="00BA18F9"/>
    <w:rsid w:val="00BA1CB9"/>
    <w:rsid w:val="00BA1D93"/>
    <w:rsid w:val="00BA2600"/>
    <w:rsid w:val="00BA2752"/>
    <w:rsid w:val="00BA2E0D"/>
    <w:rsid w:val="00BA2FBB"/>
    <w:rsid w:val="00BA3421"/>
    <w:rsid w:val="00BA3995"/>
    <w:rsid w:val="00BA3A30"/>
    <w:rsid w:val="00BA3A73"/>
    <w:rsid w:val="00BA3C8A"/>
    <w:rsid w:val="00BA3D23"/>
    <w:rsid w:val="00BA3F5E"/>
    <w:rsid w:val="00BA45A7"/>
    <w:rsid w:val="00BA46F2"/>
    <w:rsid w:val="00BA5DFE"/>
    <w:rsid w:val="00BA5EA9"/>
    <w:rsid w:val="00BA6E27"/>
    <w:rsid w:val="00BA70DA"/>
    <w:rsid w:val="00BA7ECB"/>
    <w:rsid w:val="00BB0679"/>
    <w:rsid w:val="00BB067A"/>
    <w:rsid w:val="00BB09E0"/>
    <w:rsid w:val="00BB0B36"/>
    <w:rsid w:val="00BB16DC"/>
    <w:rsid w:val="00BB1919"/>
    <w:rsid w:val="00BB1938"/>
    <w:rsid w:val="00BB1E4C"/>
    <w:rsid w:val="00BB2119"/>
    <w:rsid w:val="00BB22FB"/>
    <w:rsid w:val="00BB2889"/>
    <w:rsid w:val="00BB2C07"/>
    <w:rsid w:val="00BB3072"/>
    <w:rsid w:val="00BB3521"/>
    <w:rsid w:val="00BB3818"/>
    <w:rsid w:val="00BB3E68"/>
    <w:rsid w:val="00BB44CF"/>
    <w:rsid w:val="00BB4AAF"/>
    <w:rsid w:val="00BB4C4F"/>
    <w:rsid w:val="00BB4FC1"/>
    <w:rsid w:val="00BB5144"/>
    <w:rsid w:val="00BB59E7"/>
    <w:rsid w:val="00BB5A0B"/>
    <w:rsid w:val="00BB5F4A"/>
    <w:rsid w:val="00BB6D3D"/>
    <w:rsid w:val="00BB74F2"/>
    <w:rsid w:val="00BB7611"/>
    <w:rsid w:val="00BB76FD"/>
    <w:rsid w:val="00BB79FB"/>
    <w:rsid w:val="00BC068D"/>
    <w:rsid w:val="00BC0DEB"/>
    <w:rsid w:val="00BC1D99"/>
    <w:rsid w:val="00BC2132"/>
    <w:rsid w:val="00BC238B"/>
    <w:rsid w:val="00BC280E"/>
    <w:rsid w:val="00BC2A1F"/>
    <w:rsid w:val="00BC2BE5"/>
    <w:rsid w:val="00BC2E2B"/>
    <w:rsid w:val="00BC2F38"/>
    <w:rsid w:val="00BC3686"/>
    <w:rsid w:val="00BC386A"/>
    <w:rsid w:val="00BC44A3"/>
    <w:rsid w:val="00BC4633"/>
    <w:rsid w:val="00BC4686"/>
    <w:rsid w:val="00BC4701"/>
    <w:rsid w:val="00BC4859"/>
    <w:rsid w:val="00BC4E3A"/>
    <w:rsid w:val="00BC5216"/>
    <w:rsid w:val="00BC52D6"/>
    <w:rsid w:val="00BC5422"/>
    <w:rsid w:val="00BC57FA"/>
    <w:rsid w:val="00BC5E1C"/>
    <w:rsid w:val="00BC5E6F"/>
    <w:rsid w:val="00BC5F0F"/>
    <w:rsid w:val="00BC6162"/>
    <w:rsid w:val="00BC6321"/>
    <w:rsid w:val="00BC6763"/>
    <w:rsid w:val="00BC680E"/>
    <w:rsid w:val="00BC7027"/>
    <w:rsid w:val="00BC7386"/>
    <w:rsid w:val="00BC757F"/>
    <w:rsid w:val="00BC75EE"/>
    <w:rsid w:val="00BC7C4F"/>
    <w:rsid w:val="00BD024D"/>
    <w:rsid w:val="00BD02F0"/>
    <w:rsid w:val="00BD06D2"/>
    <w:rsid w:val="00BD10AA"/>
    <w:rsid w:val="00BD1177"/>
    <w:rsid w:val="00BD11E6"/>
    <w:rsid w:val="00BD15CF"/>
    <w:rsid w:val="00BD1680"/>
    <w:rsid w:val="00BD18FF"/>
    <w:rsid w:val="00BD1CD7"/>
    <w:rsid w:val="00BD1E5A"/>
    <w:rsid w:val="00BD2427"/>
    <w:rsid w:val="00BD2509"/>
    <w:rsid w:val="00BD3323"/>
    <w:rsid w:val="00BD333D"/>
    <w:rsid w:val="00BD343C"/>
    <w:rsid w:val="00BD38AB"/>
    <w:rsid w:val="00BD3AA9"/>
    <w:rsid w:val="00BD3BD2"/>
    <w:rsid w:val="00BD3D0F"/>
    <w:rsid w:val="00BD3D44"/>
    <w:rsid w:val="00BD3E17"/>
    <w:rsid w:val="00BD4C53"/>
    <w:rsid w:val="00BD4F28"/>
    <w:rsid w:val="00BD4FD2"/>
    <w:rsid w:val="00BD597A"/>
    <w:rsid w:val="00BD5DD3"/>
    <w:rsid w:val="00BD5E4B"/>
    <w:rsid w:val="00BD5F3B"/>
    <w:rsid w:val="00BD609C"/>
    <w:rsid w:val="00BD67A2"/>
    <w:rsid w:val="00BD6BC9"/>
    <w:rsid w:val="00BD6D78"/>
    <w:rsid w:val="00BD73C9"/>
    <w:rsid w:val="00BD761C"/>
    <w:rsid w:val="00BD787A"/>
    <w:rsid w:val="00BD7B5F"/>
    <w:rsid w:val="00BE0342"/>
    <w:rsid w:val="00BE099F"/>
    <w:rsid w:val="00BE0E24"/>
    <w:rsid w:val="00BE12AB"/>
    <w:rsid w:val="00BE13EE"/>
    <w:rsid w:val="00BE290C"/>
    <w:rsid w:val="00BE29C0"/>
    <w:rsid w:val="00BE3BB9"/>
    <w:rsid w:val="00BE3C46"/>
    <w:rsid w:val="00BE4074"/>
    <w:rsid w:val="00BE53FC"/>
    <w:rsid w:val="00BE5A39"/>
    <w:rsid w:val="00BE5CA5"/>
    <w:rsid w:val="00BE6BAC"/>
    <w:rsid w:val="00BE6C3A"/>
    <w:rsid w:val="00BE6CEE"/>
    <w:rsid w:val="00BE75D8"/>
    <w:rsid w:val="00BE77B5"/>
    <w:rsid w:val="00BE7B65"/>
    <w:rsid w:val="00BF0407"/>
    <w:rsid w:val="00BF0504"/>
    <w:rsid w:val="00BF087B"/>
    <w:rsid w:val="00BF0B81"/>
    <w:rsid w:val="00BF0E71"/>
    <w:rsid w:val="00BF2932"/>
    <w:rsid w:val="00BF29EA"/>
    <w:rsid w:val="00BF2BAB"/>
    <w:rsid w:val="00BF3060"/>
    <w:rsid w:val="00BF37E9"/>
    <w:rsid w:val="00BF388E"/>
    <w:rsid w:val="00BF3C56"/>
    <w:rsid w:val="00BF4042"/>
    <w:rsid w:val="00BF4179"/>
    <w:rsid w:val="00BF4190"/>
    <w:rsid w:val="00BF4387"/>
    <w:rsid w:val="00BF4AD4"/>
    <w:rsid w:val="00BF5036"/>
    <w:rsid w:val="00BF510B"/>
    <w:rsid w:val="00BF5125"/>
    <w:rsid w:val="00BF5258"/>
    <w:rsid w:val="00BF53FE"/>
    <w:rsid w:val="00BF592E"/>
    <w:rsid w:val="00BF5DFB"/>
    <w:rsid w:val="00BF5E4D"/>
    <w:rsid w:val="00BF6076"/>
    <w:rsid w:val="00BF61BB"/>
    <w:rsid w:val="00BF6677"/>
    <w:rsid w:val="00BF67C3"/>
    <w:rsid w:val="00BF7174"/>
    <w:rsid w:val="00BF7448"/>
    <w:rsid w:val="00BF77B3"/>
    <w:rsid w:val="00BF7C94"/>
    <w:rsid w:val="00BF7EC1"/>
    <w:rsid w:val="00C0025C"/>
    <w:rsid w:val="00C00881"/>
    <w:rsid w:val="00C0107F"/>
    <w:rsid w:val="00C01311"/>
    <w:rsid w:val="00C0135B"/>
    <w:rsid w:val="00C01603"/>
    <w:rsid w:val="00C017E4"/>
    <w:rsid w:val="00C0221C"/>
    <w:rsid w:val="00C02C53"/>
    <w:rsid w:val="00C02F5E"/>
    <w:rsid w:val="00C03BD5"/>
    <w:rsid w:val="00C03CBA"/>
    <w:rsid w:val="00C03FE8"/>
    <w:rsid w:val="00C04174"/>
    <w:rsid w:val="00C0449A"/>
    <w:rsid w:val="00C0456F"/>
    <w:rsid w:val="00C04766"/>
    <w:rsid w:val="00C048F8"/>
    <w:rsid w:val="00C04956"/>
    <w:rsid w:val="00C04BDB"/>
    <w:rsid w:val="00C04FE7"/>
    <w:rsid w:val="00C050CF"/>
    <w:rsid w:val="00C055F6"/>
    <w:rsid w:val="00C05921"/>
    <w:rsid w:val="00C06138"/>
    <w:rsid w:val="00C06177"/>
    <w:rsid w:val="00C06328"/>
    <w:rsid w:val="00C0633A"/>
    <w:rsid w:val="00C06356"/>
    <w:rsid w:val="00C06415"/>
    <w:rsid w:val="00C0641F"/>
    <w:rsid w:val="00C0652A"/>
    <w:rsid w:val="00C0687A"/>
    <w:rsid w:val="00C068BE"/>
    <w:rsid w:val="00C07703"/>
    <w:rsid w:val="00C077ED"/>
    <w:rsid w:val="00C1038D"/>
    <w:rsid w:val="00C1075A"/>
    <w:rsid w:val="00C108E1"/>
    <w:rsid w:val="00C10963"/>
    <w:rsid w:val="00C10964"/>
    <w:rsid w:val="00C10AF3"/>
    <w:rsid w:val="00C10FCF"/>
    <w:rsid w:val="00C1104B"/>
    <w:rsid w:val="00C110B4"/>
    <w:rsid w:val="00C11277"/>
    <w:rsid w:val="00C11335"/>
    <w:rsid w:val="00C11942"/>
    <w:rsid w:val="00C11A24"/>
    <w:rsid w:val="00C11A4D"/>
    <w:rsid w:val="00C11AE4"/>
    <w:rsid w:val="00C11C9A"/>
    <w:rsid w:val="00C1207F"/>
    <w:rsid w:val="00C122B5"/>
    <w:rsid w:val="00C126FB"/>
    <w:rsid w:val="00C12B63"/>
    <w:rsid w:val="00C12DF8"/>
    <w:rsid w:val="00C12F92"/>
    <w:rsid w:val="00C1399E"/>
    <w:rsid w:val="00C13CC8"/>
    <w:rsid w:val="00C14805"/>
    <w:rsid w:val="00C1576E"/>
    <w:rsid w:val="00C15921"/>
    <w:rsid w:val="00C15A32"/>
    <w:rsid w:val="00C161D5"/>
    <w:rsid w:val="00C16248"/>
    <w:rsid w:val="00C16545"/>
    <w:rsid w:val="00C16A63"/>
    <w:rsid w:val="00C16E96"/>
    <w:rsid w:val="00C17481"/>
    <w:rsid w:val="00C17DBB"/>
    <w:rsid w:val="00C2015F"/>
    <w:rsid w:val="00C20633"/>
    <w:rsid w:val="00C2075C"/>
    <w:rsid w:val="00C20C89"/>
    <w:rsid w:val="00C20CB1"/>
    <w:rsid w:val="00C20F3A"/>
    <w:rsid w:val="00C2108D"/>
    <w:rsid w:val="00C2113C"/>
    <w:rsid w:val="00C21B01"/>
    <w:rsid w:val="00C21F2A"/>
    <w:rsid w:val="00C22034"/>
    <w:rsid w:val="00C226DC"/>
    <w:rsid w:val="00C22A61"/>
    <w:rsid w:val="00C22B01"/>
    <w:rsid w:val="00C22FDA"/>
    <w:rsid w:val="00C2360F"/>
    <w:rsid w:val="00C23C34"/>
    <w:rsid w:val="00C23CCC"/>
    <w:rsid w:val="00C23E13"/>
    <w:rsid w:val="00C23FB2"/>
    <w:rsid w:val="00C240F3"/>
    <w:rsid w:val="00C24953"/>
    <w:rsid w:val="00C24A4B"/>
    <w:rsid w:val="00C24FA1"/>
    <w:rsid w:val="00C24FF4"/>
    <w:rsid w:val="00C2508A"/>
    <w:rsid w:val="00C259CE"/>
    <w:rsid w:val="00C25EEE"/>
    <w:rsid w:val="00C261DC"/>
    <w:rsid w:val="00C26AE0"/>
    <w:rsid w:val="00C26B3A"/>
    <w:rsid w:val="00C26B42"/>
    <w:rsid w:val="00C270CB"/>
    <w:rsid w:val="00C27AE2"/>
    <w:rsid w:val="00C27F3E"/>
    <w:rsid w:val="00C30016"/>
    <w:rsid w:val="00C30612"/>
    <w:rsid w:val="00C30773"/>
    <w:rsid w:val="00C30AB0"/>
    <w:rsid w:val="00C310BD"/>
    <w:rsid w:val="00C312F5"/>
    <w:rsid w:val="00C3170D"/>
    <w:rsid w:val="00C318C4"/>
    <w:rsid w:val="00C31D0B"/>
    <w:rsid w:val="00C31FBC"/>
    <w:rsid w:val="00C32186"/>
    <w:rsid w:val="00C326F6"/>
    <w:rsid w:val="00C3278B"/>
    <w:rsid w:val="00C327CF"/>
    <w:rsid w:val="00C32897"/>
    <w:rsid w:val="00C3290A"/>
    <w:rsid w:val="00C331DC"/>
    <w:rsid w:val="00C33226"/>
    <w:rsid w:val="00C337D3"/>
    <w:rsid w:val="00C33A1D"/>
    <w:rsid w:val="00C33F75"/>
    <w:rsid w:val="00C34A5A"/>
    <w:rsid w:val="00C34F56"/>
    <w:rsid w:val="00C356CB"/>
    <w:rsid w:val="00C358B6"/>
    <w:rsid w:val="00C35910"/>
    <w:rsid w:val="00C35C3A"/>
    <w:rsid w:val="00C35C70"/>
    <w:rsid w:val="00C35EA0"/>
    <w:rsid w:val="00C3689A"/>
    <w:rsid w:val="00C36DD0"/>
    <w:rsid w:val="00C3706B"/>
    <w:rsid w:val="00C3730D"/>
    <w:rsid w:val="00C377B5"/>
    <w:rsid w:val="00C3798D"/>
    <w:rsid w:val="00C37BE3"/>
    <w:rsid w:val="00C413E9"/>
    <w:rsid w:val="00C41685"/>
    <w:rsid w:val="00C41763"/>
    <w:rsid w:val="00C41C20"/>
    <w:rsid w:val="00C4200F"/>
    <w:rsid w:val="00C424C7"/>
    <w:rsid w:val="00C427A4"/>
    <w:rsid w:val="00C428B7"/>
    <w:rsid w:val="00C4297D"/>
    <w:rsid w:val="00C42A3E"/>
    <w:rsid w:val="00C431D6"/>
    <w:rsid w:val="00C4327F"/>
    <w:rsid w:val="00C435B4"/>
    <w:rsid w:val="00C43631"/>
    <w:rsid w:val="00C436EC"/>
    <w:rsid w:val="00C43D41"/>
    <w:rsid w:val="00C43DB5"/>
    <w:rsid w:val="00C43DBA"/>
    <w:rsid w:val="00C43DD6"/>
    <w:rsid w:val="00C4404E"/>
    <w:rsid w:val="00C44502"/>
    <w:rsid w:val="00C4463B"/>
    <w:rsid w:val="00C44B33"/>
    <w:rsid w:val="00C44CB6"/>
    <w:rsid w:val="00C45001"/>
    <w:rsid w:val="00C451D4"/>
    <w:rsid w:val="00C451F6"/>
    <w:rsid w:val="00C45CB7"/>
    <w:rsid w:val="00C4613C"/>
    <w:rsid w:val="00C463C4"/>
    <w:rsid w:val="00C46418"/>
    <w:rsid w:val="00C4686D"/>
    <w:rsid w:val="00C46B0E"/>
    <w:rsid w:val="00C46D80"/>
    <w:rsid w:val="00C47293"/>
    <w:rsid w:val="00C473B1"/>
    <w:rsid w:val="00C4788A"/>
    <w:rsid w:val="00C478DF"/>
    <w:rsid w:val="00C47F98"/>
    <w:rsid w:val="00C47F9A"/>
    <w:rsid w:val="00C50BEE"/>
    <w:rsid w:val="00C50D18"/>
    <w:rsid w:val="00C50F77"/>
    <w:rsid w:val="00C51354"/>
    <w:rsid w:val="00C51768"/>
    <w:rsid w:val="00C51947"/>
    <w:rsid w:val="00C51DFB"/>
    <w:rsid w:val="00C522C8"/>
    <w:rsid w:val="00C5237C"/>
    <w:rsid w:val="00C523CA"/>
    <w:rsid w:val="00C52B3D"/>
    <w:rsid w:val="00C53383"/>
    <w:rsid w:val="00C53449"/>
    <w:rsid w:val="00C53FFC"/>
    <w:rsid w:val="00C541D0"/>
    <w:rsid w:val="00C542FD"/>
    <w:rsid w:val="00C54743"/>
    <w:rsid w:val="00C54A84"/>
    <w:rsid w:val="00C54ED6"/>
    <w:rsid w:val="00C55010"/>
    <w:rsid w:val="00C55226"/>
    <w:rsid w:val="00C55365"/>
    <w:rsid w:val="00C55391"/>
    <w:rsid w:val="00C55532"/>
    <w:rsid w:val="00C555ED"/>
    <w:rsid w:val="00C558E7"/>
    <w:rsid w:val="00C55B49"/>
    <w:rsid w:val="00C55D65"/>
    <w:rsid w:val="00C55D86"/>
    <w:rsid w:val="00C56151"/>
    <w:rsid w:val="00C562A1"/>
    <w:rsid w:val="00C56477"/>
    <w:rsid w:val="00C564B1"/>
    <w:rsid w:val="00C566C6"/>
    <w:rsid w:val="00C56994"/>
    <w:rsid w:val="00C56CA4"/>
    <w:rsid w:val="00C56FC0"/>
    <w:rsid w:val="00C57462"/>
    <w:rsid w:val="00C57617"/>
    <w:rsid w:val="00C5770D"/>
    <w:rsid w:val="00C57A30"/>
    <w:rsid w:val="00C607E7"/>
    <w:rsid w:val="00C60A55"/>
    <w:rsid w:val="00C60A9C"/>
    <w:rsid w:val="00C61114"/>
    <w:rsid w:val="00C6119A"/>
    <w:rsid w:val="00C611E3"/>
    <w:rsid w:val="00C615F8"/>
    <w:rsid w:val="00C61898"/>
    <w:rsid w:val="00C61A55"/>
    <w:rsid w:val="00C61B77"/>
    <w:rsid w:val="00C61F90"/>
    <w:rsid w:val="00C62052"/>
    <w:rsid w:val="00C622E1"/>
    <w:rsid w:val="00C62370"/>
    <w:rsid w:val="00C623E1"/>
    <w:rsid w:val="00C625CB"/>
    <w:rsid w:val="00C626AE"/>
    <w:rsid w:val="00C62771"/>
    <w:rsid w:val="00C6294B"/>
    <w:rsid w:val="00C62D61"/>
    <w:rsid w:val="00C62E65"/>
    <w:rsid w:val="00C63373"/>
    <w:rsid w:val="00C6342F"/>
    <w:rsid w:val="00C63452"/>
    <w:rsid w:val="00C637C4"/>
    <w:rsid w:val="00C639C5"/>
    <w:rsid w:val="00C63A4D"/>
    <w:rsid w:val="00C6409E"/>
    <w:rsid w:val="00C64887"/>
    <w:rsid w:val="00C64DD3"/>
    <w:rsid w:val="00C64FAE"/>
    <w:rsid w:val="00C6538E"/>
    <w:rsid w:val="00C65537"/>
    <w:rsid w:val="00C65A62"/>
    <w:rsid w:val="00C66288"/>
    <w:rsid w:val="00C66438"/>
    <w:rsid w:val="00C6665D"/>
    <w:rsid w:val="00C668AE"/>
    <w:rsid w:val="00C669AB"/>
    <w:rsid w:val="00C66CB7"/>
    <w:rsid w:val="00C66F46"/>
    <w:rsid w:val="00C671F1"/>
    <w:rsid w:val="00C67B17"/>
    <w:rsid w:val="00C702A1"/>
    <w:rsid w:val="00C706DE"/>
    <w:rsid w:val="00C70A46"/>
    <w:rsid w:val="00C70B81"/>
    <w:rsid w:val="00C716E6"/>
    <w:rsid w:val="00C7175C"/>
    <w:rsid w:val="00C71AA5"/>
    <w:rsid w:val="00C72361"/>
    <w:rsid w:val="00C72B79"/>
    <w:rsid w:val="00C72C5F"/>
    <w:rsid w:val="00C72FDE"/>
    <w:rsid w:val="00C7300A"/>
    <w:rsid w:val="00C7350E"/>
    <w:rsid w:val="00C7388F"/>
    <w:rsid w:val="00C73A3E"/>
    <w:rsid w:val="00C73C2C"/>
    <w:rsid w:val="00C73E91"/>
    <w:rsid w:val="00C740DA"/>
    <w:rsid w:val="00C747ED"/>
    <w:rsid w:val="00C7487B"/>
    <w:rsid w:val="00C75063"/>
    <w:rsid w:val="00C751E3"/>
    <w:rsid w:val="00C75249"/>
    <w:rsid w:val="00C7593B"/>
    <w:rsid w:val="00C75D02"/>
    <w:rsid w:val="00C7635D"/>
    <w:rsid w:val="00C768E1"/>
    <w:rsid w:val="00C770B4"/>
    <w:rsid w:val="00C77567"/>
    <w:rsid w:val="00C77596"/>
    <w:rsid w:val="00C77624"/>
    <w:rsid w:val="00C77B05"/>
    <w:rsid w:val="00C77E37"/>
    <w:rsid w:val="00C77EDA"/>
    <w:rsid w:val="00C801BC"/>
    <w:rsid w:val="00C8044A"/>
    <w:rsid w:val="00C8076F"/>
    <w:rsid w:val="00C809F3"/>
    <w:rsid w:val="00C80AC8"/>
    <w:rsid w:val="00C80CFB"/>
    <w:rsid w:val="00C80DE9"/>
    <w:rsid w:val="00C80EAE"/>
    <w:rsid w:val="00C81075"/>
    <w:rsid w:val="00C81108"/>
    <w:rsid w:val="00C816F8"/>
    <w:rsid w:val="00C8196F"/>
    <w:rsid w:val="00C82953"/>
    <w:rsid w:val="00C82BD0"/>
    <w:rsid w:val="00C82ECD"/>
    <w:rsid w:val="00C82EE8"/>
    <w:rsid w:val="00C83799"/>
    <w:rsid w:val="00C837E0"/>
    <w:rsid w:val="00C83C88"/>
    <w:rsid w:val="00C83D96"/>
    <w:rsid w:val="00C8550C"/>
    <w:rsid w:val="00C85B45"/>
    <w:rsid w:val="00C85CAE"/>
    <w:rsid w:val="00C863D6"/>
    <w:rsid w:val="00C867FA"/>
    <w:rsid w:val="00C8684E"/>
    <w:rsid w:val="00C872AD"/>
    <w:rsid w:val="00C878C6"/>
    <w:rsid w:val="00C87FEA"/>
    <w:rsid w:val="00C900BB"/>
    <w:rsid w:val="00C900CC"/>
    <w:rsid w:val="00C903E4"/>
    <w:rsid w:val="00C9099C"/>
    <w:rsid w:val="00C91067"/>
    <w:rsid w:val="00C9121F"/>
    <w:rsid w:val="00C9166D"/>
    <w:rsid w:val="00C918E5"/>
    <w:rsid w:val="00C91A91"/>
    <w:rsid w:val="00C91ADF"/>
    <w:rsid w:val="00C91BA2"/>
    <w:rsid w:val="00C91E05"/>
    <w:rsid w:val="00C91EE4"/>
    <w:rsid w:val="00C92AB3"/>
    <w:rsid w:val="00C92E9E"/>
    <w:rsid w:val="00C932D3"/>
    <w:rsid w:val="00C9376F"/>
    <w:rsid w:val="00C9420E"/>
    <w:rsid w:val="00C9463B"/>
    <w:rsid w:val="00C947EF"/>
    <w:rsid w:val="00C949A2"/>
    <w:rsid w:val="00C94C0D"/>
    <w:rsid w:val="00C95186"/>
    <w:rsid w:val="00C95210"/>
    <w:rsid w:val="00C9543D"/>
    <w:rsid w:val="00C95633"/>
    <w:rsid w:val="00C956C5"/>
    <w:rsid w:val="00C957F6"/>
    <w:rsid w:val="00C95946"/>
    <w:rsid w:val="00C95D1D"/>
    <w:rsid w:val="00C95E14"/>
    <w:rsid w:val="00C9618E"/>
    <w:rsid w:val="00C961B7"/>
    <w:rsid w:val="00C968BB"/>
    <w:rsid w:val="00C96B15"/>
    <w:rsid w:val="00C96FBA"/>
    <w:rsid w:val="00C97596"/>
    <w:rsid w:val="00CA01A8"/>
    <w:rsid w:val="00CA080E"/>
    <w:rsid w:val="00CA0ABB"/>
    <w:rsid w:val="00CA0B11"/>
    <w:rsid w:val="00CA0E9B"/>
    <w:rsid w:val="00CA117A"/>
    <w:rsid w:val="00CA1279"/>
    <w:rsid w:val="00CA14F8"/>
    <w:rsid w:val="00CA16CB"/>
    <w:rsid w:val="00CA188E"/>
    <w:rsid w:val="00CA1E7A"/>
    <w:rsid w:val="00CA20FA"/>
    <w:rsid w:val="00CA233B"/>
    <w:rsid w:val="00CA26D5"/>
    <w:rsid w:val="00CA2981"/>
    <w:rsid w:val="00CA2C61"/>
    <w:rsid w:val="00CA2F26"/>
    <w:rsid w:val="00CA3433"/>
    <w:rsid w:val="00CA34BE"/>
    <w:rsid w:val="00CA34D2"/>
    <w:rsid w:val="00CA34DD"/>
    <w:rsid w:val="00CA3636"/>
    <w:rsid w:val="00CA363D"/>
    <w:rsid w:val="00CA4342"/>
    <w:rsid w:val="00CA4413"/>
    <w:rsid w:val="00CA47CD"/>
    <w:rsid w:val="00CA4900"/>
    <w:rsid w:val="00CA4C2D"/>
    <w:rsid w:val="00CA4EC5"/>
    <w:rsid w:val="00CA5432"/>
    <w:rsid w:val="00CA60DF"/>
    <w:rsid w:val="00CA6291"/>
    <w:rsid w:val="00CA6514"/>
    <w:rsid w:val="00CA65B1"/>
    <w:rsid w:val="00CA664B"/>
    <w:rsid w:val="00CA6D1A"/>
    <w:rsid w:val="00CA6E0C"/>
    <w:rsid w:val="00CA70DF"/>
    <w:rsid w:val="00CA7394"/>
    <w:rsid w:val="00CA7836"/>
    <w:rsid w:val="00CA7AA6"/>
    <w:rsid w:val="00CB00E9"/>
    <w:rsid w:val="00CB0AEE"/>
    <w:rsid w:val="00CB0DB2"/>
    <w:rsid w:val="00CB1100"/>
    <w:rsid w:val="00CB1ACC"/>
    <w:rsid w:val="00CB2143"/>
    <w:rsid w:val="00CB2BEE"/>
    <w:rsid w:val="00CB3213"/>
    <w:rsid w:val="00CB33B5"/>
    <w:rsid w:val="00CB3859"/>
    <w:rsid w:val="00CB39B8"/>
    <w:rsid w:val="00CB39D8"/>
    <w:rsid w:val="00CB3ED4"/>
    <w:rsid w:val="00CB40B3"/>
    <w:rsid w:val="00CB435F"/>
    <w:rsid w:val="00CB4A13"/>
    <w:rsid w:val="00CB5496"/>
    <w:rsid w:val="00CB54F6"/>
    <w:rsid w:val="00CB58FB"/>
    <w:rsid w:val="00CB60B5"/>
    <w:rsid w:val="00CB663D"/>
    <w:rsid w:val="00CB6974"/>
    <w:rsid w:val="00CB710C"/>
    <w:rsid w:val="00CB7287"/>
    <w:rsid w:val="00CB72A7"/>
    <w:rsid w:val="00CB7D91"/>
    <w:rsid w:val="00CB7DEF"/>
    <w:rsid w:val="00CB7F3B"/>
    <w:rsid w:val="00CC0101"/>
    <w:rsid w:val="00CC07E2"/>
    <w:rsid w:val="00CC07F4"/>
    <w:rsid w:val="00CC081E"/>
    <w:rsid w:val="00CC10D2"/>
    <w:rsid w:val="00CC1151"/>
    <w:rsid w:val="00CC1207"/>
    <w:rsid w:val="00CC1240"/>
    <w:rsid w:val="00CC16A6"/>
    <w:rsid w:val="00CC1986"/>
    <w:rsid w:val="00CC1C10"/>
    <w:rsid w:val="00CC1D35"/>
    <w:rsid w:val="00CC1F88"/>
    <w:rsid w:val="00CC2ACD"/>
    <w:rsid w:val="00CC2B82"/>
    <w:rsid w:val="00CC2E17"/>
    <w:rsid w:val="00CC2E30"/>
    <w:rsid w:val="00CC2E32"/>
    <w:rsid w:val="00CC327E"/>
    <w:rsid w:val="00CC32DE"/>
    <w:rsid w:val="00CC3AAC"/>
    <w:rsid w:val="00CC40F7"/>
    <w:rsid w:val="00CC41AE"/>
    <w:rsid w:val="00CC43E3"/>
    <w:rsid w:val="00CC4C36"/>
    <w:rsid w:val="00CC4F46"/>
    <w:rsid w:val="00CC5071"/>
    <w:rsid w:val="00CC5575"/>
    <w:rsid w:val="00CC5FBD"/>
    <w:rsid w:val="00CC6588"/>
    <w:rsid w:val="00CC70E8"/>
    <w:rsid w:val="00CC74D6"/>
    <w:rsid w:val="00CC75A4"/>
    <w:rsid w:val="00CC7744"/>
    <w:rsid w:val="00CC7857"/>
    <w:rsid w:val="00CC79F5"/>
    <w:rsid w:val="00CC7AE9"/>
    <w:rsid w:val="00CC7B6F"/>
    <w:rsid w:val="00CC7E91"/>
    <w:rsid w:val="00CD0329"/>
    <w:rsid w:val="00CD0473"/>
    <w:rsid w:val="00CD051E"/>
    <w:rsid w:val="00CD0547"/>
    <w:rsid w:val="00CD0548"/>
    <w:rsid w:val="00CD0BB2"/>
    <w:rsid w:val="00CD0C22"/>
    <w:rsid w:val="00CD0DB3"/>
    <w:rsid w:val="00CD0F52"/>
    <w:rsid w:val="00CD0FB6"/>
    <w:rsid w:val="00CD0FEB"/>
    <w:rsid w:val="00CD10D6"/>
    <w:rsid w:val="00CD1234"/>
    <w:rsid w:val="00CD152C"/>
    <w:rsid w:val="00CD1623"/>
    <w:rsid w:val="00CD1D7F"/>
    <w:rsid w:val="00CD1DBE"/>
    <w:rsid w:val="00CD1E1D"/>
    <w:rsid w:val="00CD232B"/>
    <w:rsid w:val="00CD262D"/>
    <w:rsid w:val="00CD2B2F"/>
    <w:rsid w:val="00CD2FC4"/>
    <w:rsid w:val="00CD34D7"/>
    <w:rsid w:val="00CD355B"/>
    <w:rsid w:val="00CD3B8D"/>
    <w:rsid w:val="00CD3CA9"/>
    <w:rsid w:val="00CD4154"/>
    <w:rsid w:val="00CD436A"/>
    <w:rsid w:val="00CD4837"/>
    <w:rsid w:val="00CD4913"/>
    <w:rsid w:val="00CD493E"/>
    <w:rsid w:val="00CD499C"/>
    <w:rsid w:val="00CD4AEF"/>
    <w:rsid w:val="00CD5327"/>
    <w:rsid w:val="00CD541B"/>
    <w:rsid w:val="00CD5FDB"/>
    <w:rsid w:val="00CD605C"/>
    <w:rsid w:val="00CD60A8"/>
    <w:rsid w:val="00CD6123"/>
    <w:rsid w:val="00CD6FFF"/>
    <w:rsid w:val="00CD76CA"/>
    <w:rsid w:val="00CD78A9"/>
    <w:rsid w:val="00CD7BB1"/>
    <w:rsid w:val="00CE092B"/>
    <w:rsid w:val="00CE0E5F"/>
    <w:rsid w:val="00CE15FB"/>
    <w:rsid w:val="00CE1613"/>
    <w:rsid w:val="00CE1795"/>
    <w:rsid w:val="00CE2985"/>
    <w:rsid w:val="00CE3020"/>
    <w:rsid w:val="00CE325E"/>
    <w:rsid w:val="00CE3344"/>
    <w:rsid w:val="00CE3394"/>
    <w:rsid w:val="00CE33E5"/>
    <w:rsid w:val="00CE3472"/>
    <w:rsid w:val="00CE3596"/>
    <w:rsid w:val="00CE3B80"/>
    <w:rsid w:val="00CE3B9F"/>
    <w:rsid w:val="00CE3CF8"/>
    <w:rsid w:val="00CE4019"/>
    <w:rsid w:val="00CE4419"/>
    <w:rsid w:val="00CE4767"/>
    <w:rsid w:val="00CE4B82"/>
    <w:rsid w:val="00CE4EFF"/>
    <w:rsid w:val="00CE4FED"/>
    <w:rsid w:val="00CE5806"/>
    <w:rsid w:val="00CE6457"/>
    <w:rsid w:val="00CE6713"/>
    <w:rsid w:val="00CE7002"/>
    <w:rsid w:val="00CE739B"/>
    <w:rsid w:val="00CE73C0"/>
    <w:rsid w:val="00CE7909"/>
    <w:rsid w:val="00CE795A"/>
    <w:rsid w:val="00CE7EE7"/>
    <w:rsid w:val="00CF0066"/>
    <w:rsid w:val="00CF0147"/>
    <w:rsid w:val="00CF0210"/>
    <w:rsid w:val="00CF07EA"/>
    <w:rsid w:val="00CF115E"/>
    <w:rsid w:val="00CF1223"/>
    <w:rsid w:val="00CF128F"/>
    <w:rsid w:val="00CF14AE"/>
    <w:rsid w:val="00CF182B"/>
    <w:rsid w:val="00CF1D35"/>
    <w:rsid w:val="00CF1E15"/>
    <w:rsid w:val="00CF219D"/>
    <w:rsid w:val="00CF2362"/>
    <w:rsid w:val="00CF23FB"/>
    <w:rsid w:val="00CF2585"/>
    <w:rsid w:val="00CF2886"/>
    <w:rsid w:val="00CF2987"/>
    <w:rsid w:val="00CF2AE0"/>
    <w:rsid w:val="00CF31CC"/>
    <w:rsid w:val="00CF321B"/>
    <w:rsid w:val="00CF34A5"/>
    <w:rsid w:val="00CF38A9"/>
    <w:rsid w:val="00CF3ABF"/>
    <w:rsid w:val="00CF401F"/>
    <w:rsid w:val="00CF423A"/>
    <w:rsid w:val="00CF434A"/>
    <w:rsid w:val="00CF4444"/>
    <w:rsid w:val="00CF4544"/>
    <w:rsid w:val="00CF4AA7"/>
    <w:rsid w:val="00CF4CBC"/>
    <w:rsid w:val="00CF4ED1"/>
    <w:rsid w:val="00CF5058"/>
    <w:rsid w:val="00CF50BA"/>
    <w:rsid w:val="00CF5223"/>
    <w:rsid w:val="00CF550C"/>
    <w:rsid w:val="00CF551B"/>
    <w:rsid w:val="00CF566E"/>
    <w:rsid w:val="00CF57D6"/>
    <w:rsid w:val="00CF71D9"/>
    <w:rsid w:val="00CF7333"/>
    <w:rsid w:val="00CF76A4"/>
    <w:rsid w:val="00CF7EF0"/>
    <w:rsid w:val="00CF7F4F"/>
    <w:rsid w:val="00D0046B"/>
    <w:rsid w:val="00D004FE"/>
    <w:rsid w:val="00D00698"/>
    <w:rsid w:val="00D00BDB"/>
    <w:rsid w:val="00D0126E"/>
    <w:rsid w:val="00D01445"/>
    <w:rsid w:val="00D017DE"/>
    <w:rsid w:val="00D02241"/>
    <w:rsid w:val="00D02484"/>
    <w:rsid w:val="00D02739"/>
    <w:rsid w:val="00D028A8"/>
    <w:rsid w:val="00D028DC"/>
    <w:rsid w:val="00D02A9F"/>
    <w:rsid w:val="00D02EB1"/>
    <w:rsid w:val="00D03266"/>
    <w:rsid w:val="00D032B6"/>
    <w:rsid w:val="00D0336A"/>
    <w:rsid w:val="00D03806"/>
    <w:rsid w:val="00D03A2D"/>
    <w:rsid w:val="00D03EE0"/>
    <w:rsid w:val="00D041E7"/>
    <w:rsid w:val="00D047D8"/>
    <w:rsid w:val="00D050EB"/>
    <w:rsid w:val="00D05135"/>
    <w:rsid w:val="00D05292"/>
    <w:rsid w:val="00D0538D"/>
    <w:rsid w:val="00D05494"/>
    <w:rsid w:val="00D05855"/>
    <w:rsid w:val="00D05C59"/>
    <w:rsid w:val="00D05CE0"/>
    <w:rsid w:val="00D06230"/>
    <w:rsid w:val="00D06665"/>
    <w:rsid w:val="00D06BBA"/>
    <w:rsid w:val="00D06D94"/>
    <w:rsid w:val="00D070A5"/>
    <w:rsid w:val="00D07663"/>
    <w:rsid w:val="00D07799"/>
    <w:rsid w:val="00D1013B"/>
    <w:rsid w:val="00D103F0"/>
    <w:rsid w:val="00D10441"/>
    <w:rsid w:val="00D10EE6"/>
    <w:rsid w:val="00D10F49"/>
    <w:rsid w:val="00D11360"/>
    <w:rsid w:val="00D11392"/>
    <w:rsid w:val="00D11464"/>
    <w:rsid w:val="00D1181E"/>
    <w:rsid w:val="00D120FB"/>
    <w:rsid w:val="00D12178"/>
    <w:rsid w:val="00D122C7"/>
    <w:rsid w:val="00D13104"/>
    <w:rsid w:val="00D13C33"/>
    <w:rsid w:val="00D13E52"/>
    <w:rsid w:val="00D1439C"/>
    <w:rsid w:val="00D148F4"/>
    <w:rsid w:val="00D14AB8"/>
    <w:rsid w:val="00D14DDC"/>
    <w:rsid w:val="00D14E34"/>
    <w:rsid w:val="00D15D4E"/>
    <w:rsid w:val="00D164E9"/>
    <w:rsid w:val="00D166DE"/>
    <w:rsid w:val="00D16771"/>
    <w:rsid w:val="00D16878"/>
    <w:rsid w:val="00D16CD0"/>
    <w:rsid w:val="00D16CE6"/>
    <w:rsid w:val="00D16DB4"/>
    <w:rsid w:val="00D16F84"/>
    <w:rsid w:val="00D16FBD"/>
    <w:rsid w:val="00D17244"/>
    <w:rsid w:val="00D20710"/>
    <w:rsid w:val="00D209BC"/>
    <w:rsid w:val="00D20C72"/>
    <w:rsid w:val="00D20FEB"/>
    <w:rsid w:val="00D21267"/>
    <w:rsid w:val="00D21B06"/>
    <w:rsid w:val="00D21B86"/>
    <w:rsid w:val="00D21E86"/>
    <w:rsid w:val="00D22BA6"/>
    <w:rsid w:val="00D22FCF"/>
    <w:rsid w:val="00D23051"/>
    <w:rsid w:val="00D2322A"/>
    <w:rsid w:val="00D234E9"/>
    <w:rsid w:val="00D2356A"/>
    <w:rsid w:val="00D23BAE"/>
    <w:rsid w:val="00D23E6E"/>
    <w:rsid w:val="00D24025"/>
    <w:rsid w:val="00D2422C"/>
    <w:rsid w:val="00D24746"/>
    <w:rsid w:val="00D24D17"/>
    <w:rsid w:val="00D24DA8"/>
    <w:rsid w:val="00D25240"/>
    <w:rsid w:val="00D258AD"/>
    <w:rsid w:val="00D25BA4"/>
    <w:rsid w:val="00D260C7"/>
    <w:rsid w:val="00D26574"/>
    <w:rsid w:val="00D269C9"/>
    <w:rsid w:val="00D26FAD"/>
    <w:rsid w:val="00D273A7"/>
    <w:rsid w:val="00D27B68"/>
    <w:rsid w:val="00D27D26"/>
    <w:rsid w:val="00D3078D"/>
    <w:rsid w:val="00D30CE2"/>
    <w:rsid w:val="00D31013"/>
    <w:rsid w:val="00D31168"/>
    <w:rsid w:val="00D314E0"/>
    <w:rsid w:val="00D31742"/>
    <w:rsid w:val="00D319B3"/>
    <w:rsid w:val="00D31E21"/>
    <w:rsid w:val="00D322AA"/>
    <w:rsid w:val="00D326D2"/>
    <w:rsid w:val="00D32D49"/>
    <w:rsid w:val="00D33640"/>
    <w:rsid w:val="00D336C1"/>
    <w:rsid w:val="00D338C2"/>
    <w:rsid w:val="00D338F5"/>
    <w:rsid w:val="00D339F9"/>
    <w:rsid w:val="00D33BC4"/>
    <w:rsid w:val="00D33C2C"/>
    <w:rsid w:val="00D33E7F"/>
    <w:rsid w:val="00D3433D"/>
    <w:rsid w:val="00D3452C"/>
    <w:rsid w:val="00D34905"/>
    <w:rsid w:val="00D352A2"/>
    <w:rsid w:val="00D352BF"/>
    <w:rsid w:val="00D35906"/>
    <w:rsid w:val="00D35E93"/>
    <w:rsid w:val="00D35F10"/>
    <w:rsid w:val="00D364D7"/>
    <w:rsid w:val="00D366DE"/>
    <w:rsid w:val="00D36B65"/>
    <w:rsid w:val="00D36BAA"/>
    <w:rsid w:val="00D37685"/>
    <w:rsid w:val="00D40228"/>
    <w:rsid w:val="00D40709"/>
    <w:rsid w:val="00D40890"/>
    <w:rsid w:val="00D4116F"/>
    <w:rsid w:val="00D41BCE"/>
    <w:rsid w:val="00D41BFA"/>
    <w:rsid w:val="00D41FEE"/>
    <w:rsid w:val="00D422B8"/>
    <w:rsid w:val="00D42EAE"/>
    <w:rsid w:val="00D42FFD"/>
    <w:rsid w:val="00D432E5"/>
    <w:rsid w:val="00D43485"/>
    <w:rsid w:val="00D43D40"/>
    <w:rsid w:val="00D43E1F"/>
    <w:rsid w:val="00D4409F"/>
    <w:rsid w:val="00D44AA7"/>
    <w:rsid w:val="00D44CEC"/>
    <w:rsid w:val="00D44D51"/>
    <w:rsid w:val="00D4523D"/>
    <w:rsid w:val="00D45B84"/>
    <w:rsid w:val="00D45CF1"/>
    <w:rsid w:val="00D45DF4"/>
    <w:rsid w:val="00D46262"/>
    <w:rsid w:val="00D4647B"/>
    <w:rsid w:val="00D469D0"/>
    <w:rsid w:val="00D46A80"/>
    <w:rsid w:val="00D46E57"/>
    <w:rsid w:val="00D46F2C"/>
    <w:rsid w:val="00D4703A"/>
    <w:rsid w:val="00D47957"/>
    <w:rsid w:val="00D479BC"/>
    <w:rsid w:val="00D47DF7"/>
    <w:rsid w:val="00D505DC"/>
    <w:rsid w:val="00D506D8"/>
    <w:rsid w:val="00D508A0"/>
    <w:rsid w:val="00D50918"/>
    <w:rsid w:val="00D50A33"/>
    <w:rsid w:val="00D51009"/>
    <w:rsid w:val="00D514D1"/>
    <w:rsid w:val="00D5177E"/>
    <w:rsid w:val="00D517B9"/>
    <w:rsid w:val="00D5192A"/>
    <w:rsid w:val="00D51AFD"/>
    <w:rsid w:val="00D536D2"/>
    <w:rsid w:val="00D536E9"/>
    <w:rsid w:val="00D53B14"/>
    <w:rsid w:val="00D5420E"/>
    <w:rsid w:val="00D542B8"/>
    <w:rsid w:val="00D546B8"/>
    <w:rsid w:val="00D54B9D"/>
    <w:rsid w:val="00D54DE8"/>
    <w:rsid w:val="00D552B0"/>
    <w:rsid w:val="00D55F56"/>
    <w:rsid w:val="00D561E3"/>
    <w:rsid w:val="00D562B7"/>
    <w:rsid w:val="00D56A12"/>
    <w:rsid w:val="00D56CCE"/>
    <w:rsid w:val="00D573A1"/>
    <w:rsid w:val="00D576E2"/>
    <w:rsid w:val="00D57BE2"/>
    <w:rsid w:val="00D57CA4"/>
    <w:rsid w:val="00D57EFE"/>
    <w:rsid w:val="00D60442"/>
    <w:rsid w:val="00D6049B"/>
    <w:rsid w:val="00D60752"/>
    <w:rsid w:val="00D60C66"/>
    <w:rsid w:val="00D610F7"/>
    <w:rsid w:val="00D61246"/>
    <w:rsid w:val="00D614B0"/>
    <w:rsid w:val="00D61715"/>
    <w:rsid w:val="00D61887"/>
    <w:rsid w:val="00D618C6"/>
    <w:rsid w:val="00D61D38"/>
    <w:rsid w:val="00D61DAC"/>
    <w:rsid w:val="00D61E5F"/>
    <w:rsid w:val="00D62768"/>
    <w:rsid w:val="00D627AC"/>
    <w:rsid w:val="00D62860"/>
    <w:rsid w:val="00D62921"/>
    <w:rsid w:val="00D629A8"/>
    <w:rsid w:val="00D62B10"/>
    <w:rsid w:val="00D62F29"/>
    <w:rsid w:val="00D6311B"/>
    <w:rsid w:val="00D635EF"/>
    <w:rsid w:val="00D63C9C"/>
    <w:rsid w:val="00D64C82"/>
    <w:rsid w:val="00D65090"/>
    <w:rsid w:val="00D65A29"/>
    <w:rsid w:val="00D65A32"/>
    <w:rsid w:val="00D65AB5"/>
    <w:rsid w:val="00D65E15"/>
    <w:rsid w:val="00D662AD"/>
    <w:rsid w:val="00D667C0"/>
    <w:rsid w:val="00D667FF"/>
    <w:rsid w:val="00D66BA9"/>
    <w:rsid w:val="00D671F9"/>
    <w:rsid w:val="00D677CA"/>
    <w:rsid w:val="00D70325"/>
    <w:rsid w:val="00D709B7"/>
    <w:rsid w:val="00D70E24"/>
    <w:rsid w:val="00D721ED"/>
    <w:rsid w:val="00D729B1"/>
    <w:rsid w:val="00D72A25"/>
    <w:rsid w:val="00D72F2B"/>
    <w:rsid w:val="00D732C7"/>
    <w:rsid w:val="00D73318"/>
    <w:rsid w:val="00D73442"/>
    <w:rsid w:val="00D73484"/>
    <w:rsid w:val="00D737AD"/>
    <w:rsid w:val="00D739D1"/>
    <w:rsid w:val="00D73C31"/>
    <w:rsid w:val="00D73CB3"/>
    <w:rsid w:val="00D74208"/>
    <w:rsid w:val="00D7422A"/>
    <w:rsid w:val="00D74773"/>
    <w:rsid w:val="00D75139"/>
    <w:rsid w:val="00D751F0"/>
    <w:rsid w:val="00D7535C"/>
    <w:rsid w:val="00D753EF"/>
    <w:rsid w:val="00D754E9"/>
    <w:rsid w:val="00D7597E"/>
    <w:rsid w:val="00D7598F"/>
    <w:rsid w:val="00D75D61"/>
    <w:rsid w:val="00D76B40"/>
    <w:rsid w:val="00D7714F"/>
    <w:rsid w:val="00D77506"/>
    <w:rsid w:val="00D77743"/>
    <w:rsid w:val="00D777CD"/>
    <w:rsid w:val="00D777F1"/>
    <w:rsid w:val="00D77A6A"/>
    <w:rsid w:val="00D801CA"/>
    <w:rsid w:val="00D806F3"/>
    <w:rsid w:val="00D80824"/>
    <w:rsid w:val="00D808B7"/>
    <w:rsid w:val="00D80A41"/>
    <w:rsid w:val="00D80CB2"/>
    <w:rsid w:val="00D8138B"/>
    <w:rsid w:val="00D81440"/>
    <w:rsid w:val="00D8154B"/>
    <w:rsid w:val="00D815EF"/>
    <w:rsid w:val="00D81759"/>
    <w:rsid w:val="00D81913"/>
    <w:rsid w:val="00D81933"/>
    <w:rsid w:val="00D81BAC"/>
    <w:rsid w:val="00D821F0"/>
    <w:rsid w:val="00D821FE"/>
    <w:rsid w:val="00D82C9E"/>
    <w:rsid w:val="00D83490"/>
    <w:rsid w:val="00D83789"/>
    <w:rsid w:val="00D8394E"/>
    <w:rsid w:val="00D84850"/>
    <w:rsid w:val="00D848A3"/>
    <w:rsid w:val="00D84981"/>
    <w:rsid w:val="00D85045"/>
    <w:rsid w:val="00D851E1"/>
    <w:rsid w:val="00D85399"/>
    <w:rsid w:val="00D85519"/>
    <w:rsid w:val="00D85A28"/>
    <w:rsid w:val="00D86152"/>
    <w:rsid w:val="00D86E69"/>
    <w:rsid w:val="00D8711A"/>
    <w:rsid w:val="00D8733D"/>
    <w:rsid w:val="00D9007B"/>
    <w:rsid w:val="00D900B0"/>
    <w:rsid w:val="00D912E7"/>
    <w:rsid w:val="00D916EA"/>
    <w:rsid w:val="00D91C09"/>
    <w:rsid w:val="00D91D93"/>
    <w:rsid w:val="00D91EE6"/>
    <w:rsid w:val="00D91F14"/>
    <w:rsid w:val="00D925DE"/>
    <w:rsid w:val="00D92D84"/>
    <w:rsid w:val="00D9355E"/>
    <w:rsid w:val="00D935DD"/>
    <w:rsid w:val="00D9374B"/>
    <w:rsid w:val="00D93C05"/>
    <w:rsid w:val="00D943F4"/>
    <w:rsid w:val="00D94AC0"/>
    <w:rsid w:val="00D94D56"/>
    <w:rsid w:val="00D953E0"/>
    <w:rsid w:val="00D9560D"/>
    <w:rsid w:val="00D95A1E"/>
    <w:rsid w:val="00D96272"/>
    <w:rsid w:val="00D96BA0"/>
    <w:rsid w:val="00D96BFD"/>
    <w:rsid w:val="00D96E50"/>
    <w:rsid w:val="00D96ED2"/>
    <w:rsid w:val="00D97163"/>
    <w:rsid w:val="00D97331"/>
    <w:rsid w:val="00DA0127"/>
    <w:rsid w:val="00DA0269"/>
    <w:rsid w:val="00DA06C1"/>
    <w:rsid w:val="00DA072A"/>
    <w:rsid w:val="00DA089E"/>
    <w:rsid w:val="00DA1432"/>
    <w:rsid w:val="00DA14E1"/>
    <w:rsid w:val="00DA1A1A"/>
    <w:rsid w:val="00DA1C09"/>
    <w:rsid w:val="00DA1D64"/>
    <w:rsid w:val="00DA1DA4"/>
    <w:rsid w:val="00DA1F54"/>
    <w:rsid w:val="00DA2057"/>
    <w:rsid w:val="00DA2125"/>
    <w:rsid w:val="00DA22E0"/>
    <w:rsid w:val="00DA2377"/>
    <w:rsid w:val="00DA2B23"/>
    <w:rsid w:val="00DA2B5A"/>
    <w:rsid w:val="00DA2E49"/>
    <w:rsid w:val="00DA3B1A"/>
    <w:rsid w:val="00DA3CA0"/>
    <w:rsid w:val="00DA3D6D"/>
    <w:rsid w:val="00DA41A6"/>
    <w:rsid w:val="00DA46E1"/>
    <w:rsid w:val="00DA483C"/>
    <w:rsid w:val="00DA4924"/>
    <w:rsid w:val="00DA4993"/>
    <w:rsid w:val="00DA4D74"/>
    <w:rsid w:val="00DA4DD2"/>
    <w:rsid w:val="00DA4FFF"/>
    <w:rsid w:val="00DA509C"/>
    <w:rsid w:val="00DA52DB"/>
    <w:rsid w:val="00DA58F8"/>
    <w:rsid w:val="00DA5E9C"/>
    <w:rsid w:val="00DA5F33"/>
    <w:rsid w:val="00DA62A1"/>
    <w:rsid w:val="00DA66F2"/>
    <w:rsid w:val="00DA68D0"/>
    <w:rsid w:val="00DA7373"/>
    <w:rsid w:val="00DA765C"/>
    <w:rsid w:val="00DA774C"/>
    <w:rsid w:val="00DA77BA"/>
    <w:rsid w:val="00DA7F0A"/>
    <w:rsid w:val="00DB00F4"/>
    <w:rsid w:val="00DB01D1"/>
    <w:rsid w:val="00DB06BA"/>
    <w:rsid w:val="00DB0799"/>
    <w:rsid w:val="00DB0E29"/>
    <w:rsid w:val="00DB13A5"/>
    <w:rsid w:val="00DB13D8"/>
    <w:rsid w:val="00DB1DC5"/>
    <w:rsid w:val="00DB2097"/>
    <w:rsid w:val="00DB21F8"/>
    <w:rsid w:val="00DB28C2"/>
    <w:rsid w:val="00DB2A98"/>
    <w:rsid w:val="00DB2F35"/>
    <w:rsid w:val="00DB3460"/>
    <w:rsid w:val="00DB37A6"/>
    <w:rsid w:val="00DB37F5"/>
    <w:rsid w:val="00DB4107"/>
    <w:rsid w:val="00DB41A2"/>
    <w:rsid w:val="00DB42CF"/>
    <w:rsid w:val="00DB4379"/>
    <w:rsid w:val="00DB47DB"/>
    <w:rsid w:val="00DB5505"/>
    <w:rsid w:val="00DB553B"/>
    <w:rsid w:val="00DB5A0C"/>
    <w:rsid w:val="00DB5E07"/>
    <w:rsid w:val="00DB618E"/>
    <w:rsid w:val="00DB6EF1"/>
    <w:rsid w:val="00DB792B"/>
    <w:rsid w:val="00DB79ED"/>
    <w:rsid w:val="00DC03F0"/>
    <w:rsid w:val="00DC0AC8"/>
    <w:rsid w:val="00DC0D11"/>
    <w:rsid w:val="00DC12C3"/>
    <w:rsid w:val="00DC160F"/>
    <w:rsid w:val="00DC1673"/>
    <w:rsid w:val="00DC1F34"/>
    <w:rsid w:val="00DC20E9"/>
    <w:rsid w:val="00DC2190"/>
    <w:rsid w:val="00DC24DC"/>
    <w:rsid w:val="00DC2544"/>
    <w:rsid w:val="00DC259D"/>
    <w:rsid w:val="00DC270B"/>
    <w:rsid w:val="00DC27AD"/>
    <w:rsid w:val="00DC2E6B"/>
    <w:rsid w:val="00DC3B69"/>
    <w:rsid w:val="00DC3CBD"/>
    <w:rsid w:val="00DC3FB9"/>
    <w:rsid w:val="00DC4004"/>
    <w:rsid w:val="00DC42B5"/>
    <w:rsid w:val="00DC44F9"/>
    <w:rsid w:val="00DC4855"/>
    <w:rsid w:val="00DC49CF"/>
    <w:rsid w:val="00DC4F47"/>
    <w:rsid w:val="00DC53F1"/>
    <w:rsid w:val="00DC551E"/>
    <w:rsid w:val="00DC56D7"/>
    <w:rsid w:val="00DC57FC"/>
    <w:rsid w:val="00DC5B4A"/>
    <w:rsid w:val="00DC659E"/>
    <w:rsid w:val="00DC6A57"/>
    <w:rsid w:val="00DC72AC"/>
    <w:rsid w:val="00DC75D9"/>
    <w:rsid w:val="00DC7632"/>
    <w:rsid w:val="00DC7A21"/>
    <w:rsid w:val="00DC7ECC"/>
    <w:rsid w:val="00DD045C"/>
    <w:rsid w:val="00DD0554"/>
    <w:rsid w:val="00DD06BB"/>
    <w:rsid w:val="00DD0E17"/>
    <w:rsid w:val="00DD0ECE"/>
    <w:rsid w:val="00DD0EFC"/>
    <w:rsid w:val="00DD107E"/>
    <w:rsid w:val="00DD10F8"/>
    <w:rsid w:val="00DD113D"/>
    <w:rsid w:val="00DD113E"/>
    <w:rsid w:val="00DD163E"/>
    <w:rsid w:val="00DD190B"/>
    <w:rsid w:val="00DD1B0D"/>
    <w:rsid w:val="00DD1F79"/>
    <w:rsid w:val="00DD2041"/>
    <w:rsid w:val="00DD21D0"/>
    <w:rsid w:val="00DD2695"/>
    <w:rsid w:val="00DD2869"/>
    <w:rsid w:val="00DD2985"/>
    <w:rsid w:val="00DD29F8"/>
    <w:rsid w:val="00DD37AC"/>
    <w:rsid w:val="00DD37DB"/>
    <w:rsid w:val="00DD3844"/>
    <w:rsid w:val="00DD392D"/>
    <w:rsid w:val="00DD3DCB"/>
    <w:rsid w:val="00DD3E98"/>
    <w:rsid w:val="00DD3F37"/>
    <w:rsid w:val="00DD43A3"/>
    <w:rsid w:val="00DD45D5"/>
    <w:rsid w:val="00DD48DD"/>
    <w:rsid w:val="00DD51CA"/>
    <w:rsid w:val="00DD525A"/>
    <w:rsid w:val="00DD5261"/>
    <w:rsid w:val="00DD5394"/>
    <w:rsid w:val="00DD5495"/>
    <w:rsid w:val="00DD5B40"/>
    <w:rsid w:val="00DD5CF8"/>
    <w:rsid w:val="00DD6026"/>
    <w:rsid w:val="00DD6427"/>
    <w:rsid w:val="00DD6D5F"/>
    <w:rsid w:val="00DD6D70"/>
    <w:rsid w:val="00DD722E"/>
    <w:rsid w:val="00DD7686"/>
    <w:rsid w:val="00DD790E"/>
    <w:rsid w:val="00DD7924"/>
    <w:rsid w:val="00DD7D1C"/>
    <w:rsid w:val="00DD7F3A"/>
    <w:rsid w:val="00DD7FF9"/>
    <w:rsid w:val="00DE0327"/>
    <w:rsid w:val="00DE0469"/>
    <w:rsid w:val="00DE0493"/>
    <w:rsid w:val="00DE08F0"/>
    <w:rsid w:val="00DE0B92"/>
    <w:rsid w:val="00DE0CD9"/>
    <w:rsid w:val="00DE0F68"/>
    <w:rsid w:val="00DE1768"/>
    <w:rsid w:val="00DE1C0E"/>
    <w:rsid w:val="00DE20DD"/>
    <w:rsid w:val="00DE257E"/>
    <w:rsid w:val="00DE2909"/>
    <w:rsid w:val="00DE2987"/>
    <w:rsid w:val="00DE2DFE"/>
    <w:rsid w:val="00DE3454"/>
    <w:rsid w:val="00DE36A1"/>
    <w:rsid w:val="00DE3A90"/>
    <w:rsid w:val="00DE3B87"/>
    <w:rsid w:val="00DE4908"/>
    <w:rsid w:val="00DE4BDC"/>
    <w:rsid w:val="00DE4F8C"/>
    <w:rsid w:val="00DE55EF"/>
    <w:rsid w:val="00DE56C9"/>
    <w:rsid w:val="00DE56D8"/>
    <w:rsid w:val="00DE5816"/>
    <w:rsid w:val="00DE5F27"/>
    <w:rsid w:val="00DE6252"/>
    <w:rsid w:val="00DE6AC2"/>
    <w:rsid w:val="00DE6B65"/>
    <w:rsid w:val="00DE6D19"/>
    <w:rsid w:val="00DE6E86"/>
    <w:rsid w:val="00DE6F36"/>
    <w:rsid w:val="00DE6FAA"/>
    <w:rsid w:val="00DE728C"/>
    <w:rsid w:val="00DE74AA"/>
    <w:rsid w:val="00DE7646"/>
    <w:rsid w:val="00DF01E1"/>
    <w:rsid w:val="00DF0B50"/>
    <w:rsid w:val="00DF11A7"/>
    <w:rsid w:val="00DF14BA"/>
    <w:rsid w:val="00DF1616"/>
    <w:rsid w:val="00DF1A47"/>
    <w:rsid w:val="00DF1E72"/>
    <w:rsid w:val="00DF1EF3"/>
    <w:rsid w:val="00DF216E"/>
    <w:rsid w:val="00DF2174"/>
    <w:rsid w:val="00DF2353"/>
    <w:rsid w:val="00DF24AF"/>
    <w:rsid w:val="00DF25A9"/>
    <w:rsid w:val="00DF2AAB"/>
    <w:rsid w:val="00DF2EA7"/>
    <w:rsid w:val="00DF3914"/>
    <w:rsid w:val="00DF3F98"/>
    <w:rsid w:val="00DF4206"/>
    <w:rsid w:val="00DF4B4A"/>
    <w:rsid w:val="00DF4B9C"/>
    <w:rsid w:val="00DF5436"/>
    <w:rsid w:val="00DF593C"/>
    <w:rsid w:val="00DF5BB1"/>
    <w:rsid w:val="00DF5C73"/>
    <w:rsid w:val="00DF5C7E"/>
    <w:rsid w:val="00DF6107"/>
    <w:rsid w:val="00DF61B3"/>
    <w:rsid w:val="00DF6204"/>
    <w:rsid w:val="00DF6395"/>
    <w:rsid w:val="00DF65ED"/>
    <w:rsid w:val="00DF6762"/>
    <w:rsid w:val="00DF7546"/>
    <w:rsid w:val="00DF7BF8"/>
    <w:rsid w:val="00DF7FDA"/>
    <w:rsid w:val="00E00689"/>
    <w:rsid w:val="00E0099C"/>
    <w:rsid w:val="00E00E51"/>
    <w:rsid w:val="00E0123E"/>
    <w:rsid w:val="00E0188A"/>
    <w:rsid w:val="00E01AF0"/>
    <w:rsid w:val="00E01C31"/>
    <w:rsid w:val="00E01DFD"/>
    <w:rsid w:val="00E01E15"/>
    <w:rsid w:val="00E0201C"/>
    <w:rsid w:val="00E02158"/>
    <w:rsid w:val="00E02548"/>
    <w:rsid w:val="00E0262E"/>
    <w:rsid w:val="00E0298E"/>
    <w:rsid w:val="00E0392C"/>
    <w:rsid w:val="00E03A4C"/>
    <w:rsid w:val="00E03BC7"/>
    <w:rsid w:val="00E04397"/>
    <w:rsid w:val="00E04530"/>
    <w:rsid w:val="00E04684"/>
    <w:rsid w:val="00E04F8A"/>
    <w:rsid w:val="00E051FF"/>
    <w:rsid w:val="00E055A8"/>
    <w:rsid w:val="00E05745"/>
    <w:rsid w:val="00E0575B"/>
    <w:rsid w:val="00E0585D"/>
    <w:rsid w:val="00E05986"/>
    <w:rsid w:val="00E059BE"/>
    <w:rsid w:val="00E05DF7"/>
    <w:rsid w:val="00E06A09"/>
    <w:rsid w:val="00E06B38"/>
    <w:rsid w:val="00E07BC7"/>
    <w:rsid w:val="00E07DA3"/>
    <w:rsid w:val="00E1033E"/>
    <w:rsid w:val="00E10434"/>
    <w:rsid w:val="00E10464"/>
    <w:rsid w:val="00E10687"/>
    <w:rsid w:val="00E10A03"/>
    <w:rsid w:val="00E10EF8"/>
    <w:rsid w:val="00E10EFA"/>
    <w:rsid w:val="00E115D3"/>
    <w:rsid w:val="00E117B7"/>
    <w:rsid w:val="00E11CA0"/>
    <w:rsid w:val="00E11FFA"/>
    <w:rsid w:val="00E12BE6"/>
    <w:rsid w:val="00E1382D"/>
    <w:rsid w:val="00E13EAF"/>
    <w:rsid w:val="00E1418D"/>
    <w:rsid w:val="00E14227"/>
    <w:rsid w:val="00E1425A"/>
    <w:rsid w:val="00E14504"/>
    <w:rsid w:val="00E15280"/>
    <w:rsid w:val="00E156DC"/>
    <w:rsid w:val="00E165B6"/>
    <w:rsid w:val="00E165F5"/>
    <w:rsid w:val="00E16B9E"/>
    <w:rsid w:val="00E16D0E"/>
    <w:rsid w:val="00E16DBB"/>
    <w:rsid w:val="00E1756A"/>
    <w:rsid w:val="00E177EB"/>
    <w:rsid w:val="00E17BCA"/>
    <w:rsid w:val="00E20AA8"/>
    <w:rsid w:val="00E20B25"/>
    <w:rsid w:val="00E20B5D"/>
    <w:rsid w:val="00E211CC"/>
    <w:rsid w:val="00E21238"/>
    <w:rsid w:val="00E21531"/>
    <w:rsid w:val="00E21679"/>
    <w:rsid w:val="00E21810"/>
    <w:rsid w:val="00E21CB0"/>
    <w:rsid w:val="00E21F99"/>
    <w:rsid w:val="00E2214B"/>
    <w:rsid w:val="00E2265D"/>
    <w:rsid w:val="00E227C1"/>
    <w:rsid w:val="00E22877"/>
    <w:rsid w:val="00E22E2A"/>
    <w:rsid w:val="00E233F8"/>
    <w:rsid w:val="00E2381B"/>
    <w:rsid w:val="00E239C0"/>
    <w:rsid w:val="00E23ABC"/>
    <w:rsid w:val="00E23F62"/>
    <w:rsid w:val="00E24046"/>
    <w:rsid w:val="00E241BE"/>
    <w:rsid w:val="00E2436D"/>
    <w:rsid w:val="00E24464"/>
    <w:rsid w:val="00E246F7"/>
    <w:rsid w:val="00E24AF6"/>
    <w:rsid w:val="00E25ACF"/>
    <w:rsid w:val="00E25B13"/>
    <w:rsid w:val="00E26076"/>
    <w:rsid w:val="00E261F3"/>
    <w:rsid w:val="00E261F7"/>
    <w:rsid w:val="00E26344"/>
    <w:rsid w:val="00E273A5"/>
    <w:rsid w:val="00E277DF"/>
    <w:rsid w:val="00E278CC"/>
    <w:rsid w:val="00E27F2B"/>
    <w:rsid w:val="00E3015A"/>
    <w:rsid w:val="00E302EA"/>
    <w:rsid w:val="00E30850"/>
    <w:rsid w:val="00E30BAF"/>
    <w:rsid w:val="00E31059"/>
    <w:rsid w:val="00E31623"/>
    <w:rsid w:val="00E31654"/>
    <w:rsid w:val="00E31D0D"/>
    <w:rsid w:val="00E32C4D"/>
    <w:rsid w:val="00E32F8E"/>
    <w:rsid w:val="00E332AC"/>
    <w:rsid w:val="00E3361C"/>
    <w:rsid w:val="00E336ED"/>
    <w:rsid w:val="00E33B53"/>
    <w:rsid w:val="00E33C26"/>
    <w:rsid w:val="00E33F6F"/>
    <w:rsid w:val="00E33FDC"/>
    <w:rsid w:val="00E3400B"/>
    <w:rsid w:val="00E3470F"/>
    <w:rsid w:val="00E34963"/>
    <w:rsid w:val="00E34D59"/>
    <w:rsid w:val="00E34E91"/>
    <w:rsid w:val="00E34FC4"/>
    <w:rsid w:val="00E3522B"/>
    <w:rsid w:val="00E35EAB"/>
    <w:rsid w:val="00E3621E"/>
    <w:rsid w:val="00E3718B"/>
    <w:rsid w:val="00E3722D"/>
    <w:rsid w:val="00E374A6"/>
    <w:rsid w:val="00E374AA"/>
    <w:rsid w:val="00E3755D"/>
    <w:rsid w:val="00E37C4D"/>
    <w:rsid w:val="00E37CB9"/>
    <w:rsid w:val="00E401E9"/>
    <w:rsid w:val="00E40368"/>
    <w:rsid w:val="00E4052A"/>
    <w:rsid w:val="00E40AE3"/>
    <w:rsid w:val="00E40B6F"/>
    <w:rsid w:val="00E40C8D"/>
    <w:rsid w:val="00E40CA5"/>
    <w:rsid w:val="00E40E1A"/>
    <w:rsid w:val="00E412D2"/>
    <w:rsid w:val="00E41625"/>
    <w:rsid w:val="00E41708"/>
    <w:rsid w:val="00E4177D"/>
    <w:rsid w:val="00E41D9D"/>
    <w:rsid w:val="00E4215C"/>
    <w:rsid w:val="00E424F3"/>
    <w:rsid w:val="00E4258B"/>
    <w:rsid w:val="00E42808"/>
    <w:rsid w:val="00E42C21"/>
    <w:rsid w:val="00E4329E"/>
    <w:rsid w:val="00E433A3"/>
    <w:rsid w:val="00E43715"/>
    <w:rsid w:val="00E43845"/>
    <w:rsid w:val="00E43D95"/>
    <w:rsid w:val="00E44024"/>
    <w:rsid w:val="00E44157"/>
    <w:rsid w:val="00E44407"/>
    <w:rsid w:val="00E4447F"/>
    <w:rsid w:val="00E44549"/>
    <w:rsid w:val="00E445FC"/>
    <w:rsid w:val="00E4479A"/>
    <w:rsid w:val="00E4506E"/>
    <w:rsid w:val="00E4531D"/>
    <w:rsid w:val="00E4590A"/>
    <w:rsid w:val="00E45DB1"/>
    <w:rsid w:val="00E45DDC"/>
    <w:rsid w:val="00E464CB"/>
    <w:rsid w:val="00E46B36"/>
    <w:rsid w:val="00E46BBA"/>
    <w:rsid w:val="00E47620"/>
    <w:rsid w:val="00E47CA2"/>
    <w:rsid w:val="00E47E0E"/>
    <w:rsid w:val="00E47EA4"/>
    <w:rsid w:val="00E47F09"/>
    <w:rsid w:val="00E50828"/>
    <w:rsid w:val="00E50C07"/>
    <w:rsid w:val="00E50FEC"/>
    <w:rsid w:val="00E511AE"/>
    <w:rsid w:val="00E5138A"/>
    <w:rsid w:val="00E513FF"/>
    <w:rsid w:val="00E51B9A"/>
    <w:rsid w:val="00E51F5F"/>
    <w:rsid w:val="00E52234"/>
    <w:rsid w:val="00E5277B"/>
    <w:rsid w:val="00E52CD3"/>
    <w:rsid w:val="00E52DA3"/>
    <w:rsid w:val="00E53151"/>
    <w:rsid w:val="00E54209"/>
    <w:rsid w:val="00E54490"/>
    <w:rsid w:val="00E54E25"/>
    <w:rsid w:val="00E54F73"/>
    <w:rsid w:val="00E54F97"/>
    <w:rsid w:val="00E55178"/>
    <w:rsid w:val="00E559A7"/>
    <w:rsid w:val="00E55CCC"/>
    <w:rsid w:val="00E55D05"/>
    <w:rsid w:val="00E55D8A"/>
    <w:rsid w:val="00E55F3C"/>
    <w:rsid w:val="00E560D5"/>
    <w:rsid w:val="00E562A1"/>
    <w:rsid w:val="00E5632E"/>
    <w:rsid w:val="00E56A61"/>
    <w:rsid w:val="00E56A91"/>
    <w:rsid w:val="00E56CA2"/>
    <w:rsid w:val="00E56D1A"/>
    <w:rsid w:val="00E56DB0"/>
    <w:rsid w:val="00E57047"/>
    <w:rsid w:val="00E571DA"/>
    <w:rsid w:val="00E572A1"/>
    <w:rsid w:val="00E57367"/>
    <w:rsid w:val="00E57409"/>
    <w:rsid w:val="00E60132"/>
    <w:rsid w:val="00E6028C"/>
    <w:rsid w:val="00E60567"/>
    <w:rsid w:val="00E6062D"/>
    <w:rsid w:val="00E60ABA"/>
    <w:rsid w:val="00E60FDB"/>
    <w:rsid w:val="00E61159"/>
    <w:rsid w:val="00E613B3"/>
    <w:rsid w:val="00E61B0E"/>
    <w:rsid w:val="00E61BEC"/>
    <w:rsid w:val="00E61F16"/>
    <w:rsid w:val="00E62579"/>
    <w:rsid w:val="00E6293F"/>
    <w:rsid w:val="00E62E88"/>
    <w:rsid w:val="00E62FBC"/>
    <w:rsid w:val="00E63CCD"/>
    <w:rsid w:val="00E63D39"/>
    <w:rsid w:val="00E64373"/>
    <w:rsid w:val="00E64E0C"/>
    <w:rsid w:val="00E64EA8"/>
    <w:rsid w:val="00E65566"/>
    <w:rsid w:val="00E65A3E"/>
    <w:rsid w:val="00E65DED"/>
    <w:rsid w:val="00E65E7C"/>
    <w:rsid w:val="00E6620A"/>
    <w:rsid w:val="00E664E6"/>
    <w:rsid w:val="00E66B38"/>
    <w:rsid w:val="00E66E17"/>
    <w:rsid w:val="00E670D3"/>
    <w:rsid w:val="00E67122"/>
    <w:rsid w:val="00E67500"/>
    <w:rsid w:val="00E675EB"/>
    <w:rsid w:val="00E6761F"/>
    <w:rsid w:val="00E6786E"/>
    <w:rsid w:val="00E704B8"/>
    <w:rsid w:val="00E70548"/>
    <w:rsid w:val="00E70950"/>
    <w:rsid w:val="00E7160D"/>
    <w:rsid w:val="00E71CB0"/>
    <w:rsid w:val="00E72069"/>
    <w:rsid w:val="00E72D58"/>
    <w:rsid w:val="00E72F78"/>
    <w:rsid w:val="00E730D8"/>
    <w:rsid w:val="00E731AE"/>
    <w:rsid w:val="00E733F2"/>
    <w:rsid w:val="00E73516"/>
    <w:rsid w:val="00E73CD0"/>
    <w:rsid w:val="00E74200"/>
    <w:rsid w:val="00E743A3"/>
    <w:rsid w:val="00E74493"/>
    <w:rsid w:val="00E74973"/>
    <w:rsid w:val="00E74B48"/>
    <w:rsid w:val="00E75181"/>
    <w:rsid w:val="00E751FA"/>
    <w:rsid w:val="00E7523A"/>
    <w:rsid w:val="00E75369"/>
    <w:rsid w:val="00E753E1"/>
    <w:rsid w:val="00E754FC"/>
    <w:rsid w:val="00E75680"/>
    <w:rsid w:val="00E758B6"/>
    <w:rsid w:val="00E75970"/>
    <w:rsid w:val="00E7674E"/>
    <w:rsid w:val="00E76D1D"/>
    <w:rsid w:val="00E76DAF"/>
    <w:rsid w:val="00E77469"/>
    <w:rsid w:val="00E77CD1"/>
    <w:rsid w:val="00E77DE2"/>
    <w:rsid w:val="00E80287"/>
    <w:rsid w:val="00E80B3E"/>
    <w:rsid w:val="00E811F9"/>
    <w:rsid w:val="00E81268"/>
    <w:rsid w:val="00E81324"/>
    <w:rsid w:val="00E814F5"/>
    <w:rsid w:val="00E81A2D"/>
    <w:rsid w:val="00E81C26"/>
    <w:rsid w:val="00E81D59"/>
    <w:rsid w:val="00E824F2"/>
    <w:rsid w:val="00E8266F"/>
    <w:rsid w:val="00E8290A"/>
    <w:rsid w:val="00E82FCA"/>
    <w:rsid w:val="00E83E1E"/>
    <w:rsid w:val="00E846C6"/>
    <w:rsid w:val="00E84CA8"/>
    <w:rsid w:val="00E84FDB"/>
    <w:rsid w:val="00E85363"/>
    <w:rsid w:val="00E85610"/>
    <w:rsid w:val="00E85665"/>
    <w:rsid w:val="00E858E2"/>
    <w:rsid w:val="00E8593B"/>
    <w:rsid w:val="00E85BCC"/>
    <w:rsid w:val="00E86E55"/>
    <w:rsid w:val="00E87039"/>
    <w:rsid w:val="00E870A8"/>
    <w:rsid w:val="00E872FF"/>
    <w:rsid w:val="00E87458"/>
    <w:rsid w:val="00E90435"/>
    <w:rsid w:val="00E90F93"/>
    <w:rsid w:val="00E91063"/>
    <w:rsid w:val="00E910B5"/>
    <w:rsid w:val="00E91700"/>
    <w:rsid w:val="00E918D2"/>
    <w:rsid w:val="00E91C80"/>
    <w:rsid w:val="00E920F9"/>
    <w:rsid w:val="00E921B7"/>
    <w:rsid w:val="00E9253A"/>
    <w:rsid w:val="00E92C52"/>
    <w:rsid w:val="00E92E5E"/>
    <w:rsid w:val="00E931A8"/>
    <w:rsid w:val="00E93554"/>
    <w:rsid w:val="00E935A7"/>
    <w:rsid w:val="00E93761"/>
    <w:rsid w:val="00E93AEA"/>
    <w:rsid w:val="00E93BFB"/>
    <w:rsid w:val="00E94131"/>
    <w:rsid w:val="00E94143"/>
    <w:rsid w:val="00E94286"/>
    <w:rsid w:val="00E94BF0"/>
    <w:rsid w:val="00E94F0D"/>
    <w:rsid w:val="00E9524A"/>
    <w:rsid w:val="00E955DE"/>
    <w:rsid w:val="00E95C65"/>
    <w:rsid w:val="00E95F53"/>
    <w:rsid w:val="00E96008"/>
    <w:rsid w:val="00E96059"/>
    <w:rsid w:val="00E961A6"/>
    <w:rsid w:val="00E96736"/>
    <w:rsid w:val="00E971BD"/>
    <w:rsid w:val="00E97598"/>
    <w:rsid w:val="00E97A23"/>
    <w:rsid w:val="00E97B13"/>
    <w:rsid w:val="00E97D2D"/>
    <w:rsid w:val="00E97D8E"/>
    <w:rsid w:val="00EA03CE"/>
    <w:rsid w:val="00EA0656"/>
    <w:rsid w:val="00EA0D5E"/>
    <w:rsid w:val="00EA148B"/>
    <w:rsid w:val="00EA19E0"/>
    <w:rsid w:val="00EA1D0D"/>
    <w:rsid w:val="00EA1EA2"/>
    <w:rsid w:val="00EA28FC"/>
    <w:rsid w:val="00EA2A1E"/>
    <w:rsid w:val="00EA3063"/>
    <w:rsid w:val="00EA33DC"/>
    <w:rsid w:val="00EA347E"/>
    <w:rsid w:val="00EA3D9F"/>
    <w:rsid w:val="00EA428E"/>
    <w:rsid w:val="00EA45DE"/>
    <w:rsid w:val="00EA46CC"/>
    <w:rsid w:val="00EA4C9E"/>
    <w:rsid w:val="00EA4CFE"/>
    <w:rsid w:val="00EA552E"/>
    <w:rsid w:val="00EA5835"/>
    <w:rsid w:val="00EA5864"/>
    <w:rsid w:val="00EA5A4E"/>
    <w:rsid w:val="00EA6031"/>
    <w:rsid w:val="00EA6435"/>
    <w:rsid w:val="00EA6562"/>
    <w:rsid w:val="00EA668E"/>
    <w:rsid w:val="00EA68CB"/>
    <w:rsid w:val="00EA740A"/>
    <w:rsid w:val="00EA76B5"/>
    <w:rsid w:val="00EA7898"/>
    <w:rsid w:val="00EA79FA"/>
    <w:rsid w:val="00EB002C"/>
    <w:rsid w:val="00EB05FF"/>
    <w:rsid w:val="00EB0620"/>
    <w:rsid w:val="00EB0DD1"/>
    <w:rsid w:val="00EB0EE1"/>
    <w:rsid w:val="00EB1267"/>
    <w:rsid w:val="00EB199B"/>
    <w:rsid w:val="00EB19F0"/>
    <w:rsid w:val="00EB1BB8"/>
    <w:rsid w:val="00EB2161"/>
    <w:rsid w:val="00EB2690"/>
    <w:rsid w:val="00EB276F"/>
    <w:rsid w:val="00EB2DB7"/>
    <w:rsid w:val="00EB318A"/>
    <w:rsid w:val="00EB3320"/>
    <w:rsid w:val="00EB340C"/>
    <w:rsid w:val="00EB3C59"/>
    <w:rsid w:val="00EB3DFC"/>
    <w:rsid w:val="00EB3EE3"/>
    <w:rsid w:val="00EB4575"/>
    <w:rsid w:val="00EB45BC"/>
    <w:rsid w:val="00EB4877"/>
    <w:rsid w:val="00EB4AB8"/>
    <w:rsid w:val="00EB4BC4"/>
    <w:rsid w:val="00EB51E3"/>
    <w:rsid w:val="00EB5331"/>
    <w:rsid w:val="00EB54C2"/>
    <w:rsid w:val="00EB6082"/>
    <w:rsid w:val="00EB61EF"/>
    <w:rsid w:val="00EB6375"/>
    <w:rsid w:val="00EB6439"/>
    <w:rsid w:val="00EB672D"/>
    <w:rsid w:val="00EB6807"/>
    <w:rsid w:val="00EB6A08"/>
    <w:rsid w:val="00EB6DD1"/>
    <w:rsid w:val="00EB708C"/>
    <w:rsid w:val="00EB7309"/>
    <w:rsid w:val="00EB73DA"/>
    <w:rsid w:val="00EB7502"/>
    <w:rsid w:val="00EB76AB"/>
    <w:rsid w:val="00EB7725"/>
    <w:rsid w:val="00EB773A"/>
    <w:rsid w:val="00EB77D6"/>
    <w:rsid w:val="00EB7FD9"/>
    <w:rsid w:val="00EC0434"/>
    <w:rsid w:val="00EC0A6F"/>
    <w:rsid w:val="00EC0B13"/>
    <w:rsid w:val="00EC0D58"/>
    <w:rsid w:val="00EC0DD4"/>
    <w:rsid w:val="00EC1970"/>
    <w:rsid w:val="00EC1AAF"/>
    <w:rsid w:val="00EC1F02"/>
    <w:rsid w:val="00EC1F8C"/>
    <w:rsid w:val="00EC200F"/>
    <w:rsid w:val="00EC2704"/>
    <w:rsid w:val="00EC2722"/>
    <w:rsid w:val="00EC30E5"/>
    <w:rsid w:val="00EC3351"/>
    <w:rsid w:val="00EC3C15"/>
    <w:rsid w:val="00EC3F2E"/>
    <w:rsid w:val="00EC45D7"/>
    <w:rsid w:val="00EC4C16"/>
    <w:rsid w:val="00EC5101"/>
    <w:rsid w:val="00EC529F"/>
    <w:rsid w:val="00EC55A6"/>
    <w:rsid w:val="00EC5739"/>
    <w:rsid w:val="00EC5B65"/>
    <w:rsid w:val="00EC5BDB"/>
    <w:rsid w:val="00EC5C8A"/>
    <w:rsid w:val="00EC5ECC"/>
    <w:rsid w:val="00EC603E"/>
    <w:rsid w:val="00EC67DA"/>
    <w:rsid w:val="00EC6DE3"/>
    <w:rsid w:val="00EC755E"/>
    <w:rsid w:val="00EC772E"/>
    <w:rsid w:val="00EC7979"/>
    <w:rsid w:val="00ED00D7"/>
    <w:rsid w:val="00ED06BA"/>
    <w:rsid w:val="00ED077C"/>
    <w:rsid w:val="00ED0D97"/>
    <w:rsid w:val="00ED1159"/>
    <w:rsid w:val="00ED12EA"/>
    <w:rsid w:val="00ED174E"/>
    <w:rsid w:val="00ED22BF"/>
    <w:rsid w:val="00ED23F5"/>
    <w:rsid w:val="00ED27E1"/>
    <w:rsid w:val="00ED2A2A"/>
    <w:rsid w:val="00ED2FBF"/>
    <w:rsid w:val="00ED34C8"/>
    <w:rsid w:val="00ED3875"/>
    <w:rsid w:val="00ED38D9"/>
    <w:rsid w:val="00ED3944"/>
    <w:rsid w:val="00ED3A64"/>
    <w:rsid w:val="00ED3EE1"/>
    <w:rsid w:val="00ED403D"/>
    <w:rsid w:val="00ED4BED"/>
    <w:rsid w:val="00ED51C1"/>
    <w:rsid w:val="00ED52A7"/>
    <w:rsid w:val="00ED5495"/>
    <w:rsid w:val="00ED577D"/>
    <w:rsid w:val="00ED5D30"/>
    <w:rsid w:val="00ED5F76"/>
    <w:rsid w:val="00ED5FD1"/>
    <w:rsid w:val="00ED630E"/>
    <w:rsid w:val="00ED666E"/>
    <w:rsid w:val="00ED66EC"/>
    <w:rsid w:val="00ED6F20"/>
    <w:rsid w:val="00ED6F46"/>
    <w:rsid w:val="00ED70FC"/>
    <w:rsid w:val="00ED7126"/>
    <w:rsid w:val="00ED7307"/>
    <w:rsid w:val="00ED747E"/>
    <w:rsid w:val="00ED7C0D"/>
    <w:rsid w:val="00ED7C9B"/>
    <w:rsid w:val="00ED7D49"/>
    <w:rsid w:val="00ED7D6C"/>
    <w:rsid w:val="00ED7E2C"/>
    <w:rsid w:val="00ED7FE2"/>
    <w:rsid w:val="00EE03C4"/>
    <w:rsid w:val="00EE055E"/>
    <w:rsid w:val="00EE06B6"/>
    <w:rsid w:val="00EE075B"/>
    <w:rsid w:val="00EE0B35"/>
    <w:rsid w:val="00EE199F"/>
    <w:rsid w:val="00EE1A26"/>
    <w:rsid w:val="00EE2122"/>
    <w:rsid w:val="00EE23BC"/>
    <w:rsid w:val="00EE24BA"/>
    <w:rsid w:val="00EE258E"/>
    <w:rsid w:val="00EE297B"/>
    <w:rsid w:val="00EE4D6F"/>
    <w:rsid w:val="00EE5225"/>
    <w:rsid w:val="00EE52A4"/>
    <w:rsid w:val="00EE5460"/>
    <w:rsid w:val="00EE5FB4"/>
    <w:rsid w:val="00EE6477"/>
    <w:rsid w:val="00EE647E"/>
    <w:rsid w:val="00EE65BB"/>
    <w:rsid w:val="00EE67D9"/>
    <w:rsid w:val="00EE6ACB"/>
    <w:rsid w:val="00EE72D3"/>
    <w:rsid w:val="00EE7823"/>
    <w:rsid w:val="00EE788E"/>
    <w:rsid w:val="00EF044E"/>
    <w:rsid w:val="00EF0737"/>
    <w:rsid w:val="00EF0C35"/>
    <w:rsid w:val="00EF1399"/>
    <w:rsid w:val="00EF1522"/>
    <w:rsid w:val="00EF15BE"/>
    <w:rsid w:val="00EF16C6"/>
    <w:rsid w:val="00EF176E"/>
    <w:rsid w:val="00EF19B6"/>
    <w:rsid w:val="00EF1AC2"/>
    <w:rsid w:val="00EF1F18"/>
    <w:rsid w:val="00EF2ACC"/>
    <w:rsid w:val="00EF2BFC"/>
    <w:rsid w:val="00EF2C7A"/>
    <w:rsid w:val="00EF3683"/>
    <w:rsid w:val="00EF3884"/>
    <w:rsid w:val="00EF3B65"/>
    <w:rsid w:val="00EF3D49"/>
    <w:rsid w:val="00EF3FF3"/>
    <w:rsid w:val="00EF4154"/>
    <w:rsid w:val="00EF4214"/>
    <w:rsid w:val="00EF48DE"/>
    <w:rsid w:val="00EF5757"/>
    <w:rsid w:val="00EF5765"/>
    <w:rsid w:val="00EF583F"/>
    <w:rsid w:val="00EF59E9"/>
    <w:rsid w:val="00EF6417"/>
    <w:rsid w:val="00EF6C68"/>
    <w:rsid w:val="00EF6CDA"/>
    <w:rsid w:val="00EF7201"/>
    <w:rsid w:val="00EF72E7"/>
    <w:rsid w:val="00EF73FC"/>
    <w:rsid w:val="00EF7592"/>
    <w:rsid w:val="00EF7892"/>
    <w:rsid w:val="00EF7BE1"/>
    <w:rsid w:val="00F00203"/>
    <w:rsid w:val="00F00419"/>
    <w:rsid w:val="00F00577"/>
    <w:rsid w:val="00F006FB"/>
    <w:rsid w:val="00F01084"/>
    <w:rsid w:val="00F01790"/>
    <w:rsid w:val="00F020AA"/>
    <w:rsid w:val="00F0225C"/>
    <w:rsid w:val="00F02840"/>
    <w:rsid w:val="00F028FB"/>
    <w:rsid w:val="00F02EA3"/>
    <w:rsid w:val="00F03E45"/>
    <w:rsid w:val="00F04044"/>
    <w:rsid w:val="00F04839"/>
    <w:rsid w:val="00F04B43"/>
    <w:rsid w:val="00F04D7C"/>
    <w:rsid w:val="00F0527E"/>
    <w:rsid w:val="00F05424"/>
    <w:rsid w:val="00F0565C"/>
    <w:rsid w:val="00F05937"/>
    <w:rsid w:val="00F05D09"/>
    <w:rsid w:val="00F05E19"/>
    <w:rsid w:val="00F062CD"/>
    <w:rsid w:val="00F06967"/>
    <w:rsid w:val="00F06D4E"/>
    <w:rsid w:val="00F06F11"/>
    <w:rsid w:val="00F06F68"/>
    <w:rsid w:val="00F0741D"/>
    <w:rsid w:val="00F07723"/>
    <w:rsid w:val="00F07A27"/>
    <w:rsid w:val="00F10311"/>
    <w:rsid w:val="00F10345"/>
    <w:rsid w:val="00F105BF"/>
    <w:rsid w:val="00F106F3"/>
    <w:rsid w:val="00F10E5D"/>
    <w:rsid w:val="00F10F3D"/>
    <w:rsid w:val="00F11B9F"/>
    <w:rsid w:val="00F11D60"/>
    <w:rsid w:val="00F12300"/>
    <w:rsid w:val="00F12CCA"/>
    <w:rsid w:val="00F12D5A"/>
    <w:rsid w:val="00F130C3"/>
    <w:rsid w:val="00F1315B"/>
    <w:rsid w:val="00F136D3"/>
    <w:rsid w:val="00F13B80"/>
    <w:rsid w:val="00F148F2"/>
    <w:rsid w:val="00F14AC5"/>
    <w:rsid w:val="00F14EE3"/>
    <w:rsid w:val="00F14FFE"/>
    <w:rsid w:val="00F151E3"/>
    <w:rsid w:val="00F153B3"/>
    <w:rsid w:val="00F1557B"/>
    <w:rsid w:val="00F1596C"/>
    <w:rsid w:val="00F15E6F"/>
    <w:rsid w:val="00F15FD4"/>
    <w:rsid w:val="00F160C6"/>
    <w:rsid w:val="00F16127"/>
    <w:rsid w:val="00F162B4"/>
    <w:rsid w:val="00F167F2"/>
    <w:rsid w:val="00F16830"/>
    <w:rsid w:val="00F1695A"/>
    <w:rsid w:val="00F16E24"/>
    <w:rsid w:val="00F16FB8"/>
    <w:rsid w:val="00F171A4"/>
    <w:rsid w:val="00F17212"/>
    <w:rsid w:val="00F17386"/>
    <w:rsid w:val="00F17679"/>
    <w:rsid w:val="00F17966"/>
    <w:rsid w:val="00F179A8"/>
    <w:rsid w:val="00F200AF"/>
    <w:rsid w:val="00F2014D"/>
    <w:rsid w:val="00F20358"/>
    <w:rsid w:val="00F20753"/>
    <w:rsid w:val="00F209D3"/>
    <w:rsid w:val="00F20C8A"/>
    <w:rsid w:val="00F2104B"/>
    <w:rsid w:val="00F2136C"/>
    <w:rsid w:val="00F2157A"/>
    <w:rsid w:val="00F21A2C"/>
    <w:rsid w:val="00F21CE3"/>
    <w:rsid w:val="00F21E8E"/>
    <w:rsid w:val="00F21FFC"/>
    <w:rsid w:val="00F225ED"/>
    <w:rsid w:val="00F22757"/>
    <w:rsid w:val="00F2293F"/>
    <w:rsid w:val="00F229F7"/>
    <w:rsid w:val="00F22ABF"/>
    <w:rsid w:val="00F22C92"/>
    <w:rsid w:val="00F23B6C"/>
    <w:rsid w:val="00F23FBC"/>
    <w:rsid w:val="00F23FC2"/>
    <w:rsid w:val="00F24BA2"/>
    <w:rsid w:val="00F24F4E"/>
    <w:rsid w:val="00F24FBD"/>
    <w:rsid w:val="00F254D7"/>
    <w:rsid w:val="00F25981"/>
    <w:rsid w:val="00F25A88"/>
    <w:rsid w:val="00F25BE1"/>
    <w:rsid w:val="00F25D5D"/>
    <w:rsid w:val="00F25EE2"/>
    <w:rsid w:val="00F2625A"/>
    <w:rsid w:val="00F26CC3"/>
    <w:rsid w:val="00F26D75"/>
    <w:rsid w:val="00F26F2D"/>
    <w:rsid w:val="00F2784B"/>
    <w:rsid w:val="00F2796F"/>
    <w:rsid w:val="00F2798C"/>
    <w:rsid w:val="00F27C92"/>
    <w:rsid w:val="00F27FC1"/>
    <w:rsid w:val="00F30089"/>
    <w:rsid w:val="00F3024D"/>
    <w:rsid w:val="00F3098D"/>
    <w:rsid w:val="00F30FB9"/>
    <w:rsid w:val="00F310BB"/>
    <w:rsid w:val="00F3159E"/>
    <w:rsid w:val="00F3162D"/>
    <w:rsid w:val="00F31A7B"/>
    <w:rsid w:val="00F323F2"/>
    <w:rsid w:val="00F329F2"/>
    <w:rsid w:val="00F32F6F"/>
    <w:rsid w:val="00F32FBB"/>
    <w:rsid w:val="00F33261"/>
    <w:rsid w:val="00F337B5"/>
    <w:rsid w:val="00F337D0"/>
    <w:rsid w:val="00F33ED5"/>
    <w:rsid w:val="00F34068"/>
    <w:rsid w:val="00F34161"/>
    <w:rsid w:val="00F34693"/>
    <w:rsid w:val="00F34C2F"/>
    <w:rsid w:val="00F34FEC"/>
    <w:rsid w:val="00F36460"/>
    <w:rsid w:val="00F366C8"/>
    <w:rsid w:val="00F369DD"/>
    <w:rsid w:val="00F36A68"/>
    <w:rsid w:val="00F36C6E"/>
    <w:rsid w:val="00F36CC4"/>
    <w:rsid w:val="00F36F75"/>
    <w:rsid w:val="00F3708F"/>
    <w:rsid w:val="00F37510"/>
    <w:rsid w:val="00F377B6"/>
    <w:rsid w:val="00F377CB"/>
    <w:rsid w:val="00F37A32"/>
    <w:rsid w:val="00F37D00"/>
    <w:rsid w:val="00F37E32"/>
    <w:rsid w:val="00F404C1"/>
    <w:rsid w:val="00F40A41"/>
    <w:rsid w:val="00F40EBB"/>
    <w:rsid w:val="00F411BA"/>
    <w:rsid w:val="00F414E8"/>
    <w:rsid w:val="00F41A74"/>
    <w:rsid w:val="00F41BD7"/>
    <w:rsid w:val="00F41D2E"/>
    <w:rsid w:val="00F41D33"/>
    <w:rsid w:val="00F421A5"/>
    <w:rsid w:val="00F42435"/>
    <w:rsid w:val="00F4325C"/>
    <w:rsid w:val="00F435FE"/>
    <w:rsid w:val="00F43AF5"/>
    <w:rsid w:val="00F43D0C"/>
    <w:rsid w:val="00F44265"/>
    <w:rsid w:val="00F443FA"/>
    <w:rsid w:val="00F444B2"/>
    <w:rsid w:val="00F445AC"/>
    <w:rsid w:val="00F44A4F"/>
    <w:rsid w:val="00F4507D"/>
    <w:rsid w:val="00F45211"/>
    <w:rsid w:val="00F458CB"/>
    <w:rsid w:val="00F4613D"/>
    <w:rsid w:val="00F4662D"/>
    <w:rsid w:val="00F468D7"/>
    <w:rsid w:val="00F46E11"/>
    <w:rsid w:val="00F4716F"/>
    <w:rsid w:val="00F474DB"/>
    <w:rsid w:val="00F4761C"/>
    <w:rsid w:val="00F47E48"/>
    <w:rsid w:val="00F5025C"/>
    <w:rsid w:val="00F502A1"/>
    <w:rsid w:val="00F50900"/>
    <w:rsid w:val="00F50BC8"/>
    <w:rsid w:val="00F50BEC"/>
    <w:rsid w:val="00F50BFC"/>
    <w:rsid w:val="00F51191"/>
    <w:rsid w:val="00F512BB"/>
    <w:rsid w:val="00F52D86"/>
    <w:rsid w:val="00F52F8E"/>
    <w:rsid w:val="00F532D6"/>
    <w:rsid w:val="00F53515"/>
    <w:rsid w:val="00F5365F"/>
    <w:rsid w:val="00F53D21"/>
    <w:rsid w:val="00F5404F"/>
    <w:rsid w:val="00F540F4"/>
    <w:rsid w:val="00F54AFD"/>
    <w:rsid w:val="00F55260"/>
    <w:rsid w:val="00F552F4"/>
    <w:rsid w:val="00F55D8F"/>
    <w:rsid w:val="00F55F9D"/>
    <w:rsid w:val="00F5604A"/>
    <w:rsid w:val="00F5625D"/>
    <w:rsid w:val="00F5634E"/>
    <w:rsid w:val="00F5635A"/>
    <w:rsid w:val="00F569A9"/>
    <w:rsid w:val="00F56A31"/>
    <w:rsid w:val="00F570F2"/>
    <w:rsid w:val="00F57504"/>
    <w:rsid w:val="00F57B70"/>
    <w:rsid w:val="00F57BC0"/>
    <w:rsid w:val="00F57C73"/>
    <w:rsid w:val="00F60051"/>
    <w:rsid w:val="00F60756"/>
    <w:rsid w:val="00F6082A"/>
    <w:rsid w:val="00F60949"/>
    <w:rsid w:val="00F60B03"/>
    <w:rsid w:val="00F60BAE"/>
    <w:rsid w:val="00F61160"/>
    <w:rsid w:val="00F612E4"/>
    <w:rsid w:val="00F615B1"/>
    <w:rsid w:val="00F61706"/>
    <w:rsid w:val="00F61839"/>
    <w:rsid w:val="00F61D47"/>
    <w:rsid w:val="00F62222"/>
    <w:rsid w:val="00F62B2E"/>
    <w:rsid w:val="00F62C5E"/>
    <w:rsid w:val="00F62FA6"/>
    <w:rsid w:val="00F63061"/>
    <w:rsid w:val="00F63310"/>
    <w:rsid w:val="00F6338A"/>
    <w:rsid w:val="00F63932"/>
    <w:rsid w:val="00F63A17"/>
    <w:rsid w:val="00F63CD7"/>
    <w:rsid w:val="00F63DF2"/>
    <w:rsid w:val="00F63F5D"/>
    <w:rsid w:val="00F6410E"/>
    <w:rsid w:val="00F643F5"/>
    <w:rsid w:val="00F6464E"/>
    <w:rsid w:val="00F64858"/>
    <w:rsid w:val="00F6486D"/>
    <w:rsid w:val="00F64DF8"/>
    <w:rsid w:val="00F64FAB"/>
    <w:rsid w:val="00F654B8"/>
    <w:rsid w:val="00F65538"/>
    <w:rsid w:val="00F65624"/>
    <w:rsid w:val="00F65F96"/>
    <w:rsid w:val="00F6605D"/>
    <w:rsid w:val="00F660D6"/>
    <w:rsid w:val="00F66972"/>
    <w:rsid w:val="00F66A80"/>
    <w:rsid w:val="00F66BBD"/>
    <w:rsid w:val="00F66E1A"/>
    <w:rsid w:val="00F66E6B"/>
    <w:rsid w:val="00F67A70"/>
    <w:rsid w:val="00F67E60"/>
    <w:rsid w:val="00F70674"/>
    <w:rsid w:val="00F70D47"/>
    <w:rsid w:val="00F70D62"/>
    <w:rsid w:val="00F70EE0"/>
    <w:rsid w:val="00F70F45"/>
    <w:rsid w:val="00F7101C"/>
    <w:rsid w:val="00F7130E"/>
    <w:rsid w:val="00F71B2E"/>
    <w:rsid w:val="00F71B45"/>
    <w:rsid w:val="00F71CC8"/>
    <w:rsid w:val="00F71D4B"/>
    <w:rsid w:val="00F721BF"/>
    <w:rsid w:val="00F723CE"/>
    <w:rsid w:val="00F72826"/>
    <w:rsid w:val="00F72E01"/>
    <w:rsid w:val="00F7321D"/>
    <w:rsid w:val="00F73220"/>
    <w:rsid w:val="00F732DC"/>
    <w:rsid w:val="00F733B2"/>
    <w:rsid w:val="00F73965"/>
    <w:rsid w:val="00F74C0B"/>
    <w:rsid w:val="00F74F96"/>
    <w:rsid w:val="00F7528F"/>
    <w:rsid w:val="00F75305"/>
    <w:rsid w:val="00F75765"/>
    <w:rsid w:val="00F7578C"/>
    <w:rsid w:val="00F759A4"/>
    <w:rsid w:val="00F7607B"/>
    <w:rsid w:val="00F76E40"/>
    <w:rsid w:val="00F7761E"/>
    <w:rsid w:val="00F77E21"/>
    <w:rsid w:val="00F77EBC"/>
    <w:rsid w:val="00F80998"/>
    <w:rsid w:val="00F80F0E"/>
    <w:rsid w:val="00F81468"/>
    <w:rsid w:val="00F819DB"/>
    <w:rsid w:val="00F81AC9"/>
    <w:rsid w:val="00F81ACB"/>
    <w:rsid w:val="00F81AE7"/>
    <w:rsid w:val="00F823E3"/>
    <w:rsid w:val="00F834A9"/>
    <w:rsid w:val="00F841C6"/>
    <w:rsid w:val="00F84230"/>
    <w:rsid w:val="00F848B0"/>
    <w:rsid w:val="00F848D6"/>
    <w:rsid w:val="00F85313"/>
    <w:rsid w:val="00F8608E"/>
    <w:rsid w:val="00F8635F"/>
    <w:rsid w:val="00F863C4"/>
    <w:rsid w:val="00F868F2"/>
    <w:rsid w:val="00F86D00"/>
    <w:rsid w:val="00F86D97"/>
    <w:rsid w:val="00F86DD7"/>
    <w:rsid w:val="00F87010"/>
    <w:rsid w:val="00F87BBC"/>
    <w:rsid w:val="00F87D1A"/>
    <w:rsid w:val="00F87E48"/>
    <w:rsid w:val="00F9039E"/>
    <w:rsid w:val="00F90560"/>
    <w:rsid w:val="00F9163A"/>
    <w:rsid w:val="00F918BB"/>
    <w:rsid w:val="00F91BDB"/>
    <w:rsid w:val="00F91EB4"/>
    <w:rsid w:val="00F91EC8"/>
    <w:rsid w:val="00F92529"/>
    <w:rsid w:val="00F926A4"/>
    <w:rsid w:val="00F9296C"/>
    <w:rsid w:val="00F932D6"/>
    <w:rsid w:val="00F93460"/>
    <w:rsid w:val="00F936C7"/>
    <w:rsid w:val="00F93771"/>
    <w:rsid w:val="00F93774"/>
    <w:rsid w:val="00F940DE"/>
    <w:rsid w:val="00F94439"/>
    <w:rsid w:val="00F9495D"/>
    <w:rsid w:val="00F950FA"/>
    <w:rsid w:val="00F95375"/>
    <w:rsid w:val="00F955EE"/>
    <w:rsid w:val="00F95F73"/>
    <w:rsid w:val="00F96324"/>
    <w:rsid w:val="00F96BBB"/>
    <w:rsid w:val="00F96F89"/>
    <w:rsid w:val="00F977D6"/>
    <w:rsid w:val="00FA00F8"/>
    <w:rsid w:val="00FA089B"/>
    <w:rsid w:val="00FA08EC"/>
    <w:rsid w:val="00FA1272"/>
    <w:rsid w:val="00FA1300"/>
    <w:rsid w:val="00FA1607"/>
    <w:rsid w:val="00FA1C97"/>
    <w:rsid w:val="00FA1F0B"/>
    <w:rsid w:val="00FA2498"/>
    <w:rsid w:val="00FA2C52"/>
    <w:rsid w:val="00FA2CFE"/>
    <w:rsid w:val="00FA2E11"/>
    <w:rsid w:val="00FA2E5E"/>
    <w:rsid w:val="00FA2E8F"/>
    <w:rsid w:val="00FA2F7A"/>
    <w:rsid w:val="00FA3319"/>
    <w:rsid w:val="00FA36AC"/>
    <w:rsid w:val="00FA3F0D"/>
    <w:rsid w:val="00FA3F6B"/>
    <w:rsid w:val="00FA4634"/>
    <w:rsid w:val="00FA47FC"/>
    <w:rsid w:val="00FA486D"/>
    <w:rsid w:val="00FA4A0C"/>
    <w:rsid w:val="00FA4DF4"/>
    <w:rsid w:val="00FA53C1"/>
    <w:rsid w:val="00FA5970"/>
    <w:rsid w:val="00FA59DC"/>
    <w:rsid w:val="00FA5D69"/>
    <w:rsid w:val="00FA5ED4"/>
    <w:rsid w:val="00FA6046"/>
    <w:rsid w:val="00FA604D"/>
    <w:rsid w:val="00FA6568"/>
    <w:rsid w:val="00FA66EB"/>
    <w:rsid w:val="00FA71AB"/>
    <w:rsid w:val="00FA77DF"/>
    <w:rsid w:val="00FA7976"/>
    <w:rsid w:val="00FA7A9A"/>
    <w:rsid w:val="00FA7DBB"/>
    <w:rsid w:val="00FB02C6"/>
    <w:rsid w:val="00FB06A8"/>
    <w:rsid w:val="00FB085E"/>
    <w:rsid w:val="00FB0AF6"/>
    <w:rsid w:val="00FB0C26"/>
    <w:rsid w:val="00FB16C6"/>
    <w:rsid w:val="00FB178B"/>
    <w:rsid w:val="00FB19AC"/>
    <w:rsid w:val="00FB1AF8"/>
    <w:rsid w:val="00FB1C8F"/>
    <w:rsid w:val="00FB283B"/>
    <w:rsid w:val="00FB2C70"/>
    <w:rsid w:val="00FB2D12"/>
    <w:rsid w:val="00FB3040"/>
    <w:rsid w:val="00FB42E4"/>
    <w:rsid w:val="00FB4336"/>
    <w:rsid w:val="00FB4541"/>
    <w:rsid w:val="00FB4765"/>
    <w:rsid w:val="00FB50A1"/>
    <w:rsid w:val="00FB5243"/>
    <w:rsid w:val="00FB5A61"/>
    <w:rsid w:val="00FB5F7F"/>
    <w:rsid w:val="00FB6799"/>
    <w:rsid w:val="00FB68BF"/>
    <w:rsid w:val="00FB6A30"/>
    <w:rsid w:val="00FB6D7A"/>
    <w:rsid w:val="00FB6D87"/>
    <w:rsid w:val="00FB7213"/>
    <w:rsid w:val="00FB72B5"/>
    <w:rsid w:val="00FB749D"/>
    <w:rsid w:val="00FB7968"/>
    <w:rsid w:val="00FB79ED"/>
    <w:rsid w:val="00FB7CF6"/>
    <w:rsid w:val="00FC02A3"/>
    <w:rsid w:val="00FC0440"/>
    <w:rsid w:val="00FC08C0"/>
    <w:rsid w:val="00FC0D1B"/>
    <w:rsid w:val="00FC124F"/>
    <w:rsid w:val="00FC1402"/>
    <w:rsid w:val="00FC16A7"/>
    <w:rsid w:val="00FC1D08"/>
    <w:rsid w:val="00FC1F25"/>
    <w:rsid w:val="00FC23B2"/>
    <w:rsid w:val="00FC2547"/>
    <w:rsid w:val="00FC25DC"/>
    <w:rsid w:val="00FC29CD"/>
    <w:rsid w:val="00FC29FD"/>
    <w:rsid w:val="00FC2AD2"/>
    <w:rsid w:val="00FC2C6B"/>
    <w:rsid w:val="00FC2F2A"/>
    <w:rsid w:val="00FC349B"/>
    <w:rsid w:val="00FC3D5D"/>
    <w:rsid w:val="00FC3E50"/>
    <w:rsid w:val="00FC41C3"/>
    <w:rsid w:val="00FC4644"/>
    <w:rsid w:val="00FC4732"/>
    <w:rsid w:val="00FC4F94"/>
    <w:rsid w:val="00FC50C6"/>
    <w:rsid w:val="00FC513B"/>
    <w:rsid w:val="00FC5608"/>
    <w:rsid w:val="00FC577F"/>
    <w:rsid w:val="00FC5A74"/>
    <w:rsid w:val="00FC5E7B"/>
    <w:rsid w:val="00FC6221"/>
    <w:rsid w:val="00FC639A"/>
    <w:rsid w:val="00FC6865"/>
    <w:rsid w:val="00FC6A25"/>
    <w:rsid w:val="00FC6F75"/>
    <w:rsid w:val="00FC71D8"/>
    <w:rsid w:val="00FC7704"/>
    <w:rsid w:val="00FC79A3"/>
    <w:rsid w:val="00FC7F6B"/>
    <w:rsid w:val="00FD00A3"/>
    <w:rsid w:val="00FD04B0"/>
    <w:rsid w:val="00FD072F"/>
    <w:rsid w:val="00FD1540"/>
    <w:rsid w:val="00FD17C0"/>
    <w:rsid w:val="00FD18B7"/>
    <w:rsid w:val="00FD18BA"/>
    <w:rsid w:val="00FD1E8D"/>
    <w:rsid w:val="00FD1F46"/>
    <w:rsid w:val="00FD1FFF"/>
    <w:rsid w:val="00FD21FE"/>
    <w:rsid w:val="00FD226F"/>
    <w:rsid w:val="00FD29EE"/>
    <w:rsid w:val="00FD2B37"/>
    <w:rsid w:val="00FD2FAF"/>
    <w:rsid w:val="00FD36F2"/>
    <w:rsid w:val="00FD3765"/>
    <w:rsid w:val="00FD3778"/>
    <w:rsid w:val="00FD387C"/>
    <w:rsid w:val="00FD38A0"/>
    <w:rsid w:val="00FD39C6"/>
    <w:rsid w:val="00FD3A85"/>
    <w:rsid w:val="00FD3E4B"/>
    <w:rsid w:val="00FD42B3"/>
    <w:rsid w:val="00FD46D3"/>
    <w:rsid w:val="00FD4A86"/>
    <w:rsid w:val="00FD4AC0"/>
    <w:rsid w:val="00FD4B48"/>
    <w:rsid w:val="00FD50BD"/>
    <w:rsid w:val="00FD512A"/>
    <w:rsid w:val="00FD5FEF"/>
    <w:rsid w:val="00FD613B"/>
    <w:rsid w:val="00FD794F"/>
    <w:rsid w:val="00FE02C5"/>
    <w:rsid w:val="00FE0355"/>
    <w:rsid w:val="00FE1AF2"/>
    <w:rsid w:val="00FE26A5"/>
    <w:rsid w:val="00FE27C1"/>
    <w:rsid w:val="00FE27E5"/>
    <w:rsid w:val="00FE2BC5"/>
    <w:rsid w:val="00FE2F98"/>
    <w:rsid w:val="00FE3C76"/>
    <w:rsid w:val="00FE4004"/>
    <w:rsid w:val="00FE4036"/>
    <w:rsid w:val="00FE4365"/>
    <w:rsid w:val="00FE4612"/>
    <w:rsid w:val="00FE4754"/>
    <w:rsid w:val="00FE4928"/>
    <w:rsid w:val="00FE4D87"/>
    <w:rsid w:val="00FE4FC2"/>
    <w:rsid w:val="00FE50D4"/>
    <w:rsid w:val="00FE52F2"/>
    <w:rsid w:val="00FE5485"/>
    <w:rsid w:val="00FE548B"/>
    <w:rsid w:val="00FE562C"/>
    <w:rsid w:val="00FE6809"/>
    <w:rsid w:val="00FE6BF2"/>
    <w:rsid w:val="00FE6C2B"/>
    <w:rsid w:val="00FE7033"/>
    <w:rsid w:val="00FE74F1"/>
    <w:rsid w:val="00FE7540"/>
    <w:rsid w:val="00FE75E9"/>
    <w:rsid w:val="00FE782F"/>
    <w:rsid w:val="00FE7917"/>
    <w:rsid w:val="00FE7A2A"/>
    <w:rsid w:val="00FE7AED"/>
    <w:rsid w:val="00FE7E82"/>
    <w:rsid w:val="00FF018D"/>
    <w:rsid w:val="00FF04BB"/>
    <w:rsid w:val="00FF055D"/>
    <w:rsid w:val="00FF062B"/>
    <w:rsid w:val="00FF0630"/>
    <w:rsid w:val="00FF121F"/>
    <w:rsid w:val="00FF130F"/>
    <w:rsid w:val="00FF153D"/>
    <w:rsid w:val="00FF1ED0"/>
    <w:rsid w:val="00FF1ED4"/>
    <w:rsid w:val="00FF1EF0"/>
    <w:rsid w:val="00FF205E"/>
    <w:rsid w:val="00FF2169"/>
    <w:rsid w:val="00FF275A"/>
    <w:rsid w:val="00FF2B31"/>
    <w:rsid w:val="00FF2F07"/>
    <w:rsid w:val="00FF30EA"/>
    <w:rsid w:val="00FF3420"/>
    <w:rsid w:val="00FF4522"/>
    <w:rsid w:val="00FF4851"/>
    <w:rsid w:val="00FF4F7A"/>
    <w:rsid w:val="00FF53FE"/>
    <w:rsid w:val="00FF58F0"/>
    <w:rsid w:val="00FF5DDA"/>
    <w:rsid w:val="00FF636A"/>
    <w:rsid w:val="00FF644C"/>
    <w:rsid w:val="00FF6477"/>
    <w:rsid w:val="00FF6E12"/>
    <w:rsid w:val="00FF76F6"/>
    <w:rsid w:val="00FF7F86"/>
    <w:rsid w:val="033D5DB3"/>
    <w:rsid w:val="03708053"/>
    <w:rsid w:val="0500BE39"/>
    <w:rsid w:val="0693F189"/>
    <w:rsid w:val="073DBE06"/>
    <w:rsid w:val="07B8BFF9"/>
    <w:rsid w:val="080C27EA"/>
    <w:rsid w:val="084721B0"/>
    <w:rsid w:val="09937EAC"/>
    <w:rsid w:val="0A878EB9"/>
    <w:rsid w:val="0B92480D"/>
    <w:rsid w:val="0BFB4E06"/>
    <w:rsid w:val="0C48E93D"/>
    <w:rsid w:val="0CA1425B"/>
    <w:rsid w:val="0D7A4128"/>
    <w:rsid w:val="0DEA7F09"/>
    <w:rsid w:val="0F662F3A"/>
    <w:rsid w:val="1084BFA2"/>
    <w:rsid w:val="11780DE2"/>
    <w:rsid w:val="11E0A0A7"/>
    <w:rsid w:val="121B00E8"/>
    <w:rsid w:val="13107B3D"/>
    <w:rsid w:val="147B7F91"/>
    <w:rsid w:val="15425672"/>
    <w:rsid w:val="15AD995F"/>
    <w:rsid w:val="182FFA86"/>
    <w:rsid w:val="19C956BC"/>
    <w:rsid w:val="1ACF561D"/>
    <w:rsid w:val="1AF73BB8"/>
    <w:rsid w:val="1B2EFF32"/>
    <w:rsid w:val="1BB1EF1B"/>
    <w:rsid w:val="1C0B986E"/>
    <w:rsid w:val="20146230"/>
    <w:rsid w:val="203F438E"/>
    <w:rsid w:val="20ABB52A"/>
    <w:rsid w:val="219878EC"/>
    <w:rsid w:val="22756483"/>
    <w:rsid w:val="24ACC789"/>
    <w:rsid w:val="250A1015"/>
    <w:rsid w:val="25D8C1AD"/>
    <w:rsid w:val="26DE52A4"/>
    <w:rsid w:val="26EC0B71"/>
    <w:rsid w:val="2725ED48"/>
    <w:rsid w:val="2872C64F"/>
    <w:rsid w:val="2AC8D436"/>
    <w:rsid w:val="2DBE3E87"/>
    <w:rsid w:val="2F24E816"/>
    <w:rsid w:val="2F38F9CE"/>
    <w:rsid w:val="2FC5CD6E"/>
    <w:rsid w:val="2FEAB6D0"/>
    <w:rsid w:val="307BF22F"/>
    <w:rsid w:val="3277B24D"/>
    <w:rsid w:val="33C16980"/>
    <w:rsid w:val="33D04BFE"/>
    <w:rsid w:val="349AB4E1"/>
    <w:rsid w:val="354CD51B"/>
    <w:rsid w:val="3573D288"/>
    <w:rsid w:val="35C4BB09"/>
    <w:rsid w:val="35DAA25D"/>
    <w:rsid w:val="36253B42"/>
    <w:rsid w:val="38386359"/>
    <w:rsid w:val="3A050E69"/>
    <w:rsid w:val="3C5D2AA6"/>
    <w:rsid w:val="3C9A59C4"/>
    <w:rsid w:val="3F4A5ACE"/>
    <w:rsid w:val="3FE6BD0E"/>
    <w:rsid w:val="4041061E"/>
    <w:rsid w:val="40DF4C08"/>
    <w:rsid w:val="40FA28FB"/>
    <w:rsid w:val="416CD884"/>
    <w:rsid w:val="416D1E53"/>
    <w:rsid w:val="438DF5FA"/>
    <w:rsid w:val="450B7D92"/>
    <w:rsid w:val="46C671A8"/>
    <w:rsid w:val="4879E7BF"/>
    <w:rsid w:val="4885C530"/>
    <w:rsid w:val="48A88651"/>
    <w:rsid w:val="49DD2DFB"/>
    <w:rsid w:val="4AF250F9"/>
    <w:rsid w:val="4BA9E255"/>
    <w:rsid w:val="4C194655"/>
    <w:rsid w:val="4E52BA9B"/>
    <w:rsid w:val="4EAC23F2"/>
    <w:rsid w:val="4EBA8EAD"/>
    <w:rsid w:val="4F1C5CDE"/>
    <w:rsid w:val="4F8CFF0A"/>
    <w:rsid w:val="500441C7"/>
    <w:rsid w:val="51F308AB"/>
    <w:rsid w:val="5307BA6E"/>
    <w:rsid w:val="532A9E79"/>
    <w:rsid w:val="5806832A"/>
    <w:rsid w:val="58A8C4D8"/>
    <w:rsid w:val="5B7E4A25"/>
    <w:rsid w:val="5B9074DC"/>
    <w:rsid w:val="5D2F5443"/>
    <w:rsid w:val="5DB675C4"/>
    <w:rsid w:val="5DBC277A"/>
    <w:rsid w:val="5DCBC377"/>
    <w:rsid w:val="5E503412"/>
    <w:rsid w:val="5FA51C82"/>
    <w:rsid w:val="60661AE3"/>
    <w:rsid w:val="62F7EF8A"/>
    <w:rsid w:val="649091BA"/>
    <w:rsid w:val="666004FC"/>
    <w:rsid w:val="66BFCE80"/>
    <w:rsid w:val="67380905"/>
    <w:rsid w:val="6A3D77CF"/>
    <w:rsid w:val="6BC605B2"/>
    <w:rsid w:val="6C163FD5"/>
    <w:rsid w:val="6C879081"/>
    <w:rsid w:val="6CFB5C58"/>
    <w:rsid w:val="6DA1829E"/>
    <w:rsid w:val="70869953"/>
    <w:rsid w:val="70F262FA"/>
    <w:rsid w:val="710AFD4E"/>
    <w:rsid w:val="72681CC0"/>
    <w:rsid w:val="73977F94"/>
    <w:rsid w:val="74C09ACF"/>
    <w:rsid w:val="753DA040"/>
    <w:rsid w:val="76C4081D"/>
    <w:rsid w:val="79C60EAD"/>
    <w:rsid w:val="7AB6F26F"/>
    <w:rsid w:val="7B1A1C35"/>
    <w:rsid w:val="7D3F2F76"/>
    <w:rsid w:val="7E0A3E4C"/>
    <w:rsid w:val="7FDFE14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1DB7B6"/>
  <w15:chartTrackingRefBased/>
  <w15:docId w15:val="{282F2719-DF0A-4ABA-A468-641734038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C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13C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13CF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F28E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01655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50D18"/>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D794F"/>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42425F"/>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CF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13CF3"/>
    <w:rPr>
      <w:rFonts w:asciiTheme="majorHAnsi" w:eastAsiaTheme="majorEastAsia" w:hAnsiTheme="majorHAnsi" w:cstheme="majorBidi"/>
      <w:color w:val="2F5496" w:themeColor="accent1" w:themeShade="BF"/>
      <w:sz w:val="26"/>
      <w:szCs w:val="26"/>
    </w:rPr>
  </w:style>
  <w:style w:type="paragraph" w:customStyle="1" w:styleId="Default">
    <w:name w:val="Default"/>
    <w:rsid w:val="00013CF3"/>
    <w:pPr>
      <w:autoSpaceDE w:val="0"/>
      <w:autoSpaceDN w:val="0"/>
      <w:adjustRightInd w:val="0"/>
      <w:spacing w:after="0" w:line="240" w:lineRule="auto"/>
    </w:pPr>
    <w:rPr>
      <w:rFonts w:ascii="Arial" w:hAnsi="Arial" w:cs="Arial"/>
      <w:color w:val="000000"/>
      <w:kern w:val="0"/>
      <w:sz w:val="24"/>
      <w:szCs w:val="24"/>
    </w:rPr>
  </w:style>
  <w:style w:type="character" w:customStyle="1" w:styleId="Heading3Char">
    <w:name w:val="Heading 3 Char"/>
    <w:basedOn w:val="DefaultParagraphFont"/>
    <w:link w:val="Heading3"/>
    <w:uiPriority w:val="9"/>
    <w:rsid w:val="00013CF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F28E0"/>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2609F0"/>
    <w:pPr>
      <w:ind w:left="720"/>
      <w:contextualSpacing/>
    </w:pPr>
  </w:style>
  <w:style w:type="character" w:customStyle="1" w:styleId="ui-provider">
    <w:name w:val="ui-provider"/>
    <w:basedOn w:val="DefaultParagraphFont"/>
    <w:rsid w:val="001E678D"/>
  </w:style>
  <w:style w:type="character" w:customStyle="1" w:styleId="cf01">
    <w:name w:val="cf01"/>
    <w:basedOn w:val="DefaultParagraphFont"/>
    <w:rsid w:val="001E678D"/>
    <w:rPr>
      <w:rFonts w:ascii="Segoe UI" w:hAnsi="Segoe UI" w:cs="Segoe UI" w:hint="default"/>
      <w:sz w:val="18"/>
      <w:szCs w:val="18"/>
    </w:rPr>
  </w:style>
  <w:style w:type="paragraph" w:styleId="Header">
    <w:name w:val="header"/>
    <w:basedOn w:val="Normal"/>
    <w:link w:val="HeaderChar"/>
    <w:uiPriority w:val="99"/>
    <w:unhideWhenUsed/>
    <w:rsid w:val="001B51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5118"/>
  </w:style>
  <w:style w:type="paragraph" w:styleId="Footer">
    <w:name w:val="footer"/>
    <w:basedOn w:val="Normal"/>
    <w:link w:val="FooterChar"/>
    <w:uiPriority w:val="99"/>
    <w:unhideWhenUsed/>
    <w:rsid w:val="001B51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5118"/>
  </w:style>
  <w:style w:type="paragraph" w:styleId="TOC1">
    <w:name w:val="toc 1"/>
    <w:basedOn w:val="Normal"/>
    <w:next w:val="Normal"/>
    <w:autoRedefine/>
    <w:uiPriority w:val="39"/>
    <w:unhideWhenUsed/>
    <w:rsid w:val="001B5118"/>
    <w:pPr>
      <w:spacing w:after="100"/>
    </w:pPr>
  </w:style>
  <w:style w:type="paragraph" w:styleId="TOC2">
    <w:name w:val="toc 2"/>
    <w:basedOn w:val="Normal"/>
    <w:next w:val="Normal"/>
    <w:autoRedefine/>
    <w:uiPriority w:val="39"/>
    <w:unhideWhenUsed/>
    <w:rsid w:val="001B5118"/>
    <w:pPr>
      <w:spacing w:after="100"/>
      <w:ind w:left="220"/>
    </w:pPr>
  </w:style>
  <w:style w:type="paragraph" w:styleId="TOC3">
    <w:name w:val="toc 3"/>
    <w:basedOn w:val="Normal"/>
    <w:next w:val="Normal"/>
    <w:autoRedefine/>
    <w:uiPriority w:val="39"/>
    <w:unhideWhenUsed/>
    <w:rsid w:val="001B5118"/>
    <w:pPr>
      <w:spacing w:after="100"/>
      <w:ind w:left="440"/>
    </w:pPr>
  </w:style>
  <w:style w:type="paragraph" w:styleId="TOC4">
    <w:name w:val="toc 4"/>
    <w:basedOn w:val="Normal"/>
    <w:next w:val="Normal"/>
    <w:autoRedefine/>
    <w:uiPriority w:val="39"/>
    <w:unhideWhenUsed/>
    <w:rsid w:val="001B5118"/>
    <w:pPr>
      <w:spacing w:after="100"/>
      <w:ind w:left="660"/>
    </w:pPr>
  </w:style>
  <w:style w:type="character" w:styleId="Hyperlink">
    <w:name w:val="Hyperlink"/>
    <w:basedOn w:val="DefaultParagraphFont"/>
    <w:uiPriority w:val="99"/>
    <w:unhideWhenUsed/>
    <w:rsid w:val="001B5118"/>
    <w:rPr>
      <w:color w:val="0563C1" w:themeColor="hyperlink"/>
      <w:u w:val="single"/>
    </w:rPr>
  </w:style>
  <w:style w:type="table" w:styleId="TableGrid">
    <w:name w:val="Table Grid"/>
    <w:basedOn w:val="TableNormal"/>
    <w:uiPriority w:val="39"/>
    <w:rsid w:val="001B51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A4C52"/>
    <w:rPr>
      <w:color w:val="605E5C"/>
      <w:shd w:val="clear" w:color="auto" w:fill="E1DFDD"/>
    </w:rPr>
  </w:style>
  <w:style w:type="character" w:customStyle="1" w:styleId="Heading5Char">
    <w:name w:val="Heading 5 Char"/>
    <w:basedOn w:val="DefaultParagraphFont"/>
    <w:link w:val="Heading5"/>
    <w:uiPriority w:val="9"/>
    <w:rsid w:val="0001655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50D18"/>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4605B2"/>
    <w:rPr>
      <w:color w:val="954F72" w:themeColor="followedHyperlink"/>
      <w:u w:val="single"/>
    </w:rPr>
  </w:style>
  <w:style w:type="character" w:customStyle="1" w:styleId="l0s521">
    <w:name w:val="l0s521"/>
    <w:basedOn w:val="DefaultParagraphFont"/>
    <w:rsid w:val="00C72FDE"/>
    <w:rPr>
      <w:rFonts w:ascii="Courier New" w:hAnsi="Courier New" w:cs="Courier New" w:hint="default"/>
      <w:color w:val="0000FF"/>
      <w:shd w:val="clear" w:color="auto" w:fill="FFFFFF"/>
    </w:rPr>
  </w:style>
  <w:style w:type="character" w:customStyle="1" w:styleId="l0s551">
    <w:name w:val="l0s551"/>
    <w:basedOn w:val="DefaultParagraphFont"/>
    <w:rsid w:val="00C72FDE"/>
    <w:rPr>
      <w:rFonts w:ascii="Courier New" w:hAnsi="Courier New" w:cs="Courier New" w:hint="default"/>
      <w:color w:val="800080"/>
      <w:shd w:val="clear" w:color="auto" w:fill="FFFFFF"/>
    </w:rPr>
  </w:style>
  <w:style w:type="character" w:customStyle="1" w:styleId="Heading7Char">
    <w:name w:val="Heading 7 Char"/>
    <w:basedOn w:val="DefaultParagraphFont"/>
    <w:link w:val="Heading7"/>
    <w:uiPriority w:val="9"/>
    <w:rsid w:val="00FD794F"/>
    <w:rPr>
      <w:rFonts w:asciiTheme="majorHAnsi" w:eastAsiaTheme="majorEastAsia" w:hAnsiTheme="majorHAnsi" w:cstheme="majorBidi"/>
      <w:i/>
      <w:iCs/>
      <w:color w:val="1F3763" w:themeColor="accent1" w:themeShade="7F"/>
    </w:rPr>
  </w:style>
  <w:style w:type="paragraph" w:styleId="Caption">
    <w:name w:val="caption"/>
    <w:basedOn w:val="Normal"/>
    <w:next w:val="Normal"/>
    <w:uiPriority w:val="3"/>
    <w:qFormat/>
    <w:rsid w:val="00B81EEE"/>
    <w:pPr>
      <w:keepNext/>
      <w:spacing w:before="240" w:after="240" w:line="240" w:lineRule="atLeast"/>
    </w:pPr>
    <w:rPr>
      <w:rFonts w:ascii="Verdana" w:hAnsi="Verdana"/>
      <w:iCs/>
      <w:color w:val="70AD47" w:themeColor="accent6"/>
      <w:kern w:val="0"/>
      <w:sz w:val="17"/>
      <w:szCs w:val="18"/>
    </w:rPr>
  </w:style>
  <w:style w:type="paragraph" w:styleId="TOC5">
    <w:name w:val="toc 5"/>
    <w:basedOn w:val="Normal"/>
    <w:next w:val="Normal"/>
    <w:autoRedefine/>
    <w:uiPriority w:val="39"/>
    <w:unhideWhenUsed/>
    <w:rsid w:val="001E52CB"/>
    <w:pPr>
      <w:spacing w:after="100"/>
      <w:ind w:left="880"/>
    </w:pPr>
  </w:style>
  <w:style w:type="paragraph" w:styleId="TOC6">
    <w:name w:val="toc 6"/>
    <w:basedOn w:val="Normal"/>
    <w:next w:val="Normal"/>
    <w:autoRedefine/>
    <w:uiPriority w:val="39"/>
    <w:unhideWhenUsed/>
    <w:rsid w:val="001E52CB"/>
    <w:pPr>
      <w:spacing w:after="100"/>
      <w:ind w:left="1100"/>
    </w:pPr>
  </w:style>
  <w:style w:type="paragraph" w:styleId="TOC7">
    <w:name w:val="toc 7"/>
    <w:basedOn w:val="Normal"/>
    <w:next w:val="Normal"/>
    <w:autoRedefine/>
    <w:uiPriority w:val="39"/>
    <w:unhideWhenUsed/>
    <w:rsid w:val="001E52CB"/>
    <w:pPr>
      <w:spacing w:after="100"/>
      <w:ind w:left="1320"/>
    </w:pPr>
  </w:style>
  <w:style w:type="paragraph" w:styleId="TOC8">
    <w:name w:val="toc 8"/>
    <w:basedOn w:val="Normal"/>
    <w:next w:val="Normal"/>
    <w:autoRedefine/>
    <w:uiPriority w:val="39"/>
    <w:unhideWhenUsed/>
    <w:rsid w:val="001E52CB"/>
    <w:pPr>
      <w:spacing w:after="100"/>
      <w:ind w:left="1540"/>
    </w:pPr>
    <w:rPr>
      <w:rFonts w:eastAsiaTheme="minorEastAsia"/>
      <w:lang w:eastAsia="en-AU"/>
    </w:rPr>
  </w:style>
  <w:style w:type="paragraph" w:styleId="TOC9">
    <w:name w:val="toc 9"/>
    <w:basedOn w:val="Normal"/>
    <w:next w:val="Normal"/>
    <w:autoRedefine/>
    <w:uiPriority w:val="39"/>
    <w:unhideWhenUsed/>
    <w:rsid w:val="001E52CB"/>
    <w:pPr>
      <w:spacing w:after="100"/>
      <w:ind w:left="1760"/>
    </w:pPr>
    <w:rPr>
      <w:rFonts w:eastAsiaTheme="minorEastAsia"/>
      <w:lang w:eastAsia="en-AU"/>
    </w:rPr>
  </w:style>
  <w:style w:type="paragraph" w:customStyle="1" w:styleId="paragraph">
    <w:name w:val="paragraph"/>
    <w:basedOn w:val="Normal"/>
    <w:rsid w:val="00080B05"/>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customStyle="1" w:styleId="normaltextrun">
    <w:name w:val="normaltextrun"/>
    <w:basedOn w:val="DefaultParagraphFont"/>
    <w:rsid w:val="00080B05"/>
  </w:style>
  <w:style w:type="character" w:customStyle="1" w:styleId="eop">
    <w:name w:val="eop"/>
    <w:basedOn w:val="DefaultParagraphFont"/>
    <w:rsid w:val="00080B05"/>
  </w:style>
  <w:style w:type="paragraph" w:styleId="NormalWeb">
    <w:name w:val="Normal (Web)"/>
    <w:basedOn w:val="Normal"/>
    <w:uiPriority w:val="99"/>
    <w:semiHidden/>
    <w:unhideWhenUsed/>
    <w:rsid w:val="002379FD"/>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Revision">
    <w:name w:val="Revision"/>
    <w:hidden/>
    <w:uiPriority w:val="99"/>
    <w:semiHidden/>
    <w:rsid w:val="00482AAD"/>
    <w:pPr>
      <w:spacing w:after="0" w:line="240" w:lineRule="auto"/>
    </w:pPr>
  </w:style>
  <w:style w:type="character" w:customStyle="1" w:styleId="Heading8Char">
    <w:name w:val="Heading 8 Char"/>
    <w:basedOn w:val="DefaultParagraphFont"/>
    <w:link w:val="Heading8"/>
    <w:uiPriority w:val="9"/>
    <w:rsid w:val="0042425F"/>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969391">
      <w:bodyDiv w:val="1"/>
      <w:marLeft w:val="0"/>
      <w:marRight w:val="0"/>
      <w:marTop w:val="0"/>
      <w:marBottom w:val="0"/>
      <w:divBdr>
        <w:top w:val="none" w:sz="0" w:space="0" w:color="auto"/>
        <w:left w:val="none" w:sz="0" w:space="0" w:color="auto"/>
        <w:bottom w:val="none" w:sz="0" w:space="0" w:color="auto"/>
        <w:right w:val="none" w:sz="0" w:space="0" w:color="auto"/>
      </w:divBdr>
    </w:div>
    <w:div w:id="86577806">
      <w:bodyDiv w:val="1"/>
      <w:marLeft w:val="0"/>
      <w:marRight w:val="0"/>
      <w:marTop w:val="0"/>
      <w:marBottom w:val="0"/>
      <w:divBdr>
        <w:top w:val="none" w:sz="0" w:space="0" w:color="auto"/>
        <w:left w:val="none" w:sz="0" w:space="0" w:color="auto"/>
        <w:bottom w:val="none" w:sz="0" w:space="0" w:color="auto"/>
        <w:right w:val="none" w:sz="0" w:space="0" w:color="auto"/>
      </w:divBdr>
    </w:div>
    <w:div w:id="143861269">
      <w:bodyDiv w:val="1"/>
      <w:marLeft w:val="0"/>
      <w:marRight w:val="0"/>
      <w:marTop w:val="0"/>
      <w:marBottom w:val="0"/>
      <w:divBdr>
        <w:top w:val="none" w:sz="0" w:space="0" w:color="auto"/>
        <w:left w:val="none" w:sz="0" w:space="0" w:color="auto"/>
        <w:bottom w:val="none" w:sz="0" w:space="0" w:color="auto"/>
        <w:right w:val="none" w:sz="0" w:space="0" w:color="auto"/>
      </w:divBdr>
    </w:div>
    <w:div w:id="188103630">
      <w:bodyDiv w:val="1"/>
      <w:marLeft w:val="0"/>
      <w:marRight w:val="0"/>
      <w:marTop w:val="0"/>
      <w:marBottom w:val="0"/>
      <w:divBdr>
        <w:top w:val="none" w:sz="0" w:space="0" w:color="auto"/>
        <w:left w:val="none" w:sz="0" w:space="0" w:color="auto"/>
        <w:bottom w:val="none" w:sz="0" w:space="0" w:color="auto"/>
        <w:right w:val="none" w:sz="0" w:space="0" w:color="auto"/>
      </w:divBdr>
    </w:div>
    <w:div w:id="192691971">
      <w:bodyDiv w:val="1"/>
      <w:marLeft w:val="0"/>
      <w:marRight w:val="0"/>
      <w:marTop w:val="0"/>
      <w:marBottom w:val="0"/>
      <w:divBdr>
        <w:top w:val="none" w:sz="0" w:space="0" w:color="auto"/>
        <w:left w:val="none" w:sz="0" w:space="0" w:color="auto"/>
        <w:bottom w:val="none" w:sz="0" w:space="0" w:color="auto"/>
        <w:right w:val="none" w:sz="0" w:space="0" w:color="auto"/>
      </w:divBdr>
      <w:divsChild>
        <w:div w:id="37823820">
          <w:marLeft w:val="0"/>
          <w:marRight w:val="0"/>
          <w:marTop w:val="0"/>
          <w:marBottom w:val="0"/>
          <w:divBdr>
            <w:top w:val="none" w:sz="0" w:space="0" w:color="auto"/>
            <w:left w:val="none" w:sz="0" w:space="0" w:color="auto"/>
            <w:bottom w:val="none" w:sz="0" w:space="0" w:color="auto"/>
            <w:right w:val="none" w:sz="0" w:space="0" w:color="auto"/>
          </w:divBdr>
          <w:divsChild>
            <w:div w:id="1169640366">
              <w:marLeft w:val="0"/>
              <w:marRight w:val="0"/>
              <w:marTop w:val="0"/>
              <w:marBottom w:val="0"/>
              <w:divBdr>
                <w:top w:val="none" w:sz="0" w:space="0" w:color="auto"/>
                <w:left w:val="none" w:sz="0" w:space="0" w:color="auto"/>
                <w:bottom w:val="none" w:sz="0" w:space="0" w:color="auto"/>
                <w:right w:val="none" w:sz="0" w:space="0" w:color="auto"/>
              </w:divBdr>
            </w:div>
          </w:divsChild>
        </w:div>
        <w:div w:id="107360211">
          <w:marLeft w:val="0"/>
          <w:marRight w:val="0"/>
          <w:marTop w:val="0"/>
          <w:marBottom w:val="0"/>
          <w:divBdr>
            <w:top w:val="none" w:sz="0" w:space="0" w:color="auto"/>
            <w:left w:val="none" w:sz="0" w:space="0" w:color="auto"/>
            <w:bottom w:val="none" w:sz="0" w:space="0" w:color="auto"/>
            <w:right w:val="none" w:sz="0" w:space="0" w:color="auto"/>
          </w:divBdr>
          <w:divsChild>
            <w:div w:id="738748934">
              <w:marLeft w:val="0"/>
              <w:marRight w:val="0"/>
              <w:marTop w:val="0"/>
              <w:marBottom w:val="0"/>
              <w:divBdr>
                <w:top w:val="none" w:sz="0" w:space="0" w:color="auto"/>
                <w:left w:val="none" w:sz="0" w:space="0" w:color="auto"/>
                <w:bottom w:val="none" w:sz="0" w:space="0" w:color="auto"/>
                <w:right w:val="none" w:sz="0" w:space="0" w:color="auto"/>
              </w:divBdr>
            </w:div>
          </w:divsChild>
        </w:div>
        <w:div w:id="207306470">
          <w:marLeft w:val="0"/>
          <w:marRight w:val="0"/>
          <w:marTop w:val="0"/>
          <w:marBottom w:val="0"/>
          <w:divBdr>
            <w:top w:val="none" w:sz="0" w:space="0" w:color="auto"/>
            <w:left w:val="none" w:sz="0" w:space="0" w:color="auto"/>
            <w:bottom w:val="none" w:sz="0" w:space="0" w:color="auto"/>
            <w:right w:val="none" w:sz="0" w:space="0" w:color="auto"/>
          </w:divBdr>
          <w:divsChild>
            <w:div w:id="831992265">
              <w:marLeft w:val="0"/>
              <w:marRight w:val="0"/>
              <w:marTop w:val="0"/>
              <w:marBottom w:val="0"/>
              <w:divBdr>
                <w:top w:val="none" w:sz="0" w:space="0" w:color="auto"/>
                <w:left w:val="none" w:sz="0" w:space="0" w:color="auto"/>
                <w:bottom w:val="none" w:sz="0" w:space="0" w:color="auto"/>
                <w:right w:val="none" w:sz="0" w:space="0" w:color="auto"/>
              </w:divBdr>
            </w:div>
          </w:divsChild>
        </w:div>
        <w:div w:id="332496187">
          <w:marLeft w:val="0"/>
          <w:marRight w:val="0"/>
          <w:marTop w:val="0"/>
          <w:marBottom w:val="0"/>
          <w:divBdr>
            <w:top w:val="none" w:sz="0" w:space="0" w:color="auto"/>
            <w:left w:val="none" w:sz="0" w:space="0" w:color="auto"/>
            <w:bottom w:val="none" w:sz="0" w:space="0" w:color="auto"/>
            <w:right w:val="none" w:sz="0" w:space="0" w:color="auto"/>
          </w:divBdr>
          <w:divsChild>
            <w:div w:id="1309239337">
              <w:marLeft w:val="0"/>
              <w:marRight w:val="0"/>
              <w:marTop w:val="0"/>
              <w:marBottom w:val="0"/>
              <w:divBdr>
                <w:top w:val="none" w:sz="0" w:space="0" w:color="auto"/>
                <w:left w:val="none" w:sz="0" w:space="0" w:color="auto"/>
                <w:bottom w:val="none" w:sz="0" w:space="0" w:color="auto"/>
                <w:right w:val="none" w:sz="0" w:space="0" w:color="auto"/>
              </w:divBdr>
            </w:div>
          </w:divsChild>
        </w:div>
        <w:div w:id="351610941">
          <w:marLeft w:val="0"/>
          <w:marRight w:val="0"/>
          <w:marTop w:val="0"/>
          <w:marBottom w:val="0"/>
          <w:divBdr>
            <w:top w:val="none" w:sz="0" w:space="0" w:color="auto"/>
            <w:left w:val="none" w:sz="0" w:space="0" w:color="auto"/>
            <w:bottom w:val="none" w:sz="0" w:space="0" w:color="auto"/>
            <w:right w:val="none" w:sz="0" w:space="0" w:color="auto"/>
          </w:divBdr>
          <w:divsChild>
            <w:div w:id="1809398228">
              <w:marLeft w:val="0"/>
              <w:marRight w:val="0"/>
              <w:marTop w:val="0"/>
              <w:marBottom w:val="0"/>
              <w:divBdr>
                <w:top w:val="none" w:sz="0" w:space="0" w:color="auto"/>
                <w:left w:val="none" w:sz="0" w:space="0" w:color="auto"/>
                <w:bottom w:val="none" w:sz="0" w:space="0" w:color="auto"/>
                <w:right w:val="none" w:sz="0" w:space="0" w:color="auto"/>
              </w:divBdr>
            </w:div>
          </w:divsChild>
        </w:div>
        <w:div w:id="386343781">
          <w:marLeft w:val="0"/>
          <w:marRight w:val="0"/>
          <w:marTop w:val="0"/>
          <w:marBottom w:val="0"/>
          <w:divBdr>
            <w:top w:val="none" w:sz="0" w:space="0" w:color="auto"/>
            <w:left w:val="none" w:sz="0" w:space="0" w:color="auto"/>
            <w:bottom w:val="none" w:sz="0" w:space="0" w:color="auto"/>
            <w:right w:val="none" w:sz="0" w:space="0" w:color="auto"/>
          </w:divBdr>
          <w:divsChild>
            <w:div w:id="778834148">
              <w:marLeft w:val="0"/>
              <w:marRight w:val="0"/>
              <w:marTop w:val="0"/>
              <w:marBottom w:val="0"/>
              <w:divBdr>
                <w:top w:val="none" w:sz="0" w:space="0" w:color="auto"/>
                <w:left w:val="none" w:sz="0" w:space="0" w:color="auto"/>
                <w:bottom w:val="none" w:sz="0" w:space="0" w:color="auto"/>
                <w:right w:val="none" w:sz="0" w:space="0" w:color="auto"/>
              </w:divBdr>
            </w:div>
          </w:divsChild>
        </w:div>
        <w:div w:id="396166413">
          <w:marLeft w:val="0"/>
          <w:marRight w:val="0"/>
          <w:marTop w:val="0"/>
          <w:marBottom w:val="0"/>
          <w:divBdr>
            <w:top w:val="none" w:sz="0" w:space="0" w:color="auto"/>
            <w:left w:val="none" w:sz="0" w:space="0" w:color="auto"/>
            <w:bottom w:val="none" w:sz="0" w:space="0" w:color="auto"/>
            <w:right w:val="none" w:sz="0" w:space="0" w:color="auto"/>
          </w:divBdr>
          <w:divsChild>
            <w:div w:id="1774200815">
              <w:marLeft w:val="0"/>
              <w:marRight w:val="0"/>
              <w:marTop w:val="0"/>
              <w:marBottom w:val="0"/>
              <w:divBdr>
                <w:top w:val="none" w:sz="0" w:space="0" w:color="auto"/>
                <w:left w:val="none" w:sz="0" w:space="0" w:color="auto"/>
                <w:bottom w:val="none" w:sz="0" w:space="0" w:color="auto"/>
                <w:right w:val="none" w:sz="0" w:space="0" w:color="auto"/>
              </w:divBdr>
            </w:div>
          </w:divsChild>
        </w:div>
        <w:div w:id="431583571">
          <w:marLeft w:val="0"/>
          <w:marRight w:val="0"/>
          <w:marTop w:val="0"/>
          <w:marBottom w:val="0"/>
          <w:divBdr>
            <w:top w:val="none" w:sz="0" w:space="0" w:color="auto"/>
            <w:left w:val="none" w:sz="0" w:space="0" w:color="auto"/>
            <w:bottom w:val="none" w:sz="0" w:space="0" w:color="auto"/>
            <w:right w:val="none" w:sz="0" w:space="0" w:color="auto"/>
          </w:divBdr>
          <w:divsChild>
            <w:div w:id="1273593582">
              <w:marLeft w:val="0"/>
              <w:marRight w:val="0"/>
              <w:marTop w:val="0"/>
              <w:marBottom w:val="0"/>
              <w:divBdr>
                <w:top w:val="none" w:sz="0" w:space="0" w:color="auto"/>
                <w:left w:val="none" w:sz="0" w:space="0" w:color="auto"/>
                <w:bottom w:val="none" w:sz="0" w:space="0" w:color="auto"/>
                <w:right w:val="none" w:sz="0" w:space="0" w:color="auto"/>
              </w:divBdr>
            </w:div>
          </w:divsChild>
        </w:div>
        <w:div w:id="726682178">
          <w:marLeft w:val="0"/>
          <w:marRight w:val="0"/>
          <w:marTop w:val="0"/>
          <w:marBottom w:val="0"/>
          <w:divBdr>
            <w:top w:val="none" w:sz="0" w:space="0" w:color="auto"/>
            <w:left w:val="none" w:sz="0" w:space="0" w:color="auto"/>
            <w:bottom w:val="none" w:sz="0" w:space="0" w:color="auto"/>
            <w:right w:val="none" w:sz="0" w:space="0" w:color="auto"/>
          </w:divBdr>
          <w:divsChild>
            <w:div w:id="497043342">
              <w:marLeft w:val="0"/>
              <w:marRight w:val="0"/>
              <w:marTop w:val="0"/>
              <w:marBottom w:val="0"/>
              <w:divBdr>
                <w:top w:val="none" w:sz="0" w:space="0" w:color="auto"/>
                <w:left w:val="none" w:sz="0" w:space="0" w:color="auto"/>
                <w:bottom w:val="none" w:sz="0" w:space="0" w:color="auto"/>
                <w:right w:val="none" w:sz="0" w:space="0" w:color="auto"/>
              </w:divBdr>
            </w:div>
          </w:divsChild>
        </w:div>
        <w:div w:id="739868406">
          <w:marLeft w:val="0"/>
          <w:marRight w:val="0"/>
          <w:marTop w:val="0"/>
          <w:marBottom w:val="0"/>
          <w:divBdr>
            <w:top w:val="none" w:sz="0" w:space="0" w:color="auto"/>
            <w:left w:val="none" w:sz="0" w:space="0" w:color="auto"/>
            <w:bottom w:val="none" w:sz="0" w:space="0" w:color="auto"/>
            <w:right w:val="none" w:sz="0" w:space="0" w:color="auto"/>
          </w:divBdr>
          <w:divsChild>
            <w:div w:id="1574973634">
              <w:marLeft w:val="0"/>
              <w:marRight w:val="0"/>
              <w:marTop w:val="0"/>
              <w:marBottom w:val="0"/>
              <w:divBdr>
                <w:top w:val="none" w:sz="0" w:space="0" w:color="auto"/>
                <w:left w:val="none" w:sz="0" w:space="0" w:color="auto"/>
                <w:bottom w:val="none" w:sz="0" w:space="0" w:color="auto"/>
                <w:right w:val="none" w:sz="0" w:space="0" w:color="auto"/>
              </w:divBdr>
            </w:div>
          </w:divsChild>
        </w:div>
        <w:div w:id="833566104">
          <w:marLeft w:val="0"/>
          <w:marRight w:val="0"/>
          <w:marTop w:val="0"/>
          <w:marBottom w:val="0"/>
          <w:divBdr>
            <w:top w:val="none" w:sz="0" w:space="0" w:color="auto"/>
            <w:left w:val="none" w:sz="0" w:space="0" w:color="auto"/>
            <w:bottom w:val="none" w:sz="0" w:space="0" w:color="auto"/>
            <w:right w:val="none" w:sz="0" w:space="0" w:color="auto"/>
          </w:divBdr>
          <w:divsChild>
            <w:div w:id="313949581">
              <w:marLeft w:val="0"/>
              <w:marRight w:val="0"/>
              <w:marTop w:val="0"/>
              <w:marBottom w:val="0"/>
              <w:divBdr>
                <w:top w:val="none" w:sz="0" w:space="0" w:color="auto"/>
                <w:left w:val="none" w:sz="0" w:space="0" w:color="auto"/>
                <w:bottom w:val="none" w:sz="0" w:space="0" w:color="auto"/>
                <w:right w:val="none" w:sz="0" w:space="0" w:color="auto"/>
              </w:divBdr>
            </w:div>
          </w:divsChild>
        </w:div>
        <w:div w:id="843320460">
          <w:marLeft w:val="0"/>
          <w:marRight w:val="0"/>
          <w:marTop w:val="0"/>
          <w:marBottom w:val="0"/>
          <w:divBdr>
            <w:top w:val="none" w:sz="0" w:space="0" w:color="auto"/>
            <w:left w:val="none" w:sz="0" w:space="0" w:color="auto"/>
            <w:bottom w:val="none" w:sz="0" w:space="0" w:color="auto"/>
            <w:right w:val="none" w:sz="0" w:space="0" w:color="auto"/>
          </w:divBdr>
          <w:divsChild>
            <w:div w:id="1936939185">
              <w:marLeft w:val="0"/>
              <w:marRight w:val="0"/>
              <w:marTop w:val="0"/>
              <w:marBottom w:val="0"/>
              <w:divBdr>
                <w:top w:val="none" w:sz="0" w:space="0" w:color="auto"/>
                <w:left w:val="none" w:sz="0" w:space="0" w:color="auto"/>
                <w:bottom w:val="none" w:sz="0" w:space="0" w:color="auto"/>
                <w:right w:val="none" w:sz="0" w:space="0" w:color="auto"/>
              </w:divBdr>
            </w:div>
          </w:divsChild>
        </w:div>
        <w:div w:id="973564970">
          <w:marLeft w:val="0"/>
          <w:marRight w:val="0"/>
          <w:marTop w:val="0"/>
          <w:marBottom w:val="0"/>
          <w:divBdr>
            <w:top w:val="none" w:sz="0" w:space="0" w:color="auto"/>
            <w:left w:val="none" w:sz="0" w:space="0" w:color="auto"/>
            <w:bottom w:val="none" w:sz="0" w:space="0" w:color="auto"/>
            <w:right w:val="none" w:sz="0" w:space="0" w:color="auto"/>
          </w:divBdr>
          <w:divsChild>
            <w:div w:id="953559651">
              <w:marLeft w:val="0"/>
              <w:marRight w:val="0"/>
              <w:marTop w:val="0"/>
              <w:marBottom w:val="0"/>
              <w:divBdr>
                <w:top w:val="none" w:sz="0" w:space="0" w:color="auto"/>
                <w:left w:val="none" w:sz="0" w:space="0" w:color="auto"/>
                <w:bottom w:val="none" w:sz="0" w:space="0" w:color="auto"/>
                <w:right w:val="none" w:sz="0" w:space="0" w:color="auto"/>
              </w:divBdr>
            </w:div>
          </w:divsChild>
        </w:div>
        <w:div w:id="1105150788">
          <w:marLeft w:val="0"/>
          <w:marRight w:val="0"/>
          <w:marTop w:val="0"/>
          <w:marBottom w:val="0"/>
          <w:divBdr>
            <w:top w:val="none" w:sz="0" w:space="0" w:color="auto"/>
            <w:left w:val="none" w:sz="0" w:space="0" w:color="auto"/>
            <w:bottom w:val="none" w:sz="0" w:space="0" w:color="auto"/>
            <w:right w:val="none" w:sz="0" w:space="0" w:color="auto"/>
          </w:divBdr>
          <w:divsChild>
            <w:div w:id="1091050169">
              <w:marLeft w:val="0"/>
              <w:marRight w:val="0"/>
              <w:marTop w:val="0"/>
              <w:marBottom w:val="0"/>
              <w:divBdr>
                <w:top w:val="none" w:sz="0" w:space="0" w:color="auto"/>
                <w:left w:val="none" w:sz="0" w:space="0" w:color="auto"/>
                <w:bottom w:val="none" w:sz="0" w:space="0" w:color="auto"/>
                <w:right w:val="none" w:sz="0" w:space="0" w:color="auto"/>
              </w:divBdr>
            </w:div>
          </w:divsChild>
        </w:div>
        <w:div w:id="1158577369">
          <w:marLeft w:val="0"/>
          <w:marRight w:val="0"/>
          <w:marTop w:val="0"/>
          <w:marBottom w:val="0"/>
          <w:divBdr>
            <w:top w:val="none" w:sz="0" w:space="0" w:color="auto"/>
            <w:left w:val="none" w:sz="0" w:space="0" w:color="auto"/>
            <w:bottom w:val="none" w:sz="0" w:space="0" w:color="auto"/>
            <w:right w:val="none" w:sz="0" w:space="0" w:color="auto"/>
          </w:divBdr>
          <w:divsChild>
            <w:div w:id="1828935081">
              <w:marLeft w:val="0"/>
              <w:marRight w:val="0"/>
              <w:marTop w:val="0"/>
              <w:marBottom w:val="0"/>
              <w:divBdr>
                <w:top w:val="none" w:sz="0" w:space="0" w:color="auto"/>
                <w:left w:val="none" w:sz="0" w:space="0" w:color="auto"/>
                <w:bottom w:val="none" w:sz="0" w:space="0" w:color="auto"/>
                <w:right w:val="none" w:sz="0" w:space="0" w:color="auto"/>
              </w:divBdr>
            </w:div>
          </w:divsChild>
        </w:div>
        <w:div w:id="1222601118">
          <w:marLeft w:val="0"/>
          <w:marRight w:val="0"/>
          <w:marTop w:val="0"/>
          <w:marBottom w:val="0"/>
          <w:divBdr>
            <w:top w:val="none" w:sz="0" w:space="0" w:color="auto"/>
            <w:left w:val="none" w:sz="0" w:space="0" w:color="auto"/>
            <w:bottom w:val="none" w:sz="0" w:space="0" w:color="auto"/>
            <w:right w:val="none" w:sz="0" w:space="0" w:color="auto"/>
          </w:divBdr>
          <w:divsChild>
            <w:div w:id="353044018">
              <w:marLeft w:val="0"/>
              <w:marRight w:val="0"/>
              <w:marTop w:val="0"/>
              <w:marBottom w:val="0"/>
              <w:divBdr>
                <w:top w:val="none" w:sz="0" w:space="0" w:color="auto"/>
                <w:left w:val="none" w:sz="0" w:space="0" w:color="auto"/>
                <w:bottom w:val="none" w:sz="0" w:space="0" w:color="auto"/>
                <w:right w:val="none" w:sz="0" w:space="0" w:color="auto"/>
              </w:divBdr>
            </w:div>
          </w:divsChild>
        </w:div>
        <w:div w:id="1318995665">
          <w:marLeft w:val="0"/>
          <w:marRight w:val="0"/>
          <w:marTop w:val="0"/>
          <w:marBottom w:val="0"/>
          <w:divBdr>
            <w:top w:val="none" w:sz="0" w:space="0" w:color="auto"/>
            <w:left w:val="none" w:sz="0" w:space="0" w:color="auto"/>
            <w:bottom w:val="none" w:sz="0" w:space="0" w:color="auto"/>
            <w:right w:val="none" w:sz="0" w:space="0" w:color="auto"/>
          </w:divBdr>
          <w:divsChild>
            <w:div w:id="1366369678">
              <w:marLeft w:val="0"/>
              <w:marRight w:val="0"/>
              <w:marTop w:val="0"/>
              <w:marBottom w:val="0"/>
              <w:divBdr>
                <w:top w:val="none" w:sz="0" w:space="0" w:color="auto"/>
                <w:left w:val="none" w:sz="0" w:space="0" w:color="auto"/>
                <w:bottom w:val="none" w:sz="0" w:space="0" w:color="auto"/>
                <w:right w:val="none" w:sz="0" w:space="0" w:color="auto"/>
              </w:divBdr>
            </w:div>
          </w:divsChild>
        </w:div>
        <w:div w:id="1435441196">
          <w:marLeft w:val="0"/>
          <w:marRight w:val="0"/>
          <w:marTop w:val="0"/>
          <w:marBottom w:val="0"/>
          <w:divBdr>
            <w:top w:val="none" w:sz="0" w:space="0" w:color="auto"/>
            <w:left w:val="none" w:sz="0" w:space="0" w:color="auto"/>
            <w:bottom w:val="none" w:sz="0" w:space="0" w:color="auto"/>
            <w:right w:val="none" w:sz="0" w:space="0" w:color="auto"/>
          </w:divBdr>
          <w:divsChild>
            <w:div w:id="1842424837">
              <w:marLeft w:val="0"/>
              <w:marRight w:val="0"/>
              <w:marTop w:val="0"/>
              <w:marBottom w:val="0"/>
              <w:divBdr>
                <w:top w:val="none" w:sz="0" w:space="0" w:color="auto"/>
                <w:left w:val="none" w:sz="0" w:space="0" w:color="auto"/>
                <w:bottom w:val="none" w:sz="0" w:space="0" w:color="auto"/>
                <w:right w:val="none" w:sz="0" w:space="0" w:color="auto"/>
              </w:divBdr>
            </w:div>
          </w:divsChild>
        </w:div>
        <w:div w:id="1666401783">
          <w:marLeft w:val="0"/>
          <w:marRight w:val="0"/>
          <w:marTop w:val="0"/>
          <w:marBottom w:val="0"/>
          <w:divBdr>
            <w:top w:val="none" w:sz="0" w:space="0" w:color="auto"/>
            <w:left w:val="none" w:sz="0" w:space="0" w:color="auto"/>
            <w:bottom w:val="none" w:sz="0" w:space="0" w:color="auto"/>
            <w:right w:val="none" w:sz="0" w:space="0" w:color="auto"/>
          </w:divBdr>
          <w:divsChild>
            <w:div w:id="358825297">
              <w:marLeft w:val="0"/>
              <w:marRight w:val="0"/>
              <w:marTop w:val="0"/>
              <w:marBottom w:val="0"/>
              <w:divBdr>
                <w:top w:val="none" w:sz="0" w:space="0" w:color="auto"/>
                <w:left w:val="none" w:sz="0" w:space="0" w:color="auto"/>
                <w:bottom w:val="none" w:sz="0" w:space="0" w:color="auto"/>
                <w:right w:val="none" w:sz="0" w:space="0" w:color="auto"/>
              </w:divBdr>
            </w:div>
          </w:divsChild>
        </w:div>
        <w:div w:id="1806461095">
          <w:marLeft w:val="0"/>
          <w:marRight w:val="0"/>
          <w:marTop w:val="0"/>
          <w:marBottom w:val="0"/>
          <w:divBdr>
            <w:top w:val="none" w:sz="0" w:space="0" w:color="auto"/>
            <w:left w:val="none" w:sz="0" w:space="0" w:color="auto"/>
            <w:bottom w:val="none" w:sz="0" w:space="0" w:color="auto"/>
            <w:right w:val="none" w:sz="0" w:space="0" w:color="auto"/>
          </w:divBdr>
          <w:divsChild>
            <w:div w:id="1490173452">
              <w:marLeft w:val="0"/>
              <w:marRight w:val="0"/>
              <w:marTop w:val="0"/>
              <w:marBottom w:val="0"/>
              <w:divBdr>
                <w:top w:val="none" w:sz="0" w:space="0" w:color="auto"/>
                <w:left w:val="none" w:sz="0" w:space="0" w:color="auto"/>
                <w:bottom w:val="none" w:sz="0" w:space="0" w:color="auto"/>
                <w:right w:val="none" w:sz="0" w:space="0" w:color="auto"/>
              </w:divBdr>
            </w:div>
          </w:divsChild>
        </w:div>
        <w:div w:id="1869683501">
          <w:marLeft w:val="0"/>
          <w:marRight w:val="0"/>
          <w:marTop w:val="0"/>
          <w:marBottom w:val="0"/>
          <w:divBdr>
            <w:top w:val="none" w:sz="0" w:space="0" w:color="auto"/>
            <w:left w:val="none" w:sz="0" w:space="0" w:color="auto"/>
            <w:bottom w:val="none" w:sz="0" w:space="0" w:color="auto"/>
            <w:right w:val="none" w:sz="0" w:space="0" w:color="auto"/>
          </w:divBdr>
          <w:divsChild>
            <w:div w:id="1363164531">
              <w:marLeft w:val="0"/>
              <w:marRight w:val="0"/>
              <w:marTop w:val="0"/>
              <w:marBottom w:val="0"/>
              <w:divBdr>
                <w:top w:val="none" w:sz="0" w:space="0" w:color="auto"/>
                <w:left w:val="none" w:sz="0" w:space="0" w:color="auto"/>
                <w:bottom w:val="none" w:sz="0" w:space="0" w:color="auto"/>
                <w:right w:val="none" w:sz="0" w:space="0" w:color="auto"/>
              </w:divBdr>
            </w:div>
          </w:divsChild>
        </w:div>
        <w:div w:id="1884904277">
          <w:marLeft w:val="0"/>
          <w:marRight w:val="0"/>
          <w:marTop w:val="0"/>
          <w:marBottom w:val="0"/>
          <w:divBdr>
            <w:top w:val="none" w:sz="0" w:space="0" w:color="auto"/>
            <w:left w:val="none" w:sz="0" w:space="0" w:color="auto"/>
            <w:bottom w:val="none" w:sz="0" w:space="0" w:color="auto"/>
            <w:right w:val="none" w:sz="0" w:space="0" w:color="auto"/>
          </w:divBdr>
          <w:divsChild>
            <w:div w:id="82260745">
              <w:marLeft w:val="0"/>
              <w:marRight w:val="0"/>
              <w:marTop w:val="0"/>
              <w:marBottom w:val="0"/>
              <w:divBdr>
                <w:top w:val="none" w:sz="0" w:space="0" w:color="auto"/>
                <w:left w:val="none" w:sz="0" w:space="0" w:color="auto"/>
                <w:bottom w:val="none" w:sz="0" w:space="0" w:color="auto"/>
                <w:right w:val="none" w:sz="0" w:space="0" w:color="auto"/>
              </w:divBdr>
            </w:div>
          </w:divsChild>
        </w:div>
        <w:div w:id="2103993311">
          <w:marLeft w:val="0"/>
          <w:marRight w:val="0"/>
          <w:marTop w:val="0"/>
          <w:marBottom w:val="0"/>
          <w:divBdr>
            <w:top w:val="none" w:sz="0" w:space="0" w:color="auto"/>
            <w:left w:val="none" w:sz="0" w:space="0" w:color="auto"/>
            <w:bottom w:val="none" w:sz="0" w:space="0" w:color="auto"/>
            <w:right w:val="none" w:sz="0" w:space="0" w:color="auto"/>
          </w:divBdr>
          <w:divsChild>
            <w:div w:id="1389306378">
              <w:marLeft w:val="0"/>
              <w:marRight w:val="0"/>
              <w:marTop w:val="0"/>
              <w:marBottom w:val="0"/>
              <w:divBdr>
                <w:top w:val="none" w:sz="0" w:space="0" w:color="auto"/>
                <w:left w:val="none" w:sz="0" w:space="0" w:color="auto"/>
                <w:bottom w:val="none" w:sz="0" w:space="0" w:color="auto"/>
                <w:right w:val="none" w:sz="0" w:space="0" w:color="auto"/>
              </w:divBdr>
            </w:div>
          </w:divsChild>
        </w:div>
        <w:div w:id="2108454328">
          <w:marLeft w:val="0"/>
          <w:marRight w:val="0"/>
          <w:marTop w:val="0"/>
          <w:marBottom w:val="0"/>
          <w:divBdr>
            <w:top w:val="none" w:sz="0" w:space="0" w:color="auto"/>
            <w:left w:val="none" w:sz="0" w:space="0" w:color="auto"/>
            <w:bottom w:val="none" w:sz="0" w:space="0" w:color="auto"/>
            <w:right w:val="none" w:sz="0" w:space="0" w:color="auto"/>
          </w:divBdr>
          <w:divsChild>
            <w:div w:id="129487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52607">
      <w:bodyDiv w:val="1"/>
      <w:marLeft w:val="0"/>
      <w:marRight w:val="0"/>
      <w:marTop w:val="0"/>
      <w:marBottom w:val="0"/>
      <w:divBdr>
        <w:top w:val="none" w:sz="0" w:space="0" w:color="auto"/>
        <w:left w:val="none" w:sz="0" w:space="0" w:color="auto"/>
        <w:bottom w:val="none" w:sz="0" w:space="0" w:color="auto"/>
        <w:right w:val="none" w:sz="0" w:space="0" w:color="auto"/>
      </w:divBdr>
    </w:div>
    <w:div w:id="402684683">
      <w:bodyDiv w:val="1"/>
      <w:marLeft w:val="0"/>
      <w:marRight w:val="0"/>
      <w:marTop w:val="0"/>
      <w:marBottom w:val="0"/>
      <w:divBdr>
        <w:top w:val="none" w:sz="0" w:space="0" w:color="auto"/>
        <w:left w:val="none" w:sz="0" w:space="0" w:color="auto"/>
        <w:bottom w:val="none" w:sz="0" w:space="0" w:color="auto"/>
        <w:right w:val="none" w:sz="0" w:space="0" w:color="auto"/>
      </w:divBdr>
    </w:div>
    <w:div w:id="403987489">
      <w:bodyDiv w:val="1"/>
      <w:marLeft w:val="0"/>
      <w:marRight w:val="0"/>
      <w:marTop w:val="0"/>
      <w:marBottom w:val="0"/>
      <w:divBdr>
        <w:top w:val="none" w:sz="0" w:space="0" w:color="auto"/>
        <w:left w:val="none" w:sz="0" w:space="0" w:color="auto"/>
        <w:bottom w:val="none" w:sz="0" w:space="0" w:color="auto"/>
        <w:right w:val="none" w:sz="0" w:space="0" w:color="auto"/>
      </w:divBdr>
    </w:div>
    <w:div w:id="420957444">
      <w:bodyDiv w:val="1"/>
      <w:marLeft w:val="0"/>
      <w:marRight w:val="0"/>
      <w:marTop w:val="0"/>
      <w:marBottom w:val="0"/>
      <w:divBdr>
        <w:top w:val="none" w:sz="0" w:space="0" w:color="auto"/>
        <w:left w:val="none" w:sz="0" w:space="0" w:color="auto"/>
        <w:bottom w:val="none" w:sz="0" w:space="0" w:color="auto"/>
        <w:right w:val="none" w:sz="0" w:space="0" w:color="auto"/>
      </w:divBdr>
    </w:div>
    <w:div w:id="442530953">
      <w:bodyDiv w:val="1"/>
      <w:marLeft w:val="0"/>
      <w:marRight w:val="0"/>
      <w:marTop w:val="0"/>
      <w:marBottom w:val="0"/>
      <w:divBdr>
        <w:top w:val="none" w:sz="0" w:space="0" w:color="auto"/>
        <w:left w:val="none" w:sz="0" w:space="0" w:color="auto"/>
        <w:bottom w:val="none" w:sz="0" w:space="0" w:color="auto"/>
        <w:right w:val="none" w:sz="0" w:space="0" w:color="auto"/>
      </w:divBdr>
    </w:div>
    <w:div w:id="555092206">
      <w:bodyDiv w:val="1"/>
      <w:marLeft w:val="0"/>
      <w:marRight w:val="0"/>
      <w:marTop w:val="0"/>
      <w:marBottom w:val="0"/>
      <w:divBdr>
        <w:top w:val="none" w:sz="0" w:space="0" w:color="auto"/>
        <w:left w:val="none" w:sz="0" w:space="0" w:color="auto"/>
        <w:bottom w:val="none" w:sz="0" w:space="0" w:color="auto"/>
        <w:right w:val="none" w:sz="0" w:space="0" w:color="auto"/>
      </w:divBdr>
    </w:div>
    <w:div w:id="594170050">
      <w:bodyDiv w:val="1"/>
      <w:marLeft w:val="0"/>
      <w:marRight w:val="0"/>
      <w:marTop w:val="0"/>
      <w:marBottom w:val="0"/>
      <w:divBdr>
        <w:top w:val="none" w:sz="0" w:space="0" w:color="auto"/>
        <w:left w:val="none" w:sz="0" w:space="0" w:color="auto"/>
        <w:bottom w:val="none" w:sz="0" w:space="0" w:color="auto"/>
        <w:right w:val="none" w:sz="0" w:space="0" w:color="auto"/>
      </w:divBdr>
    </w:div>
    <w:div w:id="647324856">
      <w:bodyDiv w:val="1"/>
      <w:marLeft w:val="0"/>
      <w:marRight w:val="0"/>
      <w:marTop w:val="0"/>
      <w:marBottom w:val="0"/>
      <w:divBdr>
        <w:top w:val="none" w:sz="0" w:space="0" w:color="auto"/>
        <w:left w:val="none" w:sz="0" w:space="0" w:color="auto"/>
        <w:bottom w:val="none" w:sz="0" w:space="0" w:color="auto"/>
        <w:right w:val="none" w:sz="0" w:space="0" w:color="auto"/>
      </w:divBdr>
    </w:div>
    <w:div w:id="697971259">
      <w:bodyDiv w:val="1"/>
      <w:marLeft w:val="0"/>
      <w:marRight w:val="0"/>
      <w:marTop w:val="0"/>
      <w:marBottom w:val="0"/>
      <w:divBdr>
        <w:top w:val="none" w:sz="0" w:space="0" w:color="auto"/>
        <w:left w:val="none" w:sz="0" w:space="0" w:color="auto"/>
        <w:bottom w:val="none" w:sz="0" w:space="0" w:color="auto"/>
        <w:right w:val="none" w:sz="0" w:space="0" w:color="auto"/>
      </w:divBdr>
    </w:div>
    <w:div w:id="783965976">
      <w:bodyDiv w:val="1"/>
      <w:marLeft w:val="0"/>
      <w:marRight w:val="0"/>
      <w:marTop w:val="0"/>
      <w:marBottom w:val="0"/>
      <w:divBdr>
        <w:top w:val="none" w:sz="0" w:space="0" w:color="auto"/>
        <w:left w:val="none" w:sz="0" w:space="0" w:color="auto"/>
        <w:bottom w:val="none" w:sz="0" w:space="0" w:color="auto"/>
        <w:right w:val="none" w:sz="0" w:space="0" w:color="auto"/>
      </w:divBdr>
    </w:div>
    <w:div w:id="796796926">
      <w:bodyDiv w:val="1"/>
      <w:marLeft w:val="0"/>
      <w:marRight w:val="0"/>
      <w:marTop w:val="0"/>
      <w:marBottom w:val="0"/>
      <w:divBdr>
        <w:top w:val="none" w:sz="0" w:space="0" w:color="auto"/>
        <w:left w:val="none" w:sz="0" w:space="0" w:color="auto"/>
        <w:bottom w:val="none" w:sz="0" w:space="0" w:color="auto"/>
        <w:right w:val="none" w:sz="0" w:space="0" w:color="auto"/>
      </w:divBdr>
    </w:div>
    <w:div w:id="985739500">
      <w:bodyDiv w:val="1"/>
      <w:marLeft w:val="0"/>
      <w:marRight w:val="0"/>
      <w:marTop w:val="0"/>
      <w:marBottom w:val="0"/>
      <w:divBdr>
        <w:top w:val="none" w:sz="0" w:space="0" w:color="auto"/>
        <w:left w:val="none" w:sz="0" w:space="0" w:color="auto"/>
        <w:bottom w:val="none" w:sz="0" w:space="0" w:color="auto"/>
        <w:right w:val="none" w:sz="0" w:space="0" w:color="auto"/>
      </w:divBdr>
    </w:div>
    <w:div w:id="1131440161">
      <w:bodyDiv w:val="1"/>
      <w:marLeft w:val="0"/>
      <w:marRight w:val="0"/>
      <w:marTop w:val="0"/>
      <w:marBottom w:val="0"/>
      <w:divBdr>
        <w:top w:val="none" w:sz="0" w:space="0" w:color="auto"/>
        <w:left w:val="none" w:sz="0" w:space="0" w:color="auto"/>
        <w:bottom w:val="none" w:sz="0" w:space="0" w:color="auto"/>
        <w:right w:val="none" w:sz="0" w:space="0" w:color="auto"/>
      </w:divBdr>
    </w:div>
    <w:div w:id="1152478372">
      <w:bodyDiv w:val="1"/>
      <w:marLeft w:val="0"/>
      <w:marRight w:val="0"/>
      <w:marTop w:val="0"/>
      <w:marBottom w:val="0"/>
      <w:divBdr>
        <w:top w:val="none" w:sz="0" w:space="0" w:color="auto"/>
        <w:left w:val="none" w:sz="0" w:space="0" w:color="auto"/>
        <w:bottom w:val="none" w:sz="0" w:space="0" w:color="auto"/>
        <w:right w:val="none" w:sz="0" w:space="0" w:color="auto"/>
      </w:divBdr>
    </w:div>
    <w:div w:id="1308631154">
      <w:bodyDiv w:val="1"/>
      <w:marLeft w:val="0"/>
      <w:marRight w:val="0"/>
      <w:marTop w:val="0"/>
      <w:marBottom w:val="0"/>
      <w:divBdr>
        <w:top w:val="none" w:sz="0" w:space="0" w:color="auto"/>
        <w:left w:val="none" w:sz="0" w:space="0" w:color="auto"/>
        <w:bottom w:val="none" w:sz="0" w:space="0" w:color="auto"/>
        <w:right w:val="none" w:sz="0" w:space="0" w:color="auto"/>
      </w:divBdr>
    </w:div>
    <w:div w:id="1345741634">
      <w:bodyDiv w:val="1"/>
      <w:marLeft w:val="0"/>
      <w:marRight w:val="0"/>
      <w:marTop w:val="0"/>
      <w:marBottom w:val="0"/>
      <w:divBdr>
        <w:top w:val="none" w:sz="0" w:space="0" w:color="auto"/>
        <w:left w:val="none" w:sz="0" w:space="0" w:color="auto"/>
        <w:bottom w:val="none" w:sz="0" w:space="0" w:color="auto"/>
        <w:right w:val="none" w:sz="0" w:space="0" w:color="auto"/>
      </w:divBdr>
    </w:div>
    <w:div w:id="1423454118">
      <w:bodyDiv w:val="1"/>
      <w:marLeft w:val="0"/>
      <w:marRight w:val="0"/>
      <w:marTop w:val="0"/>
      <w:marBottom w:val="0"/>
      <w:divBdr>
        <w:top w:val="none" w:sz="0" w:space="0" w:color="auto"/>
        <w:left w:val="none" w:sz="0" w:space="0" w:color="auto"/>
        <w:bottom w:val="none" w:sz="0" w:space="0" w:color="auto"/>
        <w:right w:val="none" w:sz="0" w:space="0" w:color="auto"/>
      </w:divBdr>
    </w:div>
    <w:div w:id="1454328416">
      <w:bodyDiv w:val="1"/>
      <w:marLeft w:val="0"/>
      <w:marRight w:val="0"/>
      <w:marTop w:val="0"/>
      <w:marBottom w:val="0"/>
      <w:divBdr>
        <w:top w:val="none" w:sz="0" w:space="0" w:color="auto"/>
        <w:left w:val="none" w:sz="0" w:space="0" w:color="auto"/>
        <w:bottom w:val="none" w:sz="0" w:space="0" w:color="auto"/>
        <w:right w:val="none" w:sz="0" w:space="0" w:color="auto"/>
      </w:divBdr>
    </w:div>
    <w:div w:id="1553540322">
      <w:bodyDiv w:val="1"/>
      <w:marLeft w:val="0"/>
      <w:marRight w:val="0"/>
      <w:marTop w:val="0"/>
      <w:marBottom w:val="0"/>
      <w:divBdr>
        <w:top w:val="none" w:sz="0" w:space="0" w:color="auto"/>
        <w:left w:val="none" w:sz="0" w:space="0" w:color="auto"/>
        <w:bottom w:val="none" w:sz="0" w:space="0" w:color="auto"/>
        <w:right w:val="none" w:sz="0" w:space="0" w:color="auto"/>
      </w:divBdr>
    </w:div>
    <w:div w:id="1590311269">
      <w:bodyDiv w:val="1"/>
      <w:marLeft w:val="0"/>
      <w:marRight w:val="0"/>
      <w:marTop w:val="0"/>
      <w:marBottom w:val="0"/>
      <w:divBdr>
        <w:top w:val="none" w:sz="0" w:space="0" w:color="auto"/>
        <w:left w:val="none" w:sz="0" w:space="0" w:color="auto"/>
        <w:bottom w:val="none" w:sz="0" w:space="0" w:color="auto"/>
        <w:right w:val="none" w:sz="0" w:space="0" w:color="auto"/>
      </w:divBdr>
    </w:div>
    <w:div w:id="1662732918">
      <w:bodyDiv w:val="1"/>
      <w:marLeft w:val="0"/>
      <w:marRight w:val="0"/>
      <w:marTop w:val="0"/>
      <w:marBottom w:val="0"/>
      <w:divBdr>
        <w:top w:val="none" w:sz="0" w:space="0" w:color="auto"/>
        <w:left w:val="none" w:sz="0" w:space="0" w:color="auto"/>
        <w:bottom w:val="none" w:sz="0" w:space="0" w:color="auto"/>
        <w:right w:val="none" w:sz="0" w:space="0" w:color="auto"/>
      </w:divBdr>
    </w:div>
    <w:div w:id="1776824739">
      <w:bodyDiv w:val="1"/>
      <w:marLeft w:val="0"/>
      <w:marRight w:val="0"/>
      <w:marTop w:val="0"/>
      <w:marBottom w:val="0"/>
      <w:divBdr>
        <w:top w:val="none" w:sz="0" w:space="0" w:color="auto"/>
        <w:left w:val="none" w:sz="0" w:space="0" w:color="auto"/>
        <w:bottom w:val="none" w:sz="0" w:space="0" w:color="auto"/>
        <w:right w:val="none" w:sz="0" w:space="0" w:color="auto"/>
      </w:divBdr>
    </w:div>
    <w:div w:id="1813983427">
      <w:bodyDiv w:val="1"/>
      <w:marLeft w:val="0"/>
      <w:marRight w:val="0"/>
      <w:marTop w:val="0"/>
      <w:marBottom w:val="0"/>
      <w:divBdr>
        <w:top w:val="none" w:sz="0" w:space="0" w:color="auto"/>
        <w:left w:val="none" w:sz="0" w:space="0" w:color="auto"/>
        <w:bottom w:val="none" w:sz="0" w:space="0" w:color="auto"/>
        <w:right w:val="none" w:sz="0" w:space="0" w:color="auto"/>
      </w:divBdr>
    </w:div>
    <w:div w:id="1845246054">
      <w:bodyDiv w:val="1"/>
      <w:marLeft w:val="0"/>
      <w:marRight w:val="0"/>
      <w:marTop w:val="0"/>
      <w:marBottom w:val="0"/>
      <w:divBdr>
        <w:top w:val="none" w:sz="0" w:space="0" w:color="auto"/>
        <w:left w:val="none" w:sz="0" w:space="0" w:color="auto"/>
        <w:bottom w:val="none" w:sz="0" w:space="0" w:color="auto"/>
        <w:right w:val="none" w:sz="0" w:space="0" w:color="auto"/>
      </w:divBdr>
    </w:div>
    <w:div w:id="1847944091">
      <w:bodyDiv w:val="1"/>
      <w:marLeft w:val="0"/>
      <w:marRight w:val="0"/>
      <w:marTop w:val="0"/>
      <w:marBottom w:val="0"/>
      <w:divBdr>
        <w:top w:val="none" w:sz="0" w:space="0" w:color="auto"/>
        <w:left w:val="none" w:sz="0" w:space="0" w:color="auto"/>
        <w:bottom w:val="none" w:sz="0" w:space="0" w:color="auto"/>
        <w:right w:val="none" w:sz="0" w:space="0" w:color="auto"/>
      </w:divBdr>
    </w:div>
    <w:div w:id="1863319995">
      <w:bodyDiv w:val="1"/>
      <w:marLeft w:val="0"/>
      <w:marRight w:val="0"/>
      <w:marTop w:val="0"/>
      <w:marBottom w:val="0"/>
      <w:divBdr>
        <w:top w:val="none" w:sz="0" w:space="0" w:color="auto"/>
        <w:left w:val="none" w:sz="0" w:space="0" w:color="auto"/>
        <w:bottom w:val="none" w:sz="0" w:space="0" w:color="auto"/>
        <w:right w:val="none" w:sz="0" w:space="0" w:color="auto"/>
      </w:divBdr>
    </w:div>
    <w:div w:id="1874539938">
      <w:bodyDiv w:val="1"/>
      <w:marLeft w:val="0"/>
      <w:marRight w:val="0"/>
      <w:marTop w:val="0"/>
      <w:marBottom w:val="0"/>
      <w:divBdr>
        <w:top w:val="none" w:sz="0" w:space="0" w:color="auto"/>
        <w:left w:val="none" w:sz="0" w:space="0" w:color="auto"/>
        <w:bottom w:val="none" w:sz="0" w:space="0" w:color="auto"/>
        <w:right w:val="none" w:sz="0" w:space="0" w:color="auto"/>
      </w:divBdr>
    </w:div>
    <w:div w:id="1945115928">
      <w:bodyDiv w:val="1"/>
      <w:marLeft w:val="0"/>
      <w:marRight w:val="0"/>
      <w:marTop w:val="0"/>
      <w:marBottom w:val="0"/>
      <w:divBdr>
        <w:top w:val="none" w:sz="0" w:space="0" w:color="auto"/>
        <w:left w:val="none" w:sz="0" w:space="0" w:color="auto"/>
        <w:bottom w:val="none" w:sz="0" w:space="0" w:color="auto"/>
        <w:right w:val="none" w:sz="0" w:space="0" w:color="auto"/>
      </w:divBdr>
    </w:div>
    <w:div w:id="2051803238">
      <w:bodyDiv w:val="1"/>
      <w:marLeft w:val="0"/>
      <w:marRight w:val="0"/>
      <w:marTop w:val="0"/>
      <w:marBottom w:val="0"/>
      <w:divBdr>
        <w:top w:val="none" w:sz="0" w:space="0" w:color="auto"/>
        <w:left w:val="none" w:sz="0" w:space="0" w:color="auto"/>
        <w:bottom w:val="none" w:sz="0" w:space="0" w:color="auto"/>
        <w:right w:val="none" w:sz="0" w:space="0" w:color="auto"/>
      </w:divBdr>
    </w:div>
    <w:div w:id="2056932196">
      <w:bodyDiv w:val="1"/>
      <w:marLeft w:val="0"/>
      <w:marRight w:val="0"/>
      <w:marTop w:val="0"/>
      <w:marBottom w:val="0"/>
      <w:divBdr>
        <w:top w:val="none" w:sz="0" w:space="0" w:color="auto"/>
        <w:left w:val="none" w:sz="0" w:space="0" w:color="auto"/>
        <w:bottom w:val="none" w:sz="0" w:space="0" w:color="auto"/>
        <w:right w:val="none" w:sz="0" w:space="0" w:color="auto"/>
      </w:divBdr>
    </w:div>
    <w:div w:id="2070103577">
      <w:bodyDiv w:val="1"/>
      <w:marLeft w:val="0"/>
      <w:marRight w:val="0"/>
      <w:marTop w:val="0"/>
      <w:marBottom w:val="0"/>
      <w:divBdr>
        <w:top w:val="none" w:sz="0" w:space="0" w:color="auto"/>
        <w:left w:val="none" w:sz="0" w:space="0" w:color="auto"/>
        <w:bottom w:val="none" w:sz="0" w:space="0" w:color="auto"/>
        <w:right w:val="none" w:sz="0" w:space="0" w:color="auto"/>
      </w:divBdr>
    </w:div>
    <w:div w:id="2078046448">
      <w:bodyDiv w:val="1"/>
      <w:marLeft w:val="0"/>
      <w:marRight w:val="0"/>
      <w:marTop w:val="0"/>
      <w:marBottom w:val="0"/>
      <w:divBdr>
        <w:top w:val="none" w:sz="0" w:space="0" w:color="auto"/>
        <w:left w:val="none" w:sz="0" w:space="0" w:color="auto"/>
        <w:bottom w:val="none" w:sz="0" w:space="0" w:color="auto"/>
        <w:right w:val="none" w:sz="0" w:space="0" w:color="auto"/>
      </w:divBdr>
    </w:div>
    <w:div w:id="2084177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8.png"/><Relationship Id="rId39" Type="http://schemas.openxmlformats.org/officeDocument/2006/relationships/image" Target="media/image16.png"/><Relationship Id="rId21" Type="http://schemas.openxmlformats.org/officeDocument/2006/relationships/hyperlink" Target="https://nswpolice.sharepoint.com/:x:/r/sites/-T-EPSS-SAP-Team/Shared%20Documents/General/Phase%204/DTT%20workspace/Config%20objects%20check%20before%20change.xlsx?d=wf141ceaf0f954b4596b220325f6b557b&amp;csf=1&amp;web=1&amp;e=ctmNMj" TargetMode="External"/><Relationship Id="rId34" Type="http://schemas.openxmlformats.org/officeDocument/2006/relationships/hyperlink" Target="https://nswpolice.sharepoint.com/:x:/r/sites/-T-EPSS-SAP-Team/Shared%20Documents/General/Phase%204/DTT%20workspace/Config%20objects%20check%20before%20change.xlsx?d=wf141ceaf0f954b4596b220325f6b557b&amp;csf=1&amp;web=1&amp;e=ctmNMj" TargetMode="External"/><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2.png"/><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nswpolice.sharepoint.com/:x:/r/sites/-T-EPSS-SAP-Team/Shared%20Documents/General/Phase%204/DTT%20workspace/Config%20objects%20check%20before%20change.xlsx?d=wf141ceaf0f954b4596b220325f6b557b&amp;csf=1&amp;web=1&amp;e=ctmNMj" TargetMode="External"/><Relationship Id="rId29" Type="http://schemas.openxmlformats.org/officeDocument/2006/relationships/image" Target="media/image11.png"/><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nswpolice.sharepoint.com/:w:/r/sites/-T-TC-SAPTransformation-Team/Shared%20Documents/STP%202/070%20Delivery/030%20Development/031%20STP2%20Pre-work%20development/DTT-%20STP2%20pre-work/STP2%20PreWork%20SAP%20design%20and%20configuration%20V2.docx?d=w66968b2827e243b5be73099a27548e0d&amp;csf=1&amp;web=1&amp;e=QfVf2V" TargetMode="External"/><Relationship Id="rId32" Type="http://schemas.openxmlformats.org/officeDocument/2006/relationships/hyperlink" Target="https://nswpolice.sharepoint.com/:x:/r/sites/-T-EPSS-SAP-Team/Shared%20Documents/General/Phase%204/DTT%20workspace/Config%20objects%20check%20before%20change.xlsx?d=wf141ceaf0f954b4596b220325f6b557b&amp;csf=1&amp;web=1&amp;e=ctmNMj" TargetMode="External"/><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yperlink" Target="https://nswpolice.sharepoint.com/:x:/r/sites/-T-EPSS-SAP-Team/Shared%20Documents/General/Phase%204/DTT%20workspace/Config%20objects%20check%20before%20change.xlsx?d=wf141ceaf0f954b4596b220325f6b557b&amp;csf=1&amp;web=1&amp;e=ctmNMj" TargetMode="External"/><Relationship Id="rId28" Type="http://schemas.openxmlformats.org/officeDocument/2006/relationships/image" Target="media/image10.pn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header" Target="header2.xml"/><Relationship Id="rId61"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yperlink" Target="https://nswpolice.sharepoint.com/:x:/r/sites/-T-EPSS-SAP-Team/Shared%20Documents/General/Phase%204/DTT%20workspace/Config%20objects%20check%20before%20change.xlsx?d=wf141ceaf0f954b4596b220325f6b557b&amp;csf=1&amp;web=1&amp;e=ctmNMj" TargetMode="External"/><Relationship Id="rId31" Type="http://schemas.openxmlformats.org/officeDocument/2006/relationships/hyperlink" Target="https://nswpolice.sharepoint.com/:x:/r/sites/-T-EPSS-SAP-Team/Shared%20Documents/General/Phase%204/DTT%20workspace/Config%20objects%20check%20before%20change.xlsx?d=wf141ceaf0f954b4596b220325f6b557b&amp;csf=1&amp;web=1&amp;e=ctmNMj" TargetMode="External"/><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header" Target="header3.xm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nswpolice.sharepoint.com/:x:/r/sites/-T-EPSS-SAP-Team/Shared%20Documents/General/Phase%204/DTT%20workspace/Config%20objects%20check%20before%20change.xlsx?d=wf141ceaf0f954b4596b220325f6b557b&amp;csf=1&amp;web=1&amp;e=ctmNMj" TargetMode="External"/><Relationship Id="rId27" Type="http://schemas.openxmlformats.org/officeDocument/2006/relationships/image" Target="media/image9.png"/><Relationship Id="rId30" Type="http://schemas.openxmlformats.org/officeDocument/2006/relationships/hyperlink" Target="https://nswpolice.sharepoint.com/:x:/r/sites/-T-EPSS-SAP-Team/Shared%20Documents/General/Phase%204/DTT%20workspace/Config%20objects%20check%20before%20change.xlsx?d=wf141ceaf0f954b4596b220325f6b557b&amp;csf=1&amp;web=1&amp;e=ctmNMj" TargetMode="External"/><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header" Target="header1.xml"/><Relationship Id="rId64" Type="http://schemas.openxmlformats.org/officeDocument/2006/relationships/glossaryDocument" Target="glossary/document.xml"/><Relationship Id="rId8" Type="http://schemas.openxmlformats.org/officeDocument/2006/relationships/settings" Target="settings.xml"/><Relationship Id="rId51" Type="http://schemas.openxmlformats.org/officeDocument/2006/relationships/image" Target="media/image28.png"/><Relationship Id="rId3" Type="http://schemas.openxmlformats.org/officeDocument/2006/relationships/customXml" Target="../customXml/item3.xml"/><Relationship Id="rId12" Type="http://schemas.openxmlformats.org/officeDocument/2006/relationships/image" Target="media/image1.emf"/><Relationship Id="rId17" Type="http://schemas.openxmlformats.org/officeDocument/2006/relationships/hyperlink" Target="https://nswpolice.sharepoint.com/:x:/r/sites/-T-EPSS-SAP-Team/Shared%20Documents/General/Phase%204/DTT%20workspace/Config%20objects%20check%20before%20change.xlsx?d=wf141ceaf0f954b4596b220325f6b557b&amp;csf=1&amp;web=1&amp;e=ctmNMj" TargetMode="External"/><Relationship Id="rId25" Type="http://schemas.openxmlformats.org/officeDocument/2006/relationships/image" Target="media/image7.png"/><Relationship Id="rId33" Type="http://schemas.openxmlformats.org/officeDocument/2006/relationships/hyperlink" Target="https://nswpolice.sharepoint.com/:x:/r/sites/-T-EPSS-SAP-Team/Shared%20Documents/General/Phase%204/DTT%20workspace/Config%20objects%20check%20before%20change.xlsx?d=wf141ceaf0f954b4596b220325f6b557b&amp;csf=1&amp;web=1&amp;e=ctmNMj" TargetMode="External"/><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11A5CCDCEA142FA9808E6330B5D5A81"/>
        <w:category>
          <w:name w:val="General"/>
          <w:gallery w:val="placeholder"/>
        </w:category>
        <w:types>
          <w:type w:val="bbPlcHdr"/>
        </w:types>
        <w:behaviors>
          <w:behavior w:val="content"/>
        </w:behaviors>
        <w:guid w:val="{ABEDA00E-CC71-4D75-A97F-625959656F0E}"/>
      </w:docPartPr>
      <w:docPartBody>
        <w:p w:rsidR="00A643BF" w:rsidRDefault="00F95F73" w:rsidP="00F95F73">
          <w:pPr>
            <w:pStyle w:val="011A5CCDCEA142FA9808E6330B5D5A81"/>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altName w:val="游明朝"/>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F73"/>
    <w:rsid w:val="000C53BF"/>
    <w:rsid w:val="0011725D"/>
    <w:rsid w:val="001A0670"/>
    <w:rsid w:val="00204669"/>
    <w:rsid w:val="00261AD5"/>
    <w:rsid w:val="00304BBA"/>
    <w:rsid w:val="003E0813"/>
    <w:rsid w:val="004B26E8"/>
    <w:rsid w:val="004C521B"/>
    <w:rsid w:val="00626FB9"/>
    <w:rsid w:val="006775B3"/>
    <w:rsid w:val="007156BC"/>
    <w:rsid w:val="008E0C51"/>
    <w:rsid w:val="009162F8"/>
    <w:rsid w:val="009F26B8"/>
    <w:rsid w:val="00A643BF"/>
    <w:rsid w:val="00AC3ED3"/>
    <w:rsid w:val="00B72A1A"/>
    <w:rsid w:val="00BF4179"/>
    <w:rsid w:val="00C4090B"/>
    <w:rsid w:val="00CF06B3"/>
    <w:rsid w:val="00DF1A47"/>
    <w:rsid w:val="00EB4F0E"/>
    <w:rsid w:val="00F20753"/>
    <w:rsid w:val="00F32BEB"/>
    <w:rsid w:val="00F95F73"/>
    <w:rsid w:val="00FA269C"/>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5F73"/>
    <w:rPr>
      <w:color w:val="808080"/>
    </w:rPr>
  </w:style>
  <w:style w:type="paragraph" w:customStyle="1" w:styleId="011A5CCDCEA142FA9808E6330B5D5A81">
    <w:name w:val="011A5CCDCEA142FA9808E6330B5D5A81"/>
    <w:rsid w:val="00F95F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949B2B8C704A4B9CCA0649104CFE47" ma:contentTypeVersion="8" ma:contentTypeDescription="Create a new document." ma:contentTypeScope="" ma:versionID="eeb045054576c8e795bd46410cf3836e">
  <xsd:schema xmlns:xsd="http://www.w3.org/2001/XMLSchema" xmlns:xs="http://www.w3.org/2001/XMLSchema" xmlns:p="http://schemas.microsoft.com/office/2006/metadata/properties" xmlns:ns2="390eb507-e939-4ecb-8ac5-956cf2beca7d" targetNamespace="http://schemas.microsoft.com/office/2006/metadata/properties" ma:root="true" ma:fieldsID="02fc6c5e4f68905b693ddd27b8277a3b" ns2:_="">
    <xsd:import namespace="390eb507-e939-4ecb-8ac5-956cf2beca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0eb507-e939-4ecb-8ac5-956cf2beca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2545F7-310C-4370-A9CB-1A1F0EE99514}"/>
</file>

<file path=customXml/itemProps2.xml><?xml version="1.0" encoding="utf-8"?>
<ds:datastoreItem xmlns:ds="http://schemas.openxmlformats.org/officeDocument/2006/customXml" ds:itemID="{E8032D78-3E27-45F5-B042-58EB6EDB38CE}">
  <ds:schemaRefs>
    <ds:schemaRef ds:uri="http://www.w3.org/2001/XMLSchema"/>
  </ds:schemaRefs>
</ds:datastoreItem>
</file>

<file path=customXml/itemProps3.xml><?xml version="1.0" encoding="utf-8"?>
<ds:datastoreItem xmlns:ds="http://schemas.openxmlformats.org/officeDocument/2006/customXml" ds:itemID="{EA56C0BB-9EEF-46C8-A1EF-5FC00A69965C}">
  <ds:schemaRefs>
    <ds:schemaRef ds:uri="http://schemas.openxmlformats.org/officeDocument/2006/bibliography"/>
  </ds:schemaRefs>
</ds:datastoreItem>
</file>

<file path=customXml/itemProps4.xml><?xml version="1.0" encoding="utf-8"?>
<ds:datastoreItem xmlns:ds="http://schemas.openxmlformats.org/officeDocument/2006/customXml" ds:itemID="{3FF98638-8FB5-4658-BD61-8B64283A3B13}">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CF2E002F-6165-4DD3-81C2-85B35EBB24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80</Pages>
  <Words>23666</Words>
  <Characters>134897</Characters>
  <Application>Microsoft Office Word</Application>
  <DocSecurity>0</DocSecurity>
  <Lines>1124</Lines>
  <Paragraphs>316</Paragraphs>
  <ScaleCrop>false</ScaleCrop>
  <Company>NSW Police</Company>
  <LinksUpToDate>false</LinksUpToDate>
  <CharactersWithSpaces>158247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EPSS period 2 SAP design</dc:creator>
  <cp:keywords/>
  <dc:description/>
  <cp:lastModifiedBy>Salomina Malan</cp:lastModifiedBy>
  <cp:revision>594</cp:revision>
  <dcterms:created xsi:type="dcterms:W3CDTF">2025-08-25T19:34:00Z</dcterms:created>
  <dcterms:modified xsi:type="dcterms:W3CDTF">2026-01-13T03:15:00Z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0x0101009F949B2B8C704A4B9CCA0649104CFE47</vt:lpwstr>
  </property>
</Properties>
</file>